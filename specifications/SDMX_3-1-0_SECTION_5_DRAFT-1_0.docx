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17CF7C" w14:textId="1256ECAD" w:rsidR="00281D0F" w:rsidRDefault="00281D0F">
      <w:pPr>
        <w:spacing w:after="0" w:line="259" w:lineRule="auto"/>
        <w:jc w:val="left"/>
      </w:pPr>
    </w:p>
    <w:tbl>
      <w:tblPr>
        <w:tblStyle w:val="TableGrid1"/>
        <w:tblW w:w="5000" w:type="pct"/>
        <w:jc w:val="center"/>
        <w:tblInd w:w="0" w:type="dxa"/>
        <w:tblBorders>
          <w:top w:val="single" w:sz="6" w:space="0" w:color="000000"/>
          <w:left w:val="single" w:sz="6" w:space="0" w:color="000000"/>
          <w:bottom w:val="single" w:sz="6" w:space="0" w:color="000000"/>
          <w:right w:val="single" w:sz="6" w:space="0" w:color="000000"/>
          <w:insideV w:val="single" w:sz="6" w:space="0" w:color="000000"/>
        </w:tblBorders>
        <w:tblCellMar>
          <w:left w:w="567" w:type="dxa"/>
          <w:right w:w="567" w:type="dxa"/>
        </w:tblCellMar>
        <w:tblLook w:val="04A0" w:firstRow="1" w:lastRow="0" w:firstColumn="1" w:lastColumn="0" w:noHBand="0" w:noVBand="1"/>
      </w:tblPr>
      <w:tblGrid>
        <w:gridCol w:w="8960"/>
      </w:tblGrid>
      <w:tr w:rsidR="00281D0F" w14:paraId="383B66FF" w14:textId="77777777" w:rsidTr="00F1725A">
        <w:trPr>
          <w:cantSplit/>
          <w:trHeight w:val="11340"/>
          <w:jc w:val="center"/>
        </w:trPr>
        <w:tc>
          <w:tcPr>
            <w:tcW w:w="8960" w:type="dxa"/>
            <w:vAlign w:val="center"/>
          </w:tcPr>
          <w:p w14:paraId="1A55996A" w14:textId="438AC0CD" w:rsidR="003E7F2D" w:rsidRDefault="003606B2" w:rsidP="003E7F2D">
            <w:pPr>
              <w:pStyle w:val="Title"/>
            </w:pPr>
            <w:r w:rsidRPr="00F1725A">
              <w:t>SDMX STANDARDS</w:t>
            </w:r>
            <w:r w:rsidR="008F6AAB" w:rsidRPr="00F1725A">
              <w:t>:</w:t>
            </w:r>
            <w:r w:rsidRPr="00F1725A">
              <w:t xml:space="preserve"> </w:t>
            </w:r>
            <w:r w:rsidR="008F6AAB" w:rsidRPr="00F1725A">
              <w:t>SECTION</w:t>
            </w:r>
            <w:r w:rsidRPr="00F1725A">
              <w:t xml:space="preserve"> 5</w:t>
            </w:r>
          </w:p>
          <w:p w14:paraId="3D134832" w14:textId="27C58A32" w:rsidR="003E7F2D" w:rsidRDefault="003E7F2D" w:rsidP="003E7F2D">
            <w:pPr>
              <w:pStyle w:val="Title"/>
            </w:pPr>
          </w:p>
          <w:p w14:paraId="60536672" w14:textId="77777777" w:rsidR="003E7F2D" w:rsidRPr="00F1725A" w:rsidRDefault="003E7F2D" w:rsidP="00F1725A">
            <w:pPr>
              <w:pStyle w:val="Title"/>
            </w:pPr>
          </w:p>
          <w:p w14:paraId="1A16382C" w14:textId="39627628" w:rsidR="00281D0F" w:rsidRPr="00F1725A" w:rsidRDefault="003606B2" w:rsidP="00F1725A">
            <w:pPr>
              <w:pStyle w:val="Title"/>
            </w:pPr>
            <w:r w:rsidRPr="00F1725A">
              <w:t>SDMX REGISTRY SPECIFICATION:</w:t>
            </w:r>
          </w:p>
          <w:p w14:paraId="36671F32" w14:textId="55F611E3" w:rsidR="003E7F2D" w:rsidRDefault="003606B2" w:rsidP="00F1725A">
            <w:pPr>
              <w:pStyle w:val="Title"/>
            </w:pPr>
            <w:r w:rsidRPr="00F1725A">
              <w:t>LOGICAL FUNCTIONALITY AND LOGICAL INTERFACE</w:t>
            </w:r>
            <w:r w:rsidR="008F6AAB" w:rsidRPr="00F1725A">
              <w:t>S</w:t>
            </w:r>
          </w:p>
          <w:p w14:paraId="7C693E17" w14:textId="77777777" w:rsidR="008F6AAB" w:rsidRPr="003E7F2D" w:rsidRDefault="008F6AAB" w:rsidP="00F1725A">
            <w:pPr>
              <w:pStyle w:val="Title"/>
            </w:pPr>
          </w:p>
          <w:p w14:paraId="0B0EEE82" w14:textId="4BD16EAC" w:rsidR="00A1461C" w:rsidRPr="00F1725A" w:rsidRDefault="003606B2" w:rsidP="00F1725A">
            <w:pPr>
              <w:pStyle w:val="Title"/>
            </w:pPr>
            <w:r w:rsidRPr="00F1725A">
              <w:t xml:space="preserve">VERSION </w:t>
            </w:r>
            <w:r w:rsidR="00A05CEE" w:rsidRPr="00F1725A">
              <w:t>3.</w:t>
            </w:r>
            <w:ins w:id="0" w:author="Matthew Nelson" w:date="2024-09-16T14:37:00Z">
              <w:r w:rsidR="00AA5681">
                <w:t>1.0</w:t>
              </w:r>
            </w:ins>
            <w:del w:id="1" w:author="Matthew Nelson" w:date="2024-09-16T14:37:00Z">
              <w:r w:rsidR="00A05CEE" w:rsidRPr="00F1725A" w:rsidDel="00AA5681">
                <w:delText>0</w:delText>
              </w:r>
            </w:del>
          </w:p>
          <w:p w14:paraId="131F70E9" w14:textId="27346156" w:rsidR="00980F23" w:rsidRPr="00980F23" w:rsidRDefault="00980F23" w:rsidP="008F6AAB">
            <w:pPr>
              <w:pStyle w:val="Subtitle"/>
            </w:pPr>
          </w:p>
        </w:tc>
      </w:tr>
      <w:tr w:rsidR="003E7F2D" w14:paraId="31FAF710" w14:textId="77777777" w:rsidTr="00F1725A">
        <w:trPr>
          <w:cantSplit/>
          <w:trHeight w:val="1701"/>
          <w:jc w:val="center"/>
        </w:trPr>
        <w:tc>
          <w:tcPr>
            <w:tcW w:w="8960" w:type="dxa"/>
            <w:vAlign w:val="center"/>
          </w:tcPr>
          <w:p w14:paraId="01443D94" w14:textId="63C60D30" w:rsidR="003E7F2D" w:rsidRDefault="003E7F2D" w:rsidP="00F1725A">
            <w:pPr>
              <w:pStyle w:val="FrontPageSub"/>
            </w:pPr>
            <w:del w:id="2" w:author="Matthew Nelson" w:date="2024-09-16T14:36:00Z">
              <w:r w:rsidRPr="003E7F2D" w:rsidDel="008711EF">
                <w:delText xml:space="preserve">October </w:delText>
              </w:r>
            </w:del>
            <w:ins w:id="3" w:author="Matthew Nelson" w:date="2024-09-16T14:36:00Z">
              <w:r w:rsidR="008711EF">
                <w:t>September</w:t>
              </w:r>
              <w:r w:rsidR="008711EF" w:rsidRPr="003E7F2D">
                <w:t xml:space="preserve"> </w:t>
              </w:r>
            </w:ins>
            <w:r w:rsidRPr="003E7F2D">
              <w:t>202</w:t>
            </w:r>
            <w:ins w:id="4" w:author="Matthew Nelson" w:date="2024-09-16T14:36:00Z">
              <w:r w:rsidR="008711EF">
                <w:t>4</w:t>
              </w:r>
            </w:ins>
            <w:del w:id="5" w:author="Matthew Nelson" w:date="2024-09-16T14:36:00Z">
              <w:r w:rsidRPr="003E7F2D" w:rsidDel="008711EF">
                <w:delText>1</w:delText>
              </w:r>
            </w:del>
          </w:p>
        </w:tc>
      </w:tr>
    </w:tbl>
    <w:p w14:paraId="5E0F5475" w14:textId="0454891F" w:rsidR="005D03D5" w:rsidRDefault="005D03D5">
      <w:pPr>
        <w:spacing w:after="0" w:line="259" w:lineRule="auto"/>
        <w:jc w:val="left"/>
        <w:sectPr w:rsidR="005D03D5" w:rsidSect="008F6AAB">
          <w:headerReference w:type="even" r:id="rId11"/>
          <w:headerReference w:type="default" r:id="rId12"/>
          <w:footerReference w:type="even" r:id="rId13"/>
          <w:footerReference w:type="default" r:id="rId14"/>
          <w:headerReference w:type="first" r:id="rId15"/>
          <w:footerReference w:type="first" r:id="rId16"/>
          <w:pgSz w:w="11900" w:h="16840"/>
          <w:pgMar w:top="560" w:right="1127" w:bottom="954" w:left="1797" w:header="426" w:footer="720" w:gutter="0"/>
          <w:cols w:space="720"/>
          <w:titlePg/>
        </w:sectPr>
      </w:pPr>
    </w:p>
    <w:p w14:paraId="0DFBB482" w14:textId="77777777" w:rsidR="008577E1" w:rsidRPr="008577E1" w:rsidRDefault="008577E1" w:rsidP="007B7A2D">
      <w:pPr>
        <w:suppressLineNumbers/>
        <w:spacing w:before="0" w:after="120" w:line="259" w:lineRule="auto"/>
        <w:jc w:val="center"/>
        <w:rPr>
          <w:b/>
          <w:bCs/>
          <w:sz w:val="32"/>
          <w:szCs w:val="32"/>
        </w:rPr>
      </w:pPr>
      <w:r w:rsidRPr="008577E1">
        <w:rPr>
          <w:b/>
          <w:bCs/>
          <w:sz w:val="32"/>
          <w:szCs w:val="32"/>
        </w:rPr>
        <w:lastRenderedPageBreak/>
        <w:t>Revision History</w:t>
      </w:r>
    </w:p>
    <w:tbl>
      <w:tblPr>
        <w:tblStyle w:val="TableGrid"/>
        <w:tblW w:w="9175" w:type="dxa"/>
        <w:tblInd w:w="-108" w:type="dxa"/>
        <w:tblCellMar>
          <w:top w:w="9" w:type="dxa"/>
          <w:left w:w="106" w:type="dxa"/>
          <w:right w:w="115" w:type="dxa"/>
        </w:tblCellMar>
        <w:tblLook w:val="04A0" w:firstRow="1" w:lastRow="0" w:firstColumn="1" w:lastColumn="0" w:noHBand="0" w:noVBand="1"/>
      </w:tblPr>
      <w:tblGrid>
        <w:gridCol w:w="1521"/>
        <w:gridCol w:w="1559"/>
        <w:gridCol w:w="6095"/>
      </w:tblGrid>
      <w:tr w:rsidR="008577E1" w:rsidRPr="008577E1" w14:paraId="75106E92" w14:textId="77777777" w:rsidTr="00BC04AF">
        <w:trPr>
          <w:trHeight w:val="480"/>
        </w:trPr>
        <w:tc>
          <w:tcPr>
            <w:tcW w:w="1521" w:type="dxa"/>
            <w:tcBorders>
              <w:top w:val="single" w:sz="4" w:space="0" w:color="000000"/>
              <w:left w:val="single" w:sz="4" w:space="0" w:color="000000"/>
              <w:bottom w:val="single" w:sz="4" w:space="0" w:color="000000"/>
              <w:right w:val="single" w:sz="4" w:space="0" w:color="000000"/>
            </w:tcBorders>
          </w:tcPr>
          <w:p w14:paraId="0C488ECF" w14:textId="77777777" w:rsidR="008577E1" w:rsidRPr="008577E1" w:rsidRDefault="008577E1" w:rsidP="007B7A2D">
            <w:pPr>
              <w:suppressLineNumbers/>
              <w:spacing w:before="0" w:after="0" w:line="259" w:lineRule="auto"/>
              <w:ind w:left="2"/>
              <w:jc w:val="left"/>
            </w:pPr>
            <w:r w:rsidRPr="008577E1">
              <w:rPr>
                <w:b/>
              </w:rPr>
              <w:t xml:space="preserve">Revision </w:t>
            </w:r>
          </w:p>
        </w:tc>
        <w:tc>
          <w:tcPr>
            <w:tcW w:w="1559" w:type="dxa"/>
            <w:tcBorders>
              <w:top w:val="single" w:sz="4" w:space="0" w:color="000000"/>
              <w:left w:val="single" w:sz="4" w:space="0" w:color="000000"/>
              <w:bottom w:val="single" w:sz="4" w:space="0" w:color="000000"/>
              <w:right w:val="single" w:sz="4" w:space="0" w:color="000000"/>
            </w:tcBorders>
          </w:tcPr>
          <w:p w14:paraId="569B5BC9" w14:textId="77777777" w:rsidR="008577E1" w:rsidRPr="008577E1" w:rsidRDefault="008577E1" w:rsidP="007B7A2D">
            <w:pPr>
              <w:suppressLineNumbers/>
              <w:spacing w:before="0" w:after="0" w:line="259" w:lineRule="auto"/>
              <w:jc w:val="left"/>
            </w:pPr>
            <w:r w:rsidRPr="008577E1">
              <w:rPr>
                <w:b/>
              </w:rPr>
              <w:t xml:space="preserve">Date </w:t>
            </w:r>
          </w:p>
        </w:tc>
        <w:tc>
          <w:tcPr>
            <w:tcW w:w="6095" w:type="dxa"/>
            <w:tcBorders>
              <w:top w:val="single" w:sz="4" w:space="0" w:color="000000"/>
              <w:left w:val="single" w:sz="4" w:space="0" w:color="000000"/>
              <w:bottom w:val="single" w:sz="4" w:space="0" w:color="000000"/>
              <w:right w:val="single" w:sz="4" w:space="0" w:color="000000"/>
            </w:tcBorders>
          </w:tcPr>
          <w:p w14:paraId="211D1DE4" w14:textId="77777777" w:rsidR="008577E1" w:rsidRPr="008577E1" w:rsidRDefault="008577E1" w:rsidP="007B7A2D">
            <w:pPr>
              <w:suppressLineNumbers/>
              <w:spacing w:before="0" w:after="0" w:line="259" w:lineRule="auto"/>
              <w:ind w:left="2"/>
              <w:jc w:val="left"/>
            </w:pPr>
            <w:r w:rsidRPr="008577E1">
              <w:rPr>
                <w:b/>
              </w:rPr>
              <w:t xml:space="preserve">Contents </w:t>
            </w:r>
          </w:p>
        </w:tc>
      </w:tr>
      <w:tr w:rsidR="008577E1" w:rsidRPr="008577E1" w14:paraId="1E410C10" w14:textId="77777777" w:rsidTr="00BC04AF">
        <w:trPr>
          <w:trHeight w:val="588"/>
        </w:trPr>
        <w:tc>
          <w:tcPr>
            <w:tcW w:w="1521" w:type="dxa"/>
            <w:tcBorders>
              <w:top w:val="single" w:sz="4" w:space="0" w:color="000000"/>
              <w:left w:val="single" w:sz="4" w:space="0" w:color="000000"/>
              <w:bottom w:val="single" w:sz="4" w:space="0" w:color="000000"/>
              <w:right w:val="single" w:sz="4" w:space="0" w:color="000000"/>
            </w:tcBorders>
          </w:tcPr>
          <w:p w14:paraId="126EC077" w14:textId="77777777" w:rsidR="008577E1" w:rsidRPr="008577E1" w:rsidRDefault="008577E1" w:rsidP="007B7A2D">
            <w:pPr>
              <w:suppressLineNumbers/>
              <w:spacing w:before="0" w:after="0" w:line="259" w:lineRule="auto"/>
              <w:jc w:val="left"/>
            </w:pPr>
            <w:r w:rsidRPr="008577E1">
              <w:t>DRAFT 1.0</w:t>
            </w:r>
          </w:p>
        </w:tc>
        <w:tc>
          <w:tcPr>
            <w:tcW w:w="1559" w:type="dxa"/>
            <w:tcBorders>
              <w:top w:val="single" w:sz="4" w:space="0" w:color="000000"/>
              <w:left w:val="single" w:sz="4" w:space="0" w:color="000000"/>
              <w:bottom w:val="single" w:sz="4" w:space="0" w:color="000000"/>
              <w:right w:val="single" w:sz="4" w:space="0" w:color="000000"/>
            </w:tcBorders>
          </w:tcPr>
          <w:p w14:paraId="3DDA5E96" w14:textId="2D6B9730" w:rsidR="008577E1" w:rsidRPr="008577E1" w:rsidRDefault="008577E1" w:rsidP="007B7A2D">
            <w:pPr>
              <w:suppressLineNumbers/>
              <w:spacing w:before="0" w:after="0" w:line="259" w:lineRule="auto"/>
              <w:jc w:val="left"/>
            </w:pPr>
            <w:del w:id="6" w:author="Matthew Nelson" w:date="2024-09-24T12:19:00Z" w16du:dateUtc="2024-09-24T11:19:00Z">
              <w:r w:rsidRPr="008577E1" w:rsidDel="004B0B34">
                <w:delText xml:space="preserve">May </w:delText>
              </w:r>
            </w:del>
            <w:ins w:id="7" w:author="Matthew Nelson" w:date="2024-09-24T12:19:00Z" w16du:dateUtc="2024-09-24T11:19:00Z">
              <w:r w:rsidR="004B0B34">
                <w:t>September</w:t>
              </w:r>
              <w:r w:rsidR="004B0B34" w:rsidRPr="008577E1">
                <w:t xml:space="preserve"> </w:t>
              </w:r>
            </w:ins>
            <w:r w:rsidRPr="008577E1">
              <w:t>2021</w:t>
            </w:r>
          </w:p>
        </w:tc>
        <w:tc>
          <w:tcPr>
            <w:tcW w:w="6095" w:type="dxa"/>
            <w:tcBorders>
              <w:top w:val="single" w:sz="4" w:space="0" w:color="000000"/>
              <w:left w:val="single" w:sz="4" w:space="0" w:color="000000"/>
              <w:bottom w:val="single" w:sz="4" w:space="0" w:color="000000"/>
              <w:right w:val="single" w:sz="4" w:space="0" w:color="000000"/>
            </w:tcBorders>
          </w:tcPr>
          <w:p w14:paraId="7D6B73A9" w14:textId="7F75E884" w:rsidR="008577E1" w:rsidRPr="008577E1" w:rsidRDefault="008577E1" w:rsidP="007B7A2D">
            <w:pPr>
              <w:suppressLineNumbers/>
              <w:spacing w:before="0" w:after="0" w:line="259" w:lineRule="auto"/>
              <w:ind w:left="2"/>
              <w:jc w:val="left"/>
            </w:pPr>
            <w:r w:rsidRPr="008577E1">
              <w:t>Draft release updated for SDMX 3.</w:t>
            </w:r>
            <w:del w:id="8" w:author="Matthew Nelson" w:date="2024-09-24T12:19:00Z" w16du:dateUtc="2024-09-24T11:19:00Z">
              <w:r w:rsidRPr="008577E1" w:rsidDel="004B0B34">
                <w:delText>0</w:delText>
              </w:r>
            </w:del>
            <w:ins w:id="9" w:author="Matthew Nelson" w:date="2024-09-24T12:19:00Z" w16du:dateUtc="2024-09-24T11:19:00Z">
              <w:r w:rsidR="004B0B34">
                <w:t>1.0</w:t>
              </w:r>
            </w:ins>
            <w:r w:rsidRPr="008577E1">
              <w:t xml:space="preserve"> for public consultation</w:t>
            </w:r>
          </w:p>
        </w:tc>
      </w:tr>
    </w:tbl>
    <w:p w14:paraId="2E965D70" w14:textId="77777777" w:rsidR="0000174C" w:rsidRDefault="0000174C" w:rsidP="0000174C">
      <w:pPr>
        <w:sectPr w:rsidR="0000174C" w:rsidSect="008577E1">
          <w:headerReference w:type="even" r:id="rId17"/>
          <w:headerReference w:type="default" r:id="rId18"/>
          <w:footerReference w:type="even" r:id="rId19"/>
          <w:footerReference w:type="default" r:id="rId20"/>
          <w:headerReference w:type="first" r:id="rId21"/>
          <w:footerReference w:type="first" r:id="rId22"/>
          <w:pgSz w:w="11900" w:h="16840" w:code="9"/>
          <w:pgMar w:top="2126" w:right="985" w:bottom="1542" w:left="1797" w:header="584" w:footer="596" w:gutter="0"/>
          <w:lnNumType w:countBy="1" w:restart="continuous"/>
          <w:cols w:space="720"/>
        </w:sectPr>
      </w:pPr>
    </w:p>
    <w:sdt>
      <w:sdtPr>
        <w:rPr>
          <w:rFonts w:ascii="Arial" w:eastAsia="Arial" w:hAnsi="Arial" w:cs="Arial"/>
          <w:color w:val="000000"/>
          <w:sz w:val="22"/>
          <w:szCs w:val="22"/>
          <w:lang w:val="en-GB" w:eastAsia="en-GB"/>
        </w:rPr>
        <w:id w:val="-1516845855"/>
        <w:docPartObj>
          <w:docPartGallery w:val="Table of Contents"/>
          <w:docPartUnique/>
        </w:docPartObj>
      </w:sdtPr>
      <w:sdtEndPr>
        <w:rPr>
          <w:b/>
          <w:bCs/>
          <w:noProof/>
        </w:rPr>
      </w:sdtEndPr>
      <w:sdtContent>
        <w:p w14:paraId="6349E11E" w14:textId="483FCDEA" w:rsidR="007B7A2D" w:rsidRDefault="007B7A2D" w:rsidP="00424E0C">
          <w:pPr>
            <w:pStyle w:val="TOCHeading"/>
            <w:suppressLineNumbers/>
            <w:jc w:val="center"/>
          </w:pPr>
          <w:r>
            <w:t>Contents</w:t>
          </w:r>
        </w:p>
        <w:p w14:paraId="7A5F6E49" w14:textId="1BA4BFDA" w:rsidR="00206FCC" w:rsidRDefault="007B7A2D">
          <w:pPr>
            <w:pStyle w:val="TOC1"/>
            <w:rPr>
              <w:ins w:id="12" w:author="Matthew Nelson" w:date="2024-09-24T12:19:00Z" w16du:dateUtc="2024-09-24T11:19:00Z"/>
              <w:rFonts w:asciiTheme="minorHAnsi" w:eastAsiaTheme="minorEastAsia" w:hAnsiTheme="minorHAnsi" w:cstheme="minorBidi"/>
              <w:b w:val="0"/>
              <w:noProof/>
              <w:color w:val="auto"/>
              <w:kern w:val="2"/>
              <w:sz w:val="24"/>
              <w:szCs w:val="24"/>
              <w14:ligatures w14:val="standardContextual"/>
            </w:rPr>
          </w:pPr>
          <w:r>
            <w:fldChar w:fldCharType="begin"/>
          </w:r>
          <w:r>
            <w:instrText xml:space="preserve"> TOC \o "1-3" \h \z \u </w:instrText>
          </w:r>
          <w:r>
            <w:fldChar w:fldCharType="separate"/>
          </w:r>
          <w:ins w:id="13" w:author="Matthew Nelson" w:date="2024-09-24T12:19:00Z" w16du:dateUtc="2024-09-24T11:19:00Z">
            <w:r w:rsidR="00206FCC" w:rsidRPr="00B717E9">
              <w:rPr>
                <w:rStyle w:val="Hyperlink"/>
                <w:noProof/>
              </w:rPr>
              <w:fldChar w:fldCharType="begin"/>
            </w:r>
            <w:r w:rsidR="00206FCC" w:rsidRPr="00B717E9">
              <w:rPr>
                <w:rStyle w:val="Hyperlink"/>
                <w:noProof/>
              </w:rPr>
              <w:instrText xml:space="preserve"> </w:instrText>
            </w:r>
            <w:r w:rsidR="00206FCC">
              <w:rPr>
                <w:noProof/>
              </w:rPr>
              <w:instrText>HYPERLINK \l "_Toc178072814"</w:instrText>
            </w:r>
            <w:r w:rsidR="00206FCC" w:rsidRPr="00B717E9">
              <w:rPr>
                <w:rStyle w:val="Hyperlink"/>
                <w:noProof/>
              </w:rPr>
              <w:instrText xml:space="preserve"> </w:instrText>
            </w:r>
            <w:r w:rsidR="00206FCC" w:rsidRPr="00B717E9">
              <w:rPr>
                <w:rStyle w:val="Hyperlink"/>
                <w:noProof/>
              </w:rPr>
            </w:r>
            <w:r w:rsidR="00206FCC" w:rsidRPr="00B717E9">
              <w:rPr>
                <w:rStyle w:val="Hyperlink"/>
                <w:noProof/>
              </w:rPr>
              <w:fldChar w:fldCharType="separate"/>
            </w:r>
            <w:r w:rsidR="00206FCC" w:rsidRPr="00B717E9">
              <w:rPr>
                <w:rStyle w:val="Hyperlink"/>
                <w:noProof/>
              </w:rPr>
              <w:t>1 Introduction</w:t>
            </w:r>
            <w:r w:rsidR="00206FCC">
              <w:rPr>
                <w:noProof/>
                <w:webHidden/>
              </w:rPr>
              <w:tab/>
            </w:r>
            <w:r w:rsidR="00206FCC">
              <w:rPr>
                <w:noProof/>
                <w:webHidden/>
              </w:rPr>
              <w:fldChar w:fldCharType="begin"/>
            </w:r>
            <w:r w:rsidR="00206FCC">
              <w:rPr>
                <w:noProof/>
                <w:webHidden/>
              </w:rPr>
              <w:instrText xml:space="preserve"> PAGEREF _Toc178072814 \h </w:instrText>
            </w:r>
            <w:r w:rsidR="00206FCC">
              <w:rPr>
                <w:noProof/>
                <w:webHidden/>
              </w:rPr>
            </w:r>
          </w:ins>
          <w:r w:rsidR="00206FCC">
            <w:rPr>
              <w:noProof/>
              <w:webHidden/>
            </w:rPr>
            <w:fldChar w:fldCharType="separate"/>
          </w:r>
          <w:ins w:id="14" w:author="Matthew Nelson" w:date="2024-09-24T12:19:00Z" w16du:dateUtc="2024-09-24T11:19:00Z">
            <w:r w:rsidR="00206FCC">
              <w:rPr>
                <w:noProof/>
                <w:webHidden/>
              </w:rPr>
              <w:t>6</w:t>
            </w:r>
            <w:r w:rsidR="00206FCC">
              <w:rPr>
                <w:noProof/>
                <w:webHidden/>
              </w:rPr>
              <w:fldChar w:fldCharType="end"/>
            </w:r>
            <w:r w:rsidR="00206FCC" w:rsidRPr="00B717E9">
              <w:rPr>
                <w:rStyle w:val="Hyperlink"/>
                <w:noProof/>
              </w:rPr>
              <w:fldChar w:fldCharType="end"/>
            </w:r>
          </w:ins>
        </w:p>
        <w:p w14:paraId="3A16E48D" w14:textId="7D7CAA5F" w:rsidR="00206FCC" w:rsidRDefault="00206FCC">
          <w:pPr>
            <w:pStyle w:val="TOC1"/>
            <w:rPr>
              <w:ins w:id="15" w:author="Matthew Nelson" w:date="2024-09-24T12:19:00Z" w16du:dateUtc="2024-09-24T11:19:00Z"/>
              <w:rFonts w:asciiTheme="minorHAnsi" w:eastAsiaTheme="minorEastAsia" w:hAnsiTheme="minorHAnsi" w:cstheme="minorBidi"/>
              <w:b w:val="0"/>
              <w:noProof/>
              <w:color w:val="auto"/>
              <w:kern w:val="2"/>
              <w:sz w:val="24"/>
              <w:szCs w:val="24"/>
              <w14:ligatures w14:val="standardContextual"/>
            </w:rPr>
          </w:pPr>
          <w:ins w:id="16"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"_Toc178072815"</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2 Scope and Normative Status</w:t>
            </w:r>
            <w:r>
              <w:rPr>
                <w:noProof/>
                <w:webHidden/>
              </w:rPr>
              <w:tab/>
            </w:r>
            <w:r>
              <w:rPr>
                <w:noProof/>
                <w:webHidden/>
              </w:rPr>
              <w:fldChar w:fldCharType="begin"/>
            </w:r>
            <w:r>
              <w:rPr>
                <w:noProof/>
                <w:webHidden/>
              </w:rPr>
              <w:instrText xml:space="preserve"> PAGEREF _Toc178072815 \h </w:instrText>
            </w:r>
            <w:r>
              <w:rPr>
                <w:noProof/>
                <w:webHidden/>
              </w:rPr>
            </w:r>
          </w:ins>
          <w:r>
            <w:rPr>
              <w:noProof/>
              <w:webHidden/>
            </w:rPr>
            <w:fldChar w:fldCharType="separate"/>
          </w:r>
          <w:ins w:id="17" w:author="Matthew Nelson" w:date="2024-09-24T12:19:00Z" w16du:dateUtc="2024-09-24T11:19:00Z">
            <w:r>
              <w:rPr>
                <w:noProof/>
                <w:webHidden/>
              </w:rPr>
              <w:t>8</w:t>
            </w:r>
            <w:r>
              <w:rPr>
                <w:noProof/>
                <w:webHidden/>
              </w:rPr>
              <w:fldChar w:fldCharType="end"/>
            </w:r>
            <w:r w:rsidRPr="00B717E9">
              <w:rPr>
                <w:rStyle w:val="Hyperlink"/>
                <w:noProof/>
              </w:rPr>
              <w:fldChar w:fldCharType="end"/>
            </w:r>
          </w:ins>
        </w:p>
        <w:p w14:paraId="1B4ABCA2" w14:textId="1013BFA5" w:rsidR="00206FCC" w:rsidRDefault="00206FCC">
          <w:pPr>
            <w:pStyle w:val="TOC1"/>
            <w:rPr>
              <w:ins w:id="18" w:author="Matthew Nelson" w:date="2024-09-24T12:19:00Z" w16du:dateUtc="2024-09-24T11:19:00Z"/>
              <w:rFonts w:asciiTheme="minorHAnsi" w:eastAsiaTheme="minorEastAsia" w:hAnsiTheme="minorHAnsi" w:cstheme="minorBidi"/>
              <w:b w:val="0"/>
              <w:noProof/>
              <w:color w:val="auto"/>
              <w:kern w:val="2"/>
              <w:sz w:val="24"/>
              <w:szCs w:val="24"/>
              <w14:ligatures w14:val="standardContextual"/>
            </w:rPr>
          </w:pPr>
          <w:ins w:id="19"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"_Toc178072816"</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3 Scope of the SDMX Registry/Repository</w:t>
            </w:r>
            <w:r>
              <w:rPr>
                <w:noProof/>
                <w:webHidden/>
              </w:rPr>
              <w:tab/>
            </w:r>
            <w:r>
              <w:rPr>
                <w:noProof/>
                <w:webHidden/>
              </w:rPr>
              <w:fldChar w:fldCharType="begin"/>
            </w:r>
            <w:r>
              <w:rPr>
                <w:noProof/>
                <w:webHidden/>
              </w:rPr>
              <w:instrText xml:space="preserve"> PAGEREF _Toc178072816 \h </w:instrText>
            </w:r>
            <w:r>
              <w:rPr>
                <w:noProof/>
                <w:webHidden/>
              </w:rPr>
            </w:r>
          </w:ins>
          <w:r>
            <w:rPr>
              <w:noProof/>
              <w:webHidden/>
            </w:rPr>
            <w:fldChar w:fldCharType="separate"/>
          </w:r>
          <w:ins w:id="20" w:author="Matthew Nelson" w:date="2024-09-24T12:19:00Z" w16du:dateUtc="2024-09-24T11:19:00Z">
            <w:r>
              <w:rPr>
                <w:noProof/>
                <w:webHidden/>
              </w:rPr>
              <w:t>9</w:t>
            </w:r>
            <w:r>
              <w:rPr>
                <w:noProof/>
                <w:webHidden/>
              </w:rPr>
              <w:fldChar w:fldCharType="end"/>
            </w:r>
            <w:r w:rsidRPr="00B717E9">
              <w:rPr>
                <w:rStyle w:val="Hyperlink"/>
                <w:noProof/>
              </w:rPr>
              <w:fldChar w:fldCharType="end"/>
            </w:r>
          </w:ins>
        </w:p>
        <w:p w14:paraId="1D334A4D" w14:textId="518B05F4" w:rsidR="00206FCC" w:rsidRDefault="00206FCC">
          <w:pPr>
            <w:pStyle w:val="TOC2"/>
            <w:rPr>
              <w:ins w:id="21"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22"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"_Toc178072817"</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3.1 Objective</w:t>
            </w:r>
            <w:r>
              <w:rPr>
                <w:noProof/>
                <w:webHidden/>
              </w:rPr>
              <w:tab/>
            </w:r>
            <w:r>
              <w:rPr>
                <w:noProof/>
                <w:webHidden/>
              </w:rPr>
              <w:fldChar w:fldCharType="begin"/>
            </w:r>
            <w:r>
              <w:rPr>
                <w:noProof/>
                <w:webHidden/>
              </w:rPr>
              <w:instrText xml:space="preserve"> PAGEREF _Toc178072817 \h </w:instrText>
            </w:r>
            <w:r>
              <w:rPr>
                <w:noProof/>
                <w:webHidden/>
              </w:rPr>
            </w:r>
          </w:ins>
          <w:r>
            <w:rPr>
              <w:noProof/>
              <w:webHidden/>
            </w:rPr>
            <w:fldChar w:fldCharType="separate"/>
          </w:r>
          <w:ins w:id="23" w:author="Matthew Nelson" w:date="2024-09-24T12:19:00Z" w16du:dateUtc="2024-09-24T11:19:00Z">
            <w:r>
              <w:rPr>
                <w:noProof/>
                <w:webHidden/>
              </w:rPr>
              <w:t>9</w:t>
            </w:r>
            <w:r>
              <w:rPr>
                <w:noProof/>
                <w:webHidden/>
              </w:rPr>
              <w:fldChar w:fldCharType="end"/>
            </w:r>
            <w:r w:rsidRPr="00B717E9">
              <w:rPr>
                <w:rStyle w:val="Hyperlink"/>
                <w:noProof/>
              </w:rPr>
              <w:fldChar w:fldCharType="end"/>
            </w:r>
          </w:ins>
        </w:p>
        <w:p w14:paraId="53B62F55" w14:textId="3EB758B8" w:rsidR="00206FCC" w:rsidRDefault="00206FCC">
          <w:pPr>
            <w:pStyle w:val="TOC2"/>
            <w:rPr>
              <w:ins w:id="24"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25"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"_Toc178072818"</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3.2 Structural Metadata</w:t>
            </w:r>
            <w:r>
              <w:rPr>
                <w:noProof/>
                <w:webHidden/>
              </w:rPr>
              <w:tab/>
            </w:r>
            <w:r>
              <w:rPr>
                <w:noProof/>
                <w:webHidden/>
              </w:rPr>
              <w:fldChar w:fldCharType="begin"/>
            </w:r>
            <w:r>
              <w:rPr>
                <w:noProof/>
                <w:webHidden/>
              </w:rPr>
              <w:instrText xml:space="preserve"> PAGEREF _Toc178072818 \h </w:instrText>
            </w:r>
            <w:r>
              <w:rPr>
                <w:noProof/>
                <w:webHidden/>
              </w:rPr>
            </w:r>
          </w:ins>
          <w:r>
            <w:rPr>
              <w:noProof/>
              <w:webHidden/>
            </w:rPr>
            <w:fldChar w:fldCharType="separate"/>
          </w:r>
          <w:ins w:id="26" w:author="Matthew Nelson" w:date="2024-09-24T12:19:00Z" w16du:dateUtc="2024-09-24T11:19:00Z">
            <w:r>
              <w:rPr>
                <w:noProof/>
                <w:webHidden/>
              </w:rPr>
              <w:t>9</w:t>
            </w:r>
            <w:r>
              <w:rPr>
                <w:noProof/>
                <w:webHidden/>
              </w:rPr>
              <w:fldChar w:fldCharType="end"/>
            </w:r>
            <w:r w:rsidRPr="00B717E9">
              <w:rPr>
                <w:rStyle w:val="Hyperlink"/>
                <w:noProof/>
              </w:rPr>
              <w:fldChar w:fldCharType="end"/>
            </w:r>
          </w:ins>
        </w:p>
        <w:p w14:paraId="0F42B509" w14:textId="37A95690" w:rsidR="00206FCC" w:rsidRDefault="00206FCC">
          <w:pPr>
            <w:pStyle w:val="TOC2"/>
            <w:rPr>
              <w:ins w:id="27"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28"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"_Toc178072819"</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3.3 Registration</w:t>
            </w:r>
            <w:r>
              <w:rPr>
                <w:noProof/>
                <w:webHidden/>
              </w:rPr>
              <w:tab/>
            </w:r>
            <w:r>
              <w:rPr>
                <w:noProof/>
                <w:webHidden/>
              </w:rPr>
              <w:fldChar w:fldCharType="begin"/>
            </w:r>
            <w:r>
              <w:rPr>
                <w:noProof/>
                <w:webHidden/>
              </w:rPr>
              <w:instrText xml:space="preserve"> PAGEREF _Toc178072819 \h </w:instrText>
            </w:r>
            <w:r>
              <w:rPr>
                <w:noProof/>
                <w:webHidden/>
              </w:rPr>
            </w:r>
          </w:ins>
          <w:r>
            <w:rPr>
              <w:noProof/>
              <w:webHidden/>
            </w:rPr>
            <w:fldChar w:fldCharType="separate"/>
          </w:r>
          <w:ins w:id="29" w:author="Matthew Nelson" w:date="2024-09-24T12:19:00Z" w16du:dateUtc="2024-09-24T11:19:00Z">
            <w:r>
              <w:rPr>
                <w:noProof/>
                <w:webHidden/>
              </w:rPr>
              <w:t>11</w:t>
            </w:r>
            <w:r>
              <w:rPr>
                <w:noProof/>
                <w:webHidden/>
              </w:rPr>
              <w:fldChar w:fldCharType="end"/>
            </w:r>
            <w:r w:rsidRPr="00B717E9">
              <w:rPr>
                <w:rStyle w:val="Hyperlink"/>
                <w:noProof/>
              </w:rPr>
              <w:fldChar w:fldCharType="end"/>
            </w:r>
          </w:ins>
        </w:p>
        <w:p w14:paraId="0D27D5FE" w14:textId="06184BED" w:rsidR="00206FCC" w:rsidRDefault="00206FCC">
          <w:pPr>
            <w:pStyle w:val="TOC2"/>
            <w:rPr>
              <w:ins w:id="30"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31"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"_Toc178072820"</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3.4 Notification</w:t>
            </w:r>
            <w:r>
              <w:rPr>
                <w:noProof/>
                <w:webHidden/>
              </w:rPr>
              <w:tab/>
            </w:r>
            <w:r>
              <w:rPr>
                <w:noProof/>
                <w:webHidden/>
              </w:rPr>
              <w:fldChar w:fldCharType="begin"/>
            </w:r>
            <w:r>
              <w:rPr>
                <w:noProof/>
                <w:webHidden/>
              </w:rPr>
              <w:instrText xml:space="preserve"> PAGEREF _Toc178072820 \h </w:instrText>
            </w:r>
            <w:r>
              <w:rPr>
                <w:noProof/>
                <w:webHidden/>
              </w:rPr>
            </w:r>
          </w:ins>
          <w:r>
            <w:rPr>
              <w:noProof/>
              <w:webHidden/>
            </w:rPr>
            <w:fldChar w:fldCharType="separate"/>
          </w:r>
          <w:ins w:id="32" w:author="Matthew Nelson" w:date="2024-09-24T12:19:00Z" w16du:dateUtc="2024-09-24T11:19:00Z">
            <w:r>
              <w:rPr>
                <w:noProof/>
                <w:webHidden/>
              </w:rPr>
              <w:t>11</w:t>
            </w:r>
            <w:r>
              <w:rPr>
                <w:noProof/>
                <w:webHidden/>
              </w:rPr>
              <w:fldChar w:fldCharType="end"/>
            </w:r>
            <w:r w:rsidRPr="00B717E9">
              <w:rPr>
                <w:rStyle w:val="Hyperlink"/>
                <w:noProof/>
              </w:rPr>
              <w:fldChar w:fldCharType="end"/>
            </w:r>
          </w:ins>
        </w:p>
        <w:p w14:paraId="4C491BD5" w14:textId="20EA70C4" w:rsidR="00206FCC" w:rsidRDefault="00206FCC">
          <w:pPr>
            <w:pStyle w:val="TOC2"/>
            <w:rPr>
              <w:ins w:id="33"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34"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"_Toc178072821"</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3.5 Discovery</w:t>
            </w:r>
            <w:r>
              <w:rPr>
                <w:noProof/>
                <w:webHidden/>
              </w:rPr>
              <w:tab/>
            </w:r>
            <w:r>
              <w:rPr>
                <w:noProof/>
                <w:webHidden/>
              </w:rPr>
              <w:fldChar w:fldCharType="begin"/>
            </w:r>
            <w:r>
              <w:rPr>
                <w:noProof/>
                <w:webHidden/>
              </w:rPr>
              <w:instrText xml:space="preserve"> PAGEREF _Toc178072821 \h </w:instrText>
            </w:r>
            <w:r>
              <w:rPr>
                <w:noProof/>
                <w:webHidden/>
              </w:rPr>
            </w:r>
          </w:ins>
          <w:r>
            <w:rPr>
              <w:noProof/>
              <w:webHidden/>
            </w:rPr>
            <w:fldChar w:fldCharType="separate"/>
          </w:r>
          <w:ins w:id="35" w:author="Matthew Nelson" w:date="2024-09-24T12:19:00Z" w16du:dateUtc="2024-09-24T11:19:00Z">
            <w:r>
              <w:rPr>
                <w:noProof/>
                <w:webHidden/>
              </w:rPr>
              <w:t>12</w:t>
            </w:r>
            <w:r>
              <w:rPr>
                <w:noProof/>
                <w:webHidden/>
              </w:rPr>
              <w:fldChar w:fldCharType="end"/>
            </w:r>
            <w:r w:rsidRPr="00B717E9">
              <w:rPr>
                <w:rStyle w:val="Hyperlink"/>
                <w:noProof/>
              </w:rPr>
              <w:fldChar w:fldCharType="end"/>
            </w:r>
          </w:ins>
        </w:p>
        <w:p w14:paraId="2BBD9AD0" w14:textId="663111CB" w:rsidR="00206FCC" w:rsidRDefault="00206FCC">
          <w:pPr>
            <w:pStyle w:val="TOC1"/>
            <w:rPr>
              <w:ins w:id="36" w:author="Matthew Nelson" w:date="2024-09-24T12:19:00Z" w16du:dateUtc="2024-09-24T11:19:00Z"/>
              <w:rFonts w:asciiTheme="minorHAnsi" w:eastAsiaTheme="minorEastAsia" w:hAnsiTheme="minorHAnsi" w:cstheme="minorBidi"/>
              <w:b w:val="0"/>
              <w:noProof/>
              <w:color w:val="auto"/>
              <w:kern w:val="2"/>
              <w:sz w:val="24"/>
              <w:szCs w:val="24"/>
              <w14:ligatures w14:val="standardContextual"/>
            </w:rPr>
          </w:pPr>
          <w:ins w:id="37"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"_Toc178072822"</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4 SDMX Registry/Repository Architecture</w:t>
            </w:r>
            <w:r>
              <w:rPr>
                <w:noProof/>
                <w:webHidden/>
              </w:rPr>
              <w:tab/>
            </w:r>
            <w:r>
              <w:rPr>
                <w:noProof/>
                <w:webHidden/>
              </w:rPr>
              <w:fldChar w:fldCharType="begin"/>
            </w:r>
            <w:r>
              <w:rPr>
                <w:noProof/>
                <w:webHidden/>
              </w:rPr>
              <w:instrText xml:space="preserve"> PAGEREF _Toc178072822 \h </w:instrText>
            </w:r>
            <w:r>
              <w:rPr>
                <w:noProof/>
                <w:webHidden/>
              </w:rPr>
            </w:r>
          </w:ins>
          <w:r>
            <w:rPr>
              <w:noProof/>
              <w:webHidden/>
            </w:rPr>
            <w:fldChar w:fldCharType="separate"/>
          </w:r>
          <w:ins w:id="38" w:author="Matthew Nelson" w:date="2024-09-24T12:19:00Z" w16du:dateUtc="2024-09-24T11:19:00Z">
            <w:r>
              <w:rPr>
                <w:noProof/>
                <w:webHidden/>
              </w:rPr>
              <w:t>13</w:t>
            </w:r>
            <w:r>
              <w:rPr>
                <w:noProof/>
                <w:webHidden/>
              </w:rPr>
              <w:fldChar w:fldCharType="end"/>
            </w:r>
            <w:r w:rsidRPr="00B717E9">
              <w:rPr>
                <w:rStyle w:val="Hyperlink"/>
                <w:noProof/>
              </w:rPr>
              <w:fldChar w:fldCharType="end"/>
            </w:r>
          </w:ins>
        </w:p>
        <w:p w14:paraId="23E8EEA3" w14:textId="210F631B" w:rsidR="00206FCC" w:rsidRDefault="00206FCC">
          <w:pPr>
            <w:pStyle w:val="TOC2"/>
            <w:rPr>
              <w:ins w:id="39"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40"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"_Toc178072823"</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4.1 Architectural Schematic</w:t>
            </w:r>
            <w:r>
              <w:rPr>
                <w:noProof/>
                <w:webHidden/>
              </w:rPr>
              <w:tab/>
            </w:r>
            <w:r>
              <w:rPr>
                <w:noProof/>
                <w:webHidden/>
              </w:rPr>
              <w:fldChar w:fldCharType="begin"/>
            </w:r>
            <w:r>
              <w:rPr>
                <w:noProof/>
                <w:webHidden/>
              </w:rPr>
              <w:instrText xml:space="preserve"> PAGEREF _Toc178072823 \h </w:instrText>
            </w:r>
            <w:r>
              <w:rPr>
                <w:noProof/>
                <w:webHidden/>
              </w:rPr>
            </w:r>
          </w:ins>
          <w:r>
            <w:rPr>
              <w:noProof/>
              <w:webHidden/>
            </w:rPr>
            <w:fldChar w:fldCharType="separate"/>
          </w:r>
          <w:ins w:id="41" w:author="Matthew Nelson" w:date="2024-09-24T12:19:00Z" w16du:dateUtc="2024-09-24T11:19:00Z">
            <w:r>
              <w:rPr>
                <w:noProof/>
                <w:webHidden/>
              </w:rPr>
              <w:t>13</w:t>
            </w:r>
            <w:r>
              <w:rPr>
                <w:noProof/>
                <w:webHidden/>
              </w:rPr>
              <w:fldChar w:fldCharType="end"/>
            </w:r>
            <w:r w:rsidRPr="00B717E9">
              <w:rPr>
                <w:rStyle w:val="Hyperlink"/>
                <w:noProof/>
              </w:rPr>
              <w:fldChar w:fldCharType="end"/>
            </w:r>
          </w:ins>
        </w:p>
        <w:p w14:paraId="3A17AB39" w14:textId="0600F659" w:rsidR="00206FCC" w:rsidRDefault="00206FCC">
          <w:pPr>
            <w:pStyle w:val="TOC2"/>
            <w:rPr>
              <w:ins w:id="42"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43"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"_Toc178072824"</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4.2 Structural Metadata Repository</w:t>
            </w:r>
            <w:r>
              <w:rPr>
                <w:noProof/>
                <w:webHidden/>
              </w:rPr>
              <w:tab/>
            </w:r>
            <w:r>
              <w:rPr>
                <w:noProof/>
                <w:webHidden/>
              </w:rPr>
              <w:fldChar w:fldCharType="begin"/>
            </w:r>
            <w:r>
              <w:rPr>
                <w:noProof/>
                <w:webHidden/>
              </w:rPr>
              <w:instrText xml:space="preserve"> PAGEREF _Toc178072824 \h </w:instrText>
            </w:r>
            <w:r>
              <w:rPr>
                <w:noProof/>
                <w:webHidden/>
              </w:rPr>
            </w:r>
          </w:ins>
          <w:r>
            <w:rPr>
              <w:noProof/>
              <w:webHidden/>
            </w:rPr>
            <w:fldChar w:fldCharType="separate"/>
          </w:r>
          <w:ins w:id="44" w:author="Matthew Nelson" w:date="2024-09-24T12:19:00Z" w16du:dateUtc="2024-09-24T11:19:00Z">
            <w:r>
              <w:rPr>
                <w:noProof/>
                <w:webHidden/>
              </w:rPr>
              <w:t>13</w:t>
            </w:r>
            <w:r>
              <w:rPr>
                <w:noProof/>
                <w:webHidden/>
              </w:rPr>
              <w:fldChar w:fldCharType="end"/>
            </w:r>
            <w:r w:rsidRPr="00B717E9">
              <w:rPr>
                <w:rStyle w:val="Hyperlink"/>
                <w:noProof/>
              </w:rPr>
              <w:fldChar w:fldCharType="end"/>
            </w:r>
          </w:ins>
        </w:p>
        <w:p w14:paraId="3910728A" w14:textId="3D83660F" w:rsidR="00206FCC" w:rsidRDefault="00206FCC">
          <w:pPr>
            <w:pStyle w:val="TOC2"/>
            <w:rPr>
              <w:ins w:id="45"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46"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"_Toc178072825"</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4.3 Provisioning Metadata Repository</w:t>
            </w:r>
            <w:r>
              <w:rPr>
                <w:noProof/>
                <w:webHidden/>
              </w:rPr>
              <w:tab/>
            </w:r>
            <w:r>
              <w:rPr>
                <w:noProof/>
                <w:webHidden/>
              </w:rPr>
              <w:fldChar w:fldCharType="begin"/>
            </w:r>
            <w:r>
              <w:rPr>
                <w:noProof/>
                <w:webHidden/>
              </w:rPr>
              <w:instrText xml:space="preserve"> PAGEREF _Toc178072825 \h </w:instrText>
            </w:r>
            <w:r>
              <w:rPr>
                <w:noProof/>
                <w:webHidden/>
              </w:rPr>
            </w:r>
          </w:ins>
          <w:r>
            <w:rPr>
              <w:noProof/>
              <w:webHidden/>
            </w:rPr>
            <w:fldChar w:fldCharType="separate"/>
          </w:r>
          <w:ins w:id="47" w:author="Matthew Nelson" w:date="2024-09-24T12:19:00Z" w16du:dateUtc="2024-09-24T11:19:00Z">
            <w:r>
              <w:rPr>
                <w:noProof/>
                <w:webHidden/>
              </w:rPr>
              <w:t>14</w:t>
            </w:r>
            <w:r>
              <w:rPr>
                <w:noProof/>
                <w:webHidden/>
              </w:rPr>
              <w:fldChar w:fldCharType="end"/>
            </w:r>
            <w:r w:rsidRPr="00B717E9">
              <w:rPr>
                <w:rStyle w:val="Hyperlink"/>
                <w:noProof/>
              </w:rPr>
              <w:fldChar w:fldCharType="end"/>
            </w:r>
          </w:ins>
        </w:p>
        <w:p w14:paraId="4706E0E3" w14:textId="46EF8247" w:rsidR="00206FCC" w:rsidRDefault="00206FCC">
          <w:pPr>
            <w:pStyle w:val="TOC1"/>
            <w:rPr>
              <w:ins w:id="48" w:author="Matthew Nelson" w:date="2024-09-24T12:19:00Z" w16du:dateUtc="2024-09-24T11:19:00Z"/>
              <w:rFonts w:asciiTheme="minorHAnsi" w:eastAsiaTheme="minorEastAsia" w:hAnsiTheme="minorHAnsi" w:cstheme="minorBidi"/>
              <w:b w:val="0"/>
              <w:noProof/>
              <w:color w:val="auto"/>
              <w:kern w:val="2"/>
              <w:sz w:val="24"/>
              <w:szCs w:val="24"/>
              <w14:ligatures w14:val="standardContextual"/>
            </w:rPr>
          </w:pPr>
          <w:ins w:id="49"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"_Toc178072826"</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5 Registry Interfaces and Services</w:t>
            </w:r>
            <w:r>
              <w:rPr>
                <w:noProof/>
                <w:webHidden/>
              </w:rPr>
              <w:tab/>
            </w:r>
            <w:r>
              <w:rPr>
                <w:noProof/>
                <w:webHidden/>
              </w:rPr>
              <w:fldChar w:fldCharType="begin"/>
            </w:r>
            <w:r>
              <w:rPr>
                <w:noProof/>
                <w:webHidden/>
              </w:rPr>
              <w:instrText xml:space="preserve"> PAGEREF _Toc178072826 \h </w:instrText>
            </w:r>
            <w:r>
              <w:rPr>
                <w:noProof/>
                <w:webHidden/>
              </w:rPr>
            </w:r>
          </w:ins>
          <w:r>
            <w:rPr>
              <w:noProof/>
              <w:webHidden/>
            </w:rPr>
            <w:fldChar w:fldCharType="separate"/>
          </w:r>
          <w:ins w:id="50" w:author="Matthew Nelson" w:date="2024-09-24T12:19:00Z" w16du:dateUtc="2024-09-24T11:19:00Z">
            <w:r>
              <w:rPr>
                <w:noProof/>
                <w:webHidden/>
              </w:rPr>
              <w:t>15</w:t>
            </w:r>
            <w:r>
              <w:rPr>
                <w:noProof/>
                <w:webHidden/>
              </w:rPr>
              <w:fldChar w:fldCharType="end"/>
            </w:r>
            <w:r w:rsidRPr="00B717E9">
              <w:rPr>
                <w:rStyle w:val="Hyperlink"/>
                <w:noProof/>
              </w:rPr>
              <w:fldChar w:fldCharType="end"/>
            </w:r>
          </w:ins>
        </w:p>
        <w:p w14:paraId="6DEE4C9D" w14:textId="6F4FA319" w:rsidR="00206FCC" w:rsidRDefault="00206FCC">
          <w:pPr>
            <w:pStyle w:val="TOC2"/>
            <w:rPr>
              <w:ins w:id="51"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52"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"_Toc178072827"</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5.1 Registry Interfaces</w:t>
            </w:r>
            <w:r>
              <w:rPr>
                <w:noProof/>
                <w:webHidden/>
              </w:rPr>
              <w:tab/>
            </w:r>
            <w:r>
              <w:rPr>
                <w:noProof/>
                <w:webHidden/>
              </w:rPr>
              <w:fldChar w:fldCharType="begin"/>
            </w:r>
            <w:r>
              <w:rPr>
                <w:noProof/>
                <w:webHidden/>
              </w:rPr>
              <w:instrText xml:space="preserve"> PAGEREF _Toc178072827 \h </w:instrText>
            </w:r>
            <w:r>
              <w:rPr>
                <w:noProof/>
                <w:webHidden/>
              </w:rPr>
            </w:r>
          </w:ins>
          <w:r>
            <w:rPr>
              <w:noProof/>
              <w:webHidden/>
            </w:rPr>
            <w:fldChar w:fldCharType="separate"/>
          </w:r>
          <w:ins w:id="53" w:author="Matthew Nelson" w:date="2024-09-24T12:19:00Z" w16du:dateUtc="2024-09-24T11:19:00Z">
            <w:r>
              <w:rPr>
                <w:noProof/>
                <w:webHidden/>
              </w:rPr>
              <w:t>15</w:t>
            </w:r>
            <w:r>
              <w:rPr>
                <w:noProof/>
                <w:webHidden/>
              </w:rPr>
              <w:fldChar w:fldCharType="end"/>
            </w:r>
            <w:r w:rsidRPr="00B717E9">
              <w:rPr>
                <w:rStyle w:val="Hyperlink"/>
                <w:noProof/>
              </w:rPr>
              <w:fldChar w:fldCharType="end"/>
            </w:r>
          </w:ins>
        </w:p>
        <w:p w14:paraId="69FE0F4E" w14:textId="31DB337C" w:rsidR="00206FCC" w:rsidRDefault="00206FCC">
          <w:pPr>
            <w:pStyle w:val="TOC2"/>
            <w:rPr>
              <w:ins w:id="54"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55"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"_Toc178072828"</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5.2 Registry Services</w:t>
            </w:r>
            <w:r>
              <w:rPr>
                <w:noProof/>
                <w:webHidden/>
              </w:rPr>
              <w:tab/>
            </w:r>
            <w:r>
              <w:rPr>
                <w:noProof/>
                <w:webHidden/>
              </w:rPr>
              <w:fldChar w:fldCharType="begin"/>
            </w:r>
            <w:r>
              <w:rPr>
                <w:noProof/>
                <w:webHidden/>
              </w:rPr>
              <w:instrText xml:space="preserve"> PAGEREF _Toc178072828 \h </w:instrText>
            </w:r>
            <w:r>
              <w:rPr>
                <w:noProof/>
                <w:webHidden/>
              </w:rPr>
            </w:r>
          </w:ins>
          <w:r>
            <w:rPr>
              <w:noProof/>
              <w:webHidden/>
            </w:rPr>
            <w:fldChar w:fldCharType="separate"/>
          </w:r>
          <w:ins w:id="56" w:author="Matthew Nelson" w:date="2024-09-24T12:19:00Z" w16du:dateUtc="2024-09-24T11:19:00Z">
            <w:r>
              <w:rPr>
                <w:noProof/>
                <w:webHidden/>
              </w:rPr>
              <w:t>15</w:t>
            </w:r>
            <w:r>
              <w:rPr>
                <w:noProof/>
                <w:webHidden/>
              </w:rPr>
              <w:fldChar w:fldCharType="end"/>
            </w:r>
            <w:r w:rsidRPr="00B717E9">
              <w:rPr>
                <w:rStyle w:val="Hyperlink"/>
                <w:noProof/>
              </w:rPr>
              <w:fldChar w:fldCharType="end"/>
            </w:r>
          </w:ins>
        </w:p>
        <w:p w14:paraId="529E0F4F" w14:textId="52CF0241" w:rsidR="00206FCC" w:rsidRDefault="00206FCC">
          <w:pPr>
            <w:pStyle w:val="TOC3"/>
            <w:rPr>
              <w:ins w:id="57"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58"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"_Toc178072829"</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5.2.1 Introduction</w:t>
            </w:r>
            <w:r>
              <w:rPr>
                <w:noProof/>
                <w:webHidden/>
              </w:rPr>
              <w:tab/>
            </w:r>
            <w:r>
              <w:rPr>
                <w:noProof/>
                <w:webHidden/>
              </w:rPr>
              <w:fldChar w:fldCharType="begin"/>
            </w:r>
            <w:r>
              <w:rPr>
                <w:noProof/>
                <w:webHidden/>
              </w:rPr>
              <w:instrText xml:space="preserve"> PAGEREF _Toc178072829 \h </w:instrText>
            </w:r>
            <w:r>
              <w:rPr>
                <w:noProof/>
                <w:webHidden/>
              </w:rPr>
            </w:r>
          </w:ins>
          <w:r>
            <w:rPr>
              <w:noProof/>
              <w:webHidden/>
            </w:rPr>
            <w:fldChar w:fldCharType="separate"/>
          </w:r>
          <w:ins w:id="59" w:author="Matthew Nelson" w:date="2024-09-24T12:19:00Z" w16du:dateUtc="2024-09-24T11:19:00Z">
            <w:r>
              <w:rPr>
                <w:noProof/>
                <w:webHidden/>
              </w:rPr>
              <w:t>15</w:t>
            </w:r>
            <w:r>
              <w:rPr>
                <w:noProof/>
                <w:webHidden/>
              </w:rPr>
              <w:fldChar w:fldCharType="end"/>
            </w:r>
            <w:r w:rsidRPr="00B717E9">
              <w:rPr>
                <w:rStyle w:val="Hyperlink"/>
                <w:noProof/>
              </w:rPr>
              <w:fldChar w:fldCharType="end"/>
            </w:r>
          </w:ins>
        </w:p>
        <w:p w14:paraId="14BE19BA" w14:textId="2E47A3B4" w:rsidR="00206FCC" w:rsidRDefault="00206FCC">
          <w:pPr>
            <w:pStyle w:val="TOC3"/>
            <w:rPr>
              <w:ins w:id="60"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61"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"_Toc178072830"</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5.2.2 Structure Submission Service</w:t>
            </w:r>
            <w:r>
              <w:rPr>
                <w:noProof/>
                <w:webHidden/>
              </w:rPr>
              <w:tab/>
            </w:r>
            <w:r>
              <w:rPr>
                <w:noProof/>
                <w:webHidden/>
              </w:rPr>
              <w:fldChar w:fldCharType="begin"/>
            </w:r>
            <w:r>
              <w:rPr>
                <w:noProof/>
                <w:webHidden/>
              </w:rPr>
              <w:instrText xml:space="preserve"> PAGEREF _Toc178072830 \h </w:instrText>
            </w:r>
            <w:r>
              <w:rPr>
                <w:noProof/>
                <w:webHidden/>
              </w:rPr>
            </w:r>
          </w:ins>
          <w:r>
            <w:rPr>
              <w:noProof/>
              <w:webHidden/>
            </w:rPr>
            <w:fldChar w:fldCharType="separate"/>
          </w:r>
          <w:ins w:id="62" w:author="Matthew Nelson" w:date="2024-09-24T12:19:00Z" w16du:dateUtc="2024-09-24T11:19:00Z">
            <w:r>
              <w:rPr>
                <w:noProof/>
                <w:webHidden/>
              </w:rPr>
              <w:t>16</w:t>
            </w:r>
            <w:r>
              <w:rPr>
                <w:noProof/>
                <w:webHidden/>
              </w:rPr>
              <w:fldChar w:fldCharType="end"/>
            </w:r>
            <w:r w:rsidRPr="00B717E9">
              <w:rPr>
                <w:rStyle w:val="Hyperlink"/>
                <w:noProof/>
              </w:rPr>
              <w:fldChar w:fldCharType="end"/>
            </w:r>
          </w:ins>
        </w:p>
        <w:p w14:paraId="5BEDA7BF" w14:textId="469660CF" w:rsidR="00206FCC" w:rsidRDefault="00206FCC">
          <w:pPr>
            <w:pStyle w:val="TOC3"/>
            <w:rPr>
              <w:ins w:id="63"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64"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"_Toc178072831"</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5.2.3 Structure Query Service</w:t>
            </w:r>
            <w:r>
              <w:rPr>
                <w:noProof/>
                <w:webHidden/>
              </w:rPr>
              <w:tab/>
            </w:r>
            <w:r>
              <w:rPr>
                <w:noProof/>
                <w:webHidden/>
              </w:rPr>
              <w:fldChar w:fldCharType="begin"/>
            </w:r>
            <w:r>
              <w:rPr>
                <w:noProof/>
                <w:webHidden/>
              </w:rPr>
              <w:instrText xml:space="preserve"> PAGEREF _Toc178072831 \h </w:instrText>
            </w:r>
            <w:r>
              <w:rPr>
                <w:noProof/>
                <w:webHidden/>
              </w:rPr>
            </w:r>
          </w:ins>
          <w:r>
            <w:rPr>
              <w:noProof/>
              <w:webHidden/>
            </w:rPr>
            <w:fldChar w:fldCharType="separate"/>
          </w:r>
          <w:ins w:id="65" w:author="Matthew Nelson" w:date="2024-09-24T12:19:00Z" w16du:dateUtc="2024-09-24T11:19:00Z">
            <w:r>
              <w:rPr>
                <w:noProof/>
                <w:webHidden/>
              </w:rPr>
              <w:t>16</w:t>
            </w:r>
            <w:r>
              <w:rPr>
                <w:noProof/>
                <w:webHidden/>
              </w:rPr>
              <w:fldChar w:fldCharType="end"/>
            </w:r>
            <w:r w:rsidRPr="00B717E9">
              <w:rPr>
                <w:rStyle w:val="Hyperlink"/>
                <w:noProof/>
              </w:rPr>
              <w:fldChar w:fldCharType="end"/>
            </w:r>
          </w:ins>
        </w:p>
        <w:p w14:paraId="4749268C" w14:textId="52E81FCC" w:rsidR="00206FCC" w:rsidRDefault="00206FCC">
          <w:pPr>
            <w:pStyle w:val="TOC3"/>
            <w:rPr>
              <w:ins w:id="66"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67"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"_Toc178072832"</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5.2.4 Data and Reference Metadata Registration Service</w:t>
            </w:r>
            <w:r>
              <w:rPr>
                <w:noProof/>
                <w:webHidden/>
              </w:rPr>
              <w:tab/>
            </w:r>
            <w:r>
              <w:rPr>
                <w:noProof/>
                <w:webHidden/>
              </w:rPr>
              <w:fldChar w:fldCharType="begin"/>
            </w:r>
            <w:r>
              <w:rPr>
                <w:noProof/>
                <w:webHidden/>
              </w:rPr>
              <w:instrText xml:space="preserve"> PAGEREF _Toc178072832 \h </w:instrText>
            </w:r>
            <w:r>
              <w:rPr>
                <w:noProof/>
                <w:webHidden/>
              </w:rPr>
            </w:r>
          </w:ins>
          <w:r>
            <w:rPr>
              <w:noProof/>
              <w:webHidden/>
            </w:rPr>
            <w:fldChar w:fldCharType="separate"/>
          </w:r>
          <w:ins w:id="68" w:author="Matthew Nelson" w:date="2024-09-24T12:19:00Z" w16du:dateUtc="2024-09-24T11:19:00Z">
            <w:r>
              <w:rPr>
                <w:noProof/>
                <w:webHidden/>
              </w:rPr>
              <w:t>16</w:t>
            </w:r>
            <w:r>
              <w:rPr>
                <w:noProof/>
                <w:webHidden/>
              </w:rPr>
              <w:fldChar w:fldCharType="end"/>
            </w:r>
            <w:r w:rsidRPr="00B717E9">
              <w:rPr>
                <w:rStyle w:val="Hyperlink"/>
                <w:noProof/>
              </w:rPr>
              <w:fldChar w:fldCharType="end"/>
            </w:r>
          </w:ins>
        </w:p>
        <w:p w14:paraId="5C58B2BB" w14:textId="3F87BE04" w:rsidR="00206FCC" w:rsidRDefault="00206FCC">
          <w:pPr>
            <w:pStyle w:val="TOC3"/>
            <w:rPr>
              <w:ins w:id="69"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70"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"_Toc178072833"</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5.2.5 Data and Reference Metadata Discovery</w:t>
            </w:r>
            <w:r>
              <w:rPr>
                <w:noProof/>
                <w:webHidden/>
              </w:rPr>
              <w:tab/>
            </w:r>
            <w:r>
              <w:rPr>
                <w:noProof/>
                <w:webHidden/>
              </w:rPr>
              <w:fldChar w:fldCharType="begin"/>
            </w:r>
            <w:r>
              <w:rPr>
                <w:noProof/>
                <w:webHidden/>
              </w:rPr>
              <w:instrText xml:space="preserve"> PAGEREF _Toc178072833 \h </w:instrText>
            </w:r>
            <w:r>
              <w:rPr>
                <w:noProof/>
                <w:webHidden/>
              </w:rPr>
            </w:r>
          </w:ins>
          <w:r>
            <w:rPr>
              <w:noProof/>
              <w:webHidden/>
            </w:rPr>
            <w:fldChar w:fldCharType="separate"/>
          </w:r>
          <w:ins w:id="71" w:author="Matthew Nelson" w:date="2024-09-24T12:19:00Z" w16du:dateUtc="2024-09-24T11:19:00Z">
            <w:r>
              <w:rPr>
                <w:noProof/>
                <w:webHidden/>
              </w:rPr>
              <w:t>18</w:t>
            </w:r>
            <w:r>
              <w:rPr>
                <w:noProof/>
                <w:webHidden/>
              </w:rPr>
              <w:fldChar w:fldCharType="end"/>
            </w:r>
            <w:r w:rsidRPr="00B717E9">
              <w:rPr>
                <w:rStyle w:val="Hyperlink"/>
                <w:noProof/>
              </w:rPr>
              <w:fldChar w:fldCharType="end"/>
            </w:r>
          </w:ins>
        </w:p>
        <w:p w14:paraId="51CDA306" w14:textId="2C61656F" w:rsidR="00206FCC" w:rsidRDefault="00206FCC">
          <w:pPr>
            <w:pStyle w:val="TOC3"/>
            <w:rPr>
              <w:ins w:id="72"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73"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"_Toc178072834"</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5.2.6 Subscription and Notification</w:t>
            </w:r>
            <w:r>
              <w:rPr>
                <w:noProof/>
                <w:webHidden/>
              </w:rPr>
              <w:tab/>
            </w:r>
            <w:r>
              <w:rPr>
                <w:noProof/>
                <w:webHidden/>
              </w:rPr>
              <w:fldChar w:fldCharType="begin"/>
            </w:r>
            <w:r>
              <w:rPr>
                <w:noProof/>
                <w:webHidden/>
              </w:rPr>
              <w:instrText xml:space="preserve"> PAGEREF _Toc178072834 \h </w:instrText>
            </w:r>
            <w:r>
              <w:rPr>
                <w:noProof/>
                <w:webHidden/>
              </w:rPr>
            </w:r>
          </w:ins>
          <w:r>
            <w:rPr>
              <w:noProof/>
              <w:webHidden/>
            </w:rPr>
            <w:fldChar w:fldCharType="separate"/>
          </w:r>
          <w:ins w:id="74" w:author="Matthew Nelson" w:date="2024-09-24T12:19:00Z" w16du:dateUtc="2024-09-24T11:19:00Z">
            <w:r>
              <w:rPr>
                <w:noProof/>
                <w:webHidden/>
              </w:rPr>
              <w:t>18</w:t>
            </w:r>
            <w:r>
              <w:rPr>
                <w:noProof/>
                <w:webHidden/>
              </w:rPr>
              <w:fldChar w:fldCharType="end"/>
            </w:r>
            <w:r w:rsidRPr="00B717E9">
              <w:rPr>
                <w:rStyle w:val="Hyperlink"/>
                <w:noProof/>
              </w:rPr>
              <w:fldChar w:fldCharType="end"/>
            </w:r>
          </w:ins>
        </w:p>
        <w:p w14:paraId="58F3F704" w14:textId="3F491C28" w:rsidR="00206FCC" w:rsidRDefault="00206FCC">
          <w:pPr>
            <w:pStyle w:val="TOC3"/>
            <w:rPr>
              <w:ins w:id="75"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76"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"_Toc178072835"</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5.2.7 Registry Behaviour</w:t>
            </w:r>
            <w:r>
              <w:rPr>
                <w:noProof/>
                <w:webHidden/>
              </w:rPr>
              <w:tab/>
            </w:r>
            <w:r>
              <w:rPr>
                <w:noProof/>
                <w:webHidden/>
              </w:rPr>
              <w:fldChar w:fldCharType="begin"/>
            </w:r>
            <w:r>
              <w:rPr>
                <w:noProof/>
                <w:webHidden/>
              </w:rPr>
              <w:instrText xml:space="preserve"> PAGEREF _Toc178072835 \h </w:instrText>
            </w:r>
            <w:r>
              <w:rPr>
                <w:noProof/>
                <w:webHidden/>
              </w:rPr>
            </w:r>
          </w:ins>
          <w:r>
            <w:rPr>
              <w:noProof/>
              <w:webHidden/>
            </w:rPr>
            <w:fldChar w:fldCharType="separate"/>
          </w:r>
          <w:ins w:id="77" w:author="Matthew Nelson" w:date="2024-09-24T12:19:00Z" w16du:dateUtc="2024-09-24T11:19:00Z">
            <w:r>
              <w:rPr>
                <w:noProof/>
                <w:webHidden/>
              </w:rPr>
              <w:t>19</w:t>
            </w:r>
            <w:r>
              <w:rPr>
                <w:noProof/>
                <w:webHidden/>
              </w:rPr>
              <w:fldChar w:fldCharType="end"/>
            </w:r>
            <w:r w:rsidRPr="00B717E9">
              <w:rPr>
                <w:rStyle w:val="Hyperlink"/>
                <w:noProof/>
              </w:rPr>
              <w:fldChar w:fldCharType="end"/>
            </w:r>
          </w:ins>
        </w:p>
        <w:p w14:paraId="22584C7E" w14:textId="744F6FE0" w:rsidR="00206FCC" w:rsidRDefault="00206FCC">
          <w:pPr>
            <w:pStyle w:val="TOC1"/>
            <w:rPr>
              <w:ins w:id="78" w:author="Matthew Nelson" w:date="2024-09-24T12:19:00Z" w16du:dateUtc="2024-09-24T11:19:00Z"/>
              <w:rFonts w:asciiTheme="minorHAnsi" w:eastAsiaTheme="minorEastAsia" w:hAnsiTheme="minorHAnsi" w:cstheme="minorBidi"/>
              <w:b w:val="0"/>
              <w:noProof/>
              <w:color w:val="auto"/>
              <w:kern w:val="2"/>
              <w:sz w:val="24"/>
              <w:szCs w:val="24"/>
              <w14:ligatures w14:val="standardContextual"/>
            </w:rPr>
          </w:pPr>
          <w:ins w:id="79"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"_Toc178072836"</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6 Identification of SDMX Objects</w:t>
            </w:r>
            <w:r>
              <w:rPr>
                <w:noProof/>
                <w:webHidden/>
              </w:rPr>
              <w:tab/>
            </w:r>
            <w:r>
              <w:rPr>
                <w:noProof/>
                <w:webHidden/>
              </w:rPr>
              <w:fldChar w:fldCharType="begin"/>
            </w:r>
            <w:r>
              <w:rPr>
                <w:noProof/>
                <w:webHidden/>
              </w:rPr>
              <w:instrText xml:space="preserve"> PAGEREF _Toc178072836 \h </w:instrText>
            </w:r>
            <w:r>
              <w:rPr>
                <w:noProof/>
                <w:webHidden/>
              </w:rPr>
            </w:r>
          </w:ins>
          <w:r>
            <w:rPr>
              <w:noProof/>
              <w:webHidden/>
            </w:rPr>
            <w:fldChar w:fldCharType="separate"/>
          </w:r>
          <w:ins w:id="80" w:author="Matthew Nelson" w:date="2024-09-24T12:19:00Z" w16du:dateUtc="2024-09-24T11:19:00Z">
            <w:r>
              <w:rPr>
                <w:noProof/>
                <w:webHidden/>
              </w:rPr>
              <w:t>21</w:t>
            </w:r>
            <w:r>
              <w:rPr>
                <w:noProof/>
                <w:webHidden/>
              </w:rPr>
              <w:fldChar w:fldCharType="end"/>
            </w:r>
            <w:r w:rsidRPr="00B717E9">
              <w:rPr>
                <w:rStyle w:val="Hyperlink"/>
                <w:noProof/>
              </w:rPr>
              <w:fldChar w:fldCharType="end"/>
            </w:r>
          </w:ins>
        </w:p>
        <w:p w14:paraId="307B30CD" w14:textId="2912330D" w:rsidR="00206FCC" w:rsidRDefault="00206FCC">
          <w:pPr>
            <w:pStyle w:val="TOC2"/>
            <w:rPr>
              <w:ins w:id="81"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82"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"_Toc178072837"</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6.1 Identification, Versioning, and Maintenance</w:t>
            </w:r>
            <w:r>
              <w:rPr>
                <w:noProof/>
                <w:webHidden/>
              </w:rPr>
              <w:tab/>
            </w:r>
            <w:r>
              <w:rPr>
                <w:noProof/>
                <w:webHidden/>
              </w:rPr>
              <w:fldChar w:fldCharType="begin"/>
            </w:r>
            <w:r>
              <w:rPr>
                <w:noProof/>
                <w:webHidden/>
              </w:rPr>
              <w:instrText xml:space="preserve"> PAGEREF _Toc178072837 \h </w:instrText>
            </w:r>
            <w:r>
              <w:rPr>
                <w:noProof/>
                <w:webHidden/>
              </w:rPr>
            </w:r>
          </w:ins>
          <w:r>
            <w:rPr>
              <w:noProof/>
              <w:webHidden/>
            </w:rPr>
            <w:fldChar w:fldCharType="separate"/>
          </w:r>
          <w:ins w:id="83" w:author="Matthew Nelson" w:date="2024-09-24T12:19:00Z" w16du:dateUtc="2024-09-24T11:19:00Z">
            <w:r>
              <w:rPr>
                <w:noProof/>
                <w:webHidden/>
              </w:rPr>
              <w:t>21</w:t>
            </w:r>
            <w:r>
              <w:rPr>
                <w:noProof/>
                <w:webHidden/>
              </w:rPr>
              <w:fldChar w:fldCharType="end"/>
            </w:r>
            <w:r w:rsidRPr="00B717E9">
              <w:rPr>
                <w:rStyle w:val="Hyperlink"/>
                <w:noProof/>
              </w:rPr>
              <w:fldChar w:fldCharType="end"/>
            </w:r>
          </w:ins>
        </w:p>
        <w:p w14:paraId="010BF6B4" w14:textId="467F45CD" w:rsidR="00206FCC" w:rsidRDefault="00206FCC">
          <w:pPr>
            <w:pStyle w:val="TOC3"/>
            <w:rPr>
              <w:ins w:id="84"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85"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"_Toc178072838"</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6.1.1 Identification, Naming, Versioning, and Maintenance Model</w:t>
            </w:r>
            <w:r>
              <w:rPr>
                <w:noProof/>
                <w:webHidden/>
              </w:rPr>
              <w:tab/>
            </w:r>
            <w:r>
              <w:rPr>
                <w:noProof/>
                <w:webHidden/>
              </w:rPr>
              <w:fldChar w:fldCharType="begin"/>
            </w:r>
            <w:r>
              <w:rPr>
                <w:noProof/>
                <w:webHidden/>
              </w:rPr>
              <w:instrText xml:space="preserve"> PAGEREF _Toc178072838 \h </w:instrText>
            </w:r>
            <w:r>
              <w:rPr>
                <w:noProof/>
                <w:webHidden/>
              </w:rPr>
            </w:r>
          </w:ins>
          <w:r>
            <w:rPr>
              <w:noProof/>
              <w:webHidden/>
            </w:rPr>
            <w:fldChar w:fldCharType="separate"/>
          </w:r>
          <w:ins w:id="86" w:author="Matthew Nelson" w:date="2024-09-24T12:19:00Z" w16du:dateUtc="2024-09-24T11:19:00Z">
            <w:r>
              <w:rPr>
                <w:noProof/>
                <w:webHidden/>
              </w:rPr>
              <w:t>22</w:t>
            </w:r>
            <w:r>
              <w:rPr>
                <w:noProof/>
                <w:webHidden/>
              </w:rPr>
              <w:fldChar w:fldCharType="end"/>
            </w:r>
            <w:r w:rsidRPr="00B717E9">
              <w:rPr>
                <w:rStyle w:val="Hyperlink"/>
                <w:noProof/>
              </w:rPr>
              <w:fldChar w:fldCharType="end"/>
            </w:r>
          </w:ins>
        </w:p>
        <w:p w14:paraId="4303FCC8" w14:textId="03EB1205" w:rsidR="00206FCC" w:rsidRDefault="00206FCC">
          <w:pPr>
            <w:pStyle w:val="TOC2"/>
            <w:rPr>
              <w:ins w:id="87"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88"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"_Toc178072839"</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6.2 Unique identification of SDMX objects</w:t>
            </w:r>
            <w:r>
              <w:rPr>
                <w:noProof/>
                <w:webHidden/>
              </w:rPr>
              <w:tab/>
            </w:r>
            <w:r>
              <w:rPr>
                <w:noProof/>
                <w:webHidden/>
              </w:rPr>
              <w:fldChar w:fldCharType="begin"/>
            </w:r>
            <w:r>
              <w:rPr>
                <w:noProof/>
                <w:webHidden/>
              </w:rPr>
              <w:instrText xml:space="preserve"> PAGEREF _Toc178072839 \h </w:instrText>
            </w:r>
            <w:r>
              <w:rPr>
                <w:noProof/>
                <w:webHidden/>
              </w:rPr>
            </w:r>
          </w:ins>
          <w:r>
            <w:rPr>
              <w:noProof/>
              <w:webHidden/>
            </w:rPr>
            <w:fldChar w:fldCharType="separate"/>
          </w:r>
          <w:ins w:id="89" w:author="Matthew Nelson" w:date="2024-09-24T12:19:00Z" w16du:dateUtc="2024-09-24T11:19:00Z">
            <w:r>
              <w:rPr>
                <w:noProof/>
                <w:webHidden/>
              </w:rPr>
              <w:t>24</w:t>
            </w:r>
            <w:r>
              <w:rPr>
                <w:noProof/>
                <w:webHidden/>
              </w:rPr>
              <w:fldChar w:fldCharType="end"/>
            </w:r>
            <w:r w:rsidRPr="00B717E9">
              <w:rPr>
                <w:rStyle w:val="Hyperlink"/>
                <w:noProof/>
              </w:rPr>
              <w:fldChar w:fldCharType="end"/>
            </w:r>
          </w:ins>
        </w:p>
        <w:p w14:paraId="0B0550A3" w14:textId="2A60D75D" w:rsidR="00206FCC" w:rsidRDefault="00206FCC">
          <w:pPr>
            <w:pStyle w:val="TOC3"/>
            <w:rPr>
              <w:ins w:id="90"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91" w:author="Matthew Nelson" w:date="2024-09-24T12:19:00Z" w16du:dateUtc="2024-09-24T11:19:00Z">
            <w:r w:rsidRPr="00B717E9">
              <w:rPr>
                <w:rStyle w:val="Hyperlink"/>
                <w:noProof/>
              </w:rPr>
              <w:lastRenderedPageBreak/>
              <w:fldChar w:fldCharType="begin"/>
            </w:r>
            <w:r w:rsidRPr="00B717E9">
              <w:rPr>
                <w:rStyle w:val="Hyperlink"/>
                <w:noProof/>
              </w:rPr>
              <w:instrText xml:space="preserve"> </w:instrText>
            </w:r>
            <w:r>
              <w:rPr>
                <w:noProof/>
              </w:rPr>
              <w:instrText>HYPERLINK \l "_Toc178072840"</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6.2.1 Agencies and Metadata Providers</w:t>
            </w:r>
            <w:r>
              <w:rPr>
                <w:noProof/>
                <w:webHidden/>
              </w:rPr>
              <w:tab/>
            </w:r>
            <w:r>
              <w:rPr>
                <w:noProof/>
                <w:webHidden/>
              </w:rPr>
              <w:fldChar w:fldCharType="begin"/>
            </w:r>
            <w:r>
              <w:rPr>
                <w:noProof/>
                <w:webHidden/>
              </w:rPr>
              <w:instrText xml:space="preserve"> PAGEREF _Toc178072840 \h </w:instrText>
            </w:r>
            <w:r>
              <w:rPr>
                <w:noProof/>
                <w:webHidden/>
              </w:rPr>
            </w:r>
          </w:ins>
          <w:r>
            <w:rPr>
              <w:noProof/>
              <w:webHidden/>
            </w:rPr>
            <w:fldChar w:fldCharType="separate"/>
          </w:r>
          <w:ins w:id="92" w:author="Matthew Nelson" w:date="2024-09-24T12:19:00Z" w16du:dateUtc="2024-09-24T11:19:00Z">
            <w:r>
              <w:rPr>
                <w:noProof/>
                <w:webHidden/>
              </w:rPr>
              <w:t>24</w:t>
            </w:r>
            <w:r>
              <w:rPr>
                <w:noProof/>
                <w:webHidden/>
              </w:rPr>
              <w:fldChar w:fldCharType="end"/>
            </w:r>
            <w:r w:rsidRPr="00B717E9">
              <w:rPr>
                <w:rStyle w:val="Hyperlink"/>
                <w:noProof/>
              </w:rPr>
              <w:fldChar w:fldCharType="end"/>
            </w:r>
          </w:ins>
        </w:p>
        <w:p w14:paraId="65F34332" w14:textId="463B254C" w:rsidR="00206FCC" w:rsidRDefault="00206FCC">
          <w:pPr>
            <w:pStyle w:val="TOC3"/>
            <w:rPr>
              <w:ins w:id="93"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94"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"_Toc178072841"</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6.2.2 Universal Resource Name (URN)</w:t>
            </w:r>
            <w:r>
              <w:rPr>
                <w:noProof/>
                <w:webHidden/>
              </w:rPr>
              <w:tab/>
            </w:r>
            <w:r>
              <w:rPr>
                <w:noProof/>
                <w:webHidden/>
              </w:rPr>
              <w:fldChar w:fldCharType="begin"/>
            </w:r>
            <w:r>
              <w:rPr>
                <w:noProof/>
                <w:webHidden/>
              </w:rPr>
              <w:instrText xml:space="preserve"> PAGEREF _Toc178072841 \h </w:instrText>
            </w:r>
            <w:r>
              <w:rPr>
                <w:noProof/>
                <w:webHidden/>
              </w:rPr>
            </w:r>
          </w:ins>
          <w:r>
            <w:rPr>
              <w:noProof/>
              <w:webHidden/>
            </w:rPr>
            <w:fldChar w:fldCharType="separate"/>
          </w:r>
          <w:ins w:id="95" w:author="Matthew Nelson" w:date="2024-09-24T12:19:00Z" w16du:dateUtc="2024-09-24T11:19:00Z">
            <w:r>
              <w:rPr>
                <w:noProof/>
                <w:webHidden/>
              </w:rPr>
              <w:t>27</w:t>
            </w:r>
            <w:r>
              <w:rPr>
                <w:noProof/>
                <w:webHidden/>
              </w:rPr>
              <w:fldChar w:fldCharType="end"/>
            </w:r>
            <w:r w:rsidRPr="00B717E9">
              <w:rPr>
                <w:rStyle w:val="Hyperlink"/>
                <w:noProof/>
              </w:rPr>
              <w:fldChar w:fldCharType="end"/>
            </w:r>
          </w:ins>
        </w:p>
        <w:p w14:paraId="4065C808" w14:textId="4627412C" w:rsidR="00206FCC" w:rsidRDefault="00206FCC">
          <w:pPr>
            <w:pStyle w:val="TOC3"/>
            <w:rPr>
              <w:ins w:id="96"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97"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"_Toc178072842"</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6.2.3 Table of SDMX-IM Packages and Classes</w:t>
            </w:r>
            <w:r>
              <w:rPr>
                <w:noProof/>
                <w:webHidden/>
              </w:rPr>
              <w:tab/>
            </w:r>
            <w:r>
              <w:rPr>
                <w:noProof/>
                <w:webHidden/>
              </w:rPr>
              <w:fldChar w:fldCharType="begin"/>
            </w:r>
            <w:r>
              <w:rPr>
                <w:noProof/>
                <w:webHidden/>
              </w:rPr>
              <w:instrText xml:space="preserve"> PAGEREF _Toc178072842 \h </w:instrText>
            </w:r>
            <w:r>
              <w:rPr>
                <w:noProof/>
                <w:webHidden/>
              </w:rPr>
            </w:r>
          </w:ins>
          <w:r>
            <w:rPr>
              <w:noProof/>
              <w:webHidden/>
            </w:rPr>
            <w:fldChar w:fldCharType="separate"/>
          </w:r>
          <w:ins w:id="98" w:author="Matthew Nelson" w:date="2024-09-24T12:19:00Z" w16du:dateUtc="2024-09-24T11:19:00Z">
            <w:r>
              <w:rPr>
                <w:noProof/>
                <w:webHidden/>
              </w:rPr>
              <w:t>31</w:t>
            </w:r>
            <w:r>
              <w:rPr>
                <w:noProof/>
                <w:webHidden/>
              </w:rPr>
              <w:fldChar w:fldCharType="end"/>
            </w:r>
            <w:r w:rsidRPr="00B717E9">
              <w:rPr>
                <w:rStyle w:val="Hyperlink"/>
                <w:noProof/>
              </w:rPr>
              <w:fldChar w:fldCharType="end"/>
            </w:r>
          </w:ins>
        </w:p>
        <w:p w14:paraId="1BB79FD8" w14:textId="7F435B93" w:rsidR="00206FCC" w:rsidRDefault="00206FCC">
          <w:pPr>
            <w:pStyle w:val="TOC3"/>
            <w:rPr>
              <w:ins w:id="99"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00"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"_Toc178072843"</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6.2.4 URN Identification components of SDMX objects</w:t>
            </w:r>
            <w:r>
              <w:rPr>
                <w:noProof/>
                <w:webHidden/>
              </w:rPr>
              <w:tab/>
            </w:r>
            <w:r>
              <w:rPr>
                <w:noProof/>
                <w:webHidden/>
              </w:rPr>
              <w:fldChar w:fldCharType="begin"/>
            </w:r>
            <w:r>
              <w:rPr>
                <w:noProof/>
                <w:webHidden/>
              </w:rPr>
              <w:instrText xml:space="preserve"> PAGEREF _Toc178072843 \h </w:instrText>
            </w:r>
            <w:r>
              <w:rPr>
                <w:noProof/>
                <w:webHidden/>
              </w:rPr>
            </w:r>
          </w:ins>
          <w:r>
            <w:rPr>
              <w:noProof/>
              <w:webHidden/>
            </w:rPr>
            <w:fldChar w:fldCharType="separate"/>
          </w:r>
          <w:ins w:id="101" w:author="Matthew Nelson" w:date="2024-09-24T12:19:00Z" w16du:dateUtc="2024-09-24T11:19:00Z">
            <w:r>
              <w:rPr>
                <w:noProof/>
                <w:webHidden/>
              </w:rPr>
              <w:t>34</w:t>
            </w:r>
            <w:r>
              <w:rPr>
                <w:noProof/>
                <w:webHidden/>
              </w:rPr>
              <w:fldChar w:fldCharType="end"/>
            </w:r>
            <w:r w:rsidRPr="00B717E9">
              <w:rPr>
                <w:rStyle w:val="Hyperlink"/>
                <w:noProof/>
              </w:rPr>
              <w:fldChar w:fldCharType="end"/>
            </w:r>
          </w:ins>
        </w:p>
        <w:p w14:paraId="6E7BD923" w14:textId="7454CAAF" w:rsidR="00206FCC" w:rsidRDefault="00206FCC">
          <w:pPr>
            <w:pStyle w:val="TOC1"/>
            <w:rPr>
              <w:ins w:id="102" w:author="Matthew Nelson" w:date="2024-09-24T12:19:00Z" w16du:dateUtc="2024-09-24T11:19:00Z"/>
              <w:rFonts w:asciiTheme="minorHAnsi" w:eastAsiaTheme="minorEastAsia" w:hAnsiTheme="minorHAnsi" w:cstheme="minorBidi"/>
              <w:b w:val="0"/>
              <w:noProof/>
              <w:color w:val="auto"/>
              <w:kern w:val="2"/>
              <w:sz w:val="24"/>
              <w:szCs w:val="24"/>
              <w14:ligatures w14:val="standardContextual"/>
            </w:rPr>
          </w:pPr>
          <w:ins w:id="103"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"_Toc178072844"</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 Implementation Notes</w:t>
            </w:r>
            <w:r>
              <w:rPr>
                <w:noProof/>
                <w:webHidden/>
              </w:rPr>
              <w:tab/>
            </w:r>
            <w:r>
              <w:rPr>
                <w:noProof/>
                <w:webHidden/>
              </w:rPr>
              <w:fldChar w:fldCharType="begin"/>
            </w:r>
            <w:r>
              <w:rPr>
                <w:noProof/>
                <w:webHidden/>
              </w:rPr>
              <w:instrText xml:space="preserve"> PAGEREF _Toc178072844 \h </w:instrText>
            </w:r>
            <w:r>
              <w:rPr>
                <w:noProof/>
                <w:webHidden/>
              </w:rPr>
            </w:r>
          </w:ins>
          <w:r>
            <w:rPr>
              <w:noProof/>
              <w:webHidden/>
            </w:rPr>
            <w:fldChar w:fldCharType="separate"/>
          </w:r>
          <w:ins w:id="104" w:author="Matthew Nelson" w:date="2024-09-24T12:19:00Z" w16du:dateUtc="2024-09-24T11:19:00Z">
            <w:r>
              <w:rPr>
                <w:noProof/>
                <w:webHidden/>
              </w:rPr>
              <w:t>41</w:t>
            </w:r>
            <w:r>
              <w:rPr>
                <w:noProof/>
                <w:webHidden/>
              </w:rPr>
              <w:fldChar w:fldCharType="end"/>
            </w:r>
            <w:r w:rsidRPr="00B717E9">
              <w:rPr>
                <w:rStyle w:val="Hyperlink"/>
                <w:noProof/>
              </w:rPr>
              <w:fldChar w:fldCharType="end"/>
            </w:r>
          </w:ins>
        </w:p>
        <w:p w14:paraId="20461259" w14:textId="7C6B0D8C" w:rsidR="00206FCC" w:rsidRDefault="00206FCC">
          <w:pPr>
            <w:pStyle w:val="TOC2"/>
            <w:rPr>
              <w:ins w:id="105"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06"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"_Toc178072845"</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7.1 Structural Definition Metadata</w:t>
            </w:r>
            <w:r>
              <w:rPr>
                <w:noProof/>
                <w:webHidden/>
              </w:rPr>
              <w:tab/>
            </w:r>
            <w:r>
              <w:rPr>
                <w:noProof/>
                <w:webHidden/>
              </w:rPr>
              <w:fldChar w:fldCharType="begin"/>
            </w:r>
            <w:r>
              <w:rPr>
                <w:noProof/>
                <w:webHidden/>
              </w:rPr>
              <w:instrText xml:space="preserve"> PAGEREF _Toc178072845 \h </w:instrText>
            </w:r>
            <w:r>
              <w:rPr>
                <w:noProof/>
                <w:webHidden/>
              </w:rPr>
            </w:r>
          </w:ins>
          <w:r>
            <w:rPr>
              <w:noProof/>
              <w:webHidden/>
            </w:rPr>
            <w:fldChar w:fldCharType="separate"/>
          </w:r>
          <w:ins w:id="107" w:author="Matthew Nelson" w:date="2024-09-24T12:19:00Z" w16du:dateUtc="2024-09-24T11:19:00Z">
            <w:r>
              <w:rPr>
                <w:noProof/>
                <w:webHidden/>
              </w:rPr>
              <w:t>41</w:t>
            </w:r>
            <w:r>
              <w:rPr>
                <w:noProof/>
                <w:webHidden/>
              </w:rPr>
              <w:fldChar w:fldCharType="end"/>
            </w:r>
            <w:r w:rsidRPr="00B717E9">
              <w:rPr>
                <w:rStyle w:val="Hyperlink"/>
                <w:noProof/>
              </w:rPr>
              <w:fldChar w:fldCharType="end"/>
            </w:r>
          </w:ins>
        </w:p>
        <w:p w14:paraId="3B3A92C2" w14:textId="395EC280" w:rsidR="00206FCC" w:rsidRDefault="00206FCC">
          <w:pPr>
            <w:pStyle w:val="TOC3"/>
            <w:rPr>
              <w:ins w:id="108"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09"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"_Toc178072846"</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7.1.1 Introduction</w:t>
            </w:r>
            <w:r>
              <w:rPr>
                <w:noProof/>
                <w:webHidden/>
              </w:rPr>
              <w:tab/>
            </w:r>
            <w:r>
              <w:rPr>
                <w:noProof/>
                <w:webHidden/>
              </w:rPr>
              <w:fldChar w:fldCharType="begin"/>
            </w:r>
            <w:r>
              <w:rPr>
                <w:noProof/>
                <w:webHidden/>
              </w:rPr>
              <w:instrText xml:space="preserve"> PAGEREF _Toc178072846 \h </w:instrText>
            </w:r>
            <w:r>
              <w:rPr>
                <w:noProof/>
                <w:webHidden/>
              </w:rPr>
            </w:r>
          </w:ins>
          <w:r>
            <w:rPr>
              <w:noProof/>
              <w:webHidden/>
            </w:rPr>
            <w:fldChar w:fldCharType="separate"/>
          </w:r>
          <w:ins w:id="110" w:author="Matthew Nelson" w:date="2024-09-24T12:19:00Z" w16du:dateUtc="2024-09-24T11:19:00Z">
            <w:r>
              <w:rPr>
                <w:noProof/>
                <w:webHidden/>
              </w:rPr>
              <w:t>41</w:t>
            </w:r>
            <w:r>
              <w:rPr>
                <w:noProof/>
                <w:webHidden/>
              </w:rPr>
              <w:fldChar w:fldCharType="end"/>
            </w:r>
            <w:r w:rsidRPr="00B717E9">
              <w:rPr>
                <w:rStyle w:val="Hyperlink"/>
                <w:noProof/>
              </w:rPr>
              <w:fldChar w:fldCharType="end"/>
            </w:r>
          </w:ins>
        </w:p>
        <w:p w14:paraId="511CFFAE" w14:textId="326B3318" w:rsidR="00206FCC" w:rsidRDefault="00206FCC">
          <w:pPr>
            <w:pStyle w:val="TOC3"/>
            <w:rPr>
              <w:ins w:id="111"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12"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"_Toc178072847"</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7.1.2 Item Scheme, Structure</w:t>
            </w:r>
            <w:r>
              <w:rPr>
                <w:noProof/>
                <w:webHidden/>
              </w:rPr>
              <w:tab/>
            </w:r>
            <w:r>
              <w:rPr>
                <w:noProof/>
                <w:webHidden/>
              </w:rPr>
              <w:fldChar w:fldCharType="begin"/>
            </w:r>
            <w:r>
              <w:rPr>
                <w:noProof/>
                <w:webHidden/>
              </w:rPr>
              <w:instrText xml:space="preserve"> PAGEREF _Toc178072847 \h </w:instrText>
            </w:r>
            <w:r>
              <w:rPr>
                <w:noProof/>
                <w:webHidden/>
              </w:rPr>
            </w:r>
          </w:ins>
          <w:r>
            <w:rPr>
              <w:noProof/>
              <w:webHidden/>
            </w:rPr>
            <w:fldChar w:fldCharType="separate"/>
          </w:r>
          <w:ins w:id="113" w:author="Matthew Nelson" w:date="2024-09-24T12:19:00Z" w16du:dateUtc="2024-09-24T11:19:00Z">
            <w:r>
              <w:rPr>
                <w:noProof/>
                <w:webHidden/>
              </w:rPr>
              <w:t>43</w:t>
            </w:r>
            <w:r>
              <w:rPr>
                <w:noProof/>
                <w:webHidden/>
              </w:rPr>
              <w:fldChar w:fldCharType="end"/>
            </w:r>
            <w:r w:rsidRPr="00B717E9">
              <w:rPr>
                <w:rStyle w:val="Hyperlink"/>
                <w:noProof/>
              </w:rPr>
              <w:fldChar w:fldCharType="end"/>
            </w:r>
          </w:ins>
        </w:p>
        <w:p w14:paraId="6089A2EE" w14:textId="198CFE88" w:rsidR="00206FCC" w:rsidRDefault="00206FCC">
          <w:pPr>
            <w:pStyle w:val="TOC3"/>
            <w:rPr>
              <w:ins w:id="114"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15"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"_Toc178072848"</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7.1.3 Structure Usage</w:t>
            </w:r>
            <w:r>
              <w:rPr>
                <w:noProof/>
                <w:webHidden/>
              </w:rPr>
              <w:tab/>
            </w:r>
            <w:r>
              <w:rPr>
                <w:noProof/>
                <w:webHidden/>
              </w:rPr>
              <w:fldChar w:fldCharType="begin"/>
            </w:r>
            <w:r>
              <w:rPr>
                <w:noProof/>
                <w:webHidden/>
              </w:rPr>
              <w:instrText xml:space="preserve"> PAGEREF _Toc178072848 \h </w:instrText>
            </w:r>
            <w:r>
              <w:rPr>
                <w:noProof/>
                <w:webHidden/>
              </w:rPr>
            </w:r>
          </w:ins>
          <w:r>
            <w:rPr>
              <w:noProof/>
              <w:webHidden/>
            </w:rPr>
            <w:fldChar w:fldCharType="separate"/>
          </w:r>
          <w:ins w:id="116" w:author="Matthew Nelson" w:date="2024-09-24T12:19:00Z" w16du:dateUtc="2024-09-24T11:19:00Z">
            <w:r>
              <w:rPr>
                <w:noProof/>
                <w:webHidden/>
              </w:rPr>
              <w:t>43</w:t>
            </w:r>
            <w:r>
              <w:rPr>
                <w:noProof/>
                <w:webHidden/>
              </w:rPr>
              <w:fldChar w:fldCharType="end"/>
            </w:r>
            <w:r w:rsidRPr="00B717E9">
              <w:rPr>
                <w:rStyle w:val="Hyperlink"/>
                <w:noProof/>
              </w:rPr>
              <w:fldChar w:fldCharType="end"/>
            </w:r>
          </w:ins>
        </w:p>
        <w:p w14:paraId="1B3C73CF" w14:textId="7A674825" w:rsidR="00206FCC" w:rsidRDefault="00206FCC">
          <w:pPr>
            <w:pStyle w:val="TOC2"/>
            <w:rPr>
              <w:ins w:id="117"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18"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"_Toc178072849"</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7.2 Data and Metadata Provisioning</w:t>
            </w:r>
            <w:r>
              <w:rPr>
                <w:noProof/>
                <w:webHidden/>
              </w:rPr>
              <w:tab/>
            </w:r>
            <w:r>
              <w:rPr>
                <w:noProof/>
                <w:webHidden/>
              </w:rPr>
              <w:fldChar w:fldCharType="begin"/>
            </w:r>
            <w:r>
              <w:rPr>
                <w:noProof/>
                <w:webHidden/>
              </w:rPr>
              <w:instrText xml:space="preserve"> PAGEREF _Toc178072849 \h </w:instrText>
            </w:r>
            <w:r>
              <w:rPr>
                <w:noProof/>
                <w:webHidden/>
              </w:rPr>
            </w:r>
          </w:ins>
          <w:r>
            <w:rPr>
              <w:noProof/>
              <w:webHidden/>
            </w:rPr>
            <w:fldChar w:fldCharType="separate"/>
          </w:r>
          <w:ins w:id="119" w:author="Matthew Nelson" w:date="2024-09-24T12:19:00Z" w16du:dateUtc="2024-09-24T11:19:00Z">
            <w:r>
              <w:rPr>
                <w:noProof/>
                <w:webHidden/>
              </w:rPr>
              <w:t>46</w:t>
            </w:r>
            <w:r>
              <w:rPr>
                <w:noProof/>
                <w:webHidden/>
              </w:rPr>
              <w:fldChar w:fldCharType="end"/>
            </w:r>
            <w:r w:rsidRPr="00B717E9">
              <w:rPr>
                <w:rStyle w:val="Hyperlink"/>
                <w:noProof/>
              </w:rPr>
              <w:fldChar w:fldCharType="end"/>
            </w:r>
          </w:ins>
        </w:p>
        <w:p w14:paraId="79337C86" w14:textId="771ACA60" w:rsidR="00206FCC" w:rsidRDefault="00206FCC">
          <w:pPr>
            <w:pStyle w:val="TOC3"/>
            <w:rPr>
              <w:ins w:id="120"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21"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"_Toc178072850"</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7.2.1 Provisioning Agreement: Basic concepts</w:t>
            </w:r>
            <w:r>
              <w:rPr>
                <w:noProof/>
                <w:webHidden/>
              </w:rPr>
              <w:tab/>
            </w:r>
            <w:r>
              <w:rPr>
                <w:noProof/>
                <w:webHidden/>
              </w:rPr>
              <w:fldChar w:fldCharType="begin"/>
            </w:r>
            <w:r>
              <w:rPr>
                <w:noProof/>
                <w:webHidden/>
              </w:rPr>
              <w:instrText xml:space="preserve"> PAGEREF _Toc178072850 \h </w:instrText>
            </w:r>
            <w:r>
              <w:rPr>
                <w:noProof/>
                <w:webHidden/>
              </w:rPr>
            </w:r>
          </w:ins>
          <w:r>
            <w:rPr>
              <w:noProof/>
              <w:webHidden/>
            </w:rPr>
            <w:fldChar w:fldCharType="separate"/>
          </w:r>
          <w:ins w:id="122" w:author="Matthew Nelson" w:date="2024-09-24T12:19:00Z" w16du:dateUtc="2024-09-24T11:19:00Z">
            <w:r>
              <w:rPr>
                <w:noProof/>
                <w:webHidden/>
              </w:rPr>
              <w:t>46</w:t>
            </w:r>
            <w:r>
              <w:rPr>
                <w:noProof/>
                <w:webHidden/>
              </w:rPr>
              <w:fldChar w:fldCharType="end"/>
            </w:r>
            <w:r w:rsidRPr="00B717E9">
              <w:rPr>
                <w:rStyle w:val="Hyperlink"/>
                <w:noProof/>
              </w:rPr>
              <w:fldChar w:fldCharType="end"/>
            </w:r>
          </w:ins>
        </w:p>
        <w:p w14:paraId="473D26F3" w14:textId="54A1E8DF" w:rsidR="00206FCC" w:rsidRDefault="00206FCC">
          <w:pPr>
            <w:pStyle w:val="TOC3"/>
            <w:rPr>
              <w:ins w:id="123"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24"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"_Toc178072851"</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7.2.2 Provisioning Agreement Model – pull use case</w:t>
            </w:r>
            <w:r>
              <w:rPr>
                <w:noProof/>
                <w:webHidden/>
              </w:rPr>
              <w:tab/>
            </w:r>
            <w:r>
              <w:rPr>
                <w:noProof/>
                <w:webHidden/>
              </w:rPr>
              <w:fldChar w:fldCharType="begin"/>
            </w:r>
            <w:r>
              <w:rPr>
                <w:noProof/>
                <w:webHidden/>
              </w:rPr>
              <w:instrText xml:space="preserve"> PAGEREF _Toc178072851 \h </w:instrText>
            </w:r>
            <w:r>
              <w:rPr>
                <w:noProof/>
                <w:webHidden/>
              </w:rPr>
            </w:r>
          </w:ins>
          <w:r>
            <w:rPr>
              <w:noProof/>
              <w:webHidden/>
            </w:rPr>
            <w:fldChar w:fldCharType="separate"/>
          </w:r>
          <w:ins w:id="125" w:author="Matthew Nelson" w:date="2024-09-24T12:19:00Z" w16du:dateUtc="2024-09-24T11:19:00Z">
            <w:r>
              <w:rPr>
                <w:noProof/>
                <w:webHidden/>
              </w:rPr>
              <w:t>46</w:t>
            </w:r>
            <w:r>
              <w:rPr>
                <w:noProof/>
                <w:webHidden/>
              </w:rPr>
              <w:fldChar w:fldCharType="end"/>
            </w:r>
            <w:r w:rsidRPr="00B717E9">
              <w:rPr>
                <w:rStyle w:val="Hyperlink"/>
                <w:noProof/>
              </w:rPr>
              <w:fldChar w:fldCharType="end"/>
            </w:r>
          </w:ins>
        </w:p>
        <w:p w14:paraId="100C254D" w14:textId="3E75BA80" w:rsidR="00206FCC" w:rsidRDefault="00206FCC">
          <w:pPr>
            <w:pStyle w:val="TOC2"/>
            <w:rPr>
              <w:ins w:id="126"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27"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"_Toc178072852"</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7.3 Constraints</w:t>
            </w:r>
            <w:r>
              <w:rPr>
                <w:noProof/>
                <w:webHidden/>
              </w:rPr>
              <w:tab/>
            </w:r>
            <w:r>
              <w:rPr>
                <w:noProof/>
                <w:webHidden/>
              </w:rPr>
              <w:fldChar w:fldCharType="begin"/>
            </w:r>
            <w:r>
              <w:rPr>
                <w:noProof/>
                <w:webHidden/>
              </w:rPr>
              <w:instrText xml:space="preserve"> PAGEREF _Toc178072852 \h </w:instrText>
            </w:r>
            <w:r>
              <w:rPr>
                <w:noProof/>
                <w:webHidden/>
              </w:rPr>
            </w:r>
          </w:ins>
          <w:r>
            <w:rPr>
              <w:noProof/>
              <w:webHidden/>
            </w:rPr>
            <w:fldChar w:fldCharType="separate"/>
          </w:r>
          <w:ins w:id="128" w:author="Matthew Nelson" w:date="2024-09-24T12:19:00Z" w16du:dateUtc="2024-09-24T11:19:00Z">
            <w:r>
              <w:rPr>
                <w:noProof/>
                <w:webHidden/>
              </w:rPr>
              <w:t>49</w:t>
            </w:r>
            <w:r>
              <w:rPr>
                <w:noProof/>
                <w:webHidden/>
              </w:rPr>
              <w:fldChar w:fldCharType="end"/>
            </w:r>
            <w:r w:rsidRPr="00B717E9">
              <w:rPr>
                <w:rStyle w:val="Hyperlink"/>
                <w:noProof/>
              </w:rPr>
              <w:fldChar w:fldCharType="end"/>
            </w:r>
          </w:ins>
        </w:p>
        <w:p w14:paraId="3CFFB977" w14:textId="1A34B2B7" w:rsidR="00206FCC" w:rsidRDefault="00206FCC">
          <w:pPr>
            <w:pStyle w:val="TOC3"/>
            <w:rPr>
              <w:ins w:id="129"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30"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"_Toc178072853"</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7.3.1 Constraints: Basic Concepts</w:t>
            </w:r>
            <w:r>
              <w:rPr>
                <w:noProof/>
                <w:webHidden/>
              </w:rPr>
              <w:tab/>
            </w:r>
            <w:r>
              <w:rPr>
                <w:noProof/>
                <w:webHidden/>
              </w:rPr>
              <w:fldChar w:fldCharType="begin"/>
            </w:r>
            <w:r>
              <w:rPr>
                <w:noProof/>
                <w:webHidden/>
              </w:rPr>
              <w:instrText xml:space="preserve"> PAGEREF _Toc178072853 \h </w:instrText>
            </w:r>
            <w:r>
              <w:rPr>
                <w:noProof/>
                <w:webHidden/>
              </w:rPr>
            </w:r>
          </w:ins>
          <w:r>
            <w:rPr>
              <w:noProof/>
              <w:webHidden/>
            </w:rPr>
            <w:fldChar w:fldCharType="separate"/>
          </w:r>
          <w:ins w:id="131" w:author="Matthew Nelson" w:date="2024-09-24T12:19:00Z" w16du:dateUtc="2024-09-24T11:19:00Z">
            <w:r>
              <w:rPr>
                <w:noProof/>
                <w:webHidden/>
              </w:rPr>
              <w:t>49</w:t>
            </w:r>
            <w:r>
              <w:rPr>
                <w:noProof/>
                <w:webHidden/>
              </w:rPr>
              <w:fldChar w:fldCharType="end"/>
            </w:r>
            <w:r w:rsidRPr="00B717E9">
              <w:rPr>
                <w:rStyle w:val="Hyperlink"/>
                <w:noProof/>
              </w:rPr>
              <w:fldChar w:fldCharType="end"/>
            </w:r>
          </w:ins>
        </w:p>
        <w:p w14:paraId="397AD070" w14:textId="0402C2BD" w:rsidR="00206FCC" w:rsidRDefault="00206FCC">
          <w:pPr>
            <w:pStyle w:val="TOC3"/>
            <w:rPr>
              <w:ins w:id="132"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33"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"_Toc178072854"</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7.3.2 Constraints: Schematic</w:t>
            </w:r>
            <w:r>
              <w:rPr>
                <w:noProof/>
                <w:webHidden/>
              </w:rPr>
              <w:tab/>
            </w:r>
            <w:r>
              <w:rPr>
                <w:noProof/>
                <w:webHidden/>
              </w:rPr>
              <w:fldChar w:fldCharType="begin"/>
            </w:r>
            <w:r>
              <w:rPr>
                <w:noProof/>
                <w:webHidden/>
              </w:rPr>
              <w:instrText xml:space="preserve"> PAGEREF _Toc178072854 \h </w:instrText>
            </w:r>
            <w:r>
              <w:rPr>
                <w:noProof/>
                <w:webHidden/>
              </w:rPr>
            </w:r>
          </w:ins>
          <w:r>
            <w:rPr>
              <w:noProof/>
              <w:webHidden/>
            </w:rPr>
            <w:fldChar w:fldCharType="separate"/>
          </w:r>
          <w:ins w:id="134" w:author="Matthew Nelson" w:date="2024-09-24T12:19:00Z" w16du:dateUtc="2024-09-24T11:19:00Z">
            <w:r>
              <w:rPr>
                <w:noProof/>
                <w:webHidden/>
              </w:rPr>
              <w:t>49</w:t>
            </w:r>
            <w:r>
              <w:rPr>
                <w:noProof/>
                <w:webHidden/>
              </w:rPr>
              <w:fldChar w:fldCharType="end"/>
            </w:r>
            <w:r w:rsidRPr="00B717E9">
              <w:rPr>
                <w:rStyle w:val="Hyperlink"/>
                <w:noProof/>
              </w:rPr>
              <w:fldChar w:fldCharType="end"/>
            </w:r>
          </w:ins>
        </w:p>
        <w:p w14:paraId="379B3A18" w14:textId="337C7BE4" w:rsidR="00206FCC" w:rsidRDefault="00206FCC">
          <w:pPr>
            <w:pStyle w:val="TOC3"/>
            <w:rPr>
              <w:ins w:id="135"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36"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"_Toc178072855"</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7.3.3 Data and Metadata Constraints: Model</w:t>
            </w:r>
            <w:r>
              <w:rPr>
                <w:noProof/>
                <w:webHidden/>
              </w:rPr>
              <w:tab/>
            </w:r>
            <w:r>
              <w:rPr>
                <w:noProof/>
                <w:webHidden/>
              </w:rPr>
              <w:fldChar w:fldCharType="begin"/>
            </w:r>
            <w:r>
              <w:rPr>
                <w:noProof/>
                <w:webHidden/>
              </w:rPr>
              <w:instrText xml:space="preserve"> PAGEREF _Toc178072855 \h </w:instrText>
            </w:r>
            <w:r>
              <w:rPr>
                <w:noProof/>
                <w:webHidden/>
              </w:rPr>
            </w:r>
          </w:ins>
          <w:r>
            <w:rPr>
              <w:noProof/>
              <w:webHidden/>
            </w:rPr>
            <w:fldChar w:fldCharType="separate"/>
          </w:r>
          <w:ins w:id="137" w:author="Matthew Nelson" w:date="2024-09-24T12:19:00Z" w16du:dateUtc="2024-09-24T11:19:00Z">
            <w:r>
              <w:rPr>
                <w:noProof/>
                <w:webHidden/>
              </w:rPr>
              <w:t>50</w:t>
            </w:r>
            <w:r>
              <w:rPr>
                <w:noProof/>
                <w:webHidden/>
              </w:rPr>
              <w:fldChar w:fldCharType="end"/>
            </w:r>
            <w:r w:rsidRPr="00B717E9">
              <w:rPr>
                <w:rStyle w:val="Hyperlink"/>
                <w:noProof/>
              </w:rPr>
              <w:fldChar w:fldCharType="end"/>
            </w:r>
          </w:ins>
        </w:p>
        <w:p w14:paraId="591089A7" w14:textId="45CB8012" w:rsidR="00206FCC" w:rsidRDefault="00206FCC">
          <w:pPr>
            <w:pStyle w:val="TOC2"/>
            <w:rPr>
              <w:ins w:id="138"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39"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"_Toc178072856"</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7.4 Data and Metadata Registration</w:t>
            </w:r>
            <w:r>
              <w:rPr>
                <w:noProof/>
                <w:webHidden/>
              </w:rPr>
              <w:tab/>
            </w:r>
            <w:r>
              <w:rPr>
                <w:noProof/>
                <w:webHidden/>
              </w:rPr>
              <w:fldChar w:fldCharType="begin"/>
            </w:r>
            <w:r>
              <w:rPr>
                <w:noProof/>
                <w:webHidden/>
              </w:rPr>
              <w:instrText xml:space="preserve"> PAGEREF _Toc178072856 \h </w:instrText>
            </w:r>
            <w:r>
              <w:rPr>
                <w:noProof/>
                <w:webHidden/>
              </w:rPr>
            </w:r>
          </w:ins>
          <w:r>
            <w:rPr>
              <w:noProof/>
              <w:webHidden/>
            </w:rPr>
            <w:fldChar w:fldCharType="separate"/>
          </w:r>
          <w:ins w:id="140" w:author="Matthew Nelson" w:date="2024-09-24T12:19:00Z" w16du:dateUtc="2024-09-24T11:19:00Z">
            <w:r>
              <w:rPr>
                <w:noProof/>
                <w:webHidden/>
              </w:rPr>
              <w:t>50</w:t>
            </w:r>
            <w:r>
              <w:rPr>
                <w:noProof/>
                <w:webHidden/>
              </w:rPr>
              <w:fldChar w:fldCharType="end"/>
            </w:r>
            <w:r w:rsidRPr="00B717E9">
              <w:rPr>
                <w:rStyle w:val="Hyperlink"/>
                <w:noProof/>
              </w:rPr>
              <w:fldChar w:fldCharType="end"/>
            </w:r>
          </w:ins>
        </w:p>
        <w:p w14:paraId="6A7DAAD3" w14:textId="70B0BBAB" w:rsidR="00206FCC" w:rsidRDefault="00206FCC">
          <w:pPr>
            <w:pStyle w:val="TOC3"/>
            <w:rPr>
              <w:ins w:id="141"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42"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"_Toc178072857"</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7.4.1 Basic Concepts</w:t>
            </w:r>
            <w:r>
              <w:rPr>
                <w:noProof/>
                <w:webHidden/>
              </w:rPr>
              <w:tab/>
            </w:r>
            <w:r>
              <w:rPr>
                <w:noProof/>
                <w:webHidden/>
              </w:rPr>
              <w:fldChar w:fldCharType="begin"/>
            </w:r>
            <w:r>
              <w:rPr>
                <w:noProof/>
                <w:webHidden/>
              </w:rPr>
              <w:instrText xml:space="preserve"> PAGEREF _Toc178072857 \h </w:instrText>
            </w:r>
            <w:r>
              <w:rPr>
                <w:noProof/>
                <w:webHidden/>
              </w:rPr>
            </w:r>
          </w:ins>
          <w:r>
            <w:rPr>
              <w:noProof/>
              <w:webHidden/>
            </w:rPr>
            <w:fldChar w:fldCharType="separate"/>
          </w:r>
          <w:ins w:id="143" w:author="Matthew Nelson" w:date="2024-09-24T12:19:00Z" w16du:dateUtc="2024-09-24T11:19:00Z">
            <w:r>
              <w:rPr>
                <w:noProof/>
                <w:webHidden/>
              </w:rPr>
              <w:t>50</w:t>
            </w:r>
            <w:r>
              <w:rPr>
                <w:noProof/>
                <w:webHidden/>
              </w:rPr>
              <w:fldChar w:fldCharType="end"/>
            </w:r>
            <w:r w:rsidRPr="00B717E9">
              <w:rPr>
                <w:rStyle w:val="Hyperlink"/>
                <w:noProof/>
              </w:rPr>
              <w:fldChar w:fldCharType="end"/>
            </w:r>
          </w:ins>
        </w:p>
        <w:p w14:paraId="720F54B7" w14:textId="1889270F" w:rsidR="00206FCC" w:rsidRDefault="00206FCC">
          <w:pPr>
            <w:pStyle w:val="TOC3"/>
            <w:rPr>
              <w:ins w:id="144"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45"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"_Toc178072858"</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7.4.2 The Registration Request</w:t>
            </w:r>
            <w:r>
              <w:rPr>
                <w:noProof/>
                <w:webHidden/>
              </w:rPr>
              <w:tab/>
            </w:r>
            <w:r>
              <w:rPr>
                <w:noProof/>
                <w:webHidden/>
              </w:rPr>
              <w:fldChar w:fldCharType="begin"/>
            </w:r>
            <w:r>
              <w:rPr>
                <w:noProof/>
                <w:webHidden/>
              </w:rPr>
              <w:instrText xml:space="preserve"> PAGEREF _Toc178072858 \h </w:instrText>
            </w:r>
            <w:r>
              <w:rPr>
                <w:noProof/>
                <w:webHidden/>
              </w:rPr>
            </w:r>
          </w:ins>
          <w:r>
            <w:rPr>
              <w:noProof/>
              <w:webHidden/>
            </w:rPr>
            <w:fldChar w:fldCharType="separate"/>
          </w:r>
          <w:ins w:id="146" w:author="Matthew Nelson" w:date="2024-09-24T12:19:00Z" w16du:dateUtc="2024-09-24T11:19:00Z">
            <w:r>
              <w:rPr>
                <w:noProof/>
                <w:webHidden/>
              </w:rPr>
              <w:t>51</w:t>
            </w:r>
            <w:r>
              <w:rPr>
                <w:noProof/>
                <w:webHidden/>
              </w:rPr>
              <w:fldChar w:fldCharType="end"/>
            </w:r>
            <w:r w:rsidRPr="00B717E9">
              <w:rPr>
                <w:rStyle w:val="Hyperlink"/>
                <w:noProof/>
              </w:rPr>
              <w:fldChar w:fldCharType="end"/>
            </w:r>
          </w:ins>
        </w:p>
        <w:p w14:paraId="5131D82E" w14:textId="7116DFB4" w:rsidR="00206FCC" w:rsidRDefault="00206FCC">
          <w:pPr>
            <w:pStyle w:val="TOC3"/>
            <w:rPr>
              <w:ins w:id="147"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48"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"_Toc178072859"</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7.4.3 Registration Response</w:t>
            </w:r>
            <w:r>
              <w:rPr>
                <w:noProof/>
                <w:webHidden/>
              </w:rPr>
              <w:tab/>
            </w:r>
            <w:r>
              <w:rPr>
                <w:noProof/>
                <w:webHidden/>
              </w:rPr>
              <w:fldChar w:fldCharType="begin"/>
            </w:r>
            <w:r>
              <w:rPr>
                <w:noProof/>
                <w:webHidden/>
              </w:rPr>
              <w:instrText xml:space="preserve"> PAGEREF _Toc178072859 \h </w:instrText>
            </w:r>
            <w:r>
              <w:rPr>
                <w:noProof/>
                <w:webHidden/>
              </w:rPr>
            </w:r>
          </w:ins>
          <w:r>
            <w:rPr>
              <w:noProof/>
              <w:webHidden/>
            </w:rPr>
            <w:fldChar w:fldCharType="separate"/>
          </w:r>
          <w:ins w:id="149" w:author="Matthew Nelson" w:date="2024-09-24T12:19:00Z" w16du:dateUtc="2024-09-24T11:19:00Z">
            <w:r>
              <w:rPr>
                <w:noProof/>
                <w:webHidden/>
              </w:rPr>
              <w:t>54</w:t>
            </w:r>
            <w:r>
              <w:rPr>
                <w:noProof/>
                <w:webHidden/>
              </w:rPr>
              <w:fldChar w:fldCharType="end"/>
            </w:r>
            <w:r w:rsidRPr="00B717E9">
              <w:rPr>
                <w:rStyle w:val="Hyperlink"/>
                <w:noProof/>
              </w:rPr>
              <w:fldChar w:fldCharType="end"/>
            </w:r>
          </w:ins>
        </w:p>
        <w:p w14:paraId="003F458A" w14:textId="59F040EC" w:rsidR="00206FCC" w:rsidRDefault="00206FCC">
          <w:pPr>
            <w:pStyle w:val="TOC2"/>
            <w:rPr>
              <w:ins w:id="150"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51"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"_Toc178072860"</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7.5 Subscription and Notification Service</w:t>
            </w:r>
            <w:r>
              <w:rPr>
                <w:noProof/>
                <w:webHidden/>
              </w:rPr>
              <w:tab/>
            </w:r>
            <w:r>
              <w:rPr>
                <w:noProof/>
                <w:webHidden/>
              </w:rPr>
              <w:fldChar w:fldCharType="begin"/>
            </w:r>
            <w:r>
              <w:rPr>
                <w:noProof/>
                <w:webHidden/>
              </w:rPr>
              <w:instrText xml:space="preserve"> PAGEREF _Toc178072860 \h </w:instrText>
            </w:r>
            <w:r>
              <w:rPr>
                <w:noProof/>
                <w:webHidden/>
              </w:rPr>
            </w:r>
          </w:ins>
          <w:r>
            <w:rPr>
              <w:noProof/>
              <w:webHidden/>
            </w:rPr>
            <w:fldChar w:fldCharType="separate"/>
          </w:r>
          <w:ins w:id="152" w:author="Matthew Nelson" w:date="2024-09-24T12:19:00Z" w16du:dateUtc="2024-09-24T11:19:00Z">
            <w:r>
              <w:rPr>
                <w:noProof/>
                <w:webHidden/>
              </w:rPr>
              <w:t>55</w:t>
            </w:r>
            <w:r>
              <w:rPr>
                <w:noProof/>
                <w:webHidden/>
              </w:rPr>
              <w:fldChar w:fldCharType="end"/>
            </w:r>
            <w:r w:rsidRPr="00B717E9">
              <w:rPr>
                <w:rStyle w:val="Hyperlink"/>
                <w:noProof/>
              </w:rPr>
              <w:fldChar w:fldCharType="end"/>
            </w:r>
          </w:ins>
        </w:p>
        <w:p w14:paraId="165B7708" w14:textId="1F59A4C6" w:rsidR="00206FCC" w:rsidRDefault="00206FCC">
          <w:pPr>
            <w:pStyle w:val="TOC3"/>
            <w:rPr>
              <w:ins w:id="153"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54"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"_Toc178072861"</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7.5.1 Subscription Logical Class Diagram</w:t>
            </w:r>
            <w:r>
              <w:rPr>
                <w:noProof/>
                <w:webHidden/>
              </w:rPr>
              <w:tab/>
            </w:r>
            <w:r>
              <w:rPr>
                <w:noProof/>
                <w:webHidden/>
              </w:rPr>
              <w:fldChar w:fldCharType="begin"/>
            </w:r>
            <w:r>
              <w:rPr>
                <w:noProof/>
                <w:webHidden/>
              </w:rPr>
              <w:instrText xml:space="preserve"> PAGEREF _Toc178072861 \h </w:instrText>
            </w:r>
            <w:r>
              <w:rPr>
                <w:noProof/>
                <w:webHidden/>
              </w:rPr>
            </w:r>
          </w:ins>
          <w:r>
            <w:rPr>
              <w:noProof/>
              <w:webHidden/>
            </w:rPr>
            <w:fldChar w:fldCharType="separate"/>
          </w:r>
          <w:ins w:id="155" w:author="Matthew Nelson" w:date="2024-09-24T12:19:00Z" w16du:dateUtc="2024-09-24T11:19:00Z">
            <w:r>
              <w:rPr>
                <w:noProof/>
                <w:webHidden/>
              </w:rPr>
              <w:t>56</w:t>
            </w:r>
            <w:r>
              <w:rPr>
                <w:noProof/>
                <w:webHidden/>
              </w:rPr>
              <w:fldChar w:fldCharType="end"/>
            </w:r>
            <w:r w:rsidRPr="00B717E9">
              <w:rPr>
                <w:rStyle w:val="Hyperlink"/>
                <w:noProof/>
              </w:rPr>
              <w:fldChar w:fldCharType="end"/>
            </w:r>
          </w:ins>
        </w:p>
        <w:p w14:paraId="4DF234B7" w14:textId="230A2CD6" w:rsidR="00206FCC" w:rsidRDefault="00206FCC">
          <w:pPr>
            <w:pStyle w:val="TOC3"/>
            <w:rPr>
              <w:ins w:id="156"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57"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"_Toc178072862"</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7.5.2 Subscription Information</w:t>
            </w:r>
            <w:r>
              <w:rPr>
                <w:noProof/>
                <w:webHidden/>
              </w:rPr>
              <w:tab/>
            </w:r>
            <w:r>
              <w:rPr>
                <w:noProof/>
                <w:webHidden/>
              </w:rPr>
              <w:fldChar w:fldCharType="begin"/>
            </w:r>
            <w:r>
              <w:rPr>
                <w:noProof/>
                <w:webHidden/>
              </w:rPr>
              <w:instrText xml:space="preserve"> PAGEREF _Toc178072862 \h </w:instrText>
            </w:r>
            <w:r>
              <w:rPr>
                <w:noProof/>
                <w:webHidden/>
              </w:rPr>
            </w:r>
          </w:ins>
          <w:r>
            <w:rPr>
              <w:noProof/>
              <w:webHidden/>
            </w:rPr>
            <w:fldChar w:fldCharType="separate"/>
          </w:r>
          <w:ins w:id="158" w:author="Matthew Nelson" w:date="2024-09-24T12:19:00Z" w16du:dateUtc="2024-09-24T11:19:00Z">
            <w:r>
              <w:rPr>
                <w:noProof/>
                <w:webHidden/>
              </w:rPr>
              <w:t>56</w:t>
            </w:r>
            <w:r>
              <w:rPr>
                <w:noProof/>
                <w:webHidden/>
              </w:rPr>
              <w:fldChar w:fldCharType="end"/>
            </w:r>
            <w:r w:rsidRPr="00B717E9">
              <w:rPr>
                <w:rStyle w:val="Hyperlink"/>
                <w:noProof/>
              </w:rPr>
              <w:fldChar w:fldCharType="end"/>
            </w:r>
          </w:ins>
        </w:p>
        <w:p w14:paraId="5FDD2B46" w14:textId="57A65D49" w:rsidR="00206FCC" w:rsidRDefault="00206FCC">
          <w:pPr>
            <w:pStyle w:val="TOC3"/>
            <w:rPr>
              <w:ins w:id="159"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60"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"_Toc178072863"</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7.5.3 Wildcard Facility</w:t>
            </w:r>
            <w:r>
              <w:rPr>
                <w:noProof/>
                <w:webHidden/>
              </w:rPr>
              <w:tab/>
            </w:r>
            <w:r>
              <w:rPr>
                <w:noProof/>
                <w:webHidden/>
              </w:rPr>
              <w:fldChar w:fldCharType="begin"/>
            </w:r>
            <w:r>
              <w:rPr>
                <w:noProof/>
                <w:webHidden/>
              </w:rPr>
              <w:instrText xml:space="preserve"> PAGEREF _Toc178072863 \h </w:instrText>
            </w:r>
            <w:r>
              <w:rPr>
                <w:noProof/>
                <w:webHidden/>
              </w:rPr>
            </w:r>
          </w:ins>
          <w:r>
            <w:rPr>
              <w:noProof/>
              <w:webHidden/>
            </w:rPr>
            <w:fldChar w:fldCharType="separate"/>
          </w:r>
          <w:ins w:id="161" w:author="Matthew Nelson" w:date="2024-09-24T12:19:00Z" w16du:dateUtc="2024-09-24T11:19:00Z">
            <w:r>
              <w:rPr>
                <w:noProof/>
                <w:webHidden/>
              </w:rPr>
              <w:t>57</w:t>
            </w:r>
            <w:r>
              <w:rPr>
                <w:noProof/>
                <w:webHidden/>
              </w:rPr>
              <w:fldChar w:fldCharType="end"/>
            </w:r>
            <w:r w:rsidRPr="00B717E9">
              <w:rPr>
                <w:rStyle w:val="Hyperlink"/>
                <w:noProof/>
              </w:rPr>
              <w:fldChar w:fldCharType="end"/>
            </w:r>
          </w:ins>
        </w:p>
        <w:p w14:paraId="42D203D5" w14:textId="4FD18226" w:rsidR="00206FCC" w:rsidRDefault="00206FCC">
          <w:pPr>
            <w:pStyle w:val="TOC3"/>
            <w:rPr>
              <w:ins w:id="162"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63"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"_Toc178072864"</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7.5.4 Structural Repository Events</w:t>
            </w:r>
            <w:r>
              <w:rPr>
                <w:noProof/>
                <w:webHidden/>
              </w:rPr>
              <w:tab/>
            </w:r>
            <w:r>
              <w:rPr>
                <w:noProof/>
                <w:webHidden/>
              </w:rPr>
              <w:fldChar w:fldCharType="begin"/>
            </w:r>
            <w:r>
              <w:rPr>
                <w:noProof/>
                <w:webHidden/>
              </w:rPr>
              <w:instrText xml:space="preserve"> PAGEREF _Toc178072864 \h </w:instrText>
            </w:r>
            <w:r>
              <w:rPr>
                <w:noProof/>
                <w:webHidden/>
              </w:rPr>
            </w:r>
          </w:ins>
          <w:r>
            <w:rPr>
              <w:noProof/>
              <w:webHidden/>
            </w:rPr>
            <w:fldChar w:fldCharType="separate"/>
          </w:r>
          <w:ins w:id="164" w:author="Matthew Nelson" w:date="2024-09-24T12:19:00Z" w16du:dateUtc="2024-09-24T11:19:00Z">
            <w:r>
              <w:rPr>
                <w:noProof/>
                <w:webHidden/>
              </w:rPr>
              <w:t>59</w:t>
            </w:r>
            <w:r>
              <w:rPr>
                <w:noProof/>
                <w:webHidden/>
              </w:rPr>
              <w:fldChar w:fldCharType="end"/>
            </w:r>
            <w:r w:rsidRPr="00B717E9">
              <w:rPr>
                <w:rStyle w:val="Hyperlink"/>
                <w:noProof/>
              </w:rPr>
              <w:fldChar w:fldCharType="end"/>
            </w:r>
          </w:ins>
        </w:p>
        <w:p w14:paraId="0DE9CF55" w14:textId="5AC88D8A" w:rsidR="00206FCC" w:rsidRDefault="00206FCC">
          <w:pPr>
            <w:pStyle w:val="TOC3"/>
            <w:rPr>
              <w:ins w:id="165"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66"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"_Toc178072865"</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7.5.5 Registration Events</w:t>
            </w:r>
            <w:r>
              <w:rPr>
                <w:noProof/>
                <w:webHidden/>
              </w:rPr>
              <w:tab/>
            </w:r>
            <w:r>
              <w:rPr>
                <w:noProof/>
                <w:webHidden/>
              </w:rPr>
              <w:fldChar w:fldCharType="begin"/>
            </w:r>
            <w:r>
              <w:rPr>
                <w:noProof/>
                <w:webHidden/>
              </w:rPr>
              <w:instrText xml:space="preserve"> PAGEREF _Toc178072865 \h </w:instrText>
            </w:r>
            <w:r>
              <w:rPr>
                <w:noProof/>
                <w:webHidden/>
              </w:rPr>
            </w:r>
          </w:ins>
          <w:r>
            <w:rPr>
              <w:noProof/>
              <w:webHidden/>
            </w:rPr>
            <w:fldChar w:fldCharType="separate"/>
          </w:r>
          <w:ins w:id="167" w:author="Matthew Nelson" w:date="2024-09-24T12:19:00Z" w16du:dateUtc="2024-09-24T11:19:00Z">
            <w:r>
              <w:rPr>
                <w:noProof/>
                <w:webHidden/>
              </w:rPr>
              <w:t>59</w:t>
            </w:r>
            <w:r>
              <w:rPr>
                <w:noProof/>
                <w:webHidden/>
              </w:rPr>
              <w:fldChar w:fldCharType="end"/>
            </w:r>
            <w:r w:rsidRPr="00B717E9">
              <w:rPr>
                <w:rStyle w:val="Hyperlink"/>
                <w:noProof/>
              </w:rPr>
              <w:fldChar w:fldCharType="end"/>
            </w:r>
          </w:ins>
        </w:p>
        <w:p w14:paraId="5DC3B842" w14:textId="6E9C05E3" w:rsidR="00206FCC" w:rsidRDefault="00206FCC">
          <w:pPr>
            <w:pStyle w:val="TOC2"/>
            <w:rPr>
              <w:ins w:id="168"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69" w:author="Matthew Nelson" w:date="2024-09-24T12:19:00Z" w16du:dateUtc="2024-09-24T11:19:00Z">
            <w:r w:rsidRPr="00B717E9">
              <w:rPr>
                <w:rStyle w:val="Hyperlink"/>
                <w:noProof/>
              </w:rPr>
              <w:lastRenderedPageBreak/>
              <w:fldChar w:fldCharType="begin"/>
            </w:r>
            <w:r w:rsidRPr="00B717E9">
              <w:rPr>
                <w:rStyle w:val="Hyperlink"/>
                <w:noProof/>
              </w:rPr>
              <w:instrText xml:space="preserve"> </w:instrText>
            </w:r>
            <w:r>
              <w:rPr>
                <w:noProof/>
              </w:rPr>
              <w:instrText>HYPERLINK \l "_Toc178072866"</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7.6 Notification</w:t>
            </w:r>
            <w:r>
              <w:rPr>
                <w:noProof/>
                <w:webHidden/>
              </w:rPr>
              <w:tab/>
            </w:r>
            <w:r>
              <w:rPr>
                <w:noProof/>
                <w:webHidden/>
              </w:rPr>
              <w:fldChar w:fldCharType="begin"/>
            </w:r>
            <w:r>
              <w:rPr>
                <w:noProof/>
                <w:webHidden/>
              </w:rPr>
              <w:instrText xml:space="preserve"> PAGEREF _Toc178072866 \h </w:instrText>
            </w:r>
            <w:r>
              <w:rPr>
                <w:noProof/>
                <w:webHidden/>
              </w:rPr>
            </w:r>
          </w:ins>
          <w:r>
            <w:rPr>
              <w:noProof/>
              <w:webHidden/>
            </w:rPr>
            <w:fldChar w:fldCharType="separate"/>
          </w:r>
          <w:ins w:id="170" w:author="Matthew Nelson" w:date="2024-09-24T12:19:00Z" w16du:dateUtc="2024-09-24T11:19:00Z">
            <w:r>
              <w:rPr>
                <w:noProof/>
                <w:webHidden/>
              </w:rPr>
              <w:t>60</w:t>
            </w:r>
            <w:r>
              <w:rPr>
                <w:noProof/>
                <w:webHidden/>
              </w:rPr>
              <w:fldChar w:fldCharType="end"/>
            </w:r>
            <w:r w:rsidRPr="00B717E9">
              <w:rPr>
                <w:rStyle w:val="Hyperlink"/>
                <w:noProof/>
              </w:rPr>
              <w:fldChar w:fldCharType="end"/>
            </w:r>
          </w:ins>
        </w:p>
        <w:p w14:paraId="3880A7A6" w14:textId="31FA066B" w:rsidR="00206FCC" w:rsidRDefault="00206FCC">
          <w:pPr>
            <w:pStyle w:val="TOC3"/>
            <w:rPr>
              <w:ins w:id="171"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72"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"_Toc178072867"</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7.6.1 Logical Class Diagram</w:t>
            </w:r>
            <w:r>
              <w:rPr>
                <w:noProof/>
                <w:webHidden/>
              </w:rPr>
              <w:tab/>
            </w:r>
            <w:r>
              <w:rPr>
                <w:noProof/>
                <w:webHidden/>
              </w:rPr>
              <w:fldChar w:fldCharType="begin"/>
            </w:r>
            <w:r>
              <w:rPr>
                <w:noProof/>
                <w:webHidden/>
              </w:rPr>
              <w:instrText xml:space="preserve"> PAGEREF _Toc178072867 \h </w:instrText>
            </w:r>
            <w:r>
              <w:rPr>
                <w:noProof/>
                <w:webHidden/>
              </w:rPr>
            </w:r>
          </w:ins>
          <w:r>
            <w:rPr>
              <w:noProof/>
              <w:webHidden/>
            </w:rPr>
            <w:fldChar w:fldCharType="separate"/>
          </w:r>
          <w:ins w:id="173" w:author="Matthew Nelson" w:date="2024-09-24T12:19:00Z" w16du:dateUtc="2024-09-24T11:19:00Z">
            <w:r>
              <w:rPr>
                <w:noProof/>
                <w:webHidden/>
              </w:rPr>
              <w:t>60</w:t>
            </w:r>
            <w:r>
              <w:rPr>
                <w:noProof/>
                <w:webHidden/>
              </w:rPr>
              <w:fldChar w:fldCharType="end"/>
            </w:r>
            <w:r w:rsidRPr="00B717E9">
              <w:rPr>
                <w:rStyle w:val="Hyperlink"/>
                <w:noProof/>
              </w:rPr>
              <w:fldChar w:fldCharType="end"/>
            </w:r>
          </w:ins>
        </w:p>
        <w:p w14:paraId="3AAC65D2" w14:textId="26E72947" w:rsidR="00206FCC" w:rsidRDefault="00206FCC">
          <w:pPr>
            <w:pStyle w:val="TOC3"/>
            <w:rPr>
              <w:ins w:id="174"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75"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"_Toc178072868"</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7.6.2 Structural Event Component</w:t>
            </w:r>
            <w:r>
              <w:rPr>
                <w:noProof/>
                <w:webHidden/>
              </w:rPr>
              <w:tab/>
            </w:r>
            <w:r>
              <w:rPr>
                <w:noProof/>
                <w:webHidden/>
              </w:rPr>
              <w:fldChar w:fldCharType="begin"/>
            </w:r>
            <w:r>
              <w:rPr>
                <w:noProof/>
                <w:webHidden/>
              </w:rPr>
              <w:instrText xml:space="preserve"> PAGEREF _Toc178072868 \h </w:instrText>
            </w:r>
            <w:r>
              <w:rPr>
                <w:noProof/>
                <w:webHidden/>
              </w:rPr>
            </w:r>
          </w:ins>
          <w:r>
            <w:rPr>
              <w:noProof/>
              <w:webHidden/>
            </w:rPr>
            <w:fldChar w:fldCharType="separate"/>
          </w:r>
          <w:ins w:id="176" w:author="Matthew Nelson" w:date="2024-09-24T12:19:00Z" w16du:dateUtc="2024-09-24T11:19:00Z">
            <w:r>
              <w:rPr>
                <w:noProof/>
                <w:webHidden/>
              </w:rPr>
              <w:t>60</w:t>
            </w:r>
            <w:r>
              <w:rPr>
                <w:noProof/>
                <w:webHidden/>
              </w:rPr>
              <w:fldChar w:fldCharType="end"/>
            </w:r>
            <w:r w:rsidRPr="00B717E9">
              <w:rPr>
                <w:rStyle w:val="Hyperlink"/>
                <w:noProof/>
              </w:rPr>
              <w:fldChar w:fldCharType="end"/>
            </w:r>
          </w:ins>
        </w:p>
        <w:p w14:paraId="02CAECF4" w14:textId="1E927097" w:rsidR="00206FCC" w:rsidRDefault="00206FCC">
          <w:pPr>
            <w:pStyle w:val="TOC3"/>
            <w:rPr>
              <w:ins w:id="177" w:author="Matthew Nelson" w:date="2024-09-24T12:19:00Z" w16du:dateUtc="2024-09-24T11:19:00Z"/>
              <w:rFonts w:asciiTheme="minorHAnsi" w:eastAsiaTheme="minorEastAsia" w:hAnsiTheme="minorHAnsi" w:cstheme="minorBidi"/>
              <w:noProof/>
              <w:color w:val="auto"/>
              <w:kern w:val="2"/>
              <w:sz w:val="24"/>
              <w:szCs w:val="24"/>
              <w14:ligatures w14:val="standardContextual"/>
            </w:rPr>
          </w:pPr>
          <w:ins w:id="178" w:author="Matthew Nelson" w:date="2024-09-24T12:19:00Z" w16du:dateUtc="2024-09-24T11:19:00Z">
            <w:r w:rsidRPr="00B717E9">
              <w:rPr>
                <w:rStyle w:val="Hyperlink"/>
                <w:noProof/>
              </w:rPr>
              <w:fldChar w:fldCharType="begin"/>
            </w:r>
            <w:r w:rsidRPr="00B717E9">
              <w:rPr>
                <w:rStyle w:val="Hyperlink"/>
                <w:noProof/>
              </w:rPr>
              <w:instrText xml:space="preserve"> </w:instrText>
            </w:r>
            <w:r>
              <w:rPr>
                <w:noProof/>
              </w:rPr>
              <w:instrText>HYPERLINK \l "_Toc178072869"</w:instrText>
            </w:r>
            <w:r w:rsidRPr="00B717E9">
              <w:rPr>
                <w:rStyle w:val="Hyperlink"/>
                <w:noProof/>
              </w:rPr>
              <w:instrText xml:space="preserve"> </w:instrText>
            </w:r>
            <w:r w:rsidRPr="00B717E9">
              <w:rPr>
                <w:rStyle w:val="Hyperlink"/>
                <w:noProof/>
              </w:rPr>
            </w:r>
            <w:r w:rsidRPr="00B717E9">
              <w:rPr>
                <w:rStyle w:val="Hyperlink"/>
                <w:noProof/>
              </w:rPr>
              <w:fldChar w:fldCharType="separate"/>
            </w:r>
            <w:r w:rsidRPr="00B717E9">
              <w:rPr>
                <w:rStyle w:val="Hyperlink"/>
                <w:noProof/>
              </w:rPr>
              <w:t>7.6.3 Registration Event Component</w:t>
            </w:r>
            <w:r>
              <w:rPr>
                <w:noProof/>
                <w:webHidden/>
              </w:rPr>
              <w:tab/>
            </w:r>
            <w:r>
              <w:rPr>
                <w:noProof/>
                <w:webHidden/>
              </w:rPr>
              <w:fldChar w:fldCharType="begin"/>
            </w:r>
            <w:r>
              <w:rPr>
                <w:noProof/>
                <w:webHidden/>
              </w:rPr>
              <w:instrText xml:space="preserve"> PAGEREF _Toc178072869 \h </w:instrText>
            </w:r>
            <w:r>
              <w:rPr>
                <w:noProof/>
                <w:webHidden/>
              </w:rPr>
            </w:r>
          </w:ins>
          <w:r>
            <w:rPr>
              <w:noProof/>
              <w:webHidden/>
            </w:rPr>
            <w:fldChar w:fldCharType="separate"/>
          </w:r>
          <w:ins w:id="179" w:author="Matthew Nelson" w:date="2024-09-24T12:19:00Z" w16du:dateUtc="2024-09-24T11:19:00Z">
            <w:r>
              <w:rPr>
                <w:noProof/>
                <w:webHidden/>
              </w:rPr>
              <w:t>61</w:t>
            </w:r>
            <w:r>
              <w:rPr>
                <w:noProof/>
                <w:webHidden/>
              </w:rPr>
              <w:fldChar w:fldCharType="end"/>
            </w:r>
            <w:r w:rsidRPr="00B717E9">
              <w:rPr>
                <w:rStyle w:val="Hyperlink"/>
                <w:noProof/>
              </w:rPr>
              <w:fldChar w:fldCharType="end"/>
            </w:r>
          </w:ins>
        </w:p>
        <w:p w14:paraId="0B3034D9" w14:textId="3DF100F1" w:rsidR="00424E0C" w:rsidDel="00206FCC" w:rsidRDefault="00424E0C">
          <w:pPr>
            <w:pStyle w:val="TOC1"/>
            <w:rPr>
              <w:del w:id="180" w:author="Matthew Nelson" w:date="2024-09-24T12:19:00Z" w16du:dateUtc="2024-09-24T11:19:00Z"/>
              <w:rFonts w:asciiTheme="minorHAnsi" w:eastAsiaTheme="minorEastAsia" w:hAnsiTheme="minorHAnsi" w:cstheme="minorBidi"/>
              <w:b w:val="0"/>
              <w:noProof/>
              <w:color w:val="auto"/>
            </w:rPr>
          </w:pPr>
          <w:del w:id="181" w:author="Matthew Nelson" w:date="2024-09-24T12:19:00Z" w16du:dateUtc="2024-09-24T11:19:00Z">
            <w:r w:rsidRPr="00206FCC" w:rsidDel="00206FCC">
              <w:rPr>
                <w:noProof/>
                <w:rPrChange w:id="182" w:author="Matthew Nelson" w:date="2024-09-24T12:19:00Z" w16du:dateUtc="2024-09-24T11:19:00Z">
                  <w:rPr>
                    <w:rStyle w:val="Hyperlink"/>
                    <w:noProof/>
                  </w:rPr>
                </w:rPrChange>
              </w:rPr>
              <w:delText>1 Introduction</w:delText>
            </w:r>
            <w:r w:rsidDel="00206FCC">
              <w:rPr>
                <w:noProof/>
                <w:webHidden/>
              </w:rPr>
              <w:tab/>
              <w:delText>6</w:delText>
            </w:r>
          </w:del>
        </w:p>
        <w:p w14:paraId="53681903" w14:textId="367590ED" w:rsidR="00424E0C" w:rsidDel="00206FCC" w:rsidRDefault="00424E0C">
          <w:pPr>
            <w:pStyle w:val="TOC1"/>
            <w:rPr>
              <w:del w:id="183" w:author="Matthew Nelson" w:date="2024-09-24T12:19:00Z" w16du:dateUtc="2024-09-24T11:19:00Z"/>
              <w:rFonts w:asciiTheme="minorHAnsi" w:eastAsiaTheme="minorEastAsia" w:hAnsiTheme="minorHAnsi" w:cstheme="minorBidi"/>
              <w:b w:val="0"/>
              <w:noProof/>
              <w:color w:val="auto"/>
            </w:rPr>
          </w:pPr>
          <w:del w:id="184" w:author="Matthew Nelson" w:date="2024-09-24T12:19:00Z" w16du:dateUtc="2024-09-24T11:19:00Z">
            <w:r w:rsidRPr="00206FCC" w:rsidDel="00206FCC">
              <w:rPr>
                <w:noProof/>
                <w:rPrChange w:id="185" w:author="Matthew Nelson" w:date="2024-09-24T12:19:00Z" w16du:dateUtc="2024-09-24T11:19:00Z">
                  <w:rPr>
                    <w:rStyle w:val="Hyperlink"/>
                    <w:noProof/>
                  </w:rPr>
                </w:rPrChange>
              </w:rPr>
              <w:delText>2 Scope and Normative Status</w:delText>
            </w:r>
            <w:r w:rsidDel="00206FCC">
              <w:rPr>
                <w:noProof/>
                <w:webHidden/>
              </w:rPr>
              <w:tab/>
              <w:delText>8</w:delText>
            </w:r>
          </w:del>
        </w:p>
        <w:p w14:paraId="5B945A0F" w14:textId="3F9DAFFC" w:rsidR="00424E0C" w:rsidDel="00206FCC" w:rsidRDefault="00424E0C">
          <w:pPr>
            <w:pStyle w:val="TOC1"/>
            <w:rPr>
              <w:del w:id="186" w:author="Matthew Nelson" w:date="2024-09-24T12:19:00Z" w16du:dateUtc="2024-09-24T11:19:00Z"/>
              <w:rFonts w:asciiTheme="minorHAnsi" w:eastAsiaTheme="minorEastAsia" w:hAnsiTheme="minorHAnsi" w:cstheme="minorBidi"/>
              <w:b w:val="0"/>
              <w:noProof/>
              <w:color w:val="auto"/>
            </w:rPr>
          </w:pPr>
          <w:del w:id="187" w:author="Matthew Nelson" w:date="2024-09-24T12:19:00Z" w16du:dateUtc="2024-09-24T11:19:00Z">
            <w:r w:rsidRPr="00206FCC" w:rsidDel="00206FCC">
              <w:rPr>
                <w:noProof/>
                <w:rPrChange w:id="188" w:author="Matthew Nelson" w:date="2024-09-24T12:19:00Z" w16du:dateUtc="2024-09-24T11:19:00Z">
                  <w:rPr>
                    <w:rStyle w:val="Hyperlink"/>
                    <w:noProof/>
                  </w:rPr>
                </w:rPrChange>
              </w:rPr>
              <w:delText>3 Scope of the SDMX Registry/Repository</w:delText>
            </w:r>
            <w:r w:rsidDel="00206FCC">
              <w:rPr>
                <w:noProof/>
                <w:webHidden/>
              </w:rPr>
              <w:tab/>
              <w:delText>9</w:delText>
            </w:r>
          </w:del>
        </w:p>
        <w:p w14:paraId="654FE6B6" w14:textId="36F5342C" w:rsidR="00424E0C" w:rsidDel="00206FCC" w:rsidRDefault="00424E0C">
          <w:pPr>
            <w:pStyle w:val="TOC2"/>
            <w:rPr>
              <w:del w:id="189" w:author="Matthew Nelson" w:date="2024-09-24T12:19:00Z" w16du:dateUtc="2024-09-24T11:19:00Z"/>
              <w:rFonts w:asciiTheme="minorHAnsi" w:eastAsiaTheme="minorEastAsia" w:hAnsiTheme="minorHAnsi" w:cstheme="minorBidi"/>
              <w:noProof/>
              <w:color w:val="auto"/>
            </w:rPr>
          </w:pPr>
          <w:del w:id="190" w:author="Matthew Nelson" w:date="2024-09-24T12:19:00Z" w16du:dateUtc="2024-09-24T11:19:00Z">
            <w:r w:rsidRPr="00206FCC" w:rsidDel="00206FCC">
              <w:rPr>
                <w:noProof/>
                <w:rPrChange w:id="191" w:author="Matthew Nelson" w:date="2024-09-24T12:19:00Z" w16du:dateUtc="2024-09-24T11:19:00Z">
                  <w:rPr>
                    <w:rStyle w:val="Hyperlink"/>
                    <w:noProof/>
                  </w:rPr>
                </w:rPrChange>
              </w:rPr>
              <w:delText>3.1 Objective</w:delText>
            </w:r>
            <w:r w:rsidDel="00206FCC">
              <w:rPr>
                <w:noProof/>
                <w:webHidden/>
              </w:rPr>
              <w:tab/>
              <w:delText>9</w:delText>
            </w:r>
          </w:del>
        </w:p>
        <w:p w14:paraId="4552B839" w14:textId="0C404224" w:rsidR="00424E0C" w:rsidDel="00206FCC" w:rsidRDefault="00424E0C">
          <w:pPr>
            <w:pStyle w:val="TOC2"/>
            <w:rPr>
              <w:del w:id="192" w:author="Matthew Nelson" w:date="2024-09-24T12:19:00Z" w16du:dateUtc="2024-09-24T11:19:00Z"/>
              <w:rFonts w:asciiTheme="minorHAnsi" w:eastAsiaTheme="minorEastAsia" w:hAnsiTheme="minorHAnsi" w:cstheme="minorBidi"/>
              <w:noProof/>
              <w:color w:val="auto"/>
            </w:rPr>
          </w:pPr>
          <w:del w:id="193" w:author="Matthew Nelson" w:date="2024-09-24T12:19:00Z" w16du:dateUtc="2024-09-24T11:19:00Z">
            <w:r w:rsidRPr="00206FCC" w:rsidDel="00206FCC">
              <w:rPr>
                <w:noProof/>
                <w:rPrChange w:id="194" w:author="Matthew Nelson" w:date="2024-09-24T12:19:00Z" w16du:dateUtc="2024-09-24T11:19:00Z">
                  <w:rPr>
                    <w:rStyle w:val="Hyperlink"/>
                    <w:noProof/>
                  </w:rPr>
                </w:rPrChange>
              </w:rPr>
              <w:delText>3.2 Structural Metadata</w:delText>
            </w:r>
            <w:r w:rsidDel="00206FCC">
              <w:rPr>
                <w:noProof/>
                <w:webHidden/>
              </w:rPr>
              <w:tab/>
              <w:delText>9</w:delText>
            </w:r>
          </w:del>
        </w:p>
        <w:p w14:paraId="11722FF6" w14:textId="212B156B" w:rsidR="00424E0C" w:rsidDel="00206FCC" w:rsidRDefault="00424E0C">
          <w:pPr>
            <w:pStyle w:val="TOC2"/>
            <w:rPr>
              <w:del w:id="195" w:author="Matthew Nelson" w:date="2024-09-24T12:19:00Z" w16du:dateUtc="2024-09-24T11:19:00Z"/>
              <w:rFonts w:asciiTheme="minorHAnsi" w:eastAsiaTheme="minorEastAsia" w:hAnsiTheme="minorHAnsi" w:cstheme="minorBidi"/>
              <w:noProof/>
              <w:color w:val="auto"/>
            </w:rPr>
          </w:pPr>
          <w:del w:id="196" w:author="Matthew Nelson" w:date="2024-09-24T12:19:00Z" w16du:dateUtc="2024-09-24T11:19:00Z">
            <w:r w:rsidRPr="00206FCC" w:rsidDel="00206FCC">
              <w:rPr>
                <w:noProof/>
                <w:rPrChange w:id="197" w:author="Matthew Nelson" w:date="2024-09-24T12:19:00Z" w16du:dateUtc="2024-09-24T11:19:00Z">
                  <w:rPr>
                    <w:rStyle w:val="Hyperlink"/>
                    <w:noProof/>
                  </w:rPr>
                </w:rPrChange>
              </w:rPr>
              <w:delText>3.3 Registration</w:delText>
            </w:r>
            <w:r w:rsidDel="00206FCC">
              <w:rPr>
                <w:noProof/>
                <w:webHidden/>
              </w:rPr>
              <w:tab/>
              <w:delText>11</w:delText>
            </w:r>
          </w:del>
        </w:p>
        <w:p w14:paraId="64A6AE42" w14:textId="31EB8775" w:rsidR="00424E0C" w:rsidDel="00206FCC" w:rsidRDefault="00424E0C">
          <w:pPr>
            <w:pStyle w:val="TOC2"/>
            <w:rPr>
              <w:del w:id="198" w:author="Matthew Nelson" w:date="2024-09-24T12:19:00Z" w16du:dateUtc="2024-09-24T11:19:00Z"/>
              <w:rFonts w:asciiTheme="minorHAnsi" w:eastAsiaTheme="minorEastAsia" w:hAnsiTheme="minorHAnsi" w:cstheme="minorBidi"/>
              <w:noProof/>
              <w:color w:val="auto"/>
            </w:rPr>
          </w:pPr>
          <w:del w:id="199" w:author="Matthew Nelson" w:date="2024-09-24T12:19:00Z" w16du:dateUtc="2024-09-24T11:19:00Z">
            <w:r w:rsidRPr="00206FCC" w:rsidDel="00206FCC">
              <w:rPr>
                <w:noProof/>
                <w:rPrChange w:id="200" w:author="Matthew Nelson" w:date="2024-09-24T12:19:00Z" w16du:dateUtc="2024-09-24T11:19:00Z">
                  <w:rPr>
                    <w:rStyle w:val="Hyperlink"/>
                    <w:noProof/>
                  </w:rPr>
                </w:rPrChange>
              </w:rPr>
              <w:delText>3.4 Notification</w:delText>
            </w:r>
            <w:r w:rsidDel="00206FCC">
              <w:rPr>
                <w:noProof/>
                <w:webHidden/>
              </w:rPr>
              <w:tab/>
              <w:delText>11</w:delText>
            </w:r>
          </w:del>
        </w:p>
        <w:p w14:paraId="6977F529" w14:textId="619CAC04" w:rsidR="00424E0C" w:rsidDel="00206FCC" w:rsidRDefault="00424E0C">
          <w:pPr>
            <w:pStyle w:val="TOC2"/>
            <w:rPr>
              <w:del w:id="201" w:author="Matthew Nelson" w:date="2024-09-24T12:19:00Z" w16du:dateUtc="2024-09-24T11:19:00Z"/>
              <w:rFonts w:asciiTheme="minorHAnsi" w:eastAsiaTheme="minorEastAsia" w:hAnsiTheme="minorHAnsi" w:cstheme="minorBidi"/>
              <w:noProof/>
              <w:color w:val="auto"/>
            </w:rPr>
          </w:pPr>
          <w:del w:id="202" w:author="Matthew Nelson" w:date="2024-09-24T12:19:00Z" w16du:dateUtc="2024-09-24T11:19:00Z">
            <w:r w:rsidRPr="00206FCC" w:rsidDel="00206FCC">
              <w:rPr>
                <w:noProof/>
                <w:rPrChange w:id="203" w:author="Matthew Nelson" w:date="2024-09-24T12:19:00Z" w16du:dateUtc="2024-09-24T11:19:00Z">
                  <w:rPr>
                    <w:rStyle w:val="Hyperlink"/>
                    <w:noProof/>
                  </w:rPr>
                </w:rPrChange>
              </w:rPr>
              <w:delText>3.5 Discovery</w:delText>
            </w:r>
            <w:r w:rsidDel="00206FCC">
              <w:rPr>
                <w:noProof/>
                <w:webHidden/>
              </w:rPr>
              <w:tab/>
              <w:delText>12</w:delText>
            </w:r>
          </w:del>
        </w:p>
        <w:p w14:paraId="3A052845" w14:textId="628B7B2F" w:rsidR="00424E0C" w:rsidDel="00206FCC" w:rsidRDefault="00424E0C">
          <w:pPr>
            <w:pStyle w:val="TOC1"/>
            <w:rPr>
              <w:del w:id="204" w:author="Matthew Nelson" w:date="2024-09-24T12:19:00Z" w16du:dateUtc="2024-09-24T11:19:00Z"/>
              <w:rFonts w:asciiTheme="minorHAnsi" w:eastAsiaTheme="minorEastAsia" w:hAnsiTheme="minorHAnsi" w:cstheme="minorBidi"/>
              <w:b w:val="0"/>
              <w:noProof/>
              <w:color w:val="auto"/>
            </w:rPr>
          </w:pPr>
          <w:del w:id="205" w:author="Matthew Nelson" w:date="2024-09-24T12:19:00Z" w16du:dateUtc="2024-09-24T11:19:00Z">
            <w:r w:rsidRPr="00206FCC" w:rsidDel="00206FCC">
              <w:rPr>
                <w:noProof/>
                <w:rPrChange w:id="206" w:author="Matthew Nelson" w:date="2024-09-24T12:19:00Z" w16du:dateUtc="2024-09-24T11:19:00Z">
                  <w:rPr>
                    <w:rStyle w:val="Hyperlink"/>
                    <w:noProof/>
                  </w:rPr>
                </w:rPrChange>
              </w:rPr>
              <w:delText>4 SDMX Registry/Repository Architecture</w:delText>
            </w:r>
            <w:r w:rsidDel="00206FCC">
              <w:rPr>
                <w:noProof/>
                <w:webHidden/>
              </w:rPr>
              <w:tab/>
              <w:delText>13</w:delText>
            </w:r>
          </w:del>
        </w:p>
        <w:p w14:paraId="72E6BB00" w14:textId="3046464A" w:rsidR="00424E0C" w:rsidDel="00206FCC" w:rsidRDefault="00424E0C">
          <w:pPr>
            <w:pStyle w:val="TOC2"/>
            <w:rPr>
              <w:del w:id="207" w:author="Matthew Nelson" w:date="2024-09-24T12:19:00Z" w16du:dateUtc="2024-09-24T11:19:00Z"/>
              <w:rFonts w:asciiTheme="minorHAnsi" w:eastAsiaTheme="minorEastAsia" w:hAnsiTheme="minorHAnsi" w:cstheme="minorBidi"/>
              <w:noProof/>
              <w:color w:val="auto"/>
            </w:rPr>
          </w:pPr>
          <w:del w:id="208" w:author="Matthew Nelson" w:date="2024-09-24T12:19:00Z" w16du:dateUtc="2024-09-24T11:19:00Z">
            <w:r w:rsidRPr="00206FCC" w:rsidDel="00206FCC">
              <w:rPr>
                <w:noProof/>
                <w:rPrChange w:id="209" w:author="Matthew Nelson" w:date="2024-09-24T12:19:00Z" w16du:dateUtc="2024-09-24T11:19:00Z">
                  <w:rPr>
                    <w:rStyle w:val="Hyperlink"/>
                    <w:noProof/>
                  </w:rPr>
                </w:rPrChange>
              </w:rPr>
              <w:delText>4.1 Architectural Schematic</w:delText>
            </w:r>
            <w:r w:rsidDel="00206FCC">
              <w:rPr>
                <w:noProof/>
                <w:webHidden/>
              </w:rPr>
              <w:tab/>
              <w:delText>13</w:delText>
            </w:r>
          </w:del>
        </w:p>
        <w:p w14:paraId="18A0EA56" w14:textId="57A4C10B" w:rsidR="00424E0C" w:rsidDel="00206FCC" w:rsidRDefault="00424E0C">
          <w:pPr>
            <w:pStyle w:val="TOC2"/>
            <w:rPr>
              <w:del w:id="210" w:author="Matthew Nelson" w:date="2024-09-24T12:19:00Z" w16du:dateUtc="2024-09-24T11:19:00Z"/>
              <w:rFonts w:asciiTheme="minorHAnsi" w:eastAsiaTheme="minorEastAsia" w:hAnsiTheme="minorHAnsi" w:cstheme="minorBidi"/>
              <w:noProof/>
              <w:color w:val="auto"/>
            </w:rPr>
          </w:pPr>
          <w:del w:id="211" w:author="Matthew Nelson" w:date="2024-09-24T12:19:00Z" w16du:dateUtc="2024-09-24T11:19:00Z">
            <w:r w:rsidRPr="00206FCC" w:rsidDel="00206FCC">
              <w:rPr>
                <w:noProof/>
                <w:rPrChange w:id="212" w:author="Matthew Nelson" w:date="2024-09-24T12:19:00Z" w16du:dateUtc="2024-09-24T11:19:00Z">
                  <w:rPr>
                    <w:rStyle w:val="Hyperlink"/>
                    <w:noProof/>
                  </w:rPr>
                </w:rPrChange>
              </w:rPr>
              <w:delText>4.2 Structural Metadata Repository</w:delText>
            </w:r>
            <w:r w:rsidDel="00206FCC">
              <w:rPr>
                <w:noProof/>
                <w:webHidden/>
              </w:rPr>
              <w:tab/>
              <w:delText>13</w:delText>
            </w:r>
          </w:del>
        </w:p>
        <w:p w14:paraId="704A981E" w14:textId="48C33C36" w:rsidR="00424E0C" w:rsidDel="00206FCC" w:rsidRDefault="00424E0C">
          <w:pPr>
            <w:pStyle w:val="TOC2"/>
            <w:rPr>
              <w:del w:id="213" w:author="Matthew Nelson" w:date="2024-09-24T12:19:00Z" w16du:dateUtc="2024-09-24T11:19:00Z"/>
              <w:rFonts w:asciiTheme="minorHAnsi" w:eastAsiaTheme="minorEastAsia" w:hAnsiTheme="minorHAnsi" w:cstheme="minorBidi"/>
              <w:noProof/>
              <w:color w:val="auto"/>
            </w:rPr>
          </w:pPr>
          <w:del w:id="214" w:author="Matthew Nelson" w:date="2024-09-24T12:19:00Z" w16du:dateUtc="2024-09-24T11:19:00Z">
            <w:r w:rsidRPr="00206FCC" w:rsidDel="00206FCC">
              <w:rPr>
                <w:noProof/>
                <w:rPrChange w:id="215" w:author="Matthew Nelson" w:date="2024-09-24T12:19:00Z" w16du:dateUtc="2024-09-24T11:19:00Z">
                  <w:rPr>
                    <w:rStyle w:val="Hyperlink"/>
                    <w:noProof/>
                  </w:rPr>
                </w:rPrChange>
              </w:rPr>
              <w:delText>4.3 Provisioning Metadata Repository</w:delText>
            </w:r>
            <w:r w:rsidDel="00206FCC">
              <w:rPr>
                <w:noProof/>
                <w:webHidden/>
              </w:rPr>
              <w:tab/>
              <w:delText>14</w:delText>
            </w:r>
          </w:del>
        </w:p>
        <w:p w14:paraId="78BA9D8C" w14:textId="399BD0FC" w:rsidR="00424E0C" w:rsidDel="00206FCC" w:rsidRDefault="00424E0C">
          <w:pPr>
            <w:pStyle w:val="TOC1"/>
            <w:rPr>
              <w:del w:id="216" w:author="Matthew Nelson" w:date="2024-09-24T12:19:00Z" w16du:dateUtc="2024-09-24T11:19:00Z"/>
              <w:rFonts w:asciiTheme="minorHAnsi" w:eastAsiaTheme="minorEastAsia" w:hAnsiTheme="minorHAnsi" w:cstheme="minorBidi"/>
              <w:b w:val="0"/>
              <w:noProof/>
              <w:color w:val="auto"/>
            </w:rPr>
          </w:pPr>
          <w:del w:id="217" w:author="Matthew Nelson" w:date="2024-09-24T12:19:00Z" w16du:dateUtc="2024-09-24T11:19:00Z">
            <w:r w:rsidRPr="00206FCC" w:rsidDel="00206FCC">
              <w:rPr>
                <w:noProof/>
                <w:rPrChange w:id="218" w:author="Matthew Nelson" w:date="2024-09-24T12:19:00Z" w16du:dateUtc="2024-09-24T11:19:00Z">
                  <w:rPr>
                    <w:rStyle w:val="Hyperlink"/>
                    <w:noProof/>
                  </w:rPr>
                </w:rPrChange>
              </w:rPr>
              <w:delText>5 Registry Interfaces and Services</w:delText>
            </w:r>
            <w:r w:rsidDel="00206FCC">
              <w:rPr>
                <w:noProof/>
                <w:webHidden/>
              </w:rPr>
              <w:tab/>
              <w:delText>15</w:delText>
            </w:r>
          </w:del>
        </w:p>
        <w:p w14:paraId="2A3AFE5E" w14:textId="1F0FDE24" w:rsidR="00424E0C" w:rsidDel="00206FCC" w:rsidRDefault="00424E0C">
          <w:pPr>
            <w:pStyle w:val="TOC2"/>
            <w:rPr>
              <w:del w:id="219" w:author="Matthew Nelson" w:date="2024-09-24T12:19:00Z" w16du:dateUtc="2024-09-24T11:19:00Z"/>
              <w:rFonts w:asciiTheme="minorHAnsi" w:eastAsiaTheme="minorEastAsia" w:hAnsiTheme="minorHAnsi" w:cstheme="minorBidi"/>
              <w:noProof/>
              <w:color w:val="auto"/>
            </w:rPr>
          </w:pPr>
          <w:del w:id="220" w:author="Matthew Nelson" w:date="2024-09-24T12:19:00Z" w16du:dateUtc="2024-09-24T11:19:00Z">
            <w:r w:rsidRPr="00206FCC" w:rsidDel="00206FCC">
              <w:rPr>
                <w:noProof/>
                <w:rPrChange w:id="221" w:author="Matthew Nelson" w:date="2024-09-24T12:19:00Z" w16du:dateUtc="2024-09-24T11:19:00Z">
                  <w:rPr>
                    <w:rStyle w:val="Hyperlink"/>
                    <w:noProof/>
                  </w:rPr>
                </w:rPrChange>
              </w:rPr>
              <w:delText>5.1 Registry Interfaces</w:delText>
            </w:r>
            <w:r w:rsidDel="00206FCC">
              <w:rPr>
                <w:noProof/>
                <w:webHidden/>
              </w:rPr>
              <w:tab/>
              <w:delText>15</w:delText>
            </w:r>
          </w:del>
        </w:p>
        <w:p w14:paraId="343D3564" w14:textId="013DA154" w:rsidR="00424E0C" w:rsidDel="00206FCC" w:rsidRDefault="00424E0C">
          <w:pPr>
            <w:pStyle w:val="TOC2"/>
            <w:rPr>
              <w:del w:id="222" w:author="Matthew Nelson" w:date="2024-09-24T12:19:00Z" w16du:dateUtc="2024-09-24T11:19:00Z"/>
              <w:rFonts w:asciiTheme="minorHAnsi" w:eastAsiaTheme="minorEastAsia" w:hAnsiTheme="minorHAnsi" w:cstheme="minorBidi"/>
              <w:noProof/>
              <w:color w:val="auto"/>
            </w:rPr>
          </w:pPr>
          <w:del w:id="223" w:author="Matthew Nelson" w:date="2024-09-24T12:19:00Z" w16du:dateUtc="2024-09-24T11:19:00Z">
            <w:r w:rsidRPr="00206FCC" w:rsidDel="00206FCC">
              <w:rPr>
                <w:noProof/>
                <w:rPrChange w:id="224" w:author="Matthew Nelson" w:date="2024-09-24T12:19:00Z" w16du:dateUtc="2024-09-24T11:19:00Z">
                  <w:rPr>
                    <w:rStyle w:val="Hyperlink"/>
                    <w:noProof/>
                  </w:rPr>
                </w:rPrChange>
              </w:rPr>
              <w:delText>5.2 Registry Services</w:delText>
            </w:r>
            <w:r w:rsidDel="00206FCC">
              <w:rPr>
                <w:noProof/>
                <w:webHidden/>
              </w:rPr>
              <w:tab/>
              <w:delText>15</w:delText>
            </w:r>
          </w:del>
        </w:p>
        <w:p w14:paraId="2B35FD9E" w14:textId="221BB693" w:rsidR="00424E0C" w:rsidDel="00206FCC" w:rsidRDefault="00424E0C">
          <w:pPr>
            <w:pStyle w:val="TOC3"/>
            <w:rPr>
              <w:del w:id="225" w:author="Matthew Nelson" w:date="2024-09-24T12:19:00Z" w16du:dateUtc="2024-09-24T11:19:00Z"/>
              <w:rFonts w:asciiTheme="minorHAnsi" w:eastAsiaTheme="minorEastAsia" w:hAnsiTheme="minorHAnsi" w:cstheme="minorBidi"/>
              <w:noProof/>
              <w:color w:val="auto"/>
            </w:rPr>
          </w:pPr>
          <w:del w:id="226" w:author="Matthew Nelson" w:date="2024-09-24T12:19:00Z" w16du:dateUtc="2024-09-24T11:19:00Z">
            <w:r w:rsidRPr="00206FCC" w:rsidDel="00206FCC">
              <w:rPr>
                <w:noProof/>
                <w:rPrChange w:id="227" w:author="Matthew Nelson" w:date="2024-09-24T12:19:00Z" w16du:dateUtc="2024-09-24T11:19:00Z">
                  <w:rPr>
                    <w:rStyle w:val="Hyperlink"/>
                    <w:noProof/>
                  </w:rPr>
                </w:rPrChange>
              </w:rPr>
              <w:delText>5.2.1 Introduction</w:delText>
            </w:r>
            <w:r w:rsidDel="00206FCC">
              <w:rPr>
                <w:noProof/>
                <w:webHidden/>
              </w:rPr>
              <w:tab/>
              <w:delText>15</w:delText>
            </w:r>
          </w:del>
        </w:p>
        <w:p w14:paraId="514F6A64" w14:textId="01F81DAB" w:rsidR="00424E0C" w:rsidDel="00206FCC" w:rsidRDefault="00424E0C">
          <w:pPr>
            <w:pStyle w:val="TOC3"/>
            <w:rPr>
              <w:del w:id="228" w:author="Matthew Nelson" w:date="2024-09-24T12:19:00Z" w16du:dateUtc="2024-09-24T11:19:00Z"/>
              <w:rFonts w:asciiTheme="minorHAnsi" w:eastAsiaTheme="minorEastAsia" w:hAnsiTheme="minorHAnsi" w:cstheme="minorBidi"/>
              <w:noProof/>
              <w:color w:val="auto"/>
            </w:rPr>
          </w:pPr>
          <w:del w:id="229" w:author="Matthew Nelson" w:date="2024-09-24T12:19:00Z" w16du:dateUtc="2024-09-24T11:19:00Z">
            <w:r w:rsidRPr="00206FCC" w:rsidDel="00206FCC">
              <w:rPr>
                <w:noProof/>
                <w:rPrChange w:id="230" w:author="Matthew Nelson" w:date="2024-09-24T12:19:00Z" w16du:dateUtc="2024-09-24T11:19:00Z">
                  <w:rPr>
                    <w:rStyle w:val="Hyperlink"/>
                    <w:noProof/>
                  </w:rPr>
                </w:rPrChange>
              </w:rPr>
              <w:delText>5.2.2 Structure Submission Service</w:delText>
            </w:r>
            <w:r w:rsidDel="00206FCC">
              <w:rPr>
                <w:noProof/>
                <w:webHidden/>
              </w:rPr>
              <w:tab/>
              <w:delText>16</w:delText>
            </w:r>
          </w:del>
        </w:p>
        <w:p w14:paraId="6EB16FEB" w14:textId="5FB33DBD" w:rsidR="00424E0C" w:rsidDel="00206FCC" w:rsidRDefault="00424E0C">
          <w:pPr>
            <w:pStyle w:val="TOC3"/>
            <w:rPr>
              <w:del w:id="231" w:author="Matthew Nelson" w:date="2024-09-24T12:19:00Z" w16du:dateUtc="2024-09-24T11:19:00Z"/>
              <w:rFonts w:asciiTheme="minorHAnsi" w:eastAsiaTheme="minorEastAsia" w:hAnsiTheme="minorHAnsi" w:cstheme="minorBidi"/>
              <w:noProof/>
              <w:color w:val="auto"/>
            </w:rPr>
          </w:pPr>
          <w:del w:id="232" w:author="Matthew Nelson" w:date="2024-09-24T12:19:00Z" w16du:dateUtc="2024-09-24T11:19:00Z">
            <w:r w:rsidRPr="00206FCC" w:rsidDel="00206FCC">
              <w:rPr>
                <w:noProof/>
                <w:rPrChange w:id="233" w:author="Matthew Nelson" w:date="2024-09-24T12:19:00Z" w16du:dateUtc="2024-09-24T11:19:00Z">
                  <w:rPr>
                    <w:rStyle w:val="Hyperlink"/>
                    <w:noProof/>
                  </w:rPr>
                </w:rPrChange>
              </w:rPr>
              <w:delText>5.2.3 Structure Query Service</w:delText>
            </w:r>
            <w:r w:rsidDel="00206FCC">
              <w:rPr>
                <w:noProof/>
                <w:webHidden/>
              </w:rPr>
              <w:tab/>
              <w:delText>16</w:delText>
            </w:r>
          </w:del>
        </w:p>
        <w:p w14:paraId="281F724C" w14:textId="696C3399" w:rsidR="00424E0C" w:rsidDel="00206FCC" w:rsidRDefault="00424E0C">
          <w:pPr>
            <w:pStyle w:val="TOC3"/>
            <w:rPr>
              <w:del w:id="234" w:author="Matthew Nelson" w:date="2024-09-24T12:19:00Z" w16du:dateUtc="2024-09-24T11:19:00Z"/>
              <w:rFonts w:asciiTheme="minorHAnsi" w:eastAsiaTheme="minorEastAsia" w:hAnsiTheme="minorHAnsi" w:cstheme="minorBidi"/>
              <w:noProof/>
              <w:color w:val="auto"/>
            </w:rPr>
          </w:pPr>
          <w:del w:id="235" w:author="Matthew Nelson" w:date="2024-09-24T12:19:00Z" w16du:dateUtc="2024-09-24T11:19:00Z">
            <w:r w:rsidRPr="00206FCC" w:rsidDel="00206FCC">
              <w:rPr>
                <w:noProof/>
                <w:rPrChange w:id="236" w:author="Matthew Nelson" w:date="2024-09-24T12:19:00Z" w16du:dateUtc="2024-09-24T11:19:00Z">
                  <w:rPr>
                    <w:rStyle w:val="Hyperlink"/>
                    <w:noProof/>
                  </w:rPr>
                </w:rPrChange>
              </w:rPr>
              <w:delText>5.2.4 Data and Reference Metadata Registration Service</w:delText>
            </w:r>
            <w:r w:rsidDel="00206FCC">
              <w:rPr>
                <w:noProof/>
                <w:webHidden/>
              </w:rPr>
              <w:tab/>
              <w:delText>17</w:delText>
            </w:r>
          </w:del>
        </w:p>
        <w:p w14:paraId="5970A50D" w14:textId="0026047C" w:rsidR="00424E0C" w:rsidDel="00206FCC" w:rsidRDefault="00424E0C">
          <w:pPr>
            <w:pStyle w:val="TOC3"/>
            <w:rPr>
              <w:del w:id="237" w:author="Matthew Nelson" w:date="2024-09-24T12:19:00Z" w16du:dateUtc="2024-09-24T11:19:00Z"/>
              <w:rFonts w:asciiTheme="minorHAnsi" w:eastAsiaTheme="minorEastAsia" w:hAnsiTheme="minorHAnsi" w:cstheme="minorBidi"/>
              <w:noProof/>
              <w:color w:val="auto"/>
            </w:rPr>
          </w:pPr>
          <w:del w:id="238" w:author="Matthew Nelson" w:date="2024-09-24T12:19:00Z" w16du:dateUtc="2024-09-24T11:19:00Z">
            <w:r w:rsidRPr="00206FCC" w:rsidDel="00206FCC">
              <w:rPr>
                <w:noProof/>
                <w:rPrChange w:id="239" w:author="Matthew Nelson" w:date="2024-09-24T12:19:00Z" w16du:dateUtc="2024-09-24T11:19:00Z">
                  <w:rPr>
                    <w:rStyle w:val="Hyperlink"/>
                    <w:noProof/>
                  </w:rPr>
                </w:rPrChange>
              </w:rPr>
              <w:delText>5.2.5 Data and Reference Metadata Discovery</w:delText>
            </w:r>
            <w:r w:rsidDel="00206FCC">
              <w:rPr>
                <w:noProof/>
                <w:webHidden/>
              </w:rPr>
              <w:tab/>
              <w:delText>19</w:delText>
            </w:r>
          </w:del>
        </w:p>
        <w:p w14:paraId="5178BC96" w14:textId="31BB5556" w:rsidR="00424E0C" w:rsidDel="00206FCC" w:rsidRDefault="00424E0C">
          <w:pPr>
            <w:pStyle w:val="TOC3"/>
            <w:rPr>
              <w:del w:id="240" w:author="Matthew Nelson" w:date="2024-09-24T12:19:00Z" w16du:dateUtc="2024-09-24T11:19:00Z"/>
              <w:rFonts w:asciiTheme="minorHAnsi" w:eastAsiaTheme="minorEastAsia" w:hAnsiTheme="minorHAnsi" w:cstheme="minorBidi"/>
              <w:noProof/>
              <w:color w:val="auto"/>
            </w:rPr>
          </w:pPr>
          <w:del w:id="241" w:author="Matthew Nelson" w:date="2024-09-24T12:19:00Z" w16du:dateUtc="2024-09-24T11:19:00Z">
            <w:r w:rsidRPr="00206FCC" w:rsidDel="00206FCC">
              <w:rPr>
                <w:noProof/>
                <w:rPrChange w:id="242" w:author="Matthew Nelson" w:date="2024-09-24T12:19:00Z" w16du:dateUtc="2024-09-24T11:19:00Z">
                  <w:rPr>
                    <w:rStyle w:val="Hyperlink"/>
                    <w:noProof/>
                  </w:rPr>
                </w:rPrChange>
              </w:rPr>
              <w:delText>5.2.6 Subscription and Notification</w:delText>
            </w:r>
            <w:r w:rsidDel="00206FCC">
              <w:rPr>
                <w:noProof/>
                <w:webHidden/>
              </w:rPr>
              <w:tab/>
              <w:delText>19</w:delText>
            </w:r>
          </w:del>
        </w:p>
        <w:p w14:paraId="1FE7B0AB" w14:textId="2912D52C" w:rsidR="00424E0C" w:rsidDel="00206FCC" w:rsidRDefault="00424E0C">
          <w:pPr>
            <w:pStyle w:val="TOC3"/>
            <w:rPr>
              <w:del w:id="243" w:author="Matthew Nelson" w:date="2024-09-24T12:19:00Z" w16du:dateUtc="2024-09-24T11:19:00Z"/>
              <w:rFonts w:asciiTheme="minorHAnsi" w:eastAsiaTheme="minorEastAsia" w:hAnsiTheme="minorHAnsi" w:cstheme="minorBidi"/>
              <w:noProof/>
              <w:color w:val="auto"/>
            </w:rPr>
          </w:pPr>
          <w:del w:id="244" w:author="Matthew Nelson" w:date="2024-09-24T12:19:00Z" w16du:dateUtc="2024-09-24T11:19:00Z">
            <w:r w:rsidRPr="00206FCC" w:rsidDel="00206FCC">
              <w:rPr>
                <w:noProof/>
                <w:rPrChange w:id="245" w:author="Matthew Nelson" w:date="2024-09-24T12:19:00Z" w16du:dateUtc="2024-09-24T11:19:00Z">
                  <w:rPr>
                    <w:rStyle w:val="Hyperlink"/>
                    <w:noProof/>
                  </w:rPr>
                </w:rPrChange>
              </w:rPr>
              <w:delText>5.2.7 Registry Behaviour</w:delText>
            </w:r>
            <w:r w:rsidDel="00206FCC">
              <w:rPr>
                <w:noProof/>
                <w:webHidden/>
              </w:rPr>
              <w:tab/>
              <w:delText>20</w:delText>
            </w:r>
          </w:del>
        </w:p>
        <w:p w14:paraId="1671525C" w14:textId="1405D0CC" w:rsidR="00424E0C" w:rsidDel="00206FCC" w:rsidRDefault="00424E0C">
          <w:pPr>
            <w:pStyle w:val="TOC1"/>
            <w:rPr>
              <w:del w:id="246" w:author="Matthew Nelson" w:date="2024-09-24T12:19:00Z" w16du:dateUtc="2024-09-24T11:19:00Z"/>
              <w:rFonts w:asciiTheme="minorHAnsi" w:eastAsiaTheme="minorEastAsia" w:hAnsiTheme="minorHAnsi" w:cstheme="minorBidi"/>
              <w:b w:val="0"/>
              <w:noProof/>
              <w:color w:val="auto"/>
            </w:rPr>
          </w:pPr>
          <w:del w:id="247" w:author="Matthew Nelson" w:date="2024-09-24T12:19:00Z" w16du:dateUtc="2024-09-24T11:19:00Z">
            <w:r w:rsidRPr="00206FCC" w:rsidDel="00206FCC">
              <w:rPr>
                <w:noProof/>
                <w:rPrChange w:id="248" w:author="Matthew Nelson" w:date="2024-09-24T12:19:00Z" w16du:dateUtc="2024-09-24T11:19:00Z">
                  <w:rPr>
                    <w:rStyle w:val="Hyperlink"/>
                    <w:noProof/>
                  </w:rPr>
                </w:rPrChange>
              </w:rPr>
              <w:delText>6 Identification of SDMX Objects</w:delText>
            </w:r>
            <w:r w:rsidDel="00206FCC">
              <w:rPr>
                <w:noProof/>
                <w:webHidden/>
              </w:rPr>
              <w:tab/>
              <w:delText>22</w:delText>
            </w:r>
          </w:del>
        </w:p>
        <w:p w14:paraId="14715CC8" w14:textId="2EE329A3" w:rsidR="00424E0C" w:rsidDel="00206FCC" w:rsidRDefault="00424E0C">
          <w:pPr>
            <w:pStyle w:val="TOC2"/>
            <w:rPr>
              <w:del w:id="249" w:author="Matthew Nelson" w:date="2024-09-24T12:19:00Z" w16du:dateUtc="2024-09-24T11:19:00Z"/>
              <w:rFonts w:asciiTheme="minorHAnsi" w:eastAsiaTheme="minorEastAsia" w:hAnsiTheme="minorHAnsi" w:cstheme="minorBidi"/>
              <w:noProof/>
              <w:color w:val="auto"/>
            </w:rPr>
          </w:pPr>
          <w:del w:id="250" w:author="Matthew Nelson" w:date="2024-09-24T12:19:00Z" w16du:dateUtc="2024-09-24T11:19:00Z">
            <w:r w:rsidRPr="00206FCC" w:rsidDel="00206FCC">
              <w:rPr>
                <w:noProof/>
                <w:rPrChange w:id="251" w:author="Matthew Nelson" w:date="2024-09-24T12:19:00Z" w16du:dateUtc="2024-09-24T11:19:00Z">
                  <w:rPr>
                    <w:rStyle w:val="Hyperlink"/>
                    <w:noProof/>
                  </w:rPr>
                </w:rPrChange>
              </w:rPr>
              <w:delText>6.1 Identification, Versioning, and Maintenance</w:delText>
            </w:r>
            <w:r w:rsidDel="00206FCC">
              <w:rPr>
                <w:noProof/>
                <w:webHidden/>
              </w:rPr>
              <w:tab/>
              <w:delText>22</w:delText>
            </w:r>
          </w:del>
        </w:p>
        <w:p w14:paraId="5C011176" w14:textId="0C61D3C1" w:rsidR="00424E0C" w:rsidDel="00206FCC" w:rsidRDefault="00424E0C">
          <w:pPr>
            <w:pStyle w:val="TOC3"/>
            <w:rPr>
              <w:del w:id="252" w:author="Matthew Nelson" w:date="2024-09-24T12:19:00Z" w16du:dateUtc="2024-09-24T11:19:00Z"/>
              <w:rFonts w:asciiTheme="minorHAnsi" w:eastAsiaTheme="minorEastAsia" w:hAnsiTheme="minorHAnsi" w:cstheme="minorBidi"/>
              <w:noProof/>
              <w:color w:val="auto"/>
            </w:rPr>
          </w:pPr>
          <w:del w:id="253" w:author="Matthew Nelson" w:date="2024-09-24T12:19:00Z" w16du:dateUtc="2024-09-24T11:19:00Z">
            <w:r w:rsidRPr="00206FCC" w:rsidDel="00206FCC">
              <w:rPr>
                <w:noProof/>
                <w:rPrChange w:id="254" w:author="Matthew Nelson" w:date="2024-09-24T12:19:00Z" w16du:dateUtc="2024-09-24T11:19:00Z">
                  <w:rPr>
                    <w:rStyle w:val="Hyperlink"/>
                    <w:noProof/>
                  </w:rPr>
                </w:rPrChange>
              </w:rPr>
              <w:delText>6.1.1 Identification, Naming, Versioning, and Maintenance Model</w:delText>
            </w:r>
            <w:r w:rsidDel="00206FCC">
              <w:rPr>
                <w:noProof/>
                <w:webHidden/>
              </w:rPr>
              <w:tab/>
              <w:delText>23</w:delText>
            </w:r>
          </w:del>
        </w:p>
        <w:p w14:paraId="3007CD89" w14:textId="7685665A" w:rsidR="00424E0C" w:rsidDel="00206FCC" w:rsidRDefault="00424E0C">
          <w:pPr>
            <w:pStyle w:val="TOC2"/>
            <w:rPr>
              <w:del w:id="255" w:author="Matthew Nelson" w:date="2024-09-24T12:19:00Z" w16du:dateUtc="2024-09-24T11:19:00Z"/>
              <w:rFonts w:asciiTheme="minorHAnsi" w:eastAsiaTheme="minorEastAsia" w:hAnsiTheme="minorHAnsi" w:cstheme="minorBidi"/>
              <w:noProof/>
              <w:color w:val="auto"/>
            </w:rPr>
          </w:pPr>
          <w:del w:id="256" w:author="Matthew Nelson" w:date="2024-09-24T12:19:00Z" w16du:dateUtc="2024-09-24T11:19:00Z">
            <w:r w:rsidRPr="00206FCC" w:rsidDel="00206FCC">
              <w:rPr>
                <w:noProof/>
                <w:rPrChange w:id="257" w:author="Matthew Nelson" w:date="2024-09-24T12:19:00Z" w16du:dateUtc="2024-09-24T11:19:00Z">
                  <w:rPr>
                    <w:rStyle w:val="Hyperlink"/>
                    <w:noProof/>
                  </w:rPr>
                </w:rPrChange>
              </w:rPr>
              <w:delText>6.2 Unique identification of SDMX objects</w:delText>
            </w:r>
            <w:r w:rsidDel="00206FCC">
              <w:rPr>
                <w:noProof/>
                <w:webHidden/>
              </w:rPr>
              <w:tab/>
              <w:delText>25</w:delText>
            </w:r>
          </w:del>
        </w:p>
        <w:p w14:paraId="3664C94D" w14:textId="38EBEADD" w:rsidR="00424E0C" w:rsidDel="00206FCC" w:rsidRDefault="00424E0C">
          <w:pPr>
            <w:pStyle w:val="TOC3"/>
            <w:rPr>
              <w:del w:id="258" w:author="Matthew Nelson" w:date="2024-09-24T12:19:00Z" w16du:dateUtc="2024-09-24T11:19:00Z"/>
              <w:rFonts w:asciiTheme="minorHAnsi" w:eastAsiaTheme="minorEastAsia" w:hAnsiTheme="minorHAnsi" w:cstheme="minorBidi"/>
              <w:noProof/>
              <w:color w:val="auto"/>
            </w:rPr>
          </w:pPr>
          <w:del w:id="259" w:author="Matthew Nelson" w:date="2024-09-24T12:19:00Z" w16du:dateUtc="2024-09-24T11:19:00Z">
            <w:r w:rsidRPr="00206FCC" w:rsidDel="00206FCC">
              <w:rPr>
                <w:noProof/>
                <w:rPrChange w:id="260" w:author="Matthew Nelson" w:date="2024-09-24T12:19:00Z" w16du:dateUtc="2024-09-24T11:19:00Z">
                  <w:rPr>
                    <w:rStyle w:val="Hyperlink"/>
                    <w:noProof/>
                  </w:rPr>
                </w:rPrChange>
              </w:rPr>
              <w:delText>6.2.1 Agencies and Metadata Providers</w:delText>
            </w:r>
            <w:r w:rsidDel="00206FCC">
              <w:rPr>
                <w:noProof/>
                <w:webHidden/>
              </w:rPr>
              <w:tab/>
              <w:delText>25</w:delText>
            </w:r>
          </w:del>
        </w:p>
        <w:p w14:paraId="538B6238" w14:textId="04862640" w:rsidR="00424E0C" w:rsidDel="00206FCC" w:rsidRDefault="00424E0C">
          <w:pPr>
            <w:pStyle w:val="TOC3"/>
            <w:rPr>
              <w:del w:id="261" w:author="Matthew Nelson" w:date="2024-09-24T12:19:00Z" w16du:dateUtc="2024-09-24T11:19:00Z"/>
              <w:rFonts w:asciiTheme="minorHAnsi" w:eastAsiaTheme="minorEastAsia" w:hAnsiTheme="minorHAnsi" w:cstheme="minorBidi"/>
              <w:noProof/>
              <w:color w:val="auto"/>
            </w:rPr>
          </w:pPr>
          <w:del w:id="262" w:author="Matthew Nelson" w:date="2024-09-24T12:19:00Z" w16du:dateUtc="2024-09-24T11:19:00Z">
            <w:r w:rsidRPr="00206FCC" w:rsidDel="00206FCC">
              <w:rPr>
                <w:noProof/>
                <w:rPrChange w:id="263" w:author="Matthew Nelson" w:date="2024-09-24T12:19:00Z" w16du:dateUtc="2024-09-24T11:19:00Z">
                  <w:rPr>
                    <w:rStyle w:val="Hyperlink"/>
                    <w:noProof/>
                  </w:rPr>
                </w:rPrChange>
              </w:rPr>
              <w:delText>6.2.2 Universal Resource Name (URN)</w:delText>
            </w:r>
            <w:r w:rsidDel="00206FCC">
              <w:rPr>
                <w:noProof/>
                <w:webHidden/>
              </w:rPr>
              <w:tab/>
              <w:delText>28</w:delText>
            </w:r>
          </w:del>
        </w:p>
        <w:p w14:paraId="2543D09E" w14:textId="13A05B76" w:rsidR="00424E0C" w:rsidDel="00206FCC" w:rsidRDefault="00424E0C">
          <w:pPr>
            <w:pStyle w:val="TOC3"/>
            <w:rPr>
              <w:del w:id="264" w:author="Matthew Nelson" w:date="2024-09-24T12:19:00Z" w16du:dateUtc="2024-09-24T11:19:00Z"/>
              <w:rFonts w:asciiTheme="minorHAnsi" w:eastAsiaTheme="minorEastAsia" w:hAnsiTheme="minorHAnsi" w:cstheme="minorBidi"/>
              <w:noProof/>
              <w:color w:val="auto"/>
            </w:rPr>
          </w:pPr>
          <w:del w:id="265" w:author="Matthew Nelson" w:date="2024-09-24T12:19:00Z" w16du:dateUtc="2024-09-24T11:19:00Z">
            <w:r w:rsidRPr="00206FCC" w:rsidDel="00206FCC">
              <w:rPr>
                <w:noProof/>
                <w:rPrChange w:id="266" w:author="Matthew Nelson" w:date="2024-09-24T12:19:00Z" w16du:dateUtc="2024-09-24T11:19:00Z">
                  <w:rPr>
                    <w:rStyle w:val="Hyperlink"/>
                    <w:noProof/>
                  </w:rPr>
                </w:rPrChange>
              </w:rPr>
              <w:delText>6.2.3 Table of SDMX-IM Packages and Classes</w:delText>
            </w:r>
            <w:r w:rsidDel="00206FCC">
              <w:rPr>
                <w:noProof/>
                <w:webHidden/>
              </w:rPr>
              <w:tab/>
              <w:delText>32</w:delText>
            </w:r>
          </w:del>
        </w:p>
        <w:p w14:paraId="35A701CF" w14:textId="1617B3D5" w:rsidR="00424E0C" w:rsidDel="00206FCC" w:rsidRDefault="00424E0C">
          <w:pPr>
            <w:pStyle w:val="TOC3"/>
            <w:rPr>
              <w:del w:id="267" w:author="Matthew Nelson" w:date="2024-09-24T12:19:00Z" w16du:dateUtc="2024-09-24T11:19:00Z"/>
              <w:rFonts w:asciiTheme="minorHAnsi" w:eastAsiaTheme="minorEastAsia" w:hAnsiTheme="minorHAnsi" w:cstheme="minorBidi"/>
              <w:noProof/>
              <w:color w:val="auto"/>
            </w:rPr>
          </w:pPr>
          <w:del w:id="268" w:author="Matthew Nelson" w:date="2024-09-24T12:19:00Z" w16du:dateUtc="2024-09-24T11:19:00Z">
            <w:r w:rsidRPr="00206FCC" w:rsidDel="00206FCC">
              <w:rPr>
                <w:noProof/>
                <w:rPrChange w:id="269" w:author="Matthew Nelson" w:date="2024-09-24T12:19:00Z" w16du:dateUtc="2024-09-24T11:19:00Z">
                  <w:rPr>
                    <w:rStyle w:val="Hyperlink"/>
                    <w:noProof/>
                  </w:rPr>
                </w:rPrChange>
              </w:rPr>
              <w:delText>6.2.4 URN Identification components of SDMX objects</w:delText>
            </w:r>
            <w:r w:rsidDel="00206FCC">
              <w:rPr>
                <w:noProof/>
                <w:webHidden/>
              </w:rPr>
              <w:tab/>
              <w:delText>35</w:delText>
            </w:r>
          </w:del>
        </w:p>
        <w:p w14:paraId="62FD35D1" w14:textId="2DA238E9" w:rsidR="00424E0C" w:rsidDel="00206FCC" w:rsidRDefault="00424E0C">
          <w:pPr>
            <w:pStyle w:val="TOC1"/>
            <w:rPr>
              <w:del w:id="270" w:author="Matthew Nelson" w:date="2024-09-24T12:19:00Z" w16du:dateUtc="2024-09-24T11:19:00Z"/>
              <w:rFonts w:asciiTheme="minorHAnsi" w:eastAsiaTheme="minorEastAsia" w:hAnsiTheme="minorHAnsi" w:cstheme="minorBidi"/>
              <w:b w:val="0"/>
              <w:noProof/>
              <w:color w:val="auto"/>
            </w:rPr>
          </w:pPr>
          <w:del w:id="271" w:author="Matthew Nelson" w:date="2024-09-24T12:19:00Z" w16du:dateUtc="2024-09-24T11:19:00Z">
            <w:r w:rsidRPr="00206FCC" w:rsidDel="00206FCC">
              <w:rPr>
                <w:noProof/>
                <w:rPrChange w:id="272" w:author="Matthew Nelson" w:date="2024-09-24T12:19:00Z" w16du:dateUtc="2024-09-24T11:19:00Z">
                  <w:rPr>
                    <w:rStyle w:val="Hyperlink"/>
                    <w:noProof/>
                  </w:rPr>
                </w:rPrChange>
              </w:rPr>
              <w:delText>7 Implementation Notes</w:delText>
            </w:r>
            <w:r w:rsidDel="00206FCC">
              <w:rPr>
                <w:noProof/>
                <w:webHidden/>
              </w:rPr>
              <w:tab/>
              <w:delText>42</w:delText>
            </w:r>
          </w:del>
        </w:p>
        <w:p w14:paraId="2706880A" w14:textId="689CECC8" w:rsidR="00424E0C" w:rsidDel="00206FCC" w:rsidRDefault="00424E0C">
          <w:pPr>
            <w:pStyle w:val="TOC2"/>
            <w:rPr>
              <w:del w:id="273" w:author="Matthew Nelson" w:date="2024-09-24T12:19:00Z" w16du:dateUtc="2024-09-24T11:19:00Z"/>
              <w:rFonts w:asciiTheme="minorHAnsi" w:eastAsiaTheme="minorEastAsia" w:hAnsiTheme="minorHAnsi" w:cstheme="minorBidi"/>
              <w:noProof/>
              <w:color w:val="auto"/>
            </w:rPr>
          </w:pPr>
          <w:del w:id="274" w:author="Matthew Nelson" w:date="2024-09-24T12:19:00Z" w16du:dateUtc="2024-09-24T11:19:00Z">
            <w:r w:rsidRPr="00206FCC" w:rsidDel="00206FCC">
              <w:rPr>
                <w:noProof/>
                <w:rPrChange w:id="275" w:author="Matthew Nelson" w:date="2024-09-24T12:19:00Z" w16du:dateUtc="2024-09-24T11:19:00Z">
                  <w:rPr>
                    <w:rStyle w:val="Hyperlink"/>
                    <w:noProof/>
                  </w:rPr>
                </w:rPrChange>
              </w:rPr>
              <w:delText>7.1 Structural Definition Metadata</w:delText>
            </w:r>
            <w:r w:rsidDel="00206FCC">
              <w:rPr>
                <w:noProof/>
                <w:webHidden/>
              </w:rPr>
              <w:tab/>
              <w:delText>42</w:delText>
            </w:r>
          </w:del>
        </w:p>
        <w:p w14:paraId="409DBDCD" w14:textId="621F09C5" w:rsidR="00424E0C" w:rsidDel="00206FCC" w:rsidRDefault="00424E0C">
          <w:pPr>
            <w:pStyle w:val="TOC3"/>
            <w:rPr>
              <w:del w:id="276" w:author="Matthew Nelson" w:date="2024-09-24T12:19:00Z" w16du:dateUtc="2024-09-24T11:19:00Z"/>
              <w:rFonts w:asciiTheme="minorHAnsi" w:eastAsiaTheme="minorEastAsia" w:hAnsiTheme="minorHAnsi" w:cstheme="minorBidi"/>
              <w:noProof/>
              <w:color w:val="auto"/>
            </w:rPr>
          </w:pPr>
          <w:del w:id="277" w:author="Matthew Nelson" w:date="2024-09-24T12:19:00Z" w16du:dateUtc="2024-09-24T11:19:00Z">
            <w:r w:rsidRPr="00206FCC" w:rsidDel="00206FCC">
              <w:rPr>
                <w:noProof/>
                <w:rPrChange w:id="278" w:author="Matthew Nelson" w:date="2024-09-24T12:19:00Z" w16du:dateUtc="2024-09-24T11:19:00Z">
                  <w:rPr>
                    <w:rStyle w:val="Hyperlink"/>
                    <w:noProof/>
                  </w:rPr>
                </w:rPrChange>
              </w:rPr>
              <w:delText>7.1.1 Introduction</w:delText>
            </w:r>
            <w:r w:rsidDel="00206FCC">
              <w:rPr>
                <w:noProof/>
                <w:webHidden/>
              </w:rPr>
              <w:tab/>
              <w:delText>42</w:delText>
            </w:r>
          </w:del>
        </w:p>
        <w:p w14:paraId="7E8736F6" w14:textId="38AE0E81" w:rsidR="00424E0C" w:rsidDel="00206FCC" w:rsidRDefault="00424E0C">
          <w:pPr>
            <w:pStyle w:val="TOC3"/>
            <w:rPr>
              <w:del w:id="279" w:author="Matthew Nelson" w:date="2024-09-24T12:19:00Z" w16du:dateUtc="2024-09-24T11:19:00Z"/>
              <w:rFonts w:asciiTheme="minorHAnsi" w:eastAsiaTheme="minorEastAsia" w:hAnsiTheme="minorHAnsi" w:cstheme="minorBidi"/>
              <w:noProof/>
              <w:color w:val="auto"/>
            </w:rPr>
          </w:pPr>
          <w:del w:id="280" w:author="Matthew Nelson" w:date="2024-09-24T12:19:00Z" w16du:dateUtc="2024-09-24T11:19:00Z">
            <w:r w:rsidRPr="00206FCC" w:rsidDel="00206FCC">
              <w:rPr>
                <w:noProof/>
                <w:rPrChange w:id="281" w:author="Matthew Nelson" w:date="2024-09-24T12:19:00Z" w16du:dateUtc="2024-09-24T11:19:00Z">
                  <w:rPr>
                    <w:rStyle w:val="Hyperlink"/>
                    <w:noProof/>
                  </w:rPr>
                </w:rPrChange>
              </w:rPr>
              <w:delText>7.1.2 Item Scheme, Structure</w:delText>
            </w:r>
            <w:r w:rsidDel="00206FCC">
              <w:rPr>
                <w:noProof/>
                <w:webHidden/>
              </w:rPr>
              <w:tab/>
              <w:delText>44</w:delText>
            </w:r>
          </w:del>
        </w:p>
        <w:p w14:paraId="2454853D" w14:textId="0A6647F2" w:rsidR="00424E0C" w:rsidDel="00206FCC" w:rsidRDefault="00424E0C">
          <w:pPr>
            <w:pStyle w:val="TOC3"/>
            <w:rPr>
              <w:del w:id="282" w:author="Matthew Nelson" w:date="2024-09-24T12:19:00Z" w16du:dateUtc="2024-09-24T11:19:00Z"/>
              <w:rFonts w:asciiTheme="minorHAnsi" w:eastAsiaTheme="minorEastAsia" w:hAnsiTheme="minorHAnsi" w:cstheme="minorBidi"/>
              <w:noProof/>
              <w:color w:val="auto"/>
            </w:rPr>
          </w:pPr>
          <w:del w:id="283" w:author="Matthew Nelson" w:date="2024-09-24T12:19:00Z" w16du:dateUtc="2024-09-24T11:19:00Z">
            <w:r w:rsidRPr="00206FCC" w:rsidDel="00206FCC">
              <w:rPr>
                <w:noProof/>
                <w:rPrChange w:id="284" w:author="Matthew Nelson" w:date="2024-09-24T12:19:00Z" w16du:dateUtc="2024-09-24T11:19:00Z">
                  <w:rPr>
                    <w:rStyle w:val="Hyperlink"/>
                    <w:noProof/>
                  </w:rPr>
                </w:rPrChange>
              </w:rPr>
              <w:delText>7.1.3 Structure Usage</w:delText>
            </w:r>
            <w:r w:rsidDel="00206FCC">
              <w:rPr>
                <w:noProof/>
                <w:webHidden/>
              </w:rPr>
              <w:tab/>
              <w:delText>44</w:delText>
            </w:r>
          </w:del>
        </w:p>
        <w:p w14:paraId="59883107" w14:textId="6BEE472D" w:rsidR="00424E0C" w:rsidDel="00206FCC" w:rsidRDefault="00424E0C">
          <w:pPr>
            <w:pStyle w:val="TOC2"/>
            <w:rPr>
              <w:del w:id="285" w:author="Matthew Nelson" w:date="2024-09-24T12:19:00Z" w16du:dateUtc="2024-09-24T11:19:00Z"/>
              <w:rFonts w:asciiTheme="minorHAnsi" w:eastAsiaTheme="minorEastAsia" w:hAnsiTheme="minorHAnsi" w:cstheme="minorBidi"/>
              <w:noProof/>
              <w:color w:val="auto"/>
            </w:rPr>
          </w:pPr>
          <w:del w:id="286" w:author="Matthew Nelson" w:date="2024-09-24T12:19:00Z" w16du:dateUtc="2024-09-24T11:19:00Z">
            <w:r w:rsidRPr="00206FCC" w:rsidDel="00206FCC">
              <w:rPr>
                <w:noProof/>
                <w:rPrChange w:id="287" w:author="Matthew Nelson" w:date="2024-09-24T12:19:00Z" w16du:dateUtc="2024-09-24T11:19:00Z">
                  <w:rPr>
                    <w:rStyle w:val="Hyperlink"/>
                    <w:noProof/>
                  </w:rPr>
                </w:rPrChange>
              </w:rPr>
              <w:delText>7.2 Data and Metadata Provisioning</w:delText>
            </w:r>
            <w:r w:rsidDel="00206FCC">
              <w:rPr>
                <w:noProof/>
                <w:webHidden/>
              </w:rPr>
              <w:tab/>
              <w:delText>47</w:delText>
            </w:r>
          </w:del>
        </w:p>
        <w:p w14:paraId="58CDB867" w14:textId="4E51C76A" w:rsidR="00424E0C" w:rsidDel="00206FCC" w:rsidRDefault="00424E0C">
          <w:pPr>
            <w:pStyle w:val="TOC3"/>
            <w:rPr>
              <w:del w:id="288" w:author="Matthew Nelson" w:date="2024-09-24T12:19:00Z" w16du:dateUtc="2024-09-24T11:19:00Z"/>
              <w:rFonts w:asciiTheme="minorHAnsi" w:eastAsiaTheme="minorEastAsia" w:hAnsiTheme="minorHAnsi" w:cstheme="minorBidi"/>
              <w:noProof/>
              <w:color w:val="auto"/>
            </w:rPr>
          </w:pPr>
          <w:del w:id="289" w:author="Matthew Nelson" w:date="2024-09-24T12:19:00Z" w16du:dateUtc="2024-09-24T11:19:00Z">
            <w:r w:rsidRPr="00206FCC" w:rsidDel="00206FCC">
              <w:rPr>
                <w:noProof/>
                <w:rPrChange w:id="290" w:author="Matthew Nelson" w:date="2024-09-24T12:19:00Z" w16du:dateUtc="2024-09-24T11:19:00Z">
                  <w:rPr>
                    <w:rStyle w:val="Hyperlink"/>
                    <w:noProof/>
                  </w:rPr>
                </w:rPrChange>
              </w:rPr>
              <w:delText>7.2.1 Provisioning Agreement: Basic concepts</w:delText>
            </w:r>
            <w:r w:rsidDel="00206FCC">
              <w:rPr>
                <w:noProof/>
                <w:webHidden/>
              </w:rPr>
              <w:tab/>
              <w:delText>47</w:delText>
            </w:r>
          </w:del>
        </w:p>
        <w:p w14:paraId="67281F9B" w14:textId="72ADB3FE" w:rsidR="00424E0C" w:rsidDel="00206FCC" w:rsidRDefault="00424E0C">
          <w:pPr>
            <w:pStyle w:val="TOC3"/>
            <w:rPr>
              <w:del w:id="291" w:author="Matthew Nelson" w:date="2024-09-24T12:19:00Z" w16du:dateUtc="2024-09-24T11:19:00Z"/>
              <w:rFonts w:asciiTheme="minorHAnsi" w:eastAsiaTheme="minorEastAsia" w:hAnsiTheme="minorHAnsi" w:cstheme="minorBidi"/>
              <w:noProof/>
              <w:color w:val="auto"/>
            </w:rPr>
          </w:pPr>
          <w:del w:id="292" w:author="Matthew Nelson" w:date="2024-09-24T12:19:00Z" w16du:dateUtc="2024-09-24T11:19:00Z">
            <w:r w:rsidRPr="00206FCC" w:rsidDel="00206FCC">
              <w:rPr>
                <w:noProof/>
                <w:rPrChange w:id="293" w:author="Matthew Nelson" w:date="2024-09-24T12:19:00Z" w16du:dateUtc="2024-09-24T11:19:00Z">
                  <w:rPr>
                    <w:rStyle w:val="Hyperlink"/>
                    <w:noProof/>
                  </w:rPr>
                </w:rPrChange>
              </w:rPr>
              <w:delText>7.2.2 Provisioning Agreement Model – pull use case</w:delText>
            </w:r>
            <w:r w:rsidDel="00206FCC">
              <w:rPr>
                <w:noProof/>
                <w:webHidden/>
              </w:rPr>
              <w:tab/>
              <w:delText>47</w:delText>
            </w:r>
          </w:del>
        </w:p>
        <w:p w14:paraId="0951757F" w14:textId="6AD95D70" w:rsidR="00424E0C" w:rsidDel="00206FCC" w:rsidRDefault="00424E0C">
          <w:pPr>
            <w:pStyle w:val="TOC2"/>
            <w:rPr>
              <w:del w:id="294" w:author="Matthew Nelson" w:date="2024-09-24T12:19:00Z" w16du:dateUtc="2024-09-24T11:19:00Z"/>
              <w:rFonts w:asciiTheme="minorHAnsi" w:eastAsiaTheme="minorEastAsia" w:hAnsiTheme="minorHAnsi" w:cstheme="minorBidi"/>
              <w:noProof/>
              <w:color w:val="auto"/>
            </w:rPr>
          </w:pPr>
          <w:del w:id="295" w:author="Matthew Nelson" w:date="2024-09-24T12:19:00Z" w16du:dateUtc="2024-09-24T11:19:00Z">
            <w:r w:rsidRPr="00206FCC" w:rsidDel="00206FCC">
              <w:rPr>
                <w:noProof/>
                <w:rPrChange w:id="296" w:author="Matthew Nelson" w:date="2024-09-24T12:19:00Z" w16du:dateUtc="2024-09-24T11:19:00Z">
                  <w:rPr>
                    <w:rStyle w:val="Hyperlink"/>
                    <w:noProof/>
                  </w:rPr>
                </w:rPrChange>
              </w:rPr>
              <w:delText>7.3 Data and Metadata Constraints</w:delText>
            </w:r>
            <w:r w:rsidDel="00206FCC">
              <w:rPr>
                <w:noProof/>
                <w:webHidden/>
              </w:rPr>
              <w:tab/>
              <w:delText>50</w:delText>
            </w:r>
          </w:del>
        </w:p>
        <w:p w14:paraId="15154A1A" w14:textId="4D1E49A4" w:rsidR="00424E0C" w:rsidDel="00206FCC" w:rsidRDefault="00424E0C">
          <w:pPr>
            <w:pStyle w:val="TOC3"/>
            <w:rPr>
              <w:del w:id="297" w:author="Matthew Nelson" w:date="2024-09-24T12:19:00Z" w16du:dateUtc="2024-09-24T11:19:00Z"/>
              <w:rFonts w:asciiTheme="minorHAnsi" w:eastAsiaTheme="minorEastAsia" w:hAnsiTheme="minorHAnsi" w:cstheme="minorBidi"/>
              <w:noProof/>
              <w:color w:val="auto"/>
            </w:rPr>
          </w:pPr>
          <w:del w:id="298" w:author="Matthew Nelson" w:date="2024-09-24T12:19:00Z" w16du:dateUtc="2024-09-24T11:19:00Z">
            <w:r w:rsidRPr="00206FCC" w:rsidDel="00206FCC">
              <w:rPr>
                <w:noProof/>
                <w:rPrChange w:id="299" w:author="Matthew Nelson" w:date="2024-09-24T12:19:00Z" w16du:dateUtc="2024-09-24T11:19:00Z">
                  <w:rPr>
                    <w:rStyle w:val="Hyperlink"/>
                    <w:noProof/>
                  </w:rPr>
                </w:rPrChange>
              </w:rPr>
              <w:delText>7.3.1 Data and Metadata Constraints: Basic Concepts</w:delText>
            </w:r>
            <w:r w:rsidDel="00206FCC">
              <w:rPr>
                <w:noProof/>
                <w:webHidden/>
              </w:rPr>
              <w:tab/>
              <w:delText>50</w:delText>
            </w:r>
          </w:del>
        </w:p>
        <w:p w14:paraId="6CC88D6D" w14:textId="209266B2" w:rsidR="00424E0C" w:rsidDel="00206FCC" w:rsidRDefault="00424E0C">
          <w:pPr>
            <w:pStyle w:val="TOC3"/>
            <w:rPr>
              <w:del w:id="300" w:author="Matthew Nelson" w:date="2024-09-24T12:19:00Z" w16du:dateUtc="2024-09-24T11:19:00Z"/>
              <w:rFonts w:asciiTheme="minorHAnsi" w:eastAsiaTheme="minorEastAsia" w:hAnsiTheme="minorHAnsi" w:cstheme="minorBidi"/>
              <w:noProof/>
              <w:color w:val="auto"/>
            </w:rPr>
          </w:pPr>
          <w:del w:id="301" w:author="Matthew Nelson" w:date="2024-09-24T12:19:00Z" w16du:dateUtc="2024-09-24T11:19:00Z">
            <w:r w:rsidRPr="00206FCC" w:rsidDel="00206FCC">
              <w:rPr>
                <w:noProof/>
                <w:rPrChange w:id="302" w:author="Matthew Nelson" w:date="2024-09-24T12:19:00Z" w16du:dateUtc="2024-09-24T11:19:00Z">
                  <w:rPr>
                    <w:rStyle w:val="Hyperlink"/>
                    <w:noProof/>
                  </w:rPr>
                </w:rPrChange>
              </w:rPr>
              <w:delText>7.3.2 Data and Metadata Constraints: Schematic</w:delText>
            </w:r>
            <w:r w:rsidDel="00206FCC">
              <w:rPr>
                <w:noProof/>
                <w:webHidden/>
              </w:rPr>
              <w:tab/>
              <w:delText>51</w:delText>
            </w:r>
          </w:del>
        </w:p>
        <w:p w14:paraId="64E68176" w14:textId="19B3EA38" w:rsidR="00424E0C" w:rsidDel="00206FCC" w:rsidRDefault="00424E0C">
          <w:pPr>
            <w:pStyle w:val="TOC3"/>
            <w:rPr>
              <w:del w:id="303" w:author="Matthew Nelson" w:date="2024-09-24T12:19:00Z" w16du:dateUtc="2024-09-24T11:19:00Z"/>
              <w:rFonts w:asciiTheme="minorHAnsi" w:eastAsiaTheme="minorEastAsia" w:hAnsiTheme="minorHAnsi" w:cstheme="minorBidi"/>
              <w:noProof/>
              <w:color w:val="auto"/>
            </w:rPr>
          </w:pPr>
          <w:del w:id="304" w:author="Matthew Nelson" w:date="2024-09-24T12:19:00Z" w16du:dateUtc="2024-09-24T11:19:00Z">
            <w:r w:rsidRPr="00206FCC" w:rsidDel="00206FCC">
              <w:rPr>
                <w:noProof/>
                <w:rPrChange w:id="305" w:author="Matthew Nelson" w:date="2024-09-24T12:19:00Z" w16du:dateUtc="2024-09-24T11:19:00Z">
                  <w:rPr>
                    <w:rStyle w:val="Hyperlink"/>
                    <w:noProof/>
                  </w:rPr>
                </w:rPrChange>
              </w:rPr>
              <w:delText>7.3.3 Data and Metadata Constraints: Model</w:delText>
            </w:r>
            <w:r w:rsidDel="00206FCC">
              <w:rPr>
                <w:noProof/>
                <w:webHidden/>
              </w:rPr>
              <w:tab/>
              <w:delText>52</w:delText>
            </w:r>
          </w:del>
        </w:p>
        <w:p w14:paraId="7A01773C" w14:textId="5A1887FE" w:rsidR="00424E0C" w:rsidDel="00206FCC" w:rsidRDefault="00424E0C">
          <w:pPr>
            <w:pStyle w:val="TOC2"/>
            <w:rPr>
              <w:del w:id="306" w:author="Matthew Nelson" w:date="2024-09-24T12:19:00Z" w16du:dateUtc="2024-09-24T11:19:00Z"/>
              <w:rFonts w:asciiTheme="minorHAnsi" w:eastAsiaTheme="minorEastAsia" w:hAnsiTheme="minorHAnsi" w:cstheme="minorBidi"/>
              <w:noProof/>
              <w:color w:val="auto"/>
            </w:rPr>
          </w:pPr>
          <w:del w:id="307" w:author="Matthew Nelson" w:date="2024-09-24T12:19:00Z" w16du:dateUtc="2024-09-24T11:19:00Z">
            <w:r w:rsidRPr="00206FCC" w:rsidDel="00206FCC">
              <w:rPr>
                <w:noProof/>
                <w:rPrChange w:id="308" w:author="Matthew Nelson" w:date="2024-09-24T12:19:00Z" w16du:dateUtc="2024-09-24T11:19:00Z">
                  <w:rPr>
                    <w:rStyle w:val="Hyperlink"/>
                    <w:noProof/>
                  </w:rPr>
                </w:rPrChange>
              </w:rPr>
              <w:delText>7.4 Data and Metadata Registration</w:delText>
            </w:r>
            <w:r w:rsidDel="00206FCC">
              <w:rPr>
                <w:noProof/>
                <w:webHidden/>
              </w:rPr>
              <w:tab/>
              <w:delText>53</w:delText>
            </w:r>
          </w:del>
        </w:p>
        <w:p w14:paraId="2548442A" w14:textId="6DE56010" w:rsidR="00424E0C" w:rsidDel="00206FCC" w:rsidRDefault="00424E0C">
          <w:pPr>
            <w:pStyle w:val="TOC3"/>
            <w:rPr>
              <w:del w:id="309" w:author="Matthew Nelson" w:date="2024-09-24T12:19:00Z" w16du:dateUtc="2024-09-24T11:19:00Z"/>
              <w:rFonts w:asciiTheme="minorHAnsi" w:eastAsiaTheme="minorEastAsia" w:hAnsiTheme="minorHAnsi" w:cstheme="minorBidi"/>
              <w:noProof/>
              <w:color w:val="auto"/>
            </w:rPr>
          </w:pPr>
          <w:del w:id="310" w:author="Matthew Nelson" w:date="2024-09-24T12:19:00Z" w16du:dateUtc="2024-09-24T11:19:00Z">
            <w:r w:rsidRPr="00206FCC" w:rsidDel="00206FCC">
              <w:rPr>
                <w:noProof/>
                <w:rPrChange w:id="311" w:author="Matthew Nelson" w:date="2024-09-24T12:19:00Z" w16du:dateUtc="2024-09-24T11:19:00Z">
                  <w:rPr>
                    <w:rStyle w:val="Hyperlink"/>
                    <w:noProof/>
                  </w:rPr>
                </w:rPrChange>
              </w:rPr>
              <w:delText>7.4.1 Basic Concepts</w:delText>
            </w:r>
            <w:r w:rsidDel="00206FCC">
              <w:rPr>
                <w:noProof/>
                <w:webHidden/>
              </w:rPr>
              <w:tab/>
              <w:delText>53</w:delText>
            </w:r>
          </w:del>
        </w:p>
        <w:p w14:paraId="606BD367" w14:textId="15F5E244" w:rsidR="00424E0C" w:rsidDel="00206FCC" w:rsidRDefault="00424E0C">
          <w:pPr>
            <w:pStyle w:val="TOC3"/>
            <w:rPr>
              <w:del w:id="312" w:author="Matthew Nelson" w:date="2024-09-24T12:19:00Z" w16du:dateUtc="2024-09-24T11:19:00Z"/>
              <w:rFonts w:asciiTheme="minorHAnsi" w:eastAsiaTheme="minorEastAsia" w:hAnsiTheme="minorHAnsi" w:cstheme="minorBidi"/>
              <w:noProof/>
              <w:color w:val="auto"/>
            </w:rPr>
          </w:pPr>
          <w:del w:id="313" w:author="Matthew Nelson" w:date="2024-09-24T12:19:00Z" w16du:dateUtc="2024-09-24T11:19:00Z">
            <w:r w:rsidRPr="00206FCC" w:rsidDel="00206FCC">
              <w:rPr>
                <w:noProof/>
                <w:rPrChange w:id="314" w:author="Matthew Nelson" w:date="2024-09-24T12:19:00Z" w16du:dateUtc="2024-09-24T11:19:00Z">
                  <w:rPr>
                    <w:rStyle w:val="Hyperlink"/>
                    <w:noProof/>
                  </w:rPr>
                </w:rPrChange>
              </w:rPr>
              <w:delText>7.4.2 The Registration Request</w:delText>
            </w:r>
            <w:r w:rsidDel="00206FCC">
              <w:rPr>
                <w:noProof/>
                <w:webHidden/>
              </w:rPr>
              <w:tab/>
              <w:delText>54</w:delText>
            </w:r>
          </w:del>
        </w:p>
        <w:p w14:paraId="2399EF96" w14:textId="41256D7F" w:rsidR="00424E0C" w:rsidDel="00206FCC" w:rsidRDefault="00424E0C">
          <w:pPr>
            <w:pStyle w:val="TOC3"/>
            <w:rPr>
              <w:del w:id="315" w:author="Matthew Nelson" w:date="2024-09-24T12:19:00Z" w16du:dateUtc="2024-09-24T11:19:00Z"/>
              <w:rFonts w:asciiTheme="minorHAnsi" w:eastAsiaTheme="minorEastAsia" w:hAnsiTheme="minorHAnsi" w:cstheme="minorBidi"/>
              <w:noProof/>
              <w:color w:val="auto"/>
            </w:rPr>
          </w:pPr>
          <w:del w:id="316" w:author="Matthew Nelson" w:date="2024-09-24T12:19:00Z" w16du:dateUtc="2024-09-24T11:19:00Z">
            <w:r w:rsidRPr="00206FCC" w:rsidDel="00206FCC">
              <w:rPr>
                <w:noProof/>
                <w:rPrChange w:id="317" w:author="Matthew Nelson" w:date="2024-09-24T12:19:00Z" w16du:dateUtc="2024-09-24T11:19:00Z">
                  <w:rPr>
                    <w:rStyle w:val="Hyperlink"/>
                    <w:noProof/>
                  </w:rPr>
                </w:rPrChange>
              </w:rPr>
              <w:delText>7.4.3 Registration Response</w:delText>
            </w:r>
            <w:r w:rsidDel="00206FCC">
              <w:rPr>
                <w:noProof/>
                <w:webHidden/>
              </w:rPr>
              <w:tab/>
              <w:delText>57</w:delText>
            </w:r>
          </w:del>
        </w:p>
        <w:p w14:paraId="638906CF" w14:textId="1BDE9F33" w:rsidR="00424E0C" w:rsidDel="00206FCC" w:rsidRDefault="00424E0C">
          <w:pPr>
            <w:pStyle w:val="TOC2"/>
            <w:rPr>
              <w:del w:id="318" w:author="Matthew Nelson" w:date="2024-09-24T12:19:00Z" w16du:dateUtc="2024-09-24T11:19:00Z"/>
              <w:rFonts w:asciiTheme="minorHAnsi" w:eastAsiaTheme="minorEastAsia" w:hAnsiTheme="minorHAnsi" w:cstheme="minorBidi"/>
              <w:noProof/>
              <w:color w:val="auto"/>
            </w:rPr>
          </w:pPr>
          <w:del w:id="319" w:author="Matthew Nelson" w:date="2024-09-24T12:19:00Z" w16du:dateUtc="2024-09-24T11:19:00Z">
            <w:r w:rsidRPr="00206FCC" w:rsidDel="00206FCC">
              <w:rPr>
                <w:noProof/>
                <w:rPrChange w:id="320" w:author="Matthew Nelson" w:date="2024-09-24T12:19:00Z" w16du:dateUtc="2024-09-24T11:19:00Z">
                  <w:rPr>
                    <w:rStyle w:val="Hyperlink"/>
                    <w:noProof/>
                  </w:rPr>
                </w:rPrChange>
              </w:rPr>
              <w:delText>7.5 Subscription and Notification Service</w:delText>
            </w:r>
            <w:r w:rsidDel="00206FCC">
              <w:rPr>
                <w:noProof/>
                <w:webHidden/>
              </w:rPr>
              <w:tab/>
              <w:delText>58</w:delText>
            </w:r>
          </w:del>
        </w:p>
        <w:p w14:paraId="1AD731AE" w14:textId="103FD9F6" w:rsidR="00424E0C" w:rsidDel="00206FCC" w:rsidRDefault="00424E0C">
          <w:pPr>
            <w:pStyle w:val="TOC3"/>
            <w:rPr>
              <w:del w:id="321" w:author="Matthew Nelson" w:date="2024-09-24T12:19:00Z" w16du:dateUtc="2024-09-24T11:19:00Z"/>
              <w:rFonts w:asciiTheme="minorHAnsi" w:eastAsiaTheme="minorEastAsia" w:hAnsiTheme="minorHAnsi" w:cstheme="minorBidi"/>
              <w:noProof/>
              <w:color w:val="auto"/>
            </w:rPr>
          </w:pPr>
          <w:del w:id="322" w:author="Matthew Nelson" w:date="2024-09-24T12:19:00Z" w16du:dateUtc="2024-09-24T11:19:00Z">
            <w:r w:rsidRPr="00206FCC" w:rsidDel="00206FCC">
              <w:rPr>
                <w:noProof/>
                <w:rPrChange w:id="323" w:author="Matthew Nelson" w:date="2024-09-24T12:19:00Z" w16du:dateUtc="2024-09-24T11:19:00Z">
                  <w:rPr>
                    <w:rStyle w:val="Hyperlink"/>
                    <w:noProof/>
                  </w:rPr>
                </w:rPrChange>
              </w:rPr>
              <w:delText>7.5.1 Subscription Logical Class Diagram</w:delText>
            </w:r>
            <w:r w:rsidDel="00206FCC">
              <w:rPr>
                <w:noProof/>
                <w:webHidden/>
              </w:rPr>
              <w:tab/>
              <w:delText>59</w:delText>
            </w:r>
          </w:del>
        </w:p>
        <w:p w14:paraId="4C99AB10" w14:textId="4B817492" w:rsidR="00424E0C" w:rsidDel="00206FCC" w:rsidRDefault="00424E0C">
          <w:pPr>
            <w:pStyle w:val="TOC3"/>
            <w:rPr>
              <w:del w:id="324" w:author="Matthew Nelson" w:date="2024-09-24T12:19:00Z" w16du:dateUtc="2024-09-24T11:19:00Z"/>
              <w:rFonts w:asciiTheme="minorHAnsi" w:eastAsiaTheme="minorEastAsia" w:hAnsiTheme="minorHAnsi" w:cstheme="minorBidi"/>
              <w:noProof/>
              <w:color w:val="auto"/>
            </w:rPr>
          </w:pPr>
          <w:del w:id="325" w:author="Matthew Nelson" w:date="2024-09-24T12:19:00Z" w16du:dateUtc="2024-09-24T11:19:00Z">
            <w:r w:rsidRPr="00206FCC" w:rsidDel="00206FCC">
              <w:rPr>
                <w:noProof/>
                <w:rPrChange w:id="326" w:author="Matthew Nelson" w:date="2024-09-24T12:19:00Z" w16du:dateUtc="2024-09-24T11:19:00Z">
                  <w:rPr>
                    <w:rStyle w:val="Hyperlink"/>
                    <w:noProof/>
                  </w:rPr>
                </w:rPrChange>
              </w:rPr>
              <w:delText>7.5.2 Subscription Information</w:delText>
            </w:r>
            <w:r w:rsidDel="00206FCC">
              <w:rPr>
                <w:noProof/>
                <w:webHidden/>
              </w:rPr>
              <w:tab/>
              <w:delText>59</w:delText>
            </w:r>
          </w:del>
        </w:p>
        <w:p w14:paraId="3E447043" w14:textId="47B86360" w:rsidR="00424E0C" w:rsidDel="00206FCC" w:rsidRDefault="00424E0C">
          <w:pPr>
            <w:pStyle w:val="TOC3"/>
            <w:rPr>
              <w:del w:id="327" w:author="Matthew Nelson" w:date="2024-09-24T12:19:00Z" w16du:dateUtc="2024-09-24T11:19:00Z"/>
              <w:rFonts w:asciiTheme="minorHAnsi" w:eastAsiaTheme="minorEastAsia" w:hAnsiTheme="minorHAnsi" w:cstheme="minorBidi"/>
              <w:noProof/>
              <w:color w:val="auto"/>
            </w:rPr>
          </w:pPr>
          <w:del w:id="328" w:author="Matthew Nelson" w:date="2024-09-24T12:19:00Z" w16du:dateUtc="2024-09-24T11:19:00Z">
            <w:r w:rsidRPr="00206FCC" w:rsidDel="00206FCC">
              <w:rPr>
                <w:noProof/>
                <w:rPrChange w:id="329" w:author="Matthew Nelson" w:date="2024-09-24T12:19:00Z" w16du:dateUtc="2024-09-24T11:19:00Z">
                  <w:rPr>
                    <w:rStyle w:val="Hyperlink"/>
                    <w:noProof/>
                  </w:rPr>
                </w:rPrChange>
              </w:rPr>
              <w:delText>7.5.3 Wildcard Facility</w:delText>
            </w:r>
            <w:r w:rsidDel="00206FCC">
              <w:rPr>
                <w:noProof/>
                <w:webHidden/>
              </w:rPr>
              <w:tab/>
              <w:delText>60</w:delText>
            </w:r>
          </w:del>
        </w:p>
        <w:p w14:paraId="62937FF2" w14:textId="7D1169C5" w:rsidR="00424E0C" w:rsidDel="00206FCC" w:rsidRDefault="00424E0C">
          <w:pPr>
            <w:pStyle w:val="TOC3"/>
            <w:rPr>
              <w:del w:id="330" w:author="Matthew Nelson" w:date="2024-09-24T12:19:00Z" w16du:dateUtc="2024-09-24T11:19:00Z"/>
              <w:rFonts w:asciiTheme="minorHAnsi" w:eastAsiaTheme="minorEastAsia" w:hAnsiTheme="minorHAnsi" w:cstheme="minorBidi"/>
              <w:noProof/>
              <w:color w:val="auto"/>
            </w:rPr>
          </w:pPr>
          <w:del w:id="331" w:author="Matthew Nelson" w:date="2024-09-24T12:19:00Z" w16du:dateUtc="2024-09-24T11:19:00Z">
            <w:r w:rsidRPr="00206FCC" w:rsidDel="00206FCC">
              <w:rPr>
                <w:noProof/>
                <w:rPrChange w:id="332" w:author="Matthew Nelson" w:date="2024-09-24T12:19:00Z" w16du:dateUtc="2024-09-24T11:19:00Z">
                  <w:rPr>
                    <w:rStyle w:val="Hyperlink"/>
                    <w:noProof/>
                  </w:rPr>
                </w:rPrChange>
              </w:rPr>
              <w:delText>7.5.4 Structural Repository Events</w:delText>
            </w:r>
            <w:r w:rsidDel="00206FCC">
              <w:rPr>
                <w:noProof/>
                <w:webHidden/>
              </w:rPr>
              <w:tab/>
              <w:delText>62</w:delText>
            </w:r>
          </w:del>
        </w:p>
        <w:p w14:paraId="4FA05D4D" w14:textId="5A29EA87" w:rsidR="00424E0C" w:rsidDel="00206FCC" w:rsidRDefault="00424E0C">
          <w:pPr>
            <w:pStyle w:val="TOC3"/>
            <w:rPr>
              <w:del w:id="333" w:author="Matthew Nelson" w:date="2024-09-24T12:19:00Z" w16du:dateUtc="2024-09-24T11:19:00Z"/>
              <w:rFonts w:asciiTheme="minorHAnsi" w:eastAsiaTheme="minorEastAsia" w:hAnsiTheme="minorHAnsi" w:cstheme="minorBidi"/>
              <w:noProof/>
              <w:color w:val="auto"/>
            </w:rPr>
          </w:pPr>
          <w:del w:id="334" w:author="Matthew Nelson" w:date="2024-09-24T12:19:00Z" w16du:dateUtc="2024-09-24T11:19:00Z">
            <w:r w:rsidRPr="00206FCC" w:rsidDel="00206FCC">
              <w:rPr>
                <w:noProof/>
                <w:rPrChange w:id="335" w:author="Matthew Nelson" w:date="2024-09-24T12:19:00Z" w16du:dateUtc="2024-09-24T11:19:00Z">
                  <w:rPr>
                    <w:rStyle w:val="Hyperlink"/>
                    <w:noProof/>
                  </w:rPr>
                </w:rPrChange>
              </w:rPr>
              <w:delText>7.5.5 Registration Events</w:delText>
            </w:r>
            <w:r w:rsidDel="00206FCC">
              <w:rPr>
                <w:noProof/>
                <w:webHidden/>
              </w:rPr>
              <w:tab/>
              <w:delText>62</w:delText>
            </w:r>
          </w:del>
        </w:p>
        <w:p w14:paraId="56282C83" w14:textId="4DA7FA9C" w:rsidR="00424E0C" w:rsidDel="00206FCC" w:rsidRDefault="00424E0C">
          <w:pPr>
            <w:pStyle w:val="TOC2"/>
            <w:rPr>
              <w:del w:id="336" w:author="Matthew Nelson" w:date="2024-09-24T12:19:00Z" w16du:dateUtc="2024-09-24T11:19:00Z"/>
              <w:rFonts w:asciiTheme="minorHAnsi" w:eastAsiaTheme="minorEastAsia" w:hAnsiTheme="minorHAnsi" w:cstheme="minorBidi"/>
              <w:noProof/>
              <w:color w:val="auto"/>
            </w:rPr>
          </w:pPr>
          <w:del w:id="337" w:author="Matthew Nelson" w:date="2024-09-24T12:19:00Z" w16du:dateUtc="2024-09-24T11:19:00Z">
            <w:r w:rsidRPr="00206FCC" w:rsidDel="00206FCC">
              <w:rPr>
                <w:noProof/>
                <w:rPrChange w:id="338" w:author="Matthew Nelson" w:date="2024-09-24T12:19:00Z" w16du:dateUtc="2024-09-24T11:19:00Z">
                  <w:rPr>
                    <w:rStyle w:val="Hyperlink"/>
                    <w:noProof/>
                  </w:rPr>
                </w:rPrChange>
              </w:rPr>
              <w:delText>7.6 Notification</w:delText>
            </w:r>
            <w:r w:rsidDel="00206FCC">
              <w:rPr>
                <w:noProof/>
                <w:webHidden/>
              </w:rPr>
              <w:tab/>
              <w:delText>63</w:delText>
            </w:r>
          </w:del>
        </w:p>
        <w:p w14:paraId="5E4079C0" w14:textId="4F8E2084" w:rsidR="00424E0C" w:rsidDel="00206FCC" w:rsidRDefault="00424E0C">
          <w:pPr>
            <w:pStyle w:val="TOC3"/>
            <w:rPr>
              <w:del w:id="339" w:author="Matthew Nelson" w:date="2024-09-24T12:19:00Z" w16du:dateUtc="2024-09-24T11:19:00Z"/>
              <w:rFonts w:asciiTheme="minorHAnsi" w:eastAsiaTheme="minorEastAsia" w:hAnsiTheme="minorHAnsi" w:cstheme="minorBidi"/>
              <w:noProof/>
              <w:color w:val="auto"/>
            </w:rPr>
          </w:pPr>
          <w:del w:id="340" w:author="Matthew Nelson" w:date="2024-09-24T12:19:00Z" w16du:dateUtc="2024-09-24T11:19:00Z">
            <w:r w:rsidRPr="00206FCC" w:rsidDel="00206FCC">
              <w:rPr>
                <w:noProof/>
                <w:rPrChange w:id="341" w:author="Matthew Nelson" w:date="2024-09-24T12:19:00Z" w16du:dateUtc="2024-09-24T11:19:00Z">
                  <w:rPr>
                    <w:rStyle w:val="Hyperlink"/>
                    <w:noProof/>
                  </w:rPr>
                </w:rPrChange>
              </w:rPr>
              <w:delText>7.6.1 Logical Class Diagram</w:delText>
            </w:r>
            <w:r w:rsidDel="00206FCC">
              <w:rPr>
                <w:noProof/>
                <w:webHidden/>
              </w:rPr>
              <w:tab/>
              <w:delText>63</w:delText>
            </w:r>
          </w:del>
        </w:p>
        <w:p w14:paraId="6A8BA49F" w14:textId="49DF76B5" w:rsidR="00424E0C" w:rsidDel="00206FCC" w:rsidRDefault="00424E0C">
          <w:pPr>
            <w:pStyle w:val="TOC3"/>
            <w:rPr>
              <w:del w:id="342" w:author="Matthew Nelson" w:date="2024-09-24T12:19:00Z" w16du:dateUtc="2024-09-24T11:19:00Z"/>
              <w:rFonts w:asciiTheme="minorHAnsi" w:eastAsiaTheme="minorEastAsia" w:hAnsiTheme="minorHAnsi" w:cstheme="minorBidi"/>
              <w:noProof/>
              <w:color w:val="auto"/>
            </w:rPr>
          </w:pPr>
          <w:del w:id="343" w:author="Matthew Nelson" w:date="2024-09-24T12:19:00Z" w16du:dateUtc="2024-09-24T11:19:00Z">
            <w:r w:rsidRPr="00206FCC" w:rsidDel="00206FCC">
              <w:rPr>
                <w:noProof/>
                <w:rPrChange w:id="344" w:author="Matthew Nelson" w:date="2024-09-24T12:19:00Z" w16du:dateUtc="2024-09-24T11:19:00Z">
                  <w:rPr>
                    <w:rStyle w:val="Hyperlink"/>
                    <w:noProof/>
                  </w:rPr>
                </w:rPrChange>
              </w:rPr>
              <w:delText>7.6.2 Structural Event Component</w:delText>
            </w:r>
            <w:r w:rsidDel="00206FCC">
              <w:rPr>
                <w:noProof/>
                <w:webHidden/>
              </w:rPr>
              <w:tab/>
              <w:delText>63</w:delText>
            </w:r>
          </w:del>
        </w:p>
        <w:p w14:paraId="0A375ADB" w14:textId="485C6EDF" w:rsidR="00424E0C" w:rsidDel="00206FCC" w:rsidRDefault="00424E0C">
          <w:pPr>
            <w:pStyle w:val="TOC3"/>
            <w:rPr>
              <w:del w:id="345" w:author="Matthew Nelson" w:date="2024-09-24T12:19:00Z" w16du:dateUtc="2024-09-24T11:19:00Z"/>
              <w:rFonts w:asciiTheme="minorHAnsi" w:eastAsiaTheme="minorEastAsia" w:hAnsiTheme="minorHAnsi" w:cstheme="minorBidi"/>
              <w:noProof/>
              <w:color w:val="auto"/>
            </w:rPr>
          </w:pPr>
          <w:del w:id="346" w:author="Matthew Nelson" w:date="2024-09-24T12:19:00Z" w16du:dateUtc="2024-09-24T11:19:00Z">
            <w:r w:rsidRPr="00206FCC" w:rsidDel="00206FCC">
              <w:rPr>
                <w:noProof/>
                <w:rPrChange w:id="347" w:author="Matthew Nelson" w:date="2024-09-24T12:19:00Z" w16du:dateUtc="2024-09-24T11:19:00Z">
                  <w:rPr>
                    <w:rStyle w:val="Hyperlink"/>
                    <w:noProof/>
                  </w:rPr>
                </w:rPrChange>
              </w:rPr>
              <w:delText>7.6.3 Registration Event Component</w:delText>
            </w:r>
            <w:r w:rsidDel="00206FCC">
              <w:rPr>
                <w:noProof/>
                <w:webHidden/>
              </w:rPr>
              <w:tab/>
              <w:delText>64</w:delText>
            </w:r>
          </w:del>
        </w:p>
        <w:p w14:paraId="244E1F8E" w14:textId="08A5370A" w:rsidR="007B7A2D" w:rsidRDefault="007B7A2D" w:rsidP="00424E0C">
          <w:pPr>
            <w:suppressLineNumbers/>
          </w:pPr>
          <w:r>
            <w:rPr>
              <w:b/>
              <w:bCs/>
              <w:noProof/>
            </w:rPr>
            <w:fldChar w:fldCharType="end"/>
          </w:r>
        </w:p>
      </w:sdtContent>
    </w:sdt>
    <w:p w14:paraId="30975C76" w14:textId="77777777" w:rsidR="00BE6A7A" w:rsidRPr="007B7A2D" w:rsidRDefault="00BE6A7A" w:rsidP="007B7A2D">
      <w:pPr>
        <w:suppressLineNumbers/>
        <w:rPr>
          <w:lang w:val="fr-CH"/>
        </w:rPr>
      </w:pPr>
    </w:p>
    <w:p w14:paraId="6D7A5BB5" w14:textId="6DFFF4DC" w:rsidR="00281D0F" w:rsidRDefault="003606B2">
      <w:pPr>
        <w:pStyle w:val="Heading1"/>
      </w:pPr>
      <w:bookmarkStart w:id="348" w:name="_Toc178072814"/>
      <w:r>
        <w:lastRenderedPageBreak/>
        <w:t xml:space="preserve">1 </w:t>
      </w:r>
      <w:r w:rsidRPr="00EA6410">
        <w:t>Introduction</w:t>
      </w:r>
      <w:bookmarkEnd w:id="348"/>
      <w:r>
        <w:t xml:space="preserve"> </w:t>
      </w:r>
    </w:p>
    <w:p w14:paraId="1940E58D" w14:textId="4ADF9158" w:rsidR="00281D0F" w:rsidRDefault="003606B2" w:rsidP="00DD664C">
      <w:r w:rsidRPr="002208EC">
        <w:t>The business vision for SDMX envisages the promotion of a “data sharing” model to facilitate low-cost, high-quality statistical data and metadata exchange.  Data sharing reduces the reporting burden of organisations by allowing them to publish data once and let their counterparties “pull” data and related metadata as required. The scenario is based on</w:t>
      </w:r>
      <w:r>
        <w:t>:</w:t>
      </w:r>
    </w:p>
    <w:p w14:paraId="69B314E8" w14:textId="18A792CD" w:rsidR="00281D0F" w:rsidRPr="008C209A" w:rsidRDefault="003606B2" w:rsidP="00DD664C">
      <w:pPr>
        <w:pStyle w:val="ListParagraph"/>
      </w:pPr>
      <w:r w:rsidRPr="008C209A">
        <w:t xml:space="preserve">the availability of an abstract information model capable of supporting </w:t>
      </w:r>
      <w:r w:rsidR="00CB3D3A" w:rsidRPr="008C209A">
        <w:t>time series</w:t>
      </w:r>
      <w:r w:rsidRPr="008C209A">
        <w:t xml:space="preserve"> and cross-sectional data, structural metadata, and reference metadata (SDMX-IM)  </w:t>
      </w:r>
    </w:p>
    <w:p w14:paraId="1635FB73" w14:textId="211AC188" w:rsidR="00281D0F" w:rsidRPr="008C209A" w:rsidRDefault="003606B2" w:rsidP="00DD664C">
      <w:pPr>
        <w:pStyle w:val="ListParagraph"/>
      </w:pPr>
      <w:r w:rsidRPr="008C209A">
        <w:t xml:space="preserve">standardised XML </w:t>
      </w:r>
      <w:r w:rsidR="00C37194" w:rsidRPr="008C209A">
        <w:t xml:space="preserve">and JSON </w:t>
      </w:r>
      <w:r w:rsidRPr="008C209A">
        <w:t xml:space="preserve">schemas </w:t>
      </w:r>
      <w:r w:rsidR="002B31B8">
        <w:t xml:space="preserve">for the SDMX-ML and SDMX-JSON formats </w:t>
      </w:r>
      <w:r w:rsidRPr="008C209A">
        <w:t>derived from the model (</w:t>
      </w:r>
      <w:r w:rsidR="001E2F9C" w:rsidRPr="008C209A">
        <w:t xml:space="preserve">XSD, </w:t>
      </w:r>
      <w:r w:rsidR="00C37194" w:rsidRPr="008C209A">
        <w:t>JSON</w:t>
      </w:r>
      <w:r w:rsidRPr="008C209A">
        <w:t xml:space="preserve">) </w:t>
      </w:r>
    </w:p>
    <w:p w14:paraId="772CC941" w14:textId="47574D60" w:rsidR="00281D0F" w:rsidRDefault="003606B2" w:rsidP="00DD664C">
      <w:pPr>
        <w:pStyle w:val="ListParagraph"/>
      </w:pPr>
      <w:r w:rsidRPr="008C209A">
        <w:t xml:space="preserve">the use of web-services technology (XML, </w:t>
      </w:r>
      <w:r w:rsidR="001E2F9C" w:rsidRPr="008C209A">
        <w:t>JSON</w:t>
      </w:r>
      <w:r w:rsidRPr="008C209A">
        <w:t>,</w:t>
      </w:r>
      <w:r w:rsidR="00C37194" w:rsidRPr="008C209A">
        <w:t xml:space="preserve"> Open</w:t>
      </w:r>
      <w:r w:rsidR="00BE76B6">
        <w:t xml:space="preserve"> </w:t>
      </w:r>
      <w:r w:rsidR="00C37194" w:rsidRPr="008C209A">
        <w:t>API</w:t>
      </w:r>
      <w:r w:rsidRPr="008C209A">
        <w:t>)</w:t>
      </w:r>
    </w:p>
    <w:p w14:paraId="6C08BDE0" w14:textId="4C8F40FC" w:rsidR="00281D0F" w:rsidRPr="005D03D5" w:rsidRDefault="003606B2" w:rsidP="00DD664C">
      <w:r w:rsidRPr="005D03D5">
        <w:t>Such an architecture needs to be well organised, and the SDMX Registry/Repository (SDMX-RR) is tasked with providing structure, organisation, and maintenance and query interfaces for most of the SDMX components required to support the data</w:t>
      </w:r>
      <w:r w:rsidR="007641A9" w:rsidRPr="005D03D5">
        <w:t xml:space="preserve"> </w:t>
      </w:r>
      <w:r w:rsidRPr="005D03D5">
        <w:t xml:space="preserve">sharing vision. </w:t>
      </w:r>
    </w:p>
    <w:p w14:paraId="2ADCD56A" w14:textId="6FB78708" w:rsidR="00281D0F" w:rsidRPr="005D03D5" w:rsidRDefault="003606B2" w:rsidP="00DD664C">
      <w:r w:rsidRPr="005D03D5">
        <w:t>However, it is important to emphasis</w:t>
      </w:r>
      <w:r w:rsidR="002E4C38" w:rsidRPr="005D03D5">
        <w:t>e</w:t>
      </w:r>
      <w:r w:rsidRPr="005D03D5">
        <w:t xml:space="preserve"> that the SDMX-RR provides support for the submission and retrieval of all SDMX structural metadata and provisioning metadata. Therefore, the Registry not only supports the </w:t>
      </w:r>
      <w:r w:rsidR="00BE76B6" w:rsidRPr="005D03D5">
        <w:t>data-sharing</w:t>
      </w:r>
      <w:r w:rsidRPr="005D03D5">
        <w:t xml:space="preserve"> scenario, but this metadata is also vital </w:t>
      </w:r>
      <w:proofErr w:type="gramStart"/>
      <w:r w:rsidRPr="005D03D5">
        <w:t>in order to</w:t>
      </w:r>
      <w:proofErr w:type="gramEnd"/>
      <w:r w:rsidRPr="005D03D5">
        <w:t xml:space="preserve"> provide support for data and metadata reporting/collection, and dissemination scenarios.</w:t>
      </w:r>
    </w:p>
    <w:p w14:paraId="4EF50C1B" w14:textId="459B2938" w:rsidR="00281D0F" w:rsidRPr="005D03D5" w:rsidRDefault="003606B2" w:rsidP="00DD664C">
      <w:r w:rsidRPr="005D03D5">
        <w:t>Standard formats for the exchange of aggregated statistical data and metadata as prescribed in SDMX v</w:t>
      </w:r>
      <w:r w:rsidR="001E2F9C" w:rsidRPr="005D03D5">
        <w:t>3</w:t>
      </w:r>
      <w:del w:id="349" w:author="Matthew Nelson" w:date="2024-09-16T14:38:00Z">
        <w:r w:rsidR="001E2F9C" w:rsidRPr="005D03D5" w:rsidDel="00AA5681">
          <w:delText>.</w:delText>
        </w:r>
      </w:del>
      <w:del w:id="350" w:author="Matthew Nelson" w:date="2024-09-16T14:37:00Z">
        <w:r w:rsidR="001E2F9C" w:rsidRPr="005D03D5" w:rsidDel="00AA5681">
          <w:delText>0</w:delText>
        </w:r>
      </w:del>
      <w:r w:rsidR="001E2F9C" w:rsidRPr="005D03D5">
        <w:t xml:space="preserve"> </w:t>
      </w:r>
      <w:r w:rsidRPr="005D03D5">
        <w:t>are envisaged to bring benefits to the statistical community because data reporting and dissemination processes can be made more efficient.</w:t>
      </w:r>
    </w:p>
    <w:p w14:paraId="4F02098B" w14:textId="6FC0AD33" w:rsidR="00281D0F" w:rsidRPr="005D03D5" w:rsidRDefault="003606B2" w:rsidP="00DD664C">
      <w:r w:rsidRPr="005D03D5">
        <w:t>As organisations migrate to SDMX enabled systems, many XML</w:t>
      </w:r>
      <w:r w:rsidR="002208EC" w:rsidRPr="005D03D5">
        <w:t>, JSON</w:t>
      </w:r>
      <w:r w:rsidRPr="005D03D5">
        <w:t xml:space="preserve"> (and conventional) artefacts will be produced (</w:t>
      </w:r>
      <w:r w:rsidR="002E4C38" w:rsidRPr="005D03D5">
        <w:t>e.g.,</w:t>
      </w:r>
      <w:r w:rsidRPr="005D03D5">
        <w:t xml:space="preserve"> Data Structure, Metadata Structure, Code List and Concept definitions </w:t>
      </w:r>
      <w:r w:rsidR="001E2F9C" w:rsidRPr="005D03D5">
        <w:t xml:space="preserve">– </w:t>
      </w:r>
      <w:r w:rsidRPr="005D03D5">
        <w:t>often collectively called structural metadata</w:t>
      </w:r>
      <w:r w:rsidR="001E2F9C" w:rsidRPr="005D03D5">
        <w:t xml:space="preserve"> –</w:t>
      </w:r>
      <w:r w:rsidRPr="005D03D5">
        <w:t xml:space="preserve"> XML schemas generated from data structure definitions, XSLT </w:t>
      </w:r>
      <w:r w:rsidR="002E4C38" w:rsidRPr="005D03D5">
        <w:t>stylesheets</w:t>
      </w:r>
      <w:r w:rsidRPr="005D03D5">
        <w:t xml:space="preserve"> for transformation and display of data and metadata, terminology references, etc.). The SDMX model supports interoperability, and it is important to be able to discover and share these artefacts between parties in a controlled and organized way.</w:t>
      </w:r>
    </w:p>
    <w:p w14:paraId="39255C5C" w14:textId="0A3A9951" w:rsidR="00281D0F" w:rsidRPr="005D03D5" w:rsidRDefault="003606B2" w:rsidP="00DD664C">
      <w:r w:rsidRPr="005D03D5">
        <w:t>This is the role of the registry.</w:t>
      </w:r>
    </w:p>
    <w:p w14:paraId="7DEF9DC0" w14:textId="214E986E" w:rsidR="00281D0F" w:rsidRPr="005D03D5" w:rsidRDefault="003606B2" w:rsidP="00DD664C">
      <w:r w:rsidRPr="005D03D5">
        <w:t>With the fundamental SDMX standards in place, a set of architectural standards are needed to address some of the processes involved in statistical data and metadata exchange, with an emphasis on maintenance, retrieval and sharing of the structural metadata. In addition, the architectural standards support the registration and discovery of data and referential metadata.</w:t>
      </w:r>
    </w:p>
    <w:p w14:paraId="190028DF" w14:textId="33D2997A" w:rsidR="00281D0F" w:rsidRDefault="003606B2" w:rsidP="00DD664C">
      <w:r w:rsidRPr="005D03D5">
        <w:t>These architectural standards address the ‘how’</w:t>
      </w:r>
      <w:r w:rsidR="005D03D5">
        <w:t>,</w:t>
      </w:r>
      <w:r w:rsidRPr="005D03D5">
        <w:t xml:space="preserve"> rather than the ‘what’, and are aimed at enabling existing SDMX standards to achieve their mission. The architectural standards address registry services</w:t>
      </w:r>
      <w:r w:rsidR="00BE76B6">
        <w:t>,</w:t>
      </w:r>
      <w:r w:rsidRPr="005D03D5">
        <w:t xml:space="preserve"> which initially comprise:</w:t>
      </w:r>
    </w:p>
    <w:p w14:paraId="362CB147" w14:textId="7DE52AF1" w:rsidR="00281D0F" w:rsidRDefault="003606B2" w:rsidP="00DD664C">
      <w:pPr>
        <w:pStyle w:val="ListParagraph"/>
        <w:numPr>
          <w:ilvl w:val="0"/>
          <w:numId w:val="38"/>
        </w:numPr>
      </w:pPr>
      <w:r>
        <w:t>structural metadata repository</w:t>
      </w:r>
    </w:p>
    <w:p w14:paraId="6B99C875" w14:textId="5BAD57BC" w:rsidR="00281D0F" w:rsidRDefault="003606B2" w:rsidP="00DD664C">
      <w:pPr>
        <w:pStyle w:val="ListParagraph"/>
        <w:numPr>
          <w:ilvl w:val="0"/>
          <w:numId w:val="38"/>
        </w:numPr>
      </w:pPr>
      <w:r>
        <w:lastRenderedPageBreak/>
        <w:t>data and metadata registration</w:t>
      </w:r>
    </w:p>
    <w:p w14:paraId="05AC1E47" w14:textId="240BAEA0" w:rsidR="00281D0F" w:rsidRDefault="003606B2" w:rsidP="00DD664C">
      <w:pPr>
        <w:pStyle w:val="ListParagraph"/>
        <w:numPr>
          <w:ilvl w:val="0"/>
          <w:numId w:val="38"/>
        </w:numPr>
      </w:pPr>
      <w:r>
        <w:t>query</w:t>
      </w:r>
    </w:p>
    <w:p w14:paraId="37124151" w14:textId="2A8C5CAD" w:rsidR="00281D0F" w:rsidRDefault="003606B2" w:rsidP="007641A9">
      <w:r>
        <w:t>The registry services outlined in this specification are designed to help the SDMX community manage the proliferation of SDMX assets and to support data sharing for reporting and dissemination.</w:t>
      </w:r>
    </w:p>
    <w:p w14:paraId="52608AC1" w14:textId="57ED1E06" w:rsidR="00281D0F" w:rsidRDefault="003606B2">
      <w:pPr>
        <w:pStyle w:val="Heading1"/>
      </w:pPr>
      <w:bookmarkStart w:id="351" w:name="_Toc178072815"/>
      <w:r>
        <w:lastRenderedPageBreak/>
        <w:t>2 Scope and Normative Status</w:t>
      </w:r>
      <w:bookmarkEnd w:id="351"/>
      <w:r>
        <w:t xml:space="preserve"> </w:t>
      </w:r>
    </w:p>
    <w:p w14:paraId="175E40E6" w14:textId="056D4B76" w:rsidR="00281D0F" w:rsidRPr="002208EC" w:rsidRDefault="003606B2" w:rsidP="00DD664C">
      <w:r>
        <w:t xml:space="preserve">The scope of this document is to specify the logical interfaces for the </w:t>
      </w:r>
      <w:r w:rsidRPr="002208EC">
        <w:t>SDMX</w:t>
      </w:r>
      <w:r>
        <w:t xml:space="preserve"> registry in terms of the functions required and the data that may be present in the function call, and the behaviour expected of the registry.</w:t>
      </w:r>
    </w:p>
    <w:p w14:paraId="2DB576D5" w14:textId="153379F4" w:rsidR="00281D0F" w:rsidRDefault="003606B2" w:rsidP="00DD664C">
      <w:r>
        <w:t>In this document, functions and behaviours of the Registry Interfaces are described in four ways:</w:t>
      </w:r>
    </w:p>
    <w:p w14:paraId="259C9C54" w14:textId="72DA507E" w:rsidR="00281D0F" w:rsidRDefault="003606B2" w:rsidP="00DD664C">
      <w:pPr>
        <w:pStyle w:val="ListParagraph"/>
      </w:pPr>
      <w:r>
        <w:t>in text</w:t>
      </w:r>
    </w:p>
    <w:p w14:paraId="0425F8EB" w14:textId="3C4EDD39" w:rsidR="00281D0F" w:rsidRDefault="003606B2" w:rsidP="00DD664C">
      <w:pPr>
        <w:pStyle w:val="ListParagraph"/>
      </w:pPr>
      <w:r>
        <w:t>with tables</w:t>
      </w:r>
    </w:p>
    <w:p w14:paraId="3FCAFDE7" w14:textId="38899977" w:rsidR="00281D0F" w:rsidRDefault="003606B2" w:rsidP="00DD664C">
      <w:pPr>
        <w:pStyle w:val="ListParagraph"/>
      </w:pPr>
      <w:r>
        <w:t>with UML diagrams excerpted from the SDMX Information Model (SDMX-IM)</w:t>
      </w:r>
    </w:p>
    <w:p w14:paraId="3C13B178" w14:textId="26F308FF" w:rsidR="00281D0F" w:rsidRPr="002208EC" w:rsidRDefault="003606B2" w:rsidP="00DD664C">
      <w:pPr>
        <w:pStyle w:val="ListParagraph"/>
      </w:pPr>
      <w:r>
        <w:t>with UML diagrams that are not a part of the SDMX-IM but are included here for clarity and to aid implementations (these</w:t>
      </w:r>
      <w:r w:rsidR="007641A9">
        <w:t xml:space="preserve"> </w:t>
      </w:r>
      <w:r>
        <w:t>diagram</w:t>
      </w:r>
      <w:r w:rsidR="007641A9">
        <w:t>s</w:t>
      </w:r>
      <w:r>
        <w:t xml:space="preserve"> are clearly marked as “Logical Class Diagram ...”)</w:t>
      </w:r>
    </w:p>
    <w:p w14:paraId="4D5F6A81" w14:textId="6E499185" w:rsidR="00281D0F" w:rsidRPr="002208EC" w:rsidRDefault="003606B2" w:rsidP="00DD664C">
      <w:r w:rsidRPr="002208EC">
        <w:t>Whilst the introductory section contains some information on the role of the registry, it is assumed that the reader is familiar with the uses of a registry in providing shared metadata across a community of counterparties.</w:t>
      </w:r>
    </w:p>
    <w:p w14:paraId="045A153F" w14:textId="20DB3205" w:rsidR="00281D0F" w:rsidRPr="002208EC" w:rsidRDefault="003606B2" w:rsidP="00DD664C">
      <w:r w:rsidRPr="002208EC">
        <w:t xml:space="preserve">Note that </w:t>
      </w:r>
      <w:r w:rsidR="001F2174">
        <w:t>chapters</w:t>
      </w:r>
      <w:r w:rsidR="001F2174" w:rsidRPr="002208EC">
        <w:t xml:space="preserve"> </w:t>
      </w:r>
      <w:r w:rsidRPr="002208EC">
        <w:t xml:space="preserve">5 and 6 </w:t>
      </w:r>
      <w:r w:rsidR="001F2174">
        <w:t>below</w:t>
      </w:r>
      <w:r w:rsidRPr="002208EC">
        <w:t xml:space="preserve"> contain normative rules regarding the Registry Interface and the identification of registry objects. Further, the minimum standard for access to the registry is via a REST interface (HTTP or HTTPS), as described in the appropriate sections. The notification mechanism must support e-mail and HTTP/HTTPS protocols as described. Normative registry interfaces are specified in the SDMX-ML specification (</w:t>
      </w:r>
      <w:r w:rsidR="001F2174">
        <w:t>Section</w:t>
      </w:r>
      <w:r w:rsidR="001F2174" w:rsidRPr="002208EC">
        <w:t xml:space="preserve"> </w:t>
      </w:r>
      <w:r w:rsidRPr="002208EC">
        <w:t>3 of the SDMX Standard). All other sections of this document are informative.</w:t>
      </w:r>
    </w:p>
    <w:p w14:paraId="53E0417C" w14:textId="03D32B4D" w:rsidR="00EA6410" w:rsidRPr="002208EC" w:rsidRDefault="003606B2" w:rsidP="00DD664C">
      <w:r w:rsidRPr="002208EC">
        <w:t>Note that although the term “authorised user” is used in this document, the SDMX standards do not define an access control mechanism. Such a mechanism, if required, must be chosen and implemented by the registry software provider.</w:t>
      </w:r>
    </w:p>
    <w:p w14:paraId="539C683D" w14:textId="648961D3" w:rsidR="00281D0F" w:rsidRDefault="003606B2">
      <w:pPr>
        <w:pStyle w:val="Heading1"/>
      </w:pPr>
      <w:bookmarkStart w:id="352" w:name="_Toc178072816"/>
      <w:r>
        <w:lastRenderedPageBreak/>
        <w:t>3 Scope of the SDMX Registry/Repository</w:t>
      </w:r>
      <w:bookmarkEnd w:id="352"/>
    </w:p>
    <w:p w14:paraId="3257D942" w14:textId="057AB6FE" w:rsidR="00281D0F" w:rsidRDefault="003606B2" w:rsidP="00205F80">
      <w:pPr>
        <w:pStyle w:val="Heading2"/>
      </w:pPr>
      <w:bookmarkStart w:id="353" w:name="_Toc178072817"/>
      <w:r>
        <w:t xml:space="preserve">3.1 </w:t>
      </w:r>
      <w:r w:rsidRPr="00205F80">
        <w:t>Objective</w:t>
      </w:r>
      <w:bookmarkEnd w:id="353"/>
    </w:p>
    <w:p w14:paraId="189D50C7" w14:textId="102D7B1F" w:rsidR="00281D0F" w:rsidRPr="000B451F" w:rsidRDefault="003606B2" w:rsidP="00DD664C">
      <w:r w:rsidRPr="000B451F">
        <w:t>The objective of the SDMX registry/repository is, in broad terms, to allow organisations to publish statistical data and reference metadata in known formats such that interested third parties can discover these data and interpret them accurately and correctly. The mechanism for doing this is twofold:</w:t>
      </w:r>
    </w:p>
    <w:p w14:paraId="66309DDC" w14:textId="3BD8FFF2" w:rsidR="00281D0F" w:rsidRDefault="003606B2" w:rsidP="00DD664C">
      <w:pPr>
        <w:pStyle w:val="NumberedList"/>
      </w:pPr>
      <w:r>
        <w:t>To maintain and publish structural metadata that describes the structure and valid content of data and reference metadata sources such as databases, metadata repositories, data sets, metadata sets. This structural metadata enables software applications to understand and to interpret the data and reference metadata in these sources.</w:t>
      </w:r>
    </w:p>
    <w:p w14:paraId="430B6D82" w14:textId="0EDFBCC9" w:rsidR="0051030B" w:rsidRDefault="003606B2" w:rsidP="00DD664C">
      <w:pPr>
        <w:pStyle w:val="NumberedList"/>
      </w:pPr>
      <w:r>
        <w:t>To enable applications, organisations, and individuals to share and to discover data and reference metadata. This facilitates data and reference metadata dissemination by implementing the data sharing vision of SDMX.</w:t>
      </w:r>
    </w:p>
    <w:p w14:paraId="0D3C41BF" w14:textId="1512ED5D" w:rsidR="00281D0F" w:rsidRDefault="003606B2" w:rsidP="00205F80">
      <w:pPr>
        <w:pStyle w:val="Heading2"/>
      </w:pPr>
      <w:bookmarkStart w:id="354" w:name="_Toc178072818"/>
      <w:r>
        <w:t>3.2 Structural Metadata</w:t>
      </w:r>
      <w:bookmarkEnd w:id="354"/>
      <w:r>
        <w:t xml:space="preserve"> </w:t>
      </w:r>
    </w:p>
    <w:p w14:paraId="793E9340" w14:textId="4D73CD8A" w:rsidR="00281D0F" w:rsidRPr="000B451F" w:rsidRDefault="003606B2" w:rsidP="00DD664C">
      <w:r w:rsidRPr="000B451F">
        <w:t>Setting up structural metadata and the exchange context (referred to as “data provisioning”) involves the following steps for maintenance agencies:</w:t>
      </w:r>
    </w:p>
    <w:p w14:paraId="70A3EC2B" w14:textId="6EA102EB" w:rsidR="00281D0F" w:rsidRDefault="003606B2" w:rsidP="00DD664C">
      <w:pPr>
        <w:pStyle w:val="ListParagraph"/>
      </w:pPr>
      <w:r>
        <w:t>agreeing and creating a specification of the structure of the data (called a Data Structure Definition or DSD in this document but also known as “key family”)</w:t>
      </w:r>
      <w:r w:rsidR="000B451F">
        <w:t>,</w:t>
      </w:r>
      <w:r>
        <w:t xml:space="preserve"> which defines the dimensions, measures and attributes of a dataset and their valid value </w:t>
      </w:r>
      <w:proofErr w:type="gramStart"/>
      <w:r>
        <w:t>set</w:t>
      </w:r>
      <w:r w:rsidR="00F72698">
        <w:t>;</w:t>
      </w:r>
      <w:proofErr w:type="gramEnd"/>
    </w:p>
    <w:p w14:paraId="5BA81971" w14:textId="31F9DEC5" w:rsidR="00281D0F" w:rsidRDefault="003606B2" w:rsidP="00DD664C">
      <w:pPr>
        <w:pStyle w:val="ListParagraph"/>
      </w:pPr>
      <w:r>
        <w:t>if required, defining a subset or view of a DSD which allows some restriction of content called a “dataflow definition</w:t>
      </w:r>
      <w:proofErr w:type="gramStart"/>
      <w:r>
        <w:t>”</w:t>
      </w:r>
      <w:r w:rsidR="00F72698">
        <w:t>;</w:t>
      </w:r>
      <w:proofErr w:type="gramEnd"/>
    </w:p>
    <w:p w14:paraId="5AE4EC93" w14:textId="141AA3BD" w:rsidR="00281D0F" w:rsidRDefault="003606B2" w:rsidP="00DD664C">
      <w:pPr>
        <w:pStyle w:val="ListParagraph"/>
      </w:pPr>
      <w:r>
        <w:t xml:space="preserve">agreeing and creating a specification of the structure of reference metadata (Metadata Structure Definition) which defines the </w:t>
      </w:r>
      <w:r w:rsidR="001F2174">
        <w:t xml:space="preserve">metadata </w:t>
      </w:r>
      <w:r>
        <w:t xml:space="preserve">attributes and </w:t>
      </w:r>
      <w:r w:rsidR="001F2174">
        <w:t xml:space="preserve">their </w:t>
      </w:r>
      <w:r>
        <w:t xml:space="preserve">presentational arrangement </w:t>
      </w:r>
      <w:r w:rsidR="001F2174">
        <w:t>in</w:t>
      </w:r>
      <w:r>
        <w:t xml:space="preserve"> a </w:t>
      </w:r>
      <w:proofErr w:type="spellStart"/>
      <w:r>
        <w:t>Metadataset</w:t>
      </w:r>
      <w:proofErr w:type="spellEnd"/>
      <w:r>
        <w:t xml:space="preserve"> </w:t>
      </w:r>
      <w:r w:rsidR="001F2174">
        <w:t xml:space="preserve">or as part of a Dataset, </w:t>
      </w:r>
      <w:r>
        <w:t xml:space="preserve">and their valid values and </w:t>
      </w:r>
      <w:proofErr w:type="gramStart"/>
      <w:r>
        <w:t>content</w:t>
      </w:r>
      <w:r w:rsidR="00F72698">
        <w:t>;</w:t>
      </w:r>
      <w:proofErr w:type="gramEnd"/>
    </w:p>
    <w:p w14:paraId="1B54AC28" w14:textId="59202893" w:rsidR="00281D0F" w:rsidRDefault="003606B2" w:rsidP="00DD664C">
      <w:pPr>
        <w:pStyle w:val="ListParagraph"/>
      </w:pPr>
      <w:r>
        <w:t>if required, defining a subset or view of a</w:t>
      </w:r>
      <w:r w:rsidR="00F72698">
        <w:t>n</w:t>
      </w:r>
      <w:r>
        <w:t xml:space="preserve"> MSD which allows some restriction of content called a “</w:t>
      </w:r>
      <w:proofErr w:type="spellStart"/>
      <w:r>
        <w:t>metadataflow</w:t>
      </w:r>
      <w:proofErr w:type="spellEnd"/>
      <w:proofErr w:type="gramStart"/>
      <w:r>
        <w:t>”</w:t>
      </w:r>
      <w:r w:rsidR="00F72698">
        <w:t>;</w:t>
      </w:r>
      <w:proofErr w:type="gramEnd"/>
    </w:p>
    <w:p w14:paraId="1A5D2B76" w14:textId="37CEF494" w:rsidR="00281D0F" w:rsidRDefault="003606B2" w:rsidP="00DD664C">
      <w:pPr>
        <w:pStyle w:val="ListParagraph"/>
      </w:pPr>
      <w:r>
        <w:t xml:space="preserve">defining which subject matter domains (specified as a Category Scheme) are related to the Dataflow and </w:t>
      </w:r>
      <w:proofErr w:type="spellStart"/>
      <w:r>
        <w:t>Metadataflow</w:t>
      </w:r>
      <w:proofErr w:type="spellEnd"/>
      <w:r>
        <w:t xml:space="preserve"> to enable </w:t>
      </w:r>
      <w:proofErr w:type="gramStart"/>
      <w:r>
        <w:t>browsing</w:t>
      </w:r>
      <w:r w:rsidR="00F72698">
        <w:t>;</w:t>
      </w:r>
      <w:proofErr w:type="gramEnd"/>
    </w:p>
    <w:p w14:paraId="035918CD" w14:textId="511ECFC4" w:rsidR="00281D0F" w:rsidRDefault="003606B2" w:rsidP="00DD664C">
      <w:pPr>
        <w:pStyle w:val="ListParagraph"/>
      </w:pPr>
      <w:r>
        <w:t xml:space="preserve">defining one or more lists of Data </w:t>
      </w:r>
      <w:r w:rsidR="00F72698">
        <w:t xml:space="preserve">and Metadata </w:t>
      </w:r>
      <w:proofErr w:type="gramStart"/>
      <w:r>
        <w:t>Providers</w:t>
      </w:r>
      <w:r w:rsidR="00F72698">
        <w:t>;</w:t>
      </w:r>
      <w:proofErr w:type="gramEnd"/>
    </w:p>
    <w:p w14:paraId="39740ABF" w14:textId="6739F4AA" w:rsidR="00281D0F" w:rsidRDefault="003606B2" w:rsidP="00DD664C">
      <w:pPr>
        <w:pStyle w:val="ListParagraph"/>
      </w:pPr>
      <w:r>
        <w:t>defining which Data</w:t>
      </w:r>
      <w:r w:rsidR="00F72698">
        <w:t>/Metadata</w:t>
      </w:r>
      <w:r>
        <w:t xml:space="preserve"> Providers have agreed to publish a given Dataflow</w:t>
      </w:r>
      <w:r w:rsidR="00F72698">
        <w:t>/</w:t>
      </w:r>
      <w:proofErr w:type="spellStart"/>
      <w:r>
        <w:t>Metadataflow</w:t>
      </w:r>
      <w:proofErr w:type="spellEnd"/>
      <w:r>
        <w:t xml:space="preserve"> </w:t>
      </w:r>
      <w:r w:rsidR="00F72698">
        <w:t>–</w:t>
      </w:r>
      <w:r>
        <w:t xml:space="preserve"> this is called a Provision Agreement</w:t>
      </w:r>
      <w:r w:rsidR="00F72698">
        <w:t xml:space="preserve"> or Metadata Provision Agreement, respectively</w:t>
      </w:r>
      <w:r w:rsidR="00B87624">
        <w:t>.</w:t>
      </w:r>
    </w:p>
    <w:p w14:paraId="0556FA28" w14:textId="77777777" w:rsidR="00805D20" w:rsidRDefault="003606B2" w:rsidP="00805D20">
      <w:pPr>
        <w:keepNext/>
        <w:spacing w:after="0" w:line="259" w:lineRule="auto"/>
        <w:ind w:right="871"/>
        <w:jc w:val="right"/>
      </w:pPr>
      <w:r>
        <w:rPr>
          <w:noProof/>
        </w:rPr>
        <w:lastRenderedPageBreak/>
        <w:drawing>
          <wp:inline distT="0" distB="0" distL="0" distR="0" wp14:anchorId="40F4DB2C" wp14:editId="1985CE17">
            <wp:extent cx="4215384" cy="5129784"/>
            <wp:effectExtent l="0" t="0" r="0" b="0"/>
            <wp:docPr id="11733" name="Picture 1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3"/>
                    <pic:cNvPicPr/>
                  </pic:nvPicPr>
                  <pic:blipFill>
                    <a:blip r:embed="rId23">
                      <a:extLst>
                        <a:ext uri="{28A0092B-C50C-407E-A947-70E740481C1C}">
                          <a14:useLocalDpi xmlns:a14="http://schemas.microsoft.com/office/drawing/2010/main" val="0"/>
                        </a:ext>
                      </a:extLst>
                    </a:blip>
                    <a:stretch>
                      <a:fillRect/>
                    </a:stretch>
                  </pic:blipFill>
                  <pic:spPr>
                    <a:xfrm>
                      <a:off x="0" y="0"/>
                      <a:ext cx="4215384" cy="5129784"/>
                    </a:xfrm>
                    <a:prstGeom prst="rect">
                      <a:avLst/>
                    </a:prstGeom>
                  </pic:spPr>
                </pic:pic>
              </a:graphicData>
            </a:graphic>
          </wp:inline>
        </w:drawing>
      </w:r>
    </w:p>
    <w:p w14:paraId="74333FA0" w14:textId="2263ED08" w:rsidR="00F72698" w:rsidRPr="00377ED5" w:rsidRDefault="00805D20" w:rsidP="00F84D68">
      <w:pPr>
        <w:pStyle w:val="Caption"/>
      </w:pPr>
      <w:bookmarkStart w:id="355" w:name="_Ref67297671"/>
      <w:r w:rsidRPr="00377ED5">
        <w:t xml:space="preserve">Figure </w:t>
      </w:r>
      <w:r w:rsidR="007B7A2D">
        <w:fldChar w:fldCharType="begin"/>
      </w:r>
      <w:r w:rsidR="007B7A2D">
        <w:instrText xml:space="preserve"> SEQ Figure \* ARABIC </w:instrText>
      </w:r>
      <w:r w:rsidR="007B7A2D">
        <w:fldChar w:fldCharType="separate"/>
      </w:r>
      <w:r w:rsidR="007B7A2D">
        <w:rPr>
          <w:noProof/>
        </w:rPr>
        <w:t>1</w:t>
      </w:r>
      <w:r w:rsidR="007B7A2D">
        <w:rPr>
          <w:noProof/>
        </w:rPr>
        <w:fldChar w:fldCharType="end"/>
      </w:r>
      <w:bookmarkEnd w:id="355"/>
      <w:r w:rsidR="000D6BBF" w:rsidRPr="00377ED5">
        <w:t>: Schematic of the Basic Structural Artefacts in the SDMX-IM</w:t>
      </w:r>
    </w:p>
    <w:p w14:paraId="6CD064BE" w14:textId="198369EA" w:rsidR="00805D20" w:rsidRDefault="00B535B1" w:rsidP="00805D20">
      <w:r>
        <w:t>Note that i</w:t>
      </w:r>
      <w:r w:rsidR="00805D20">
        <w:t xml:space="preserve">n </w:t>
      </w:r>
      <w:r>
        <w:fldChar w:fldCharType="begin"/>
      </w:r>
      <w:r>
        <w:instrText xml:space="preserve"> REF _Ref67297671 \h </w:instrText>
      </w:r>
      <w:r>
        <w:fldChar w:fldCharType="separate"/>
      </w:r>
      <w:r w:rsidR="007B7A2D" w:rsidRPr="00377ED5">
        <w:t xml:space="preserve">Figure </w:t>
      </w:r>
      <w:r w:rsidR="007B7A2D">
        <w:rPr>
          <w:noProof/>
        </w:rPr>
        <w:t>1</w:t>
      </w:r>
      <w:r>
        <w:fldChar w:fldCharType="end"/>
      </w:r>
      <w:r>
        <w:t xml:space="preserve"> (but also most of the relevant subsequent figures) terms that include both data and metadata have been used. For example:</w:t>
      </w:r>
    </w:p>
    <w:p w14:paraId="34CE14A7" w14:textId="0D82B7B9" w:rsidR="00B535B1" w:rsidRDefault="00B535B1" w:rsidP="00B535B1">
      <w:pPr>
        <w:pStyle w:val="ListParagraph"/>
        <w:numPr>
          <w:ilvl w:val="0"/>
          <w:numId w:val="55"/>
        </w:numPr>
      </w:pPr>
      <w:r>
        <w:t xml:space="preserve">Structure </w:t>
      </w:r>
      <w:proofErr w:type="gramStart"/>
      <w:r>
        <w:t>Definition:</w:t>
      </w:r>
      <w:proofErr w:type="gramEnd"/>
      <w:r>
        <w:t xml:space="preserve"> </w:t>
      </w:r>
      <w:r w:rsidR="00CB3D3A">
        <w:t>refers to Data Structure Definition (DSD) and Metadata Structure Definition (MSD)</w:t>
      </w:r>
    </w:p>
    <w:p w14:paraId="6ACEE4C2" w14:textId="7DC04F96" w:rsidR="00CB3D3A" w:rsidRDefault="00CB3D3A" w:rsidP="00B535B1">
      <w:pPr>
        <w:pStyle w:val="ListParagraph"/>
        <w:numPr>
          <w:ilvl w:val="0"/>
          <w:numId w:val="55"/>
        </w:numPr>
      </w:pPr>
      <w:r>
        <w:t xml:space="preserve">Flow: refers to Dataflow and </w:t>
      </w:r>
      <w:proofErr w:type="spellStart"/>
      <w:r>
        <w:t>Metadataflow</w:t>
      </w:r>
      <w:proofErr w:type="spellEnd"/>
    </w:p>
    <w:p w14:paraId="55BA2AD9" w14:textId="12C8AE88" w:rsidR="00CB3D3A" w:rsidRDefault="00CB3D3A" w:rsidP="00B535B1">
      <w:pPr>
        <w:pStyle w:val="ListParagraph"/>
        <w:numPr>
          <w:ilvl w:val="0"/>
          <w:numId w:val="55"/>
        </w:numPr>
      </w:pPr>
      <w:r>
        <w:t xml:space="preserve">Provision </w:t>
      </w:r>
      <w:proofErr w:type="gramStart"/>
      <w:r>
        <w:t>Agreement:</w:t>
      </w:r>
      <w:proofErr w:type="gramEnd"/>
      <w:r>
        <w:t xml:space="preserve"> refers to Provision Agreement (for data) and Metadata Provision Agreement</w:t>
      </w:r>
    </w:p>
    <w:p w14:paraId="04E5C01B" w14:textId="0B0849E6" w:rsidR="00CB3D3A" w:rsidRDefault="00CB3D3A" w:rsidP="00B535B1">
      <w:pPr>
        <w:pStyle w:val="ListParagraph"/>
        <w:numPr>
          <w:ilvl w:val="0"/>
          <w:numId w:val="55"/>
        </w:numPr>
      </w:pPr>
      <w:r>
        <w:t>Provider Scheme: refers to Data Provider Scheme and Metadata Provider Scheme</w:t>
      </w:r>
    </w:p>
    <w:p w14:paraId="5807BAAB" w14:textId="0F053488" w:rsidR="00CB3D3A" w:rsidRDefault="00CB3D3A" w:rsidP="00B535B1">
      <w:pPr>
        <w:pStyle w:val="ListParagraph"/>
        <w:numPr>
          <w:ilvl w:val="0"/>
          <w:numId w:val="55"/>
        </w:numPr>
      </w:pPr>
      <w:r>
        <w:t>Provider: refers to Data Provider and Metadata Provider</w:t>
      </w:r>
    </w:p>
    <w:p w14:paraId="55BD08B1" w14:textId="4ABEEBE4" w:rsidR="00CB3D3A" w:rsidRPr="00805D20" w:rsidRDefault="00CB3D3A" w:rsidP="009A6893">
      <w:r>
        <w:t>In that context, the term “Metadata” refers to reference metadata.</w:t>
      </w:r>
    </w:p>
    <w:p w14:paraId="1A96A131" w14:textId="052D428F" w:rsidR="00281D0F" w:rsidRDefault="003606B2" w:rsidP="00205F80">
      <w:pPr>
        <w:pStyle w:val="Heading2"/>
      </w:pPr>
      <w:bookmarkStart w:id="356" w:name="_Toc178072819"/>
      <w:r>
        <w:lastRenderedPageBreak/>
        <w:t>3.3 Registration</w:t>
      </w:r>
      <w:bookmarkEnd w:id="356"/>
    </w:p>
    <w:p w14:paraId="21D1DE8F" w14:textId="5AFE452F" w:rsidR="00281D0F" w:rsidRPr="00B87624" w:rsidRDefault="003606B2" w:rsidP="00DD664C">
      <w:r w:rsidRPr="00B87624">
        <w:t>Publishing the data and reference metadata involves the following steps for a Data</w:t>
      </w:r>
      <w:r w:rsidR="00B87624" w:rsidRPr="00B87624">
        <w:t>/Metadata</w:t>
      </w:r>
      <w:r w:rsidRPr="00B87624">
        <w:t xml:space="preserve"> Provider:</w:t>
      </w:r>
    </w:p>
    <w:p w14:paraId="0B53D37E" w14:textId="1B9F6E43" w:rsidR="00281D0F" w:rsidRDefault="003606B2" w:rsidP="00DD664C">
      <w:pPr>
        <w:pStyle w:val="ListParagraph"/>
      </w:pPr>
      <w:r>
        <w:t>making the reference metadata and data available in SDMX-ML</w:t>
      </w:r>
      <w:r w:rsidR="00B87624">
        <w:t>/JSON</w:t>
      </w:r>
      <w:r>
        <w:t xml:space="preserve"> conformant data files or databases (which respond to an SDMX query with data). The data and reference metadata files or databases must be web</w:t>
      </w:r>
      <w:r w:rsidR="00B87624">
        <w:t xml:space="preserve"> </w:t>
      </w:r>
      <w:r>
        <w:t xml:space="preserve">accessible, and must conform to an agreed Dataflow or </w:t>
      </w:r>
      <w:proofErr w:type="spellStart"/>
      <w:r>
        <w:t>Metadataflow</w:t>
      </w:r>
      <w:proofErr w:type="spellEnd"/>
      <w:r>
        <w:t xml:space="preserve"> (Data Structure Definition or Metadata Structure Definition subset</w:t>
      </w:r>
      <w:proofErr w:type="gramStart"/>
      <w:r>
        <w:t>)</w:t>
      </w:r>
      <w:r w:rsidR="00B87624">
        <w:t>;</w:t>
      </w:r>
      <w:proofErr w:type="gramEnd"/>
    </w:p>
    <w:p w14:paraId="5A7332DA" w14:textId="4EE93C29" w:rsidR="00281D0F" w:rsidRDefault="003606B2" w:rsidP="00DD664C">
      <w:pPr>
        <w:pStyle w:val="ListParagraph"/>
      </w:pPr>
      <w:r>
        <w:t>registering the existence of published reference metadata and data files or databases with one or more SDMX registries</w:t>
      </w:r>
      <w:r w:rsidR="00B87624">
        <w:t>.</w:t>
      </w:r>
    </w:p>
    <w:p w14:paraId="02D0781D" w14:textId="77777777" w:rsidR="00B535B1" w:rsidRDefault="003606B2" w:rsidP="00B535B1">
      <w:pPr>
        <w:keepNext/>
        <w:spacing w:after="0" w:line="259" w:lineRule="auto"/>
        <w:ind w:right="1130"/>
        <w:jc w:val="right"/>
      </w:pPr>
      <w:r>
        <w:rPr>
          <w:noProof/>
        </w:rPr>
        <w:drawing>
          <wp:inline distT="0" distB="0" distL="0" distR="0" wp14:anchorId="7EFCEFCE" wp14:editId="162A269F">
            <wp:extent cx="5270739" cy="3873260"/>
            <wp:effectExtent l="0" t="0" r="6350" b="0"/>
            <wp:docPr id="13014" name="Picture 130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014"/>
                    <pic:cNvPicPr/>
                  </pic:nvPicPr>
                  <pic:blipFill>
                    <a:blip r:embed="rId24">
                      <a:extLst>
                        <a:ext uri="{28A0092B-C50C-407E-A947-70E740481C1C}">
                          <a14:useLocalDpi xmlns:a14="http://schemas.microsoft.com/office/drawing/2010/main" val="0"/>
                        </a:ext>
                      </a:extLst>
                    </a:blip>
                    <a:stretch>
                      <a:fillRect/>
                    </a:stretch>
                  </pic:blipFill>
                  <pic:spPr>
                    <a:xfrm>
                      <a:off x="0" y="0"/>
                      <a:ext cx="5282563" cy="3881949"/>
                    </a:xfrm>
                    <a:prstGeom prst="rect">
                      <a:avLst/>
                    </a:prstGeom>
                  </pic:spPr>
                </pic:pic>
              </a:graphicData>
            </a:graphic>
          </wp:inline>
        </w:drawing>
      </w:r>
    </w:p>
    <w:p w14:paraId="1072B961" w14:textId="58825454" w:rsidR="00281D0F" w:rsidRPr="00377ED5" w:rsidRDefault="00B535B1">
      <w:pPr>
        <w:pStyle w:val="Caption"/>
      </w:pPr>
      <w:r w:rsidRPr="00377ED5">
        <w:t xml:space="preserve">Figure </w:t>
      </w:r>
      <w:r w:rsidR="007B7A2D">
        <w:fldChar w:fldCharType="begin"/>
      </w:r>
      <w:r w:rsidR="007B7A2D">
        <w:instrText xml:space="preserve"> SEQ Figure \* ARABIC </w:instrText>
      </w:r>
      <w:r w:rsidR="007B7A2D">
        <w:fldChar w:fldCharType="separate"/>
      </w:r>
      <w:r w:rsidR="007B7A2D">
        <w:rPr>
          <w:noProof/>
        </w:rPr>
        <w:t>2</w:t>
      </w:r>
      <w:r w:rsidR="007B7A2D">
        <w:rPr>
          <w:noProof/>
        </w:rPr>
        <w:fldChar w:fldCharType="end"/>
      </w:r>
      <w:r w:rsidRPr="00377ED5">
        <w:t>: Schematic of Registered Data and Metadata Sources in the SDMX-IM</w:t>
      </w:r>
    </w:p>
    <w:p w14:paraId="21C5B4DB" w14:textId="0E8CDC4F" w:rsidR="00281D0F" w:rsidRDefault="003606B2" w:rsidP="00205F80">
      <w:pPr>
        <w:pStyle w:val="Heading2"/>
      </w:pPr>
      <w:bookmarkStart w:id="357" w:name="_Toc178072820"/>
      <w:r>
        <w:t>3.4 Notification</w:t>
      </w:r>
      <w:bookmarkEnd w:id="357"/>
    </w:p>
    <w:p w14:paraId="02B5ECF9" w14:textId="1D7922FC" w:rsidR="00281D0F" w:rsidRDefault="003606B2" w:rsidP="00DD664C">
      <w:r>
        <w:t>Notifying interested parties of newly published or re-published data, reference metadata or changes in structural metadata involves:</w:t>
      </w:r>
    </w:p>
    <w:p w14:paraId="1850AD6E" w14:textId="4B3FF00B" w:rsidR="00281D0F" w:rsidRDefault="003606B2" w:rsidP="00DD664C">
      <w:pPr>
        <w:pStyle w:val="ListParagraph"/>
      </w:pPr>
      <w:r>
        <w:t>registry support of a subscription-based notification service which sends an email or notifies an HTTP address announcing all published data that meets the criteria contained in the subscription request</w:t>
      </w:r>
      <w:r w:rsidR="00D55869" w:rsidRPr="00DD664C">
        <w:rPr>
          <w:lang w:val="en-US"/>
        </w:rPr>
        <w:t>.</w:t>
      </w:r>
    </w:p>
    <w:p w14:paraId="6A1A0571" w14:textId="3C22CBDF" w:rsidR="00281D0F" w:rsidRDefault="003606B2" w:rsidP="00205F80">
      <w:pPr>
        <w:pStyle w:val="Heading2"/>
      </w:pPr>
      <w:bookmarkStart w:id="358" w:name="_Toc178072821"/>
      <w:r>
        <w:lastRenderedPageBreak/>
        <w:t>3.5 Discovery</w:t>
      </w:r>
      <w:bookmarkEnd w:id="358"/>
    </w:p>
    <w:p w14:paraId="2081C97C" w14:textId="28CC70B4" w:rsidR="00281D0F" w:rsidRDefault="003606B2" w:rsidP="00DD664C">
      <w:r>
        <w:t>Discovering published data and reference metadata involves interaction with the registry to fulfil the following logical steps that would be carried out by a user interacting with a service that itself interacts with the registry and an SDMX-enabled data or reference metadata resource:</w:t>
      </w:r>
    </w:p>
    <w:p w14:paraId="2E1B5A1D" w14:textId="63AC9E4F" w:rsidR="00281D0F" w:rsidRDefault="003606B2" w:rsidP="00DD664C">
      <w:pPr>
        <w:pStyle w:val="ListParagraph"/>
      </w:pPr>
      <w:r>
        <w:t>optionally browsing a subject matter domain category scheme to find Dataflow</w:t>
      </w:r>
      <w:r w:rsidR="00D55869">
        <w:t>s</w:t>
      </w:r>
      <w:r>
        <w:t xml:space="preserve"> (and hence Data Structure Definitions) and </w:t>
      </w:r>
      <w:proofErr w:type="spellStart"/>
      <w:r>
        <w:t>Metadataflows</w:t>
      </w:r>
      <w:proofErr w:type="spellEnd"/>
      <w:r>
        <w:t xml:space="preserve"> which structure the type of data and/or reference metadata being </w:t>
      </w:r>
      <w:proofErr w:type="gramStart"/>
      <w:r>
        <w:t>sought</w:t>
      </w:r>
      <w:r w:rsidR="00D55869">
        <w:t>;</w:t>
      </w:r>
      <w:proofErr w:type="gramEnd"/>
    </w:p>
    <w:p w14:paraId="6A5CE0A0" w14:textId="70422FC9" w:rsidR="00281D0F" w:rsidRDefault="003606B2" w:rsidP="00DD664C">
      <w:pPr>
        <w:pStyle w:val="ListParagraph"/>
      </w:pPr>
      <w:r>
        <w:t xml:space="preserve">build a query, in terms of the selected Data Structure Definition or Metadata Structure Definition, which specifies what data are required and submitting this to a service that can query an SDMX registry which will return a list of (URLs of) data and reference metadata files and databases which satisfy the </w:t>
      </w:r>
      <w:proofErr w:type="gramStart"/>
      <w:r>
        <w:t>query</w:t>
      </w:r>
      <w:r w:rsidR="00D55869">
        <w:t>;</w:t>
      </w:r>
      <w:proofErr w:type="gramEnd"/>
    </w:p>
    <w:p w14:paraId="273E0DB8" w14:textId="0C49F080" w:rsidR="00281D0F" w:rsidRDefault="003606B2" w:rsidP="00DD664C">
      <w:pPr>
        <w:pStyle w:val="ListParagraph"/>
      </w:pPr>
      <w:r>
        <w:t>processing the query result set and retrieving data and/or reference metadata from the supplied URLs</w:t>
      </w:r>
      <w:r w:rsidR="00D55869">
        <w:t>.</w:t>
      </w:r>
    </w:p>
    <w:p w14:paraId="3166224E" w14:textId="77777777" w:rsidR="00B535B1" w:rsidRDefault="003606B2" w:rsidP="00B535B1">
      <w:pPr>
        <w:keepNext/>
        <w:spacing w:after="0" w:line="259" w:lineRule="auto"/>
        <w:jc w:val="right"/>
      </w:pPr>
      <w:r>
        <w:rPr>
          <w:noProof/>
        </w:rPr>
        <w:drawing>
          <wp:inline distT="0" distB="0" distL="0" distR="0" wp14:anchorId="3C99589C" wp14:editId="11F2E05D">
            <wp:extent cx="5275324" cy="3122032"/>
            <wp:effectExtent l="0" t="0" r="1905" b="2540"/>
            <wp:docPr id="14323" name="Picture 143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323"/>
                    <pic:cNvPicPr/>
                  </pic:nvPicPr>
                  <pic:blipFill>
                    <a:blip r:embed="rId25">
                      <a:extLst>
                        <a:ext uri="{28A0092B-C50C-407E-A947-70E740481C1C}">
                          <a14:useLocalDpi xmlns:a14="http://schemas.microsoft.com/office/drawing/2010/main" val="0"/>
                        </a:ext>
                      </a:extLst>
                    </a:blip>
                    <a:stretch>
                      <a:fillRect/>
                    </a:stretch>
                  </pic:blipFill>
                  <pic:spPr>
                    <a:xfrm>
                      <a:off x="0" y="0"/>
                      <a:ext cx="5275324" cy="3122032"/>
                    </a:xfrm>
                    <a:prstGeom prst="rect">
                      <a:avLst/>
                    </a:prstGeom>
                  </pic:spPr>
                </pic:pic>
              </a:graphicData>
            </a:graphic>
          </wp:inline>
        </w:drawing>
      </w:r>
    </w:p>
    <w:p w14:paraId="12A10757" w14:textId="30019E52" w:rsidR="00281D0F" w:rsidRPr="00377ED5" w:rsidRDefault="00B535B1">
      <w:pPr>
        <w:pStyle w:val="Caption"/>
      </w:pPr>
      <w:r w:rsidRPr="00377ED5">
        <w:t xml:space="preserve">Figure </w:t>
      </w:r>
      <w:r w:rsidR="007B7A2D">
        <w:fldChar w:fldCharType="begin"/>
      </w:r>
      <w:r w:rsidR="007B7A2D">
        <w:instrText xml:space="preserve"> SEQ Figure \* ARABIC </w:instrText>
      </w:r>
      <w:r w:rsidR="007B7A2D">
        <w:fldChar w:fldCharType="separate"/>
      </w:r>
      <w:r w:rsidR="007B7A2D">
        <w:rPr>
          <w:noProof/>
        </w:rPr>
        <w:t>3</w:t>
      </w:r>
      <w:r w:rsidR="007B7A2D">
        <w:rPr>
          <w:noProof/>
        </w:rPr>
        <w:fldChar w:fldCharType="end"/>
      </w:r>
      <w:r w:rsidRPr="00377ED5">
        <w:t>: Schematic of Data and Metadata Discovery and Query in the SDMX-IM</w:t>
      </w:r>
    </w:p>
    <w:p w14:paraId="0258D090" w14:textId="7BD330DB" w:rsidR="00281D0F" w:rsidRDefault="003606B2">
      <w:pPr>
        <w:pStyle w:val="Heading1"/>
      </w:pPr>
      <w:bookmarkStart w:id="359" w:name="_Toc178072822"/>
      <w:r>
        <w:lastRenderedPageBreak/>
        <w:t>4 SDMX Registry/Repository Architecture</w:t>
      </w:r>
      <w:bookmarkEnd w:id="359"/>
    </w:p>
    <w:p w14:paraId="2445CDE6" w14:textId="4CEC2E1C" w:rsidR="00281D0F" w:rsidRDefault="003606B2" w:rsidP="00205F80">
      <w:pPr>
        <w:pStyle w:val="Heading2"/>
      </w:pPr>
      <w:bookmarkStart w:id="360" w:name="_Toc178072823"/>
      <w:r>
        <w:t>4.1 Architectural Schematic</w:t>
      </w:r>
      <w:bookmarkEnd w:id="360"/>
    </w:p>
    <w:p w14:paraId="766299E8" w14:textId="4F18F427" w:rsidR="00281D0F" w:rsidRDefault="003606B2" w:rsidP="00DD664C">
      <w:r>
        <w:t>The architecture of the SDMX registry/repository is derived from the objectives stated above. It is a layered architecture that is founded by a structural metadata repository which supports a provisioning metadata repository which supports the registry services. These are all supported by the SDMX-ML schemas. Applications can be built on top of these services which support the reporting, storage, retrieval, and dissemination aspects of the statistical lifecycle as well as the maintenance of the structural metadata required to drive these applications.</w:t>
      </w:r>
    </w:p>
    <w:p w14:paraId="211E8CC0" w14:textId="77777777" w:rsidR="00377ED5" w:rsidRDefault="003606B2" w:rsidP="00F84D68">
      <w:pPr>
        <w:keepNext/>
        <w:spacing w:after="0" w:line="259" w:lineRule="auto"/>
        <w:ind w:right="366"/>
        <w:jc w:val="right"/>
      </w:pPr>
      <w:r>
        <w:rPr>
          <w:noProof/>
        </w:rPr>
        <w:drawing>
          <wp:inline distT="0" distB="0" distL="0" distR="0" wp14:anchorId="471621DC" wp14:editId="329010CE">
            <wp:extent cx="5271516" cy="3091434"/>
            <wp:effectExtent l="0" t="0" r="0" b="0"/>
            <wp:docPr id="15592" name="Picture 15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592"/>
                    <pic:cNvPicPr/>
                  </pic:nvPicPr>
                  <pic:blipFill>
                    <a:blip r:embed="rId26">
                      <a:extLst>
                        <a:ext uri="{28A0092B-C50C-407E-A947-70E740481C1C}">
                          <a14:useLocalDpi xmlns:a14="http://schemas.microsoft.com/office/drawing/2010/main" val="0"/>
                        </a:ext>
                      </a:extLst>
                    </a:blip>
                    <a:stretch>
                      <a:fillRect/>
                    </a:stretch>
                  </pic:blipFill>
                  <pic:spPr>
                    <a:xfrm>
                      <a:off x="0" y="0"/>
                      <a:ext cx="5271516" cy="3091434"/>
                    </a:xfrm>
                    <a:prstGeom prst="rect">
                      <a:avLst/>
                    </a:prstGeom>
                  </pic:spPr>
                </pic:pic>
              </a:graphicData>
            </a:graphic>
          </wp:inline>
        </w:drawing>
      </w:r>
    </w:p>
    <w:p w14:paraId="3FB76014" w14:textId="32DAF7CD" w:rsidR="00281D0F" w:rsidRPr="00377ED5" w:rsidRDefault="00377ED5" w:rsidP="00F84D68">
      <w:pPr>
        <w:pStyle w:val="Caption"/>
      </w:pPr>
      <w:r w:rsidRPr="00377ED5">
        <w:t xml:space="preserve">Figure </w:t>
      </w:r>
      <w:r w:rsidR="007B7A2D">
        <w:fldChar w:fldCharType="begin"/>
      </w:r>
      <w:r w:rsidR="007B7A2D">
        <w:instrText xml:space="preserve"> SEQ Figure \* ARABIC </w:instrText>
      </w:r>
      <w:r w:rsidR="007B7A2D">
        <w:fldChar w:fldCharType="separate"/>
      </w:r>
      <w:r w:rsidR="007B7A2D">
        <w:rPr>
          <w:noProof/>
        </w:rPr>
        <w:t>4</w:t>
      </w:r>
      <w:r w:rsidR="007B7A2D">
        <w:rPr>
          <w:noProof/>
        </w:rPr>
        <w:fldChar w:fldCharType="end"/>
      </w:r>
      <w:r w:rsidRPr="00377ED5">
        <w:t>: Schematic of the Registry Content and Services</w:t>
      </w:r>
    </w:p>
    <w:p w14:paraId="5195A17B" w14:textId="42A2DB8B" w:rsidR="00281D0F" w:rsidRDefault="003606B2" w:rsidP="00205F80">
      <w:pPr>
        <w:pStyle w:val="Heading2"/>
      </w:pPr>
      <w:bookmarkStart w:id="361" w:name="_Toc178072824"/>
      <w:r>
        <w:t>4.2 Structural Metadata Repository</w:t>
      </w:r>
      <w:bookmarkEnd w:id="361"/>
    </w:p>
    <w:p w14:paraId="7460D6E7" w14:textId="11FC8FC3" w:rsidR="00281D0F" w:rsidRDefault="003606B2" w:rsidP="00DD664C">
      <w:r>
        <w:t>The basic layer is that of a structural metadata service which supports the lifecycle of SDMX structural metadata artefacts such as Maintenance Agencies, Data Structure Definitions, Metadata Structure Definitions, Provision Agreements, Processes etc. This layer is supported by the Structure Submission and Query Service.</w:t>
      </w:r>
    </w:p>
    <w:p w14:paraId="146D87DF" w14:textId="534EA151" w:rsidR="00281D0F" w:rsidRDefault="003606B2" w:rsidP="00DD664C">
      <w:r>
        <w:t>Note that the SDMX</w:t>
      </w:r>
      <w:r w:rsidR="00D55869">
        <w:t xml:space="preserve"> REST API </w:t>
      </w:r>
      <w:r>
        <w:t xml:space="preserve">supports </w:t>
      </w:r>
      <w:proofErr w:type="gramStart"/>
      <w:r>
        <w:t>all of</w:t>
      </w:r>
      <w:proofErr w:type="gramEnd"/>
      <w:r>
        <w:t xml:space="preserve"> the SDMX structural artefacts. The only structural artefacts that are not </w:t>
      </w:r>
      <w:r w:rsidR="00D55869">
        <w:t xml:space="preserve">yet </w:t>
      </w:r>
      <w:r>
        <w:t>supported are:</w:t>
      </w:r>
    </w:p>
    <w:p w14:paraId="49023600" w14:textId="0A8F7FD0" w:rsidR="00281D0F" w:rsidRDefault="003606B2" w:rsidP="00DD664C">
      <w:pPr>
        <w:pStyle w:val="ListParagraph"/>
      </w:pPr>
      <w:r>
        <w:t>Registration of data and metadata sources</w:t>
      </w:r>
    </w:p>
    <w:p w14:paraId="165A7CC3" w14:textId="0C9AEDF0" w:rsidR="00281D0F" w:rsidRDefault="003606B2" w:rsidP="00DD664C">
      <w:pPr>
        <w:pStyle w:val="ListParagraph"/>
      </w:pPr>
      <w:r>
        <w:t>Subscription and Notification</w:t>
      </w:r>
    </w:p>
    <w:p w14:paraId="287104E8" w14:textId="032AB017" w:rsidR="00281D0F" w:rsidRDefault="00E477CE" w:rsidP="00DD664C">
      <w:r>
        <w:t xml:space="preserve">As of the initial version of SDMX 3.0 no </w:t>
      </w:r>
      <w:r w:rsidR="003606B2">
        <w:t>messages are defined to support these artefacts</w:t>
      </w:r>
      <w:r>
        <w:t>; hence, users may need to use SDMX 2.1 Registry Interface messages, instead.</w:t>
      </w:r>
    </w:p>
    <w:p w14:paraId="12D5F760" w14:textId="55A2464B" w:rsidR="00281D0F" w:rsidRDefault="003606B2" w:rsidP="00205F80">
      <w:pPr>
        <w:pStyle w:val="Heading2"/>
      </w:pPr>
      <w:bookmarkStart w:id="362" w:name="_Toc178072825"/>
      <w:r>
        <w:lastRenderedPageBreak/>
        <w:t>4.3 Provisioning Metadata Repository</w:t>
      </w:r>
      <w:bookmarkEnd w:id="362"/>
    </w:p>
    <w:p w14:paraId="0338FF40" w14:textId="05A3355B" w:rsidR="00281D0F" w:rsidRDefault="003606B2" w:rsidP="00DD664C">
      <w:r>
        <w:t>The function of this repository is to support the definition of the structural metadata that describes the various types of data-</w:t>
      </w:r>
      <w:proofErr w:type="gramStart"/>
      <w:r>
        <w:t>store</w:t>
      </w:r>
      <w:proofErr w:type="gramEnd"/>
      <w:r>
        <w:t xml:space="preserve"> which model SDMX-conformant databases or files, and to link to these data sources. These links can be specified for a data</w:t>
      </w:r>
      <w:r w:rsidR="00E477CE">
        <w:t>/metadata</w:t>
      </w:r>
      <w:r>
        <w:t xml:space="preserve"> provider, for a specific data or metadata flow. In the SDMX model this is called the Provision </w:t>
      </w:r>
      <w:r w:rsidR="00E477CE">
        <w:t xml:space="preserve">or Metadata Provision </w:t>
      </w:r>
      <w:r>
        <w:t>Agreement.</w:t>
      </w:r>
    </w:p>
    <w:p w14:paraId="3CA4F5D2" w14:textId="61429FC6" w:rsidR="00281D0F" w:rsidRDefault="003606B2" w:rsidP="00DD664C">
      <w:r>
        <w:t>This layer is supported by the Data and Metadata Registration Service.</w:t>
      </w:r>
    </w:p>
    <w:p w14:paraId="1F773C48" w14:textId="6C1A6944" w:rsidR="00281D0F" w:rsidRDefault="003606B2">
      <w:pPr>
        <w:pStyle w:val="Heading1"/>
      </w:pPr>
      <w:bookmarkStart w:id="363" w:name="_Toc178072826"/>
      <w:r>
        <w:lastRenderedPageBreak/>
        <w:t>5 Registry Interfaces and Services</w:t>
      </w:r>
      <w:bookmarkEnd w:id="363"/>
    </w:p>
    <w:p w14:paraId="3C50491C" w14:textId="4C453A7B" w:rsidR="00281D0F" w:rsidRDefault="003606B2" w:rsidP="00205F80">
      <w:pPr>
        <w:pStyle w:val="Heading2"/>
      </w:pPr>
      <w:bookmarkStart w:id="364" w:name="_Toc178072827"/>
      <w:r>
        <w:t>5.1 Registry Interfaces</w:t>
      </w:r>
      <w:bookmarkEnd w:id="364"/>
    </w:p>
    <w:p w14:paraId="6F117E6D" w14:textId="16E1665D" w:rsidR="00281D0F" w:rsidRDefault="003606B2" w:rsidP="00DD664C">
      <w:r>
        <w:t>The Registry Interfaces are:</w:t>
      </w:r>
    </w:p>
    <w:p w14:paraId="0D2C11D7" w14:textId="6020C3EB" w:rsidR="00281D0F" w:rsidRPr="00DD664C" w:rsidRDefault="003606B2" w:rsidP="00DD664C">
      <w:pPr>
        <w:pStyle w:val="ListParagraph"/>
        <w:rPr>
          <w:color w:val="auto"/>
        </w:rPr>
      </w:pPr>
      <w:r w:rsidRPr="00DD664C">
        <w:rPr>
          <w:color w:val="auto"/>
        </w:rPr>
        <w:t>Notify Registry Event</w:t>
      </w:r>
    </w:p>
    <w:p w14:paraId="6EB50A7E" w14:textId="6408E8CF" w:rsidR="00281D0F" w:rsidRPr="00DD664C" w:rsidRDefault="003606B2" w:rsidP="00DD664C">
      <w:pPr>
        <w:pStyle w:val="ListParagraph"/>
        <w:rPr>
          <w:color w:val="auto"/>
        </w:rPr>
      </w:pPr>
      <w:r w:rsidRPr="00DD664C">
        <w:rPr>
          <w:color w:val="auto"/>
        </w:rPr>
        <w:t>Submit Subscription Request</w:t>
      </w:r>
    </w:p>
    <w:p w14:paraId="3260761D" w14:textId="44D83041" w:rsidR="00281D0F" w:rsidRPr="00DD664C" w:rsidRDefault="003606B2" w:rsidP="00DD664C">
      <w:pPr>
        <w:pStyle w:val="ListParagraph"/>
        <w:rPr>
          <w:color w:val="auto"/>
        </w:rPr>
      </w:pPr>
      <w:r w:rsidRPr="00DD664C">
        <w:rPr>
          <w:color w:val="auto"/>
        </w:rPr>
        <w:t>Submit Subscription Response</w:t>
      </w:r>
    </w:p>
    <w:p w14:paraId="39A01791" w14:textId="34C00C66" w:rsidR="00281D0F" w:rsidRPr="00DD664C" w:rsidRDefault="003606B2" w:rsidP="00DD664C">
      <w:pPr>
        <w:pStyle w:val="ListParagraph"/>
        <w:rPr>
          <w:color w:val="auto"/>
        </w:rPr>
      </w:pPr>
      <w:r w:rsidRPr="00DD664C">
        <w:rPr>
          <w:color w:val="auto"/>
        </w:rPr>
        <w:t>Submit Registration Request</w:t>
      </w:r>
    </w:p>
    <w:p w14:paraId="4DB4F822" w14:textId="46A87647" w:rsidR="00281D0F" w:rsidRPr="00DD664C" w:rsidRDefault="003606B2" w:rsidP="00DD664C">
      <w:pPr>
        <w:pStyle w:val="ListParagraph"/>
        <w:rPr>
          <w:color w:val="auto"/>
        </w:rPr>
      </w:pPr>
      <w:r w:rsidRPr="00DD664C">
        <w:rPr>
          <w:color w:val="auto"/>
        </w:rPr>
        <w:t>Submit Registration Response</w:t>
      </w:r>
    </w:p>
    <w:p w14:paraId="329FFDC1" w14:textId="47CE57BC" w:rsidR="00281D0F" w:rsidRPr="00DD664C" w:rsidRDefault="003606B2" w:rsidP="00DD664C">
      <w:pPr>
        <w:pStyle w:val="ListParagraph"/>
        <w:rPr>
          <w:color w:val="auto"/>
        </w:rPr>
      </w:pPr>
      <w:r w:rsidRPr="00DD664C">
        <w:rPr>
          <w:color w:val="auto"/>
        </w:rPr>
        <w:t>Query Registration Request</w:t>
      </w:r>
    </w:p>
    <w:p w14:paraId="3ED6A0F1" w14:textId="5208AE3F" w:rsidR="00281D0F" w:rsidRPr="00DD664C" w:rsidRDefault="003606B2" w:rsidP="00DD664C">
      <w:pPr>
        <w:pStyle w:val="ListParagraph"/>
        <w:rPr>
          <w:color w:val="auto"/>
        </w:rPr>
      </w:pPr>
      <w:r w:rsidRPr="00DD664C">
        <w:rPr>
          <w:color w:val="auto"/>
        </w:rPr>
        <w:t>Query Registration Response</w:t>
      </w:r>
    </w:p>
    <w:p w14:paraId="4AE9107F" w14:textId="321196C1" w:rsidR="00281D0F" w:rsidRPr="00DD664C" w:rsidRDefault="003606B2" w:rsidP="00DD664C">
      <w:pPr>
        <w:pStyle w:val="ListParagraph"/>
        <w:rPr>
          <w:color w:val="auto"/>
        </w:rPr>
      </w:pPr>
      <w:r w:rsidRPr="00DD664C">
        <w:rPr>
          <w:color w:val="auto"/>
        </w:rPr>
        <w:t>Query Subscription Request</w:t>
      </w:r>
    </w:p>
    <w:p w14:paraId="6A2AB4E5" w14:textId="67D14B38" w:rsidR="00281D0F" w:rsidRPr="00DD664C" w:rsidRDefault="003606B2" w:rsidP="00DD664C">
      <w:pPr>
        <w:pStyle w:val="ListParagraph"/>
        <w:rPr>
          <w:color w:val="auto"/>
        </w:rPr>
      </w:pPr>
      <w:r w:rsidRPr="00DD664C">
        <w:rPr>
          <w:color w:val="auto"/>
        </w:rPr>
        <w:t>Query Subscription Response</w:t>
      </w:r>
    </w:p>
    <w:p w14:paraId="7B1682CC" w14:textId="710671D5" w:rsidR="00281D0F" w:rsidRPr="00B839B3" w:rsidRDefault="003606B2" w:rsidP="00DD664C">
      <w:r w:rsidRPr="00B839B3">
        <w:t>The registry interfaces are invoked in one of two ways:</w:t>
      </w:r>
    </w:p>
    <w:p w14:paraId="29A4CFAF" w14:textId="1F49DD29" w:rsidR="00281D0F" w:rsidRPr="00B839B3" w:rsidRDefault="003606B2" w:rsidP="00DD664C">
      <w:pPr>
        <w:pStyle w:val="NumberedList"/>
        <w:numPr>
          <w:ilvl w:val="0"/>
          <w:numId w:val="52"/>
        </w:numPr>
      </w:pPr>
      <w:r w:rsidRPr="00B839B3">
        <w:t>The interface is the name of the root node of the SDMX-ML document</w:t>
      </w:r>
    </w:p>
    <w:p w14:paraId="1520A4C5" w14:textId="52CE3E30" w:rsidR="00281D0F" w:rsidRPr="00B839B3" w:rsidRDefault="003606B2" w:rsidP="00DD664C">
      <w:pPr>
        <w:pStyle w:val="NumberedList"/>
      </w:pPr>
      <w:r w:rsidRPr="00B839B3">
        <w:t xml:space="preserve">The interface is invoked as a child element of the </w:t>
      </w:r>
      <w:r w:rsidRPr="00F84D68">
        <w:rPr>
          <w:rStyle w:val="ArtefactClass"/>
        </w:rPr>
        <w:t>RegistryInterface</w:t>
      </w:r>
      <w:r w:rsidRPr="00B839B3">
        <w:t xml:space="preserve"> message where the </w:t>
      </w:r>
      <w:r w:rsidRPr="00F84D68">
        <w:rPr>
          <w:rStyle w:val="ArtefactClass"/>
        </w:rPr>
        <w:t>RegistryInterface</w:t>
      </w:r>
      <w:r w:rsidRPr="00B839B3">
        <w:t xml:space="preserve"> is the root node of the SDMX-ML document.</w:t>
      </w:r>
    </w:p>
    <w:p w14:paraId="4A59279D" w14:textId="4861A5B1" w:rsidR="00281D0F" w:rsidRDefault="003606B2" w:rsidP="00DD664C">
      <w:r w:rsidRPr="00B839B3">
        <w:t xml:space="preserve">In addition to these interfaces the registry must support a mechanism for </w:t>
      </w:r>
      <w:r w:rsidR="001937FD">
        <w:t xml:space="preserve">submitting and </w:t>
      </w:r>
      <w:r w:rsidRPr="00B839B3">
        <w:t xml:space="preserve">querying for structural metadata. This is detailed in </w:t>
      </w:r>
      <w:r w:rsidR="001937FD">
        <w:t>sections 5.2.2 and 5.2.3.</w:t>
      </w:r>
    </w:p>
    <w:p w14:paraId="2B21C303" w14:textId="3FCC9187" w:rsidR="00281D0F" w:rsidRPr="002D51B1" w:rsidRDefault="003606B2" w:rsidP="00DD664C">
      <w:r w:rsidRPr="002D51B1">
        <w:t xml:space="preserve">All these interactions with the Registry – </w:t>
      </w:r>
      <w:proofErr w:type="gramStart"/>
      <w:r w:rsidRPr="002D51B1">
        <w:t>with the exception of</w:t>
      </w:r>
      <w:proofErr w:type="gramEnd"/>
      <w:r w:rsidRPr="002D51B1">
        <w:t xml:space="preserve"> </w:t>
      </w:r>
      <w:r w:rsidRPr="009A6893">
        <w:rPr>
          <w:rStyle w:val="ArtefactClass"/>
        </w:rPr>
        <w:t>NotifyRegistryEvent</w:t>
      </w:r>
      <w:r w:rsidRPr="002D51B1">
        <w:t xml:space="preserve"> – are designed in pairs. The first document</w:t>
      </w:r>
      <w:r w:rsidR="00CB3D3A">
        <w:t>,</w:t>
      </w:r>
      <w:r w:rsidRPr="002D51B1">
        <w:t xml:space="preserve"> the one which invokes the SDMX-RR interface</w:t>
      </w:r>
      <w:r w:rsidR="00CB3D3A">
        <w:t>,</w:t>
      </w:r>
      <w:r w:rsidRPr="002D51B1">
        <w:t xml:space="preserve"> is a “Request” document. The message returned by the interface is a “Response” document.</w:t>
      </w:r>
    </w:p>
    <w:p w14:paraId="49430582" w14:textId="1CDA3B41" w:rsidR="00281D0F" w:rsidRDefault="003606B2" w:rsidP="00DD664C">
      <w:r w:rsidRPr="002D51B1">
        <w:t xml:space="preserve">It should be noted that all interactions are assumed to be synchronous, </w:t>
      </w:r>
      <w:proofErr w:type="gramStart"/>
      <w:r w:rsidRPr="002D51B1">
        <w:t>with the exception of</w:t>
      </w:r>
      <w:proofErr w:type="gramEnd"/>
      <w:r w:rsidRPr="002D51B1">
        <w:t xml:space="preserve"> Notify Registry Event. This document is sent by the SDMX-RR to all subscribers whenever an even occurs to which any users have subscribed. Thus, it does not conform to the request-response pattern, because it is inherently asynchronous.</w:t>
      </w:r>
    </w:p>
    <w:p w14:paraId="2B3727A4" w14:textId="053BD031" w:rsidR="00281D0F" w:rsidRDefault="003606B2" w:rsidP="00205F80">
      <w:pPr>
        <w:pStyle w:val="Heading2"/>
      </w:pPr>
      <w:bookmarkStart w:id="365" w:name="_Toc178072828"/>
      <w:r>
        <w:t>5.2 Registry Services</w:t>
      </w:r>
      <w:bookmarkEnd w:id="365"/>
    </w:p>
    <w:p w14:paraId="7DF88921" w14:textId="62AE99DA" w:rsidR="00281D0F" w:rsidRDefault="003606B2" w:rsidP="00663EEA">
      <w:pPr>
        <w:pStyle w:val="Heading3"/>
      </w:pPr>
      <w:bookmarkStart w:id="366" w:name="_Toc178072829"/>
      <w:r>
        <w:t xml:space="preserve">5.2.1 </w:t>
      </w:r>
      <w:r w:rsidRPr="00663EEA">
        <w:t>Introduction</w:t>
      </w:r>
      <w:bookmarkEnd w:id="366"/>
    </w:p>
    <w:p w14:paraId="42B1ACED" w14:textId="5F5126EC" w:rsidR="00281D0F" w:rsidRDefault="003606B2" w:rsidP="00DD664C">
      <w:r>
        <w:t>The services described in this section do not imply that each is implemented as a discrete web service.</w:t>
      </w:r>
    </w:p>
    <w:p w14:paraId="3543D657" w14:textId="16A845EC" w:rsidR="00281D0F" w:rsidRDefault="003606B2" w:rsidP="00663EEA">
      <w:pPr>
        <w:pStyle w:val="Heading3"/>
      </w:pPr>
      <w:bookmarkStart w:id="367" w:name="_Ref67331479"/>
      <w:bookmarkStart w:id="368" w:name="_Toc178072830"/>
      <w:r>
        <w:lastRenderedPageBreak/>
        <w:t>5.2.2 Structure Submission Service</w:t>
      </w:r>
      <w:bookmarkEnd w:id="367"/>
      <w:bookmarkEnd w:id="368"/>
    </w:p>
    <w:p w14:paraId="7DD1B1DB" w14:textId="0B5124D6" w:rsidR="00281D0F" w:rsidRDefault="00F54FE2">
      <w:r>
        <w:t xml:space="preserve">The registry must support a mechanism for submitting structural metadata. This mechanism can be the SDMX REST interface for structural metadata (this is defined in the corresponding GitHub project, dedicated to the SDMX REST API: </w:t>
      </w:r>
      <w:hyperlink r:id="rId27" w:history="1">
        <w:r w:rsidRPr="006A7099">
          <w:rPr>
            <w:rStyle w:val="Hyperlink"/>
          </w:rPr>
          <w:t>https://github.com/sdmx-twg/sdmx-rest</w:t>
        </w:r>
      </w:hyperlink>
      <w:r>
        <w:t xml:space="preserve">). </w:t>
      </w:r>
      <w:proofErr w:type="gramStart"/>
      <w:r w:rsidR="003606B2">
        <w:t>In order for</w:t>
      </w:r>
      <w:proofErr w:type="gramEnd"/>
      <w:r w:rsidR="003606B2">
        <w:t xml:space="preserve"> the architecture to be scalable, the finest-grained piece of structural metadata that can be processed by the SDMX-RR is a </w:t>
      </w:r>
      <w:r w:rsidR="003606B2" w:rsidRPr="009A6893">
        <w:rPr>
          <w:rStyle w:val="ArtefactClass"/>
        </w:rPr>
        <w:t>MaintainableArtefact</w:t>
      </w:r>
      <w:r w:rsidR="00B705C7">
        <w:t xml:space="preserve">, with the exception of Item Schemes, where </w:t>
      </w:r>
      <w:r w:rsidR="00177A6A">
        <w:t>changes at an Item level is also possible</w:t>
      </w:r>
      <w:r w:rsidR="003606B2">
        <w:t xml:space="preserve"> (see next section on the SDMX Information Model).</w:t>
      </w:r>
    </w:p>
    <w:p w14:paraId="70A11DEF" w14:textId="26C64738" w:rsidR="00281D0F" w:rsidRDefault="003606B2" w:rsidP="00663EEA">
      <w:pPr>
        <w:pStyle w:val="Heading3"/>
      </w:pPr>
      <w:bookmarkStart w:id="369" w:name="_Ref67331483"/>
      <w:bookmarkStart w:id="370" w:name="_Toc178072831"/>
      <w:r>
        <w:t>5.2.3 Structure Query Service</w:t>
      </w:r>
      <w:bookmarkEnd w:id="369"/>
      <w:bookmarkEnd w:id="370"/>
      <w:r>
        <w:t xml:space="preserve"> </w:t>
      </w:r>
    </w:p>
    <w:p w14:paraId="3D821E42" w14:textId="42FEE582" w:rsidR="00281D0F" w:rsidRDefault="003606B2" w:rsidP="00DD664C">
      <w:r>
        <w:t xml:space="preserve">The registry must support a mechanism for querying for structural metadata. This mechanism can be the SDMX REST interface for structural metadata (this is defined in </w:t>
      </w:r>
      <w:r w:rsidR="00D452ED">
        <w:t xml:space="preserve">the corresponding GitHub project, dedicated to the SDMX REST API: </w:t>
      </w:r>
      <w:hyperlink r:id="rId28" w:history="1">
        <w:r w:rsidR="00D452ED" w:rsidRPr="006A7099">
          <w:rPr>
            <w:rStyle w:val="Hyperlink"/>
          </w:rPr>
          <w:t>https://github.com/sdmx-twg/sdmx-rest</w:t>
        </w:r>
      </w:hyperlink>
      <w:r>
        <w:t xml:space="preserve">). The registry response to </w:t>
      </w:r>
      <w:r w:rsidR="00CC1197">
        <w:t>this</w:t>
      </w:r>
      <w:r>
        <w:t xml:space="preserve"> query mechanism is the SDMX Structure message</w:t>
      </w:r>
      <w:r w:rsidR="00F54FE2">
        <w:t>,</w:t>
      </w:r>
      <w:r>
        <w:t xml:space="preserve"> which has as its root node</w:t>
      </w:r>
      <w:r w:rsidR="00CC1197">
        <w:t>:</w:t>
      </w:r>
    </w:p>
    <w:p w14:paraId="0E7EE99A" w14:textId="6C0B4EE2" w:rsidR="00281D0F" w:rsidRDefault="003606B2" w:rsidP="00DD664C">
      <w:pPr>
        <w:pStyle w:val="ListParagraph"/>
      </w:pPr>
      <w:r w:rsidRPr="009A6893">
        <w:rPr>
          <w:rStyle w:val="ArtefactClass"/>
        </w:rPr>
        <w:t>Structure</w:t>
      </w:r>
    </w:p>
    <w:p w14:paraId="33E55F2A" w14:textId="4DCDF0AB" w:rsidR="00281D0F" w:rsidRDefault="003606B2" w:rsidP="00DD664C">
      <w:pPr>
        <w:rPr>
          <w:ins w:id="371" w:author="Matthew Nelson" w:date="2024-09-16T14:43:00Z"/>
        </w:rPr>
      </w:pPr>
      <w:r>
        <w:t>The SDMX structural artefacts that may be queried are</w:t>
      </w:r>
      <w:ins w:id="372" w:author="Matthew Nelson" w:date="2024-09-16T14:43:00Z">
        <w:r w:rsidR="00AA5681">
          <w:t xml:space="preserve"> defined in the </w:t>
        </w:r>
      </w:ins>
      <w:ins w:id="373" w:author="Matthew Nelson" w:date="2024-09-16T14:44:00Z">
        <w:r w:rsidR="00AA5681">
          <w:t xml:space="preserve">SDMX </w:t>
        </w:r>
      </w:ins>
      <w:ins w:id="374" w:author="Matthew Nelson" w:date="2024-09-16T14:43:00Z">
        <w:r w:rsidR="00AA5681">
          <w:t>structure web service specification</w:t>
        </w:r>
      </w:ins>
      <w:ins w:id="375" w:author="Matthew Nelson" w:date="2024-09-16T14:44:00Z">
        <w:r w:rsidR="00AA5681">
          <w:t xml:space="preserve"> which is compatible with this release of the standard</w:t>
        </w:r>
      </w:ins>
      <w:del w:id="376" w:author="Matthew Nelson" w:date="2024-09-16T14:43:00Z">
        <w:r w:rsidDel="00AA5681">
          <w:delText>:</w:delText>
        </w:r>
      </w:del>
    </w:p>
    <w:p w14:paraId="7C5A0C61" w14:textId="37A1A931" w:rsidR="00AA5681" w:rsidRDefault="00AA5681" w:rsidP="00DD664C">
      <w:pPr>
        <w:rPr>
          <w:ins w:id="377" w:author="Matthew Nelson" w:date="2024-09-16T14:43:00Z"/>
        </w:rPr>
      </w:pPr>
      <w:ins w:id="378" w:author="Matthew Nelson" w:date="2024-09-16T14:43:00Z">
        <w:r>
          <w:fldChar w:fldCharType="begin"/>
        </w:r>
        <w:r>
          <w:instrText>HYPERLINK "</w:instrText>
        </w:r>
        <w:r w:rsidRPr="00AA5681">
          <w:instrText>https://github.com/sdmx-twg/sdmx-rest/blob/master/doc/structures.md</w:instrText>
        </w:r>
        <w:r>
          <w:instrText>"</w:instrText>
        </w:r>
        <w:r>
          <w:fldChar w:fldCharType="separate"/>
        </w:r>
        <w:r w:rsidRPr="008D547F">
          <w:rPr>
            <w:rStyle w:val="Hyperlink"/>
          </w:rPr>
          <w:t>https://github.com/sdmx-twg/sdmx-rest/blob/master/doc/structures.md</w:t>
        </w:r>
        <w:r>
          <w:fldChar w:fldCharType="end"/>
        </w:r>
      </w:ins>
    </w:p>
    <w:p w14:paraId="14F44E7E" w14:textId="35CDA11C" w:rsidR="00AA5681" w:rsidDel="00AA5681" w:rsidRDefault="00AA5681" w:rsidP="00DD664C">
      <w:pPr>
        <w:rPr>
          <w:del w:id="379" w:author="Matthew Nelson" w:date="2024-09-16T14:43:00Z"/>
        </w:rPr>
      </w:pPr>
    </w:p>
    <w:p w14:paraId="01808C87" w14:textId="3CE02682" w:rsidR="00281D0F" w:rsidDel="00AA5681" w:rsidRDefault="003606B2" w:rsidP="00DD664C">
      <w:pPr>
        <w:pStyle w:val="ListParagraph"/>
        <w:rPr>
          <w:del w:id="380" w:author="Matthew Nelson" w:date="2024-09-16T14:43:00Z"/>
        </w:rPr>
      </w:pPr>
      <w:del w:id="381" w:author="Matthew Nelson" w:date="2024-09-16T14:43:00Z">
        <w:r w:rsidDel="00AA5681">
          <w:delText>data</w:delText>
        </w:r>
        <w:r w:rsidR="00CB3D3A" w:rsidDel="00AA5681">
          <w:delText xml:space="preserve"> </w:delText>
        </w:r>
        <w:r w:rsidDel="00AA5681">
          <w:delText>flows and metadata</w:delText>
        </w:r>
        <w:r w:rsidR="00CB3D3A" w:rsidDel="00AA5681">
          <w:delText xml:space="preserve"> </w:delText>
        </w:r>
        <w:r w:rsidDel="00AA5681">
          <w:delText>flows</w:delText>
        </w:r>
      </w:del>
    </w:p>
    <w:p w14:paraId="3B9BC859" w14:textId="63D9FBF5" w:rsidR="00281D0F" w:rsidDel="00AA5681" w:rsidRDefault="003606B2" w:rsidP="00DD664C">
      <w:pPr>
        <w:pStyle w:val="ListParagraph"/>
        <w:rPr>
          <w:del w:id="382" w:author="Matthew Nelson" w:date="2024-09-16T14:43:00Z"/>
        </w:rPr>
      </w:pPr>
      <w:del w:id="383" w:author="Matthew Nelson" w:date="2024-09-16T14:43:00Z">
        <w:r w:rsidDel="00AA5681">
          <w:delText>data structure definitions and metadata structure definitions</w:delText>
        </w:r>
      </w:del>
    </w:p>
    <w:p w14:paraId="6261C5BD" w14:textId="1F68D82B" w:rsidR="00281D0F" w:rsidDel="00AA5681" w:rsidRDefault="003606B2" w:rsidP="00DD664C">
      <w:pPr>
        <w:pStyle w:val="ListParagraph"/>
        <w:rPr>
          <w:del w:id="384" w:author="Matthew Nelson" w:date="2024-09-16T14:43:00Z"/>
        </w:rPr>
      </w:pPr>
      <w:del w:id="385" w:author="Matthew Nelson" w:date="2024-09-16T14:43:00Z">
        <w:r w:rsidDel="00AA5681">
          <w:delText>code</w:delText>
        </w:r>
        <w:r w:rsidR="00CB3D3A" w:rsidDel="00AA5681">
          <w:delText xml:space="preserve"> </w:delText>
        </w:r>
        <w:r w:rsidDel="00AA5681">
          <w:delText>lists</w:delText>
        </w:r>
      </w:del>
    </w:p>
    <w:p w14:paraId="257A864E" w14:textId="1B7DDB98" w:rsidR="1DDE4175" w:rsidDel="00AA5681" w:rsidRDefault="00CB3D3A" w:rsidP="15FDCDAE">
      <w:pPr>
        <w:pStyle w:val="ListParagraph"/>
        <w:rPr>
          <w:del w:id="386" w:author="Matthew Nelson" w:date="2024-09-16T14:43:00Z"/>
        </w:rPr>
      </w:pPr>
      <w:del w:id="387" w:author="Matthew Nelson" w:date="2024-09-16T14:43:00Z">
        <w:r w:rsidDel="00AA5681">
          <w:delText>v</w:delText>
        </w:r>
        <w:r w:rsidR="1DDE4175" w:rsidDel="00AA5681">
          <w:delText>alue lists</w:delText>
        </w:r>
      </w:del>
    </w:p>
    <w:p w14:paraId="5BEBCCEF" w14:textId="244FD92D" w:rsidR="00281D0F" w:rsidDel="00AA5681" w:rsidRDefault="003606B2" w:rsidP="00DD664C">
      <w:pPr>
        <w:pStyle w:val="ListParagraph"/>
        <w:rPr>
          <w:del w:id="388" w:author="Matthew Nelson" w:date="2024-09-16T14:43:00Z"/>
        </w:rPr>
      </w:pPr>
      <w:del w:id="389" w:author="Matthew Nelson" w:date="2024-09-16T14:43:00Z">
        <w:r w:rsidDel="00AA5681">
          <w:delText>concept schemes</w:delText>
        </w:r>
      </w:del>
    </w:p>
    <w:p w14:paraId="0021CE89" w14:textId="367A9E2E" w:rsidR="00281D0F" w:rsidDel="00AA5681" w:rsidRDefault="003606B2" w:rsidP="00DD664C">
      <w:pPr>
        <w:pStyle w:val="ListParagraph"/>
        <w:rPr>
          <w:del w:id="390" w:author="Matthew Nelson" w:date="2024-09-16T14:43:00Z"/>
        </w:rPr>
      </w:pPr>
      <w:del w:id="391" w:author="Matthew Nelson" w:date="2024-09-16T14:43:00Z">
        <w:r w:rsidDel="00AA5681">
          <w:delText>reporting taxonomies</w:delText>
        </w:r>
      </w:del>
    </w:p>
    <w:p w14:paraId="2BFD0BDA" w14:textId="10C94CFC" w:rsidR="00281D0F" w:rsidDel="00AA5681" w:rsidRDefault="003606B2" w:rsidP="00DD664C">
      <w:pPr>
        <w:pStyle w:val="ListParagraph"/>
        <w:rPr>
          <w:del w:id="392" w:author="Matthew Nelson" w:date="2024-09-16T14:43:00Z"/>
        </w:rPr>
      </w:pPr>
      <w:del w:id="393" w:author="Matthew Nelson" w:date="2024-09-16T14:43:00Z">
        <w:r w:rsidDel="00AA5681">
          <w:delText>provision agreements</w:delText>
        </w:r>
        <w:r w:rsidR="001A706B" w:rsidDel="00AA5681">
          <w:delText xml:space="preserve"> and metadata provision agreements</w:delText>
        </w:r>
      </w:del>
    </w:p>
    <w:p w14:paraId="2CAF24B6" w14:textId="5BD72393" w:rsidR="002112EA" w:rsidDel="00AA5681" w:rsidRDefault="003606B2" w:rsidP="00DD664C">
      <w:pPr>
        <w:pStyle w:val="ListParagraph"/>
        <w:rPr>
          <w:del w:id="394" w:author="Matthew Nelson" w:date="2024-09-16T14:43:00Z"/>
        </w:rPr>
      </w:pPr>
      <w:del w:id="395" w:author="Matthew Nelson" w:date="2024-09-16T14:43:00Z">
        <w:r w:rsidDel="00AA5681">
          <w:delText xml:space="preserve">structure </w:delText>
        </w:r>
        <w:r w:rsidR="002112EA" w:rsidDel="00AA5681">
          <w:delText>maps</w:delText>
        </w:r>
      </w:del>
    </w:p>
    <w:p w14:paraId="3A65E91E" w14:textId="311A5D82" w:rsidR="002112EA" w:rsidDel="00AA5681" w:rsidRDefault="002112EA" w:rsidP="00DD664C">
      <w:pPr>
        <w:pStyle w:val="ListParagraph"/>
        <w:rPr>
          <w:del w:id="396" w:author="Matthew Nelson" w:date="2024-09-16T14:43:00Z"/>
        </w:rPr>
      </w:pPr>
      <w:del w:id="397" w:author="Matthew Nelson" w:date="2024-09-16T14:43:00Z">
        <w:r w:rsidDel="00AA5681">
          <w:delText>representation map</w:delText>
        </w:r>
      </w:del>
    </w:p>
    <w:p w14:paraId="4D0F9701" w14:textId="28301637" w:rsidR="002112EA" w:rsidDel="00AA5681" w:rsidRDefault="002112EA" w:rsidP="00DD664C">
      <w:pPr>
        <w:pStyle w:val="ListParagraph"/>
        <w:rPr>
          <w:del w:id="398" w:author="Matthew Nelson" w:date="2024-09-16T14:43:00Z"/>
        </w:rPr>
      </w:pPr>
      <w:del w:id="399" w:author="Matthew Nelson" w:date="2024-09-16T14:43:00Z">
        <w:r w:rsidDel="00AA5681">
          <w:delText>organisation scheme map</w:delText>
        </w:r>
      </w:del>
    </w:p>
    <w:p w14:paraId="570C6229" w14:textId="06E39D25" w:rsidR="002112EA" w:rsidDel="00AA5681" w:rsidRDefault="002112EA" w:rsidP="00DD664C">
      <w:pPr>
        <w:pStyle w:val="ListParagraph"/>
        <w:rPr>
          <w:del w:id="400" w:author="Matthew Nelson" w:date="2024-09-16T14:43:00Z"/>
        </w:rPr>
      </w:pPr>
      <w:del w:id="401" w:author="Matthew Nelson" w:date="2024-09-16T14:43:00Z">
        <w:r w:rsidDel="00AA5681">
          <w:delText>concept scheme map</w:delText>
        </w:r>
      </w:del>
    </w:p>
    <w:p w14:paraId="26648FD5" w14:textId="3ABB2A07" w:rsidR="002112EA" w:rsidDel="00AA5681" w:rsidRDefault="002112EA" w:rsidP="00DD664C">
      <w:pPr>
        <w:pStyle w:val="ListParagraph"/>
        <w:rPr>
          <w:del w:id="402" w:author="Matthew Nelson" w:date="2024-09-16T14:43:00Z"/>
        </w:rPr>
      </w:pPr>
      <w:del w:id="403" w:author="Matthew Nelson" w:date="2024-09-16T14:43:00Z">
        <w:r w:rsidDel="00AA5681">
          <w:delText>category scheme map</w:delText>
        </w:r>
      </w:del>
    </w:p>
    <w:p w14:paraId="25BC78E0" w14:textId="439F8DD3" w:rsidR="00281D0F" w:rsidDel="00AA5681" w:rsidRDefault="002112EA" w:rsidP="00DD664C">
      <w:pPr>
        <w:pStyle w:val="ListParagraph"/>
        <w:rPr>
          <w:del w:id="404" w:author="Matthew Nelson" w:date="2024-09-16T14:43:00Z"/>
        </w:rPr>
      </w:pPr>
      <w:del w:id="405" w:author="Matthew Nelson" w:date="2024-09-16T14:43:00Z">
        <w:r w:rsidDel="00AA5681">
          <w:delText>reporting taxonomy map</w:delText>
        </w:r>
      </w:del>
    </w:p>
    <w:p w14:paraId="4A75E099" w14:textId="2A2863F0" w:rsidR="00281D0F" w:rsidDel="00AA5681" w:rsidRDefault="003606B2" w:rsidP="00DD664C">
      <w:pPr>
        <w:pStyle w:val="ListParagraph"/>
        <w:rPr>
          <w:del w:id="406" w:author="Matthew Nelson" w:date="2024-09-16T14:43:00Z"/>
        </w:rPr>
      </w:pPr>
      <w:del w:id="407" w:author="Matthew Nelson" w:date="2024-09-16T14:43:00Z">
        <w:r w:rsidDel="00AA5681">
          <w:delText>processes</w:delText>
        </w:r>
      </w:del>
    </w:p>
    <w:p w14:paraId="27362267" w14:textId="3C28319A" w:rsidR="00281D0F" w:rsidDel="00AA5681" w:rsidRDefault="003606B2" w:rsidP="00DD664C">
      <w:pPr>
        <w:pStyle w:val="ListParagraph"/>
        <w:rPr>
          <w:del w:id="408" w:author="Matthew Nelson" w:date="2024-09-16T14:43:00Z"/>
        </w:rPr>
      </w:pPr>
      <w:del w:id="409" w:author="Matthew Nelson" w:date="2024-09-16T14:43:00Z">
        <w:r w:rsidDel="00AA5681">
          <w:delText>hierarchi</w:delText>
        </w:r>
        <w:r w:rsidR="001F61C7" w:rsidDel="00AA5681">
          <w:delText>es</w:delText>
        </w:r>
      </w:del>
    </w:p>
    <w:p w14:paraId="62D29492" w14:textId="43F09062" w:rsidR="00281D0F" w:rsidDel="00AA5681" w:rsidRDefault="003606B2" w:rsidP="00DD664C">
      <w:pPr>
        <w:pStyle w:val="ListParagraph"/>
        <w:rPr>
          <w:del w:id="410" w:author="Matthew Nelson" w:date="2024-09-16T14:43:00Z"/>
        </w:rPr>
      </w:pPr>
      <w:del w:id="411" w:author="Matthew Nelson" w:date="2024-09-16T14:43:00Z">
        <w:r w:rsidDel="00AA5681">
          <w:delText>constraints</w:delText>
        </w:r>
      </w:del>
    </w:p>
    <w:p w14:paraId="439A85FF" w14:textId="6CC2546D" w:rsidR="00281D0F" w:rsidDel="00AA5681" w:rsidRDefault="003606B2" w:rsidP="00DD664C">
      <w:pPr>
        <w:pStyle w:val="ListParagraph"/>
        <w:rPr>
          <w:del w:id="412" w:author="Matthew Nelson" w:date="2024-09-16T14:43:00Z"/>
        </w:rPr>
      </w:pPr>
      <w:del w:id="413" w:author="Matthew Nelson" w:date="2024-09-16T14:43:00Z">
        <w:r w:rsidDel="00AA5681">
          <w:delText>category schemes</w:delText>
        </w:r>
      </w:del>
    </w:p>
    <w:p w14:paraId="1A136320" w14:textId="223DD09E" w:rsidR="00281D0F" w:rsidDel="00AA5681" w:rsidRDefault="003606B2" w:rsidP="00DD664C">
      <w:pPr>
        <w:pStyle w:val="ListParagraph"/>
        <w:rPr>
          <w:del w:id="414" w:author="Matthew Nelson" w:date="2024-09-16T14:43:00Z"/>
        </w:rPr>
      </w:pPr>
      <w:del w:id="415" w:author="Matthew Nelson" w:date="2024-09-16T14:43:00Z">
        <w:r w:rsidDel="00AA5681">
          <w:delText>categorisations and categorised objects (examples are categorised data</w:delText>
        </w:r>
        <w:r w:rsidR="00DD50F1" w:rsidDel="00AA5681">
          <w:delText xml:space="preserve"> </w:delText>
        </w:r>
        <w:r w:rsidDel="00AA5681">
          <w:delText>flows and metadat</w:delText>
        </w:r>
        <w:r w:rsidR="00DD50F1" w:rsidDel="00AA5681">
          <w:delText xml:space="preserve">a </w:delText>
        </w:r>
        <w:r w:rsidDel="00AA5681">
          <w:delText>flows, data structure definitions, metadata structure definitions, provision agreements registered data sources and metadata sources)</w:delText>
        </w:r>
      </w:del>
    </w:p>
    <w:p w14:paraId="34164142" w14:textId="1563F487" w:rsidR="00281D0F" w:rsidDel="00AA5681" w:rsidRDefault="003606B2" w:rsidP="00DD664C">
      <w:pPr>
        <w:pStyle w:val="ListParagraph"/>
        <w:rPr>
          <w:del w:id="416" w:author="Matthew Nelson" w:date="2024-09-16T14:43:00Z"/>
        </w:rPr>
      </w:pPr>
      <w:del w:id="417" w:author="Matthew Nelson" w:date="2024-09-16T14:43:00Z">
        <w:r w:rsidDel="00AA5681">
          <w:delText>organisation schemes (agency scheme, data provider scheme, data consumer scheme, organisation unit scheme)</w:delText>
        </w:r>
      </w:del>
    </w:p>
    <w:p w14:paraId="46C5ED12" w14:textId="7FB2DFD3" w:rsidR="14729F20" w:rsidDel="00AA5681" w:rsidRDefault="14729F20" w:rsidP="00CE657F">
      <w:pPr>
        <w:rPr>
          <w:del w:id="418" w:author="Matthew Nelson" w:date="2024-09-16T14:43:00Z"/>
        </w:rPr>
      </w:pPr>
      <w:del w:id="419" w:author="Matthew Nelson" w:date="2024-09-16T14:43:00Z">
        <w:r w:rsidDel="00AA5681">
          <w:delText>Due to the VTL implementation the other structural metadata artefacts that may be queried are:</w:delText>
        </w:r>
      </w:del>
    </w:p>
    <w:p w14:paraId="57AE53FB" w14:textId="4CBD2260" w:rsidR="2A4D4F62" w:rsidDel="00AA5681" w:rsidRDefault="2A4D4F62" w:rsidP="00CE657F">
      <w:pPr>
        <w:pStyle w:val="ListParagraph"/>
        <w:numPr>
          <w:ilvl w:val="0"/>
          <w:numId w:val="1"/>
        </w:numPr>
        <w:rPr>
          <w:del w:id="420" w:author="Matthew Nelson" w:date="2024-09-16T14:43:00Z"/>
          <w:rFonts w:asciiTheme="minorHAnsi" w:eastAsiaTheme="minorEastAsia" w:hAnsiTheme="minorHAnsi" w:cstheme="minorBidi"/>
          <w:color w:val="000000" w:themeColor="text1"/>
        </w:rPr>
      </w:pPr>
      <w:del w:id="421" w:author="Matthew Nelson" w:date="2024-09-16T14:43:00Z">
        <w:r w:rsidDel="00AA5681">
          <w:delText>Transformation schemes</w:delText>
        </w:r>
      </w:del>
    </w:p>
    <w:p w14:paraId="6A348EEE" w14:textId="3EEAE386" w:rsidR="2A4D4F62" w:rsidDel="00AA5681" w:rsidRDefault="2A4D4F62" w:rsidP="00CE657F">
      <w:pPr>
        <w:pStyle w:val="ListParagraph"/>
        <w:numPr>
          <w:ilvl w:val="0"/>
          <w:numId w:val="1"/>
        </w:numPr>
        <w:rPr>
          <w:del w:id="422" w:author="Matthew Nelson" w:date="2024-09-16T14:43:00Z"/>
          <w:color w:val="000000" w:themeColor="text1"/>
        </w:rPr>
      </w:pPr>
      <w:del w:id="423" w:author="Matthew Nelson" w:date="2024-09-16T14:43:00Z">
        <w:r w:rsidDel="00AA5681">
          <w:delText>Custom type schemes</w:delText>
        </w:r>
      </w:del>
    </w:p>
    <w:p w14:paraId="7D7C6D14" w14:textId="0712499F" w:rsidR="2A4D4F62" w:rsidDel="00AA5681" w:rsidRDefault="2A4D4F62" w:rsidP="00CE657F">
      <w:pPr>
        <w:pStyle w:val="ListParagraph"/>
        <w:numPr>
          <w:ilvl w:val="0"/>
          <w:numId w:val="1"/>
        </w:numPr>
        <w:rPr>
          <w:del w:id="424" w:author="Matthew Nelson" w:date="2024-09-16T14:43:00Z"/>
          <w:color w:val="000000" w:themeColor="text1"/>
        </w:rPr>
      </w:pPr>
      <w:del w:id="425" w:author="Matthew Nelson" w:date="2024-09-16T14:43:00Z">
        <w:r w:rsidDel="00AA5681">
          <w:delText>Name personalisation schemes</w:delText>
        </w:r>
      </w:del>
    </w:p>
    <w:p w14:paraId="5A5ED54F" w14:textId="66DEFAC1" w:rsidR="2A4D4F62" w:rsidDel="00AA5681" w:rsidRDefault="2A4D4F62" w:rsidP="00CE657F">
      <w:pPr>
        <w:pStyle w:val="ListParagraph"/>
        <w:numPr>
          <w:ilvl w:val="0"/>
          <w:numId w:val="1"/>
        </w:numPr>
        <w:rPr>
          <w:del w:id="426" w:author="Matthew Nelson" w:date="2024-09-16T14:43:00Z"/>
          <w:color w:val="000000" w:themeColor="text1"/>
        </w:rPr>
      </w:pPr>
      <w:del w:id="427" w:author="Matthew Nelson" w:date="2024-09-16T14:43:00Z">
        <w:r w:rsidDel="00AA5681">
          <w:delText>VTL mapping schemes</w:delText>
        </w:r>
      </w:del>
    </w:p>
    <w:p w14:paraId="196F89D8" w14:textId="188D82CE" w:rsidR="2A4D4F62" w:rsidDel="00AA5681" w:rsidRDefault="2A4D4F62" w:rsidP="00CE657F">
      <w:pPr>
        <w:pStyle w:val="ListParagraph"/>
        <w:numPr>
          <w:ilvl w:val="0"/>
          <w:numId w:val="1"/>
        </w:numPr>
        <w:rPr>
          <w:del w:id="428" w:author="Matthew Nelson" w:date="2024-09-16T14:43:00Z"/>
          <w:color w:val="000000" w:themeColor="text1"/>
        </w:rPr>
      </w:pPr>
      <w:del w:id="429" w:author="Matthew Nelson" w:date="2024-09-16T14:43:00Z">
        <w:r w:rsidDel="00AA5681">
          <w:delText>Ruleset schemes</w:delText>
        </w:r>
      </w:del>
    </w:p>
    <w:p w14:paraId="263B571A" w14:textId="2F7D0CEF" w:rsidR="2A4D4F62" w:rsidDel="00AA5681" w:rsidRDefault="2A4D4F62" w:rsidP="00CE657F">
      <w:pPr>
        <w:pStyle w:val="ListParagraph"/>
        <w:numPr>
          <w:ilvl w:val="0"/>
          <w:numId w:val="1"/>
        </w:numPr>
        <w:rPr>
          <w:del w:id="430" w:author="Matthew Nelson" w:date="2024-09-16T14:43:00Z"/>
          <w:color w:val="000000" w:themeColor="text1"/>
        </w:rPr>
      </w:pPr>
      <w:del w:id="431" w:author="Matthew Nelson" w:date="2024-09-16T14:43:00Z">
        <w:r w:rsidDel="00AA5681">
          <w:delText>User defined operator schemes</w:delText>
        </w:r>
      </w:del>
    </w:p>
    <w:p w14:paraId="24E109D8" w14:textId="3E8171B6" w:rsidR="15FDCDAE" w:rsidRDefault="15FDCDAE" w:rsidP="15FDCDAE"/>
    <w:p w14:paraId="0EFF0556" w14:textId="45298FFF" w:rsidR="00281D0F" w:rsidRDefault="003606B2" w:rsidP="00663EEA">
      <w:pPr>
        <w:pStyle w:val="Heading3"/>
      </w:pPr>
      <w:bookmarkStart w:id="432" w:name="_Toc178072832"/>
      <w:r>
        <w:t>5.2.4 Data and Reference Metadata Registration Service</w:t>
      </w:r>
      <w:bookmarkEnd w:id="432"/>
      <w:r>
        <w:t xml:space="preserve"> </w:t>
      </w:r>
    </w:p>
    <w:p w14:paraId="0A167353" w14:textId="2251F074" w:rsidR="00281D0F" w:rsidRPr="00DD50F1" w:rsidRDefault="003606B2" w:rsidP="00DD664C">
      <w:r>
        <w:t xml:space="preserve">This service must implement the following </w:t>
      </w:r>
      <w:r w:rsidR="003C6BFB">
        <w:t>Registry</w:t>
      </w:r>
      <w:r>
        <w:t xml:space="preserve"> Interfaces:</w:t>
      </w:r>
    </w:p>
    <w:p w14:paraId="1A530083" w14:textId="3C8243E5" w:rsidR="00281D0F" w:rsidRDefault="003606B2" w:rsidP="00DD664C">
      <w:pPr>
        <w:pStyle w:val="ListParagraph"/>
      </w:pPr>
      <w:r w:rsidRPr="009A6893">
        <w:rPr>
          <w:rStyle w:val="ArtefactClass"/>
        </w:rPr>
        <w:t>SubmitRegistrationRequest</w:t>
      </w:r>
    </w:p>
    <w:p w14:paraId="7D474E65" w14:textId="6C73730B" w:rsidR="00281D0F" w:rsidRDefault="003606B2" w:rsidP="00DD664C">
      <w:pPr>
        <w:pStyle w:val="ListParagraph"/>
      </w:pPr>
      <w:r w:rsidRPr="009A6893">
        <w:rPr>
          <w:rStyle w:val="ArtefactClass"/>
        </w:rPr>
        <w:t>SubmitRegistrationResponse</w:t>
      </w:r>
    </w:p>
    <w:p w14:paraId="33976A5C" w14:textId="24115872" w:rsidR="00281D0F" w:rsidRDefault="003606B2" w:rsidP="00DD664C">
      <w:pPr>
        <w:pStyle w:val="ListParagraph"/>
      </w:pPr>
      <w:r w:rsidRPr="009A6893">
        <w:rPr>
          <w:rStyle w:val="ArtefactClass"/>
        </w:rPr>
        <w:t>QueryRegistrationRequest</w:t>
      </w:r>
    </w:p>
    <w:p w14:paraId="46852AC2" w14:textId="57D74136" w:rsidR="00281D0F" w:rsidRDefault="003606B2" w:rsidP="00DD664C">
      <w:pPr>
        <w:pStyle w:val="ListParagraph"/>
      </w:pPr>
      <w:r w:rsidRPr="009A6893">
        <w:rPr>
          <w:rStyle w:val="ArtefactClass"/>
        </w:rPr>
        <w:t>QueryRegistrationResponse</w:t>
      </w:r>
    </w:p>
    <w:p w14:paraId="352B3F46" w14:textId="6B603494" w:rsidR="00281D0F" w:rsidRPr="003F2F55" w:rsidRDefault="003606B2" w:rsidP="00DD664C">
      <w:r w:rsidRPr="003F2F55">
        <w:t>The Data and Metadata Registration Service allows SDMX conformant files and web-accessible databases containing published data and reference metadata to be registered in the SDMX Registry. The registration process MAY validate the content of the datasets or metadata-sets, and MAY extract a concise representation of the contents in terms of concept values (e.g.</w:t>
      </w:r>
      <w:r w:rsidR="003F2F55">
        <w:t>,</w:t>
      </w:r>
      <w:r w:rsidRPr="003F2F55">
        <w:t xml:space="preserve"> values of the data attribute, dimension, metadata attribute), or entire keys, and storing this as a record in the registry to enable discovery of the original dataset or metadata-set. These are called Constraints in the SDMX-IM.</w:t>
      </w:r>
    </w:p>
    <w:p w14:paraId="15834B4B" w14:textId="26ACE4C8" w:rsidR="00281D0F" w:rsidRPr="003F2F55" w:rsidRDefault="003606B2" w:rsidP="00DD664C">
      <w:r w:rsidRPr="003F2F55">
        <w:t>The Data and Metadata Registration Service MAY validate the following, subject to the access control mechanism implemented in the Registry:</w:t>
      </w:r>
    </w:p>
    <w:p w14:paraId="68EC4C0B" w14:textId="648AC18A" w:rsidR="00281D0F" w:rsidRDefault="003606B2" w:rsidP="00DD664C">
      <w:pPr>
        <w:pStyle w:val="ListParagraph"/>
      </w:pPr>
      <w:r>
        <w:lastRenderedPageBreak/>
        <w:t>that the data</w:t>
      </w:r>
      <w:r w:rsidR="003F2F55">
        <w:t>/metadata</w:t>
      </w:r>
      <w:r>
        <w:t xml:space="preserve"> provider is allowed to register the dataset or </w:t>
      </w:r>
      <w:proofErr w:type="spellStart"/>
      <w:proofErr w:type="gramStart"/>
      <w:r>
        <w:t>metadataset</w:t>
      </w:r>
      <w:proofErr w:type="spellEnd"/>
      <w:r w:rsidR="00594BA2">
        <w:t>;</w:t>
      </w:r>
      <w:proofErr w:type="gramEnd"/>
    </w:p>
    <w:p w14:paraId="4C2E2CFE" w14:textId="20817872" w:rsidR="00281D0F" w:rsidRDefault="003606B2" w:rsidP="00DD664C">
      <w:pPr>
        <w:pStyle w:val="ListParagraph"/>
      </w:pPr>
      <w:r>
        <w:t xml:space="preserve">that the content of the dataset or </w:t>
      </w:r>
      <w:proofErr w:type="spellStart"/>
      <w:r>
        <w:t>metadataset</w:t>
      </w:r>
      <w:proofErr w:type="spellEnd"/>
      <w:r>
        <w:t xml:space="preserve"> </w:t>
      </w:r>
      <w:ins w:id="433" w:author="Matthew Nelson" w:date="2024-09-16T14:45:00Z">
        <w:r w:rsidR="001456D4">
          <w:t>conform to the restrictions imposed by any</w:t>
        </w:r>
      </w:ins>
      <w:ins w:id="434" w:author="Matthew Nelson" w:date="2024-09-16T14:46:00Z">
        <w:r w:rsidR="001456D4">
          <w:t xml:space="preserve"> related</w:t>
        </w:r>
      </w:ins>
      <w:ins w:id="435" w:author="Matthew Nelson" w:date="2024-09-16T14:45:00Z">
        <w:r w:rsidR="001456D4">
          <w:t xml:space="preserve"> </w:t>
        </w:r>
      </w:ins>
      <w:ins w:id="436" w:author="Matthew Nelson" w:date="2024-09-16T14:48:00Z">
        <w:r w:rsidR="001456D4">
          <w:t>D</w:t>
        </w:r>
      </w:ins>
      <w:ins w:id="437" w:author="Matthew Nelson" w:date="2024-09-16T14:45:00Z">
        <w:r w:rsidR="001456D4">
          <w:t xml:space="preserve">ata </w:t>
        </w:r>
      </w:ins>
      <w:ins w:id="438" w:author="Matthew Nelson" w:date="2024-09-16T14:48:00Z">
        <w:r w:rsidR="001456D4">
          <w:t>C</w:t>
        </w:r>
      </w:ins>
      <w:ins w:id="439" w:author="Matthew Nelson" w:date="2024-09-16T14:45:00Z">
        <w:r w:rsidR="001456D4">
          <w:t xml:space="preserve">onstraints or </w:t>
        </w:r>
      </w:ins>
      <w:ins w:id="440" w:author="Matthew Nelson" w:date="2024-09-16T14:48:00Z">
        <w:r w:rsidR="001456D4">
          <w:t>Dimension</w:t>
        </w:r>
      </w:ins>
      <w:ins w:id="441" w:author="Matthew Nelson" w:date="2024-09-16T14:45:00Z">
        <w:r w:rsidR="001456D4">
          <w:t xml:space="preserve"> </w:t>
        </w:r>
      </w:ins>
      <w:ins w:id="442" w:author="Matthew Nelson" w:date="2024-09-16T14:48:00Z">
        <w:r w:rsidR="001456D4">
          <w:t>C</w:t>
        </w:r>
      </w:ins>
      <w:ins w:id="443" w:author="Matthew Nelson" w:date="2024-09-16T14:45:00Z">
        <w:r w:rsidR="001456D4">
          <w:t>onstraint</w:t>
        </w:r>
      </w:ins>
      <w:ins w:id="444" w:author="Matthew Nelson" w:date="2024-09-16T14:46:00Z">
        <w:r w:rsidR="001456D4">
          <w:t>.</w:t>
        </w:r>
      </w:ins>
      <w:ins w:id="445" w:author="Matthew Nelson" w:date="2024-09-16T14:48:00Z">
        <w:r w:rsidR="001456D4">
          <w:t xml:space="preserve">   </w:t>
        </w:r>
      </w:ins>
      <w:del w:id="446" w:author="Matthew Nelson" w:date="2024-09-16T14:48:00Z">
        <w:r w:rsidDel="001456D4">
          <w:delText xml:space="preserve">meets the validation constraints. This is dependent upon such constraints being defined in the structural repository and which reference the relevant Dataflow, Metadataflow, Data Provider, </w:delText>
        </w:r>
        <w:r w:rsidR="003F2F55" w:rsidDel="001456D4">
          <w:delText xml:space="preserve">Metadata Provider, </w:delText>
        </w:r>
        <w:r w:rsidDel="001456D4">
          <w:delText>Data Structure Definition, Metadata Structure Definition, Provision Agreement</w:delText>
        </w:r>
        <w:r w:rsidR="003F2F55" w:rsidDel="001456D4">
          <w:delText>, Metadata Provision Agreement</w:delText>
        </w:r>
        <w:r w:rsidR="00594BA2" w:rsidDel="001456D4">
          <w:delText>;</w:delText>
        </w:r>
      </w:del>
    </w:p>
    <w:p w14:paraId="2280F4CD" w14:textId="0107531C" w:rsidR="00281D0F" w:rsidRDefault="003606B2" w:rsidP="00DD664C">
      <w:pPr>
        <w:pStyle w:val="ListParagraph"/>
      </w:pPr>
      <w:r>
        <w:t xml:space="preserve">that a </w:t>
      </w:r>
      <w:proofErr w:type="spellStart"/>
      <w:r>
        <w:t>queryable</w:t>
      </w:r>
      <w:proofErr w:type="spellEnd"/>
      <w:r>
        <w:t xml:space="preserve"> data source exists </w:t>
      </w:r>
      <w:r w:rsidR="00594BA2">
        <w:t>–</w:t>
      </w:r>
      <w:r>
        <w:t xml:space="preserve"> this would necessitate the registration service querying the service to determine its </w:t>
      </w:r>
      <w:proofErr w:type="gramStart"/>
      <w:r>
        <w:t>existence</w:t>
      </w:r>
      <w:r w:rsidR="00594BA2">
        <w:t>;</w:t>
      </w:r>
      <w:proofErr w:type="gramEnd"/>
    </w:p>
    <w:p w14:paraId="483C1EDC" w14:textId="110C0A8E" w:rsidR="00281D0F" w:rsidRDefault="003606B2" w:rsidP="00DD664C">
      <w:pPr>
        <w:pStyle w:val="ListParagraph"/>
      </w:pPr>
      <w:r>
        <w:t>that a simple data source exists (i.e.</w:t>
      </w:r>
      <w:r w:rsidR="00594BA2">
        <w:t>,</w:t>
      </w:r>
      <w:r>
        <w:t xml:space="preserve"> a file accessible at a URL</w:t>
      </w:r>
      <w:proofErr w:type="gramStart"/>
      <w:r>
        <w:t>)</w:t>
      </w:r>
      <w:r w:rsidR="00594BA2">
        <w:t>;</w:t>
      </w:r>
      <w:proofErr w:type="gramEnd"/>
    </w:p>
    <w:p w14:paraId="4578B537" w14:textId="15FD919A" w:rsidR="00281D0F" w:rsidRDefault="003606B2" w:rsidP="00DD664C">
      <w:pPr>
        <w:pStyle w:val="ListParagraph"/>
      </w:pPr>
      <w:r>
        <w:t xml:space="preserve">that the correct Data Structure Definition or Metadata Structure Definition is used by the registered </w:t>
      </w:r>
      <w:proofErr w:type="gramStart"/>
      <w:r>
        <w:t>data</w:t>
      </w:r>
      <w:r w:rsidR="00594BA2">
        <w:t>;</w:t>
      </w:r>
      <w:proofErr w:type="gramEnd"/>
    </w:p>
    <w:p w14:paraId="42CCC9E9" w14:textId="41A25C12" w:rsidR="00281D0F" w:rsidRDefault="003606B2" w:rsidP="00DD664C">
      <w:pPr>
        <w:pStyle w:val="ListParagraph"/>
      </w:pPr>
      <w:r>
        <w:t xml:space="preserve">that the components (Dimensions, Attributes, Measures, </w:t>
      </w:r>
      <w:r w:rsidR="00594BA2">
        <w:t>Metadata Attributes,</w:t>
      </w:r>
      <w:r>
        <w:t xml:space="preserve"> etc.) are consistent with the Data Structure Definition or Metadata Structure </w:t>
      </w:r>
      <w:proofErr w:type="gramStart"/>
      <w:r>
        <w:t>Definition</w:t>
      </w:r>
      <w:r w:rsidR="00594BA2">
        <w:t>;</w:t>
      </w:r>
      <w:proofErr w:type="gramEnd"/>
    </w:p>
    <w:p w14:paraId="2AAF8384" w14:textId="52C87D36" w:rsidR="00281D0F" w:rsidRPr="00DD50F1" w:rsidRDefault="003606B2" w:rsidP="00DD664C">
      <w:pPr>
        <w:pStyle w:val="ListParagraph"/>
      </w:pPr>
      <w:r>
        <w:t>that the valid representations of the concepts to which these components correspond conform to the definition in the Data Structure Definition or Metadata Structure Definition</w:t>
      </w:r>
      <w:r w:rsidR="00594BA2">
        <w:t>.</w:t>
      </w:r>
    </w:p>
    <w:p w14:paraId="2A552F5A" w14:textId="70787281" w:rsidR="00281D0F" w:rsidRDefault="003606B2" w:rsidP="00DD664C">
      <w:r w:rsidRPr="00DD50F1">
        <w:t>The Registratio</w:t>
      </w:r>
      <w:r>
        <w:t>n has an action attribute which takes one of the following values:</w:t>
      </w:r>
    </w:p>
    <w:tbl>
      <w:tblPr>
        <w:tblStyle w:val="TableGrid1"/>
        <w:tblW w:w="5000" w:type="pct"/>
        <w:jc w:val="center"/>
        <w:tblInd w:w="0" w:type="dxa"/>
        <w:tblCellMar>
          <w:top w:w="28" w:type="dxa"/>
          <w:left w:w="57" w:type="dxa"/>
          <w:bottom w:w="57" w:type="dxa"/>
          <w:right w:w="57" w:type="dxa"/>
        </w:tblCellMar>
        <w:tblLook w:val="04A0" w:firstRow="1" w:lastRow="0" w:firstColumn="1" w:lastColumn="0" w:noHBand="0" w:noVBand="1"/>
      </w:tblPr>
      <w:tblGrid>
        <w:gridCol w:w="2301"/>
        <w:gridCol w:w="6807"/>
      </w:tblGrid>
      <w:tr w:rsidR="00281D0F" w:rsidRPr="00023417" w14:paraId="3D7758EF" w14:textId="77777777" w:rsidTr="00DD664C">
        <w:trPr>
          <w:trHeight w:val="372"/>
          <w:jc w:val="center"/>
        </w:trPr>
        <w:tc>
          <w:tcPr>
            <w:tcW w:w="2309" w:type="dxa"/>
            <w:tcBorders>
              <w:top w:val="single" w:sz="4" w:space="0" w:color="000000"/>
              <w:left w:val="single" w:sz="4" w:space="0" w:color="000000"/>
              <w:bottom w:val="single" w:sz="4" w:space="0" w:color="000000"/>
              <w:right w:val="single" w:sz="4" w:space="0" w:color="000000"/>
            </w:tcBorders>
          </w:tcPr>
          <w:p w14:paraId="0D78E50A" w14:textId="0BB1BAB8" w:rsidR="00281D0F" w:rsidRPr="00DD664C" w:rsidRDefault="003606B2" w:rsidP="00DD664C">
            <w:pPr>
              <w:pStyle w:val="TableText"/>
              <w:rPr>
                <w:b/>
                <w:bCs/>
              </w:rPr>
            </w:pPr>
            <w:r w:rsidRPr="00DD664C">
              <w:rPr>
                <w:b/>
                <w:bCs/>
              </w:rPr>
              <w:t>Action Attribute Value</w:t>
            </w:r>
          </w:p>
        </w:tc>
        <w:tc>
          <w:tcPr>
            <w:tcW w:w="6843" w:type="dxa"/>
            <w:tcBorders>
              <w:top w:val="single" w:sz="4" w:space="0" w:color="000000"/>
              <w:left w:val="single" w:sz="4" w:space="0" w:color="000000"/>
              <w:bottom w:val="single" w:sz="4" w:space="0" w:color="000000"/>
              <w:right w:val="single" w:sz="4" w:space="0" w:color="000000"/>
            </w:tcBorders>
          </w:tcPr>
          <w:p w14:paraId="71F77604" w14:textId="3C54D8D8" w:rsidR="00281D0F" w:rsidRPr="00DD664C" w:rsidRDefault="003606B2" w:rsidP="00DD664C">
            <w:pPr>
              <w:pStyle w:val="TableText"/>
              <w:rPr>
                <w:b/>
                <w:bCs/>
              </w:rPr>
            </w:pPr>
            <w:r w:rsidRPr="00DD664C">
              <w:rPr>
                <w:b/>
                <w:bCs/>
              </w:rPr>
              <w:t>Behaviour</w:t>
            </w:r>
          </w:p>
        </w:tc>
      </w:tr>
      <w:tr w:rsidR="00281D0F" w14:paraId="0483C8A4" w14:textId="77777777" w:rsidTr="00DD664C">
        <w:trPr>
          <w:trHeight w:val="464"/>
          <w:jc w:val="center"/>
        </w:trPr>
        <w:tc>
          <w:tcPr>
            <w:tcW w:w="2309" w:type="dxa"/>
            <w:tcBorders>
              <w:top w:val="single" w:sz="4" w:space="0" w:color="000000"/>
              <w:left w:val="single" w:sz="4" w:space="0" w:color="000000"/>
              <w:bottom w:val="single" w:sz="4" w:space="0" w:color="000000"/>
              <w:right w:val="single" w:sz="4" w:space="0" w:color="000000"/>
            </w:tcBorders>
          </w:tcPr>
          <w:p w14:paraId="269BAECE" w14:textId="1E0FB28F" w:rsidR="00281D0F" w:rsidRPr="00594BA2" w:rsidRDefault="003606B2" w:rsidP="00DD664C">
            <w:pPr>
              <w:pStyle w:val="TableText"/>
            </w:pPr>
            <w:r w:rsidRPr="009A6893">
              <w:rPr>
                <w:rStyle w:val="ArtefactClass"/>
              </w:rPr>
              <w:t>Append</w:t>
            </w:r>
          </w:p>
        </w:tc>
        <w:tc>
          <w:tcPr>
            <w:tcW w:w="6843" w:type="dxa"/>
            <w:tcBorders>
              <w:top w:val="single" w:sz="4" w:space="0" w:color="000000"/>
              <w:left w:val="single" w:sz="4" w:space="0" w:color="000000"/>
              <w:bottom w:val="single" w:sz="4" w:space="0" w:color="000000"/>
              <w:right w:val="single" w:sz="4" w:space="0" w:color="000000"/>
            </w:tcBorders>
          </w:tcPr>
          <w:p w14:paraId="3D8DD07B" w14:textId="5B41D47D" w:rsidR="00281D0F" w:rsidRPr="00594BA2" w:rsidRDefault="003606B2" w:rsidP="00DD664C">
            <w:pPr>
              <w:pStyle w:val="TableText"/>
            </w:pPr>
            <w:r w:rsidRPr="00594BA2">
              <w:t>Add this registration to the registry</w:t>
            </w:r>
          </w:p>
        </w:tc>
      </w:tr>
      <w:tr w:rsidR="00281D0F" w14:paraId="7128BB3A" w14:textId="77777777" w:rsidTr="00DD664C">
        <w:trPr>
          <w:trHeight w:val="516"/>
          <w:jc w:val="center"/>
        </w:trPr>
        <w:tc>
          <w:tcPr>
            <w:tcW w:w="2309" w:type="dxa"/>
            <w:tcBorders>
              <w:top w:val="single" w:sz="4" w:space="0" w:color="000000"/>
              <w:left w:val="single" w:sz="4" w:space="0" w:color="000000"/>
              <w:bottom w:val="single" w:sz="4" w:space="0" w:color="000000"/>
              <w:right w:val="single" w:sz="4" w:space="0" w:color="000000"/>
            </w:tcBorders>
          </w:tcPr>
          <w:p w14:paraId="4EB4F9C5" w14:textId="0781B6A0" w:rsidR="00281D0F" w:rsidRPr="00594BA2" w:rsidRDefault="003606B2" w:rsidP="00DD664C">
            <w:pPr>
              <w:pStyle w:val="TableText"/>
            </w:pPr>
            <w:r w:rsidRPr="009A6893">
              <w:rPr>
                <w:rStyle w:val="ArtefactClass"/>
              </w:rPr>
              <w:t>Replace</w:t>
            </w:r>
          </w:p>
        </w:tc>
        <w:tc>
          <w:tcPr>
            <w:tcW w:w="6843" w:type="dxa"/>
            <w:tcBorders>
              <w:top w:val="single" w:sz="4" w:space="0" w:color="000000"/>
              <w:left w:val="single" w:sz="4" w:space="0" w:color="000000"/>
              <w:bottom w:val="single" w:sz="4" w:space="0" w:color="000000"/>
              <w:right w:val="single" w:sz="4" w:space="0" w:color="000000"/>
            </w:tcBorders>
          </w:tcPr>
          <w:p w14:paraId="0FDECB44" w14:textId="1647CB3B" w:rsidR="00281D0F" w:rsidRPr="00594BA2" w:rsidRDefault="003606B2" w:rsidP="00DD664C">
            <w:pPr>
              <w:pStyle w:val="TableText"/>
            </w:pPr>
            <w:r w:rsidRPr="00594BA2">
              <w:t>Replace the existing Registration with this Registration identified by the id in the Registration of the Submit Registration Request</w:t>
            </w:r>
          </w:p>
        </w:tc>
      </w:tr>
      <w:tr w:rsidR="00281D0F" w14:paraId="1511CC76" w14:textId="77777777" w:rsidTr="00DD664C">
        <w:trPr>
          <w:trHeight w:val="516"/>
          <w:jc w:val="center"/>
        </w:trPr>
        <w:tc>
          <w:tcPr>
            <w:tcW w:w="2309" w:type="dxa"/>
            <w:tcBorders>
              <w:top w:val="single" w:sz="4" w:space="0" w:color="000000"/>
              <w:left w:val="single" w:sz="4" w:space="0" w:color="000000"/>
              <w:bottom w:val="single" w:sz="4" w:space="0" w:color="000000"/>
              <w:right w:val="single" w:sz="4" w:space="0" w:color="000000"/>
            </w:tcBorders>
          </w:tcPr>
          <w:p w14:paraId="42A3A3DF" w14:textId="77777777" w:rsidR="00281D0F" w:rsidRPr="00594BA2" w:rsidRDefault="003606B2" w:rsidP="00DD664C">
            <w:pPr>
              <w:pStyle w:val="TableText"/>
            </w:pPr>
            <w:r w:rsidRPr="009A6893">
              <w:rPr>
                <w:rStyle w:val="ArtefactClass"/>
              </w:rPr>
              <w:t>Delete</w:t>
            </w:r>
            <w:r w:rsidRPr="00594BA2">
              <w:t xml:space="preserve"> </w:t>
            </w:r>
          </w:p>
        </w:tc>
        <w:tc>
          <w:tcPr>
            <w:tcW w:w="6843" w:type="dxa"/>
            <w:tcBorders>
              <w:top w:val="single" w:sz="4" w:space="0" w:color="000000"/>
              <w:left w:val="single" w:sz="4" w:space="0" w:color="000000"/>
              <w:bottom w:val="single" w:sz="4" w:space="0" w:color="000000"/>
              <w:right w:val="single" w:sz="4" w:space="0" w:color="000000"/>
            </w:tcBorders>
          </w:tcPr>
          <w:p w14:paraId="1AD268F9" w14:textId="5B4C4543" w:rsidR="00281D0F" w:rsidRPr="00594BA2" w:rsidRDefault="003606B2" w:rsidP="00DD664C">
            <w:pPr>
              <w:pStyle w:val="TableText"/>
            </w:pPr>
            <w:r w:rsidRPr="00594BA2">
              <w:t>Delete the existing Registration identified by the id in the Registration of the Submit Registration Request</w:t>
            </w:r>
          </w:p>
        </w:tc>
      </w:tr>
    </w:tbl>
    <w:p w14:paraId="07EC20B1" w14:textId="7CE4CF8B" w:rsidR="00281D0F" w:rsidRPr="00023417" w:rsidRDefault="003606B2" w:rsidP="00DD664C">
      <w:r w:rsidRPr="00023417">
        <w:t xml:space="preserve">The Registration has three Boolean attributes which may be present to determine how an SDMX compliant </w:t>
      </w:r>
      <w:r w:rsidR="00323C38">
        <w:t>d</w:t>
      </w:r>
      <w:r w:rsidRPr="00023417">
        <w:t xml:space="preserve">ataset or </w:t>
      </w:r>
      <w:proofErr w:type="spellStart"/>
      <w:r w:rsidR="00323C38">
        <w:t>m</w:t>
      </w:r>
      <w:r w:rsidRPr="00023417">
        <w:t>etadata</w:t>
      </w:r>
      <w:r w:rsidR="00323C38">
        <w:t>s</w:t>
      </w:r>
      <w:r w:rsidRPr="00023417">
        <w:t>et</w:t>
      </w:r>
      <w:proofErr w:type="spellEnd"/>
      <w:r w:rsidRPr="00023417">
        <w:t xml:space="preserve"> indexing application must index the </w:t>
      </w:r>
      <w:r w:rsidR="00323C38">
        <w:t>d</w:t>
      </w:r>
      <w:r w:rsidRPr="00023417">
        <w:t xml:space="preserve">atasets or </w:t>
      </w:r>
      <w:proofErr w:type="spellStart"/>
      <w:r w:rsidR="00323C38">
        <w:t>m</w:t>
      </w:r>
      <w:r w:rsidRPr="00023417">
        <w:t>etadata</w:t>
      </w:r>
      <w:r w:rsidR="00323C38">
        <w:t>s</w:t>
      </w:r>
      <w:r w:rsidRPr="00023417">
        <w:t>et</w:t>
      </w:r>
      <w:r w:rsidR="00323C38">
        <w:t>s</w:t>
      </w:r>
      <w:proofErr w:type="spellEnd"/>
      <w:r w:rsidRPr="00023417">
        <w:t xml:space="preserve"> upon registration. The indexing application behaviour is as follows:</w:t>
      </w:r>
    </w:p>
    <w:tbl>
      <w:tblPr>
        <w:tblStyle w:val="TableGrid1"/>
        <w:tblW w:w="5000" w:type="pct"/>
        <w:jc w:val="center"/>
        <w:tblInd w:w="0" w:type="dxa"/>
        <w:tblCellMar>
          <w:top w:w="28" w:type="dxa"/>
          <w:left w:w="57" w:type="dxa"/>
          <w:bottom w:w="57" w:type="dxa"/>
          <w:right w:w="57" w:type="dxa"/>
        </w:tblCellMar>
        <w:tblLook w:val="04A0" w:firstRow="1" w:lastRow="0" w:firstColumn="1" w:lastColumn="0" w:noHBand="0" w:noVBand="1"/>
      </w:tblPr>
      <w:tblGrid>
        <w:gridCol w:w="2755"/>
        <w:gridCol w:w="6353"/>
      </w:tblGrid>
      <w:tr w:rsidR="00281D0F" w:rsidRPr="00323C38" w14:paraId="74FE63AA" w14:textId="77777777" w:rsidTr="00DD664C">
        <w:trPr>
          <w:trHeight w:val="264"/>
          <w:jc w:val="center"/>
        </w:trPr>
        <w:tc>
          <w:tcPr>
            <w:tcW w:w="2230" w:type="dxa"/>
            <w:tcBorders>
              <w:top w:val="single" w:sz="4" w:space="0" w:color="000000"/>
              <w:left w:val="single" w:sz="4" w:space="0" w:color="000000"/>
              <w:bottom w:val="single" w:sz="4" w:space="0" w:color="000000"/>
              <w:right w:val="single" w:sz="4" w:space="0" w:color="000000"/>
            </w:tcBorders>
          </w:tcPr>
          <w:p w14:paraId="08AED968" w14:textId="70FB09A5" w:rsidR="00281D0F" w:rsidRPr="00DD664C" w:rsidRDefault="003606B2" w:rsidP="00DD664C">
            <w:pPr>
              <w:pStyle w:val="TableText"/>
              <w:rPr>
                <w:b/>
                <w:bCs/>
              </w:rPr>
            </w:pPr>
            <w:r w:rsidRPr="00DD664C">
              <w:rPr>
                <w:b/>
                <w:bCs/>
              </w:rPr>
              <w:t>Boolean Attribute</w:t>
            </w:r>
          </w:p>
        </w:tc>
        <w:tc>
          <w:tcPr>
            <w:tcW w:w="6451" w:type="dxa"/>
            <w:tcBorders>
              <w:top w:val="single" w:sz="4" w:space="0" w:color="000000"/>
              <w:left w:val="single" w:sz="4" w:space="0" w:color="000000"/>
              <w:bottom w:val="single" w:sz="4" w:space="0" w:color="000000"/>
              <w:right w:val="single" w:sz="4" w:space="0" w:color="000000"/>
            </w:tcBorders>
          </w:tcPr>
          <w:p w14:paraId="36D7199D" w14:textId="69ADEC69" w:rsidR="00281D0F" w:rsidRPr="00DD664C" w:rsidRDefault="003606B2" w:rsidP="00DD664C">
            <w:pPr>
              <w:pStyle w:val="TableText"/>
              <w:rPr>
                <w:b/>
                <w:bCs/>
              </w:rPr>
            </w:pPr>
            <w:r w:rsidRPr="00DD664C">
              <w:rPr>
                <w:b/>
                <w:bCs/>
              </w:rPr>
              <w:t>Behaviour if Value is “true”</w:t>
            </w:r>
          </w:p>
        </w:tc>
      </w:tr>
      <w:tr w:rsidR="00281D0F" w:rsidRPr="00323C38" w14:paraId="716F4792" w14:textId="77777777" w:rsidTr="00DD664C">
        <w:trPr>
          <w:trHeight w:val="768"/>
          <w:jc w:val="center"/>
        </w:trPr>
        <w:tc>
          <w:tcPr>
            <w:tcW w:w="2230" w:type="dxa"/>
            <w:tcBorders>
              <w:top w:val="single" w:sz="4" w:space="0" w:color="000000"/>
              <w:left w:val="single" w:sz="4" w:space="0" w:color="000000"/>
              <w:bottom w:val="single" w:sz="4" w:space="0" w:color="000000"/>
              <w:right w:val="single" w:sz="4" w:space="0" w:color="000000"/>
            </w:tcBorders>
          </w:tcPr>
          <w:p w14:paraId="5E426379" w14:textId="77777777" w:rsidR="00281D0F" w:rsidRPr="00323C38" w:rsidRDefault="003606B2" w:rsidP="00DD664C">
            <w:pPr>
              <w:pStyle w:val="TableText"/>
            </w:pPr>
            <w:r w:rsidRPr="009A6893">
              <w:rPr>
                <w:rStyle w:val="ArtefactClass"/>
              </w:rPr>
              <w:t>indexTimeSeries</w:t>
            </w:r>
            <w:r w:rsidRPr="00323C38">
              <w:t xml:space="preserve"> </w:t>
            </w:r>
          </w:p>
        </w:tc>
        <w:tc>
          <w:tcPr>
            <w:tcW w:w="6451" w:type="dxa"/>
            <w:tcBorders>
              <w:top w:val="single" w:sz="4" w:space="0" w:color="000000"/>
              <w:left w:val="single" w:sz="4" w:space="0" w:color="000000"/>
              <w:bottom w:val="single" w:sz="4" w:space="0" w:color="000000"/>
              <w:right w:val="single" w:sz="4" w:space="0" w:color="000000"/>
            </w:tcBorders>
          </w:tcPr>
          <w:p w14:paraId="33EEF665" w14:textId="13273686" w:rsidR="00281D0F" w:rsidRPr="00323C38" w:rsidRDefault="003606B2" w:rsidP="00DD664C">
            <w:pPr>
              <w:pStyle w:val="TableText"/>
            </w:pPr>
            <w:r w:rsidRPr="00323C38">
              <w:t xml:space="preserve">A compliant indexing application must index all the time series keys (for a Dataset registration) or metadata target values (for a </w:t>
            </w:r>
            <w:proofErr w:type="spellStart"/>
            <w:r w:rsidRPr="00323C38">
              <w:t>Metadata</w:t>
            </w:r>
            <w:r w:rsidR="00323C38">
              <w:t>s</w:t>
            </w:r>
            <w:r w:rsidRPr="00323C38">
              <w:t>et</w:t>
            </w:r>
            <w:proofErr w:type="spellEnd"/>
            <w:r w:rsidRPr="00323C38">
              <w:t xml:space="preserve"> registration)</w:t>
            </w:r>
          </w:p>
        </w:tc>
      </w:tr>
      <w:tr w:rsidR="00281D0F" w:rsidRPr="00323C38" w14:paraId="2E9AD5C9" w14:textId="77777777" w:rsidTr="00DD664C">
        <w:trPr>
          <w:trHeight w:val="2540"/>
          <w:jc w:val="center"/>
        </w:trPr>
        <w:tc>
          <w:tcPr>
            <w:tcW w:w="2230" w:type="dxa"/>
            <w:tcBorders>
              <w:top w:val="single" w:sz="4" w:space="0" w:color="000000"/>
              <w:left w:val="single" w:sz="4" w:space="0" w:color="000000"/>
              <w:bottom w:val="single" w:sz="4" w:space="0" w:color="000000"/>
              <w:right w:val="single" w:sz="4" w:space="0" w:color="000000"/>
            </w:tcBorders>
          </w:tcPr>
          <w:p w14:paraId="5519A5CC" w14:textId="62637CDB" w:rsidR="00281D0F" w:rsidRPr="00323C38" w:rsidRDefault="003606B2" w:rsidP="00DD664C">
            <w:pPr>
              <w:pStyle w:val="TableText"/>
            </w:pPr>
            <w:r w:rsidRPr="009A6893">
              <w:rPr>
                <w:rStyle w:val="ArtefactClass"/>
              </w:rPr>
              <w:lastRenderedPageBreak/>
              <w:t>indexDataSet</w:t>
            </w:r>
          </w:p>
        </w:tc>
        <w:tc>
          <w:tcPr>
            <w:tcW w:w="6451" w:type="dxa"/>
            <w:tcBorders>
              <w:top w:val="single" w:sz="4" w:space="0" w:color="000000"/>
              <w:left w:val="single" w:sz="4" w:space="0" w:color="000000"/>
              <w:bottom w:val="single" w:sz="4" w:space="0" w:color="000000"/>
              <w:right w:val="single" w:sz="4" w:space="0" w:color="000000"/>
            </w:tcBorders>
          </w:tcPr>
          <w:p w14:paraId="53FA6364" w14:textId="1DB9D705" w:rsidR="00281D0F" w:rsidRPr="00323C38" w:rsidRDefault="003606B2" w:rsidP="00DD664C">
            <w:pPr>
              <w:pStyle w:val="TableText"/>
            </w:pPr>
            <w:r w:rsidRPr="00323C38">
              <w:t>A compliant indexing application must index the range of actual (present) values for each dimension of the Dataset (for a Dataset registration) or the range of actual (present) values for each Metadata Attribute which takes an enumerated value.</w:t>
            </w:r>
          </w:p>
          <w:p w14:paraId="47C3DCD4" w14:textId="7D7A9F26" w:rsidR="00281D0F" w:rsidRPr="00323C38" w:rsidRDefault="00281D0F" w:rsidP="00DD664C">
            <w:pPr>
              <w:pStyle w:val="TableText"/>
            </w:pPr>
          </w:p>
          <w:p w14:paraId="3FFB8144" w14:textId="643867D1" w:rsidR="00281D0F" w:rsidRPr="00323C38" w:rsidRDefault="003606B2" w:rsidP="00DD664C">
            <w:pPr>
              <w:pStyle w:val="TableText"/>
            </w:pPr>
            <w:r w:rsidRPr="00323C38">
              <w:t xml:space="preserve">Note that for data this requires much less storage than full key indexing, but this method cannot guarantee that a specific combination of Dimension values (the Key) is </w:t>
            </w:r>
            <w:proofErr w:type="gramStart"/>
            <w:r w:rsidRPr="00323C38">
              <w:t>actually present</w:t>
            </w:r>
            <w:proofErr w:type="gramEnd"/>
            <w:r w:rsidRPr="00323C38">
              <w:t xml:space="preserve"> in the Dataset</w:t>
            </w:r>
          </w:p>
        </w:tc>
      </w:tr>
      <w:tr w:rsidR="00281D0F" w:rsidRPr="00323C38" w14:paraId="1BECE1BB" w14:textId="77777777" w:rsidTr="00DD664C">
        <w:trPr>
          <w:trHeight w:val="1022"/>
          <w:jc w:val="center"/>
        </w:trPr>
        <w:tc>
          <w:tcPr>
            <w:tcW w:w="2230" w:type="dxa"/>
            <w:tcBorders>
              <w:top w:val="single" w:sz="4" w:space="0" w:color="000000"/>
              <w:left w:val="single" w:sz="4" w:space="0" w:color="000000"/>
              <w:bottom w:val="single" w:sz="4" w:space="0" w:color="000000"/>
              <w:right w:val="single" w:sz="4" w:space="0" w:color="000000"/>
            </w:tcBorders>
          </w:tcPr>
          <w:p w14:paraId="05084FD2" w14:textId="62F3B63C" w:rsidR="00281D0F" w:rsidRPr="00323C38" w:rsidRDefault="003606B2" w:rsidP="00DD664C">
            <w:pPr>
              <w:pStyle w:val="TableText"/>
            </w:pPr>
            <w:r w:rsidRPr="009A6893">
              <w:rPr>
                <w:rStyle w:val="ArtefactClass"/>
              </w:rPr>
              <w:t>indexReportingPeriod</w:t>
            </w:r>
          </w:p>
        </w:tc>
        <w:tc>
          <w:tcPr>
            <w:tcW w:w="6451" w:type="dxa"/>
            <w:tcBorders>
              <w:top w:val="single" w:sz="4" w:space="0" w:color="000000"/>
              <w:left w:val="single" w:sz="4" w:space="0" w:color="000000"/>
              <w:bottom w:val="single" w:sz="4" w:space="0" w:color="000000"/>
              <w:right w:val="single" w:sz="4" w:space="0" w:color="000000"/>
            </w:tcBorders>
          </w:tcPr>
          <w:p w14:paraId="12031943" w14:textId="2276FE5C" w:rsidR="00281D0F" w:rsidRPr="00323C38" w:rsidRDefault="003606B2" w:rsidP="00DD664C">
            <w:pPr>
              <w:pStyle w:val="TableText"/>
            </w:pPr>
            <w:r w:rsidRPr="00323C38">
              <w:t xml:space="preserve">A compliant indexing application must index the </w:t>
            </w:r>
            <w:proofErr w:type="gramStart"/>
            <w:r w:rsidRPr="00323C38">
              <w:t>time period</w:t>
            </w:r>
            <w:proofErr w:type="gramEnd"/>
            <w:r w:rsidRPr="00323C38">
              <w:t xml:space="preserve"> range(s) for which data are present in the Dataset</w:t>
            </w:r>
            <w:r w:rsidR="00323C38">
              <w:t xml:space="preserve">. </w:t>
            </w:r>
            <w:r w:rsidR="00CF476C">
              <w:t>The</w:t>
            </w:r>
            <w:r w:rsidR="00323C38">
              <w:t xml:space="preserve"> validity period of the </w:t>
            </w:r>
            <w:proofErr w:type="spellStart"/>
            <w:r w:rsidR="00CF476C">
              <w:t>Metadatasets</w:t>
            </w:r>
            <w:proofErr w:type="spellEnd"/>
            <w:r w:rsidR="00CF476C">
              <w:t xml:space="preserve"> </w:t>
            </w:r>
            <w:r w:rsidR="00323C38">
              <w:t xml:space="preserve">may </w:t>
            </w:r>
            <w:r w:rsidR="00CF476C">
              <w:t xml:space="preserve">also </w:t>
            </w:r>
            <w:r w:rsidR="00323C38">
              <w:t>be indexed.</w:t>
            </w:r>
          </w:p>
        </w:tc>
      </w:tr>
    </w:tbl>
    <w:p w14:paraId="3215B037" w14:textId="2D3BA16C" w:rsidR="00281D0F" w:rsidRDefault="003606B2" w:rsidP="00663EEA">
      <w:pPr>
        <w:pStyle w:val="Heading3"/>
      </w:pPr>
      <w:bookmarkStart w:id="447" w:name="_Toc178072833"/>
      <w:r>
        <w:t>5.2.5 Data and Reference Metadata Discovery</w:t>
      </w:r>
      <w:bookmarkEnd w:id="447"/>
    </w:p>
    <w:p w14:paraId="44F89EE0" w14:textId="10100D36" w:rsidR="00281D0F" w:rsidRPr="003F2F55" w:rsidRDefault="003606B2" w:rsidP="00DD664C">
      <w:r w:rsidRPr="003F2F55">
        <w:t>The Data and Metadata Discovery Service implements the following Registry Interfaces:</w:t>
      </w:r>
    </w:p>
    <w:p w14:paraId="10F3CD65" w14:textId="52D77867" w:rsidR="00281D0F" w:rsidRDefault="003606B2" w:rsidP="00DD664C">
      <w:pPr>
        <w:pStyle w:val="ListParagraph"/>
      </w:pPr>
      <w:r w:rsidRPr="009A6893">
        <w:rPr>
          <w:rStyle w:val="ArtefactClass"/>
        </w:rPr>
        <w:t>QueryRegistrationRequest</w:t>
      </w:r>
    </w:p>
    <w:p w14:paraId="59BB53A2" w14:textId="2F32F291" w:rsidR="00281D0F" w:rsidRDefault="003606B2" w:rsidP="00DD664C">
      <w:pPr>
        <w:pStyle w:val="ListParagraph"/>
      </w:pPr>
      <w:r w:rsidRPr="009A6893">
        <w:rPr>
          <w:rStyle w:val="ArtefactClass"/>
        </w:rPr>
        <w:t>QueryRegistrationResponse</w:t>
      </w:r>
    </w:p>
    <w:p w14:paraId="02844F7D" w14:textId="4DD40B5F" w:rsidR="00281D0F" w:rsidRDefault="003606B2" w:rsidP="00095CEE">
      <w:pPr>
        <w:pStyle w:val="Heading3"/>
      </w:pPr>
      <w:bookmarkStart w:id="448" w:name="_Toc178072834"/>
      <w:r>
        <w:t>5.2.6 Subscription and Notification</w:t>
      </w:r>
      <w:bookmarkEnd w:id="448"/>
    </w:p>
    <w:p w14:paraId="3748887B" w14:textId="1C6103BA" w:rsidR="00281D0F" w:rsidRDefault="003606B2" w:rsidP="00DD664C">
      <w:r w:rsidRPr="003F2F55">
        <w:t>The Subscription and Notification Service implements the following Registry Interfaces:</w:t>
      </w:r>
    </w:p>
    <w:p w14:paraId="74A89625" w14:textId="50D8A553" w:rsidR="00281D0F" w:rsidRDefault="003606B2" w:rsidP="00DD664C">
      <w:pPr>
        <w:pStyle w:val="ListParagraph"/>
      </w:pPr>
      <w:r w:rsidRPr="009A6893">
        <w:rPr>
          <w:rStyle w:val="ArtefactClass"/>
        </w:rPr>
        <w:t>SubmitSubscriptionRequest</w:t>
      </w:r>
    </w:p>
    <w:p w14:paraId="029503E1" w14:textId="224B482E" w:rsidR="00281D0F" w:rsidRDefault="003606B2" w:rsidP="00DD664C">
      <w:pPr>
        <w:pStyle w:val="ListParagraph"/>
      </w:pPr>
      <w:r w:rsidRPr="009A6893">
        <w:rPr>
          <w:rStyle w:val="ArtefactClass"/>
        </w:rPr>
        <w:t>SubmitSubscriptionResponse</w:t>
      </w:r>
    </w:p>
    <w:p w14:paraId="24EAD697" w14:textId="3D1CDD2F" w:rsidR="00281D0F" w:rsidRDefault="003606B2" w:rsidP="00DD664C">
      <w:pPr>
        <w:pStyle w:val="ListParagraph"/>
      </w:pPr>
      <w:r w:rsidRPr="009A6893">
        <w:rPr>
          <w:rStyle w:val="ArtefactClass"/>
        </w:rPr>
        <w:t>NotifyRegistryEvent</w:t>
      </w:r>
    </w:p>
    <w:p w14:paraId="3DACE2B2" w14:textId="21CFBB03" w:rsidR="00281D0F" w:rsidRPr="003F2F55" w:rsidRDefault="003606B2" w:rsidP="00DD664C">
      <w:r w:rsidRPr="003F2F55">
        <w:t>The data sharing paradigm relies upon the consumers of data and metadata being able to pull information from data providers’ dissemination systems. For this to work efficiently, a data consumer needs to know when to pull data, i.e.</w:t>
      </w:r>
      <w:r w:rsidR="00323C38">
        <w:t>,</w:t>
      </w:r>
      <w:r w:rsidRPr="003F2F55">
        <w:t xml:space="preserve"> when something has changed in the registry (e.g.</w:t>
      </w:r>
      <w:r w:rsidR="00323C38">
        <w:t>,</w:t>
      </w:r>
      <w:r w:rsidRPr="003F2F55">
        <w:t xml:space="preserve"> a dataset has been updated and re-registered). Additionally, SDMX systems may also want to know if a new Data Structure Definition, Code List or Metadata Structure Definition has been added. The Subscription and Notification Service comprises two parts: subscription management, and notification.</w:t>
      </w:r>
    </w:p>
    <w:p w14:paraId="0302F188" w14:textId="291748B6" w:rsidR="00281D0F" w:rsidRPr="003F2F55" w:rsidRDefault="003606B2" w:rsidP="00DD664C">
      <w:r w:rsidRPr="003F2F55">
        <w:t>Subscription management involves a user submitting a subscription request which contains:</w:t>
      </w:r>
    </w:p>
    <w:p w14:paraId="22F8A674" w14:textId="7D4D2A95" w:rsidR="00281D0F" w:rsidRDefault="003606B2" w:rsidP="00DD664C">
      <w:pPr>
        <w:pStyle w:val="ListParagraph"/>
      </w:pPr>
      <w:r>
        <w:t>a query or constraint expression in terms of a filter which defines the events for which the user is interested (e.g.</w:t>
      </w:r>
      <w:r w:rsidR="00E41E9C">
        <w:t>,</w:t>
      </w:r>
      <w:r>
        <w:t xml:space="preserve"> new data for a specific dataflow, or for a domain category, or changes to a Data Structure Definition).</w:t>
      </w:r>
    </w:p>
    <w:p w14:paraId="381684E3" w14:textId="6700FBA4" w:rsidR="00281D0F" w:rsidRDefault="003606B2" w:rsidP="00DD664C">
      <w:pPr>
        <w:pStyle w:val="ListParagraph"/>
      </w:pPr>
      <w:r>
        <w:t>a list of URIs or endpoints to which an XML notification message can be sent. Supported endpoint types will be email (</w:t>
      </w:r>
      <w:proofErr w:type="spellStart"/>
      <w:r>
        <w:t>mailto</w:t>
      </w:r>
      <w:proofErr w:type="spellEnd"/>
      <w:r>
        <w:t>:) and HTTP POST (a normal http:// address</w:t>
      </w:r>
      <w:proofErr w:type="gramStart"/>
      <w:r>
        <w:t>)</w:t>
      </w:r>
      <w:r w:rsidR="00E41E9C">
        <w:t>;</w:t>
      </w:r>
      <w:proofErr w:type="gramEnd"/>
    </w:p>
    <w:p w14:paraId="52F4D3A7" w14:textId="2BC2ABDB" w:rsidR="00281D0F" w:rsidRDefault="003606B2" w:rsidP="00DD664C">
      <w:pPr>
        <w:pStyle w:val="ListParagraph"/>
      </w:pPr>
      <w:r>
        <w:lastRenderedPageBreak/>
        <w:t xml:space="preserve">request for a list of submitted </w:t>
      </w:r>
      <w:proofErr w:type="gramStart"/>
      <w:r>
        <w:t>subscriptions</w:t>
      </w:r>
      <w:r w:rsidR="00E41E9C">
        <w:t>;</w:t>
      </w:r>
      <w:proofErr w:type="gramEnd"/>
    </w:p>
    <w:p w14:paraId="6676B425" w14:textId="6647ABE6" w:rsidR="00281D0F" w:rsidRDefault="003606B2" w:rsidP="00DD664C">
      <w:pPr>
        <w:pStyle w:val="ListParagraph"/>
      </w:pPr>
      <w:r>
        <w:t xml:space="preserve">deletion of a </w:t>
      </w:r>
      <w:proofErr w:type="gramStart"/>
      <w:r>
        <w:t>subscription</w:t>
      </w:r>
      <w:r w:rsidR="00E41E9C">
        <w:t>;</w:t>
      </w:r>
      <w:proofErr w:type="gramEnd"/>
    </w:p>
    <w:p w14:paraId="1F11E6BE" w14:textId="09692ECB" w:rsidR="0051030B" w:rsidRPr="00E41E9C" w:rsidRDefault="003606B2" w:rsidP="00DD664C">
      <w:r w:rsidRPr="00E41E9C">
        <w:t>Notification requires that the structural metadata repository and the provisioning metadata repository monitor any event which is of interest to a user (the object of a subscription request query), and to issue an SDMX notification document to the endpoints specified in the relevant subscriptions.</w:t>
      </w:r>
    </w:p>
    <w:p w14:paraId="12E08706" w14:textId="39219F2C" w:rsidR="00281D0F" w:rsidRDefault="003606B2" w:rsidP="00095CEE">
      <w:pPr>
        <w:pStyle w:val="Heading3"/>
      </w:pPr>
      <w:bookmarkStart w:id="449" w:name="_Toc178072835"/>
      <w:r>
        <w:t>5.2.7 Registry Behaviour</w:t>
      </w:r>
      <w:bookmarkEnd w:id="449"/>
    </w:p>
    <w:p w14:paraId="4AA8A39B" w14:textId="59E43E1D" w:rsidR="00281D0F" w:rsidRDefault="003606B2" w:rsidP="00095CEE">
      <w:r>
        <w:t>The following table defines the behaviour of the SDMX Registry for the various Registry Interface messages.</w:t>
      </w:r>
      <w:r w:rsidR="00A41494">
        <w:t xml:space="preserve"> </w:t>
      </w:r>
      <w:r w:rsidR="00646C01">
        <w:t>It should be noted, though, that a</w:t>
      </w:r>
      <w:r w:rsidR="00A41494">
        <w:t xml:space="preserve">s of SDMX 3.0, </w:t>
      </w:r>
      <w:r w:rsidR="00080C66">
        <w:t xml:space="preserve">an extended versioning scheme newly including </w:t>
      </w:r>
      <w:r w:rsidR="00A41494">
        <w:t xml:space="preserve">semantic versioning is foreseen for all </w:t>
      </w:r>
      <w:r w:rsidR="00646C01">
        <w:t>Maintainable Artefacts. Moreover, while the old versioning scheme is allowed, given there is no more a "final" flag, there is no way guaranteeing the consistency across version of a Maintainable, unless semantic versioning is used.</w:t>
      </w:r>
    </w:p>
    <w:p w14:paraId="739EB2BE" w14:textId="50403FA9" w:rsidR="00646C01" w:rsidRDefault="00646C01" w:rsidP="00095CEE">
      <w:r>
        <w:t>Given the above, the behaviour described in the following table concern</w:t>
      </w:r>
      <w:r w:rsidR="00366CF2">
        <w:t>s</w:t>
      </w:r>
      <w:r>
        <w:t xml:space="preserve"> either draft Artefacts using semantic versioning or any Artefacts using the old versioning scheme. Nevertheless, in the case of semantic versioning the registry must respect the versioning rules when performing the actions below. For example, </w:t>
      </w:r>
      <w:r w:rsidR="00366CF2">
        <w:t xml:space="preserve">it is not possible to replace a non-draft Artefact that follows semantic versioning, unless a newer version is introduced according to the semantic versioning rules. Furthermore, even when draft Artefacts are </w:t>
      </w:r>
      <w:r w:rsidR="00A9352A">
        <w:t xml:space="preserve">submitted, the registry </w:t>
      </w:r>
      <w:proofErr w:type="gramStart"/>
      <w:r w:rsidR="00A9352A">
        <w:t>has to</w:t>
      </w:r>
      <w:proofErr w:type="gramEnd"/>
      <w:r w:rsidR="00A9352A">
        <w:t xml:space="preserve"> verify semantic versioning is respected against the previous non-draft versions.</w:t>
      </w:r>
      <w:r w:rsidR="00D452ED">
        <w:t xml:space="preserve"> It is worth noting that the rules for semantic versioning and replacing or maintaining semantically versioned Artefacts applies to </w:t>
      </w:r>
      <w:r w:rsidR="00080C66">
        <w:t xml:space="preserve">externally shared </w:t>
      </w:r>
      <w:r w:rsidR="00D452ED">
        <w:t xml:space="preserve">Artefacts. This means that any system may internally perform any change within a version of an Artefact, until the latter </w:t>
      </w:r>
      <w:r w:rsidR="00080C66">
        <w:t xml:space="preserve">is shared outside of that system or </w:t>
      </w:r>
      <w:r w:rsidR="00D452ED">
        <w:t xml:space="preserve">becomes public. Then (as also explained in the </w:t>
      </w:r>
      <w:r w:rsidR="003829FC">
        <w:t>SDMX Standards Section 6 “</w:t>
      </w:r>
      <w:r w:rsidR="00D452ED">
        <w:t>Technical Notes</w:t>
      </w:r>
      <w:r w:rsidR="003829FC">
        <w:t>”</w:t>
      </w:r>
      <w:r w:rsidR="00D452ED">
        <w:t xml:space="preserve">) the Artefacts must adhere to the Semantic Versioning rules. </w:t>
      </w:r>
    </w:p>
    <w:tbl>
      <w:tblPr>
        <w:tblStyle w:val="TableGrid1"/>
        <w:tblW w:w="5000" w:type="pct"/>
        <w:jc w:val="center"/>
        <w:tblInd w:w="0" w:type="dxa"/>
        <w:tblCellMar>
          <w:top w:w="28" w:type="dxa"/>
          <w:left w:w="57" w:type="dxa"/>
          <w:bottom w:w="57" w:type="dxa"/>
          <w:right w:w="57" w:type="dxa"/>
        </w:tblCellMar>
        <w:tblLook w:val="04A0" w:firstRow="1" w:lastRow="0" w:firstColumn="1" w:lastColumn="0" w:noHBand="0" w:noVBand="1"/>
      </w:tblPr>
      <w:tblGrid>
        <w:gridCol w:w="3747"/>
        <w:gridCol w:w="5361"/>
      </w:tblGrid>
      <w:tr w:rsidR="00281D0F" w:rsidRPr="003C6BFB" w14:paraId="7467500A" w14:textId="77777777" w:rsidTr="009A6893">
        <w:trPr>
          <w:trHeight w:val="103"/>
          <w:tblHeader/>
          <w:jc w:val="center"/>
        </w:trPr>
        <w:tc>
          <w:tcPr>
            <w:tcW w:w="3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995484" w14:textId="77777777" w:rsidR="00281D0F" w:rsidRPr="00DD664C" w:rsidRDefault="003606B2" w:rsidP="00DD664C">
            <w:pPr>
              <w:pStyle w:val="TableText"/>
              <w:rPr>
                <w:b/>
                <w:bCs/>
              </w:rPr>
            </w:pPr>
            <w:r w:rsidRPr="00DD664C">
              <w:rPr>
                <w:b/>
                <w:bCs/>
              </w:rPr>
              <w:t xml:space="preserve">Interface </w:t>
            </w:r>
          </w:p>
        </w:tc>
        <w:tc>
          <w:tcPr>
            <w:tcW w:w="4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4C1250" w14:textId="77777777" w:rsidR="00281D0F" w:rsidRPr="00DD664C" w:rsidRDefault="003606B2" w:rsidP="00DD664C">
            <w:pPr>
              <w:pStyle w:val="TableText"/>
              <w:rPr>
                <w:b/>
                <w:bCs/>
              </w:rPr>
            </w:pPr>
            <w:r w:rsidRPr="00DD664C">
              <w:rPr>
                <w:b/>
                <w:bCs/>
              </w:rPr>
              <w:t xml:space="preserve">Behaviour </w:t>
            </w:r>
          </w:p>
        </w:tc>
      </w:tr>
      <w:tr w:rsidR="00281D0F" w14:paraId="5058E3DE" w14:textId="77777777" w:rsidTr="009A6893">
        <w:trPr>
          <w:jc w:val="center"/>
        </w:trPr>
        <w:tc>
          <w:tcPr>
            <w:tcW w:w="3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768CB0" w14:textId="242FC44A" w:rsidR="00281D0F" w:rsidRDefault="003606B2" w:rsidP="00DD664C">
            <w:pPr>
              <w:pStyle w:val="TableText"/>
            </w:pPr>
            <w:r>
              <w:t>All</w:t>
            </w:r>
          </w:p>
        </w:tc>
        <w:tc>
          <w:tcPr>
            <w:tcW w:w="4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555B4F" w14:textId="453EAAEF" w:rsidR="00281D0F" w:rsidRDefault="003606B2" w:rsidP="00DD664C">
            <w:pPr>
              <w:pStyle w:val="TableText"/>
              <w:numPr>
                <w:ilvl w:val="0"/>
                <w:numId w:val="53"/>
              </w:numPr>
            </w:pPr>
            <w:r>
              <w:t xml:space="preserve">If the action is set to “replace” </w:t>
            </w:r>
            <w:r w:rsidR="00AF5157">
              <w:t xml:space="preserve">(or a maintainable Artefact is PUT or </w:t>
            </w:r>
            <w:proofErr w:type="spellStart"/>
            <w:r w:rsidR="00AF5157">
              <w:t>POSTed</w:t>
            </w:r>
            <w:proofErr w:type="spellEnd"/>
            <w:r w:rsidR="00AF5157">
              <w:t xml:space="preserve">) </w:t>
            </w:r>
            <w:r>
              <w:t>then the entire contents of the existing maintainable object in the Registry MUST be replaced by the object submitted</w:t>
            </w:r>
            <w:r w:rsidR="00E75C2C">
              <w:t>.</w:t>
            </w:r>
          </w:p>
          <w:p w14:paraId="0D9CB667" w14:textId="48C8DF8E" w:rsidR="00E75C2C" w:rsidRDefault="00E75C2C" w:rsidP="00DD664C">
            <w:pPr>
              <w:pStyle w:val="TableText"/>
              <w:numPr>
                <w:ilvl w:val="0"/>
                <w:numId w:val="53"/>
              </w:numPr>
            </w:pPr>
            <w:r>
              <w:t>Cross referenced structures MUST exist in either the submitted document (in Structures or Structure Location) or in the registry to which the request is submitted.</w:t>
            </w:r>
          </w:p>
          <w:p w14:paraId="500E3295" w14:textId="5DA31A29" w:rsidR="00E75C2C" w:rsidRDefault="00E75C2C" w:rsidP="00DD664C">
            <w:pPr>
              <w:pStyle w:val="TableText"/>
              <w:numPr>
                <w:ilvl w:val="0"/>
                <w:numId w:val="53"/>
              </w:numPr>
            </w:pPr>
            <w:r>
              <w:t xml:space="preserve">If the action is set to “delete” </w:t>
            </w:r>
            <w:r w:rsidR="00AF5157">
              <w:t xml:space="preserve">(or a maintainable Artefact is </w:t>
            </w:r>
            <w:proofErr w:type="spellStart"/>
            <w:r w:rsidR="00AF5157">
              <w:t>DELETEd</w:t>
            </w:r>
            <w:proofErr w:type="spellEnd"/>
            <w:r w:rsidR="00AF5157">
              <w:t xml:space="preserve">) </w:t>
            </w:r>
            <w:r>
              <w:t xml:space="preserve">then the Registry MUST verify that the object can be deleted. </w:t>
            </w:r>
            <w:proofErr w:type="gramStart"/>
            <w:r>
              <w:t>In order to</w:t>
            </w:r>
            <w:proofErr w:type="gramEnd"/>
            <w:r>
              <w:t xml:space="preserve"> qualify for deletion, the object must: </w:t>
            </w:r>
          </w:p>
          <w:p w14:paraId="4BB75B90" w14:textId="2C799E11" w:rsidR="00E75C2C" w:rsidRDefault="00D452ED" w:rsidP="00DD664C">
            <w:pPr>
              <w:pStyle w:val="TableText"/>
              <w:numPr>
                <w:ilvl w:val="1"/>
                <w:numId w:val="53"/>
              </w:numPr>
            </w:pPr>
            <w:r>
              <w:t xml:space="preserve">Be </w:t>
            </w:r>
            <w:r w:rsidR="00FA7AAC">
              <w:t>a draft version.</w:t>
            </w:r>
          </w:p>
          <w:p w14:paraId="5440908F" w14:textId="2946E2F2" w:rsidR="00E75C2C" w:rsidRDefault="00E75C2C" w:rsidP="00DD664C">
            <w:pPr>
              <w:pStyle w:val="TableText"/>
              <w:numPr>
                <w:ilvl w:val="1"/>
                <w:numId w:val="53"/>
              </w:numPr>
            </w:pPr>
            <w:r>
              <w:lastRenderedPageBreak/>
              <w:t xml:space="preserve">Not be </w:t>
            </w:r>
            <w:r w:rsidR="00FA7AAC">
              <w:t>explicitly</w:t>
            </w:r>
            <w:r w:rsidR="00FA7AAC">
              <w:rPr>
                <w:rStyle w:val="FootnoteReference"/>
              </w:rPr>
              <w:footnoteReference w:id="2"/>
            </w:r>
            <w:r w:rsidR="00FA7AAC">
              <w:t xml:space="preserve"> </w:t>
            </w:r>
            <w:r>
              <w:t>referenced from any other object in the Registry.</w:t>
            </w:r>
          </w:p>
          <w:p w14:paraId="7EEC7531" w14:textId="1AECD49F" w:rsidR="00E75C2C" w:rsidRDefault="00E75C2C" w:rsidP="00DD664C">
            <w:pPr>
              <w:pStyle w:val="TableText"/>
              <w:numPr>
                <w:ilvl w:val="0"/>
                <w:numId w:val="53"/>
              </w:numPr>
            </w:pPr>
            <w:r>
              <w:t>The</w:t>
            </w:r>
            <w:r w:rsidR="00FA7AAC">
              <w:t xml:space="preserve"> semantic</w:t>
            </w:r>
            <w:r>
              <w:t xml:space="preserve"> version</w:t>
            </w:r>
            <w:r w:rsidR="00FA7AAC">
              <w:t>ing</w:t>
            </w:r>
            <w:r>
              <w:t xml:space="preserve"> rules in the SDMX documentation MUST be obeyed.</w:t>
            </w:r>
          </w:p>
        </w:tc>
      </w:tr>
      <w:tr w:rsidR="00281D0F" w14:paraId="3F526E8A" w14:textId="77777777" w:rsidTr="009A6893">
        <w:trPr>
          <w:trHeight w:val="301"/>
          <w:jc w:val="center"/>
        </w:trPr>
        <w:tc>
          <w:tcPr>
            <w:tcW w:w="3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6A317" w14:textId="7E5A2F0B" w:rsidR="00281D0F" w:rsidRDefault="003606B2" w:rsidP="00DD664C">
            <w:pPr>
              <w:pStyle w:val="TableText"/>
            </w:pPr>
            <w:r>
              <w:lastRenderedPageBreak/>
              <w:t>Structure</w:t>
            </w:r>
            <w:r w:rsidR="00C3218E">
              <w:t xml:space="preserve"> submission</w:t>
            </w:r>
          </w:p>
        </w:tc>
        <w:tc>
          <w:tcPr>
            <w:tcW w:w="4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5B6C32" w14:textId="2E271786" w:rsidR="00281D0F" w:rsidRDefault="003606B2" w:rsidP="00DD664C">
            <w:pPr>
              <w:pStyle w:val="TableText"/>
            </w:pPr>
            <w:r>
              <w:t>Structures are submitted at the level of the Maintainable Artefact and the behaviour in “All” above is therefore at the level of the Maintainable Artefact.</w:t>
            </w:r>
          </w:p>
        </w:tc>
      </w:tr>
      <w:tr w:rsidR="00281D0F" w14:paraId="6BC2DE23" w14:textId="77777777" w:rsidTr="009A6893">
        <w:trPr>
          <w:trHeight w:val="1398"/>
          <w:jc w:val="center"/>
        </w:trPr>
        <w:tc>
          <w:tcPr>
            <w:tcW w:w="3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7308B7" w14:textId="3EF9A2E5" w:rsidR="00281D0F" w:rsidRDefault="003606B2" w:rsidP="00DD664C">
            <w:pPr>
              <w:pStyle w:val="TableText"/>
            </w:pPr>
            <w:r w:rsidRPr="009A6893">
              <w:rPr>
                <w:rStyle w:val="ArtefactClass"/>
              </w:rPr>
              <w:t>SubmitRegistrationRequest</w:t>
            </w:r>
          </w:p>
        </w:tc>
        <w:tc>
          <w:tcPr>
            <w:tcW w:w="48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21FF1D" w14:textId="09EAF47A" w:rsidR="00281D0F" w:rsidRDefault="003606B2" w:rsidP="00DD664C">
            <w:pPr>
              <w:pStyle w:val="TableText"/>
            </w:pPr>
            <w:r>
              <w:t xml:space="preserve">If the </w:t>
            </w:r>
            <w:proofErr w:type="spellStart"/>
            <w:r>
              <w:t>datasource</w:t>
            </w:r>
            <w:proofErr w:type="spellEnd"/>
            <w:r>
              <w:t xml:space="preserve"> is a file (simple </w:t>
            </w:r>
            <w:proofErr w:type="spellStart"/>
            <w:r>
              <w:t>datasource</w:t>
            </w:r>
            <w:proofErr w:type="spellEnd"/>
            <w:r>
              <w:t>) then the file MAY be retrieved and indexed according to the Boolean attributes set in the Registration.</w:t>
            </w:r>
          </w:p>
          <w:p w14:paraId="1644E2F0" w14:textId="5840FE51" w:rsidR="00281D0F" w:rsidRDefault="003606B2" w:rsidP="00DD664C">
            <w:pPr>
              <w:pStyle w:val="TableText"/>
            </w:pPr>
            <w:r>
              <w:t xml:space="preserve">For a </w:t>
            </w:r>
            <w:proofErr w:type="spellStart"/>
            <w:r>
              <w:t>queryable</w:t>
            </w:r>
            <w:proofErr w:type="spellEnd"/>
            <w:r>
              <w:t xml:space="preserve"> </w:t>
            </w:r>
            <w:proofErr w:type="spellStart"/>
            <w:r>
              <w:t>datasource</w:t>
            </w:r>
            <w:proofErr w:type="spellEnd"/>
            <w:r>
              <w:t xml:space="preserve"> the Registry MAY validate that the source exists and can accept an SDMX data query.</w:t>
            </w:r>
          </w:p>
        </w:tc>
      </w:tr>
    </w:tbl>
    <w:p w14:paraId="3F4D1B53" w14:textId="273D491D" w:rsidR="00281D0F" w:rsidRDefault="003606B2" w:rsidP="00DD664C">
      <w:pPr>
        <w:pStyle w:val="Heading1"/>
      </w:pPr>
      <w:bookmarkStart w:id="450" w:name="_Toc178072836"/>
      <w:r>
        <w:lastRenderedPageBreak/>
        <w:t>6 Identification of SDMX Objects</w:t>
      </w:r>
      <w:bookmarkEnd w:id="450"/>
    </w:p>
    <w:p w14:paraId="0C1E279B" w14:textId="0AA85AEC" w:rsidR="00281D0F" w:rsidRDefault="003606B2" w:rsidP="00205F80">
      <w:pPr>
        <w:pStyle w:val="Heading2"/>
      </w:pPr>
      <w:bookmarkStart w:id="451" w:name="_Toc178072837"/>
      <w:r>
        <w:t>6.1 Identification, Versioning, and Maintenance</w:t>
      </w:r>
      <w:bookmarkEnd w:id="451"/>
    </w:p>
    <w:p w14:paraId="2D0E5AFC" w14:textId="354A5915" w:rsidR="00281D0F" w:rsidRDefault="003606B2" w:rsidP="00DD664C">
      <w:r w:rsidRPr="00FA7AAC">
        <w:t>All major classes of the SDMX Information model inherit from one of:</w:t>
      </w:r>
    </w:p>
    <w:p w14:paraId="1AC5401A" w14:textId="6FC6A951" w:rsidR="00281D0F" w:rsidRDefault="003606B2" w:rsidP="00DD664C">
      <w:pPr>
        <w:pStyle w:val="ListParagraph"/>
      </w:pPr>
      <w:r w:rsidRPr="009A6893">
        <w:rPr>
          <w:rStyle w:val="ArtefactClassAbstract"/>
          <w:b/>
        </w:rPr>
        <w:t>IdentifiableArtefact</w:t>
      </w:r>
      <w:r>
        <w:t xml:space="preserve"> </w:t>
      </w:r>
      <w:r w:rsidR="00FA7AAC">
        <w:t>–</w:t>
      </w:r>
      <w:r>
        <w:t xml:space="preserve"> this gives an object the ability to be uniquely identified (see following section on identification), to have a user-defined URI, and to have multi-lingual annotations.</w:t>
      </w:r>
    </w:p>
    <w:p w14:paraId="1C38F506" w14:textId="31ABD913" w:rsidR="00281D0F" w:rsidRDefault="003606B2" w:rsidP="00DD664C">
      <w:pPr>
        <w:pStyle w:val="ListParagraph"/>
      </w:pPr>
      <w:r w:rsidRPr="009A6893">
        <w:rPr>
          <w:rStyle w:val="ArtefactClassAbstract"/>
          <w:b/>
        </w:rPr>
        <w:t>Nam</w:t>
      </w:r>
      <w:r w:rsidR="00FA7AAC" w:rsidRPr="009A6893">
        <w:rPr>
          <w:rStyle w:val="ArtefactClassAbstract"/>
          <w:b/>
        </w:rPr>
        <w:t>e</w:t>
      </w:r>
      <w:r w:rsidRPr="009A6893">
        <w:rPr>
          <w:rStyle w:val="ArtefactClassAbstract"/>
          <w:b/>
        </w:rPr>
        <w:t>ableArtefact</w:t>
      </w:r>
      <w:r w:rsidRPr="009315BB">
        <w:t xml:space="preserve"> </w:t>
      </w:r>
      <w:r w:rsidR="00FA7AAC">
        <w:t>–</w:t>
      </w:r>
      <w:r>
        <w:t xml:space="preserve"> this has </w:t>
      </w:r>
      <w:proofErr w:type="gramStart"/>
      <w:r>
        <w:t>all of</w:t>
      </w:r>
      <w:proofErr w:type="gramEnd"/>
      <w:r>
        <w:t xml:space="preserve"> the features of </w:t>
      </w:r>
      <w:r w:rsidRPr="009A6893">
        <w:rPr>
          <w:rStyle w:val="ArtefactClassAbstract"/>
        </w:rPr>
        <w:t>IdentifiableArtefact</w:t>
      </w:r>
      <w:r>
        <w:t xml:space="preserve"> plus the ability to have a multi-lingual name and description</w:t>
      </w:r>
      <w:r w:rsidR="00786537">
        <w:t>.</w:t>
      </w:r>
    </w:p>
    <w:p w14:paraId="501C96E9" w14:textId="1728E1DB" w:rsidR="00281D0F" w:rsidRDefault="003606B2" w:rsidP="00DD664C">
      <w:pPr>
        <w:pStyle w:val="ListParagraph"/>
      </w:pPr>
      <w:r w:rsidRPr="009A6893">
        <w:rPr>
          <w:rStyle w:val="ArtefactClassAbstract"/>
          <w:b/>
        </w:rPr>
        <w:t>VersionableArtefact</w:t>
      </w:r>
      <w:r w:rsidRPr="009315BB">
        <w:t xml:space="preserve"> </w:t>
      </w:r>
      <w:r>
        <w:t xml:space="preserve">– this has </w:t>
      </w:r>
      <w:proofErr w:type="gramStart"/>
      <w:r>
        <w:t>all of</w:t>
      </w:r>
      <w:proofErr w:type="gramEnd"/>
      <w:r>
        <w:t xml:space="preserve"> the above features plus a version number</w:t>
      </w:r>
      <w:r w:rsidR="00AF5157">
        <w:t>, according to the SDMX versioning rules in SDMX Standards Section 6 “Technical Notes”, paragraph “4.</w:t>
      </w:r>
      <w:r w:rsidR="008E7085">
        <w:t>3</w:t>
      </w:r>
      <w:r w:rsidR="00AF5157">
        <w:t xml:space="preserve"> Versioning”,</w:t>
      </w:r>
      <w:r>
        <w:t xml:space="preserve"> and a validity period.</w:t>
      </w:r>
    </w:p>
    <w:p w14:paraId="73D6372B" w14:textId="2D3E8B13" w:rsidR="00281D0F" w:rsidRDefault="003606B2" w:rsidP="00DD664C">
      <w:pPr>
        <w:pStyle w:val="ListParagraph"/>
      </w:pPr>
      <w:r w:rsidRPr="009A6893">
        <w:rPr>
          <w:rStyle w:val="ArtefactClassAbstract"/>
          <w:b/>
        </w:rPr>
        <w:t>MaintainableArtefact</w:t>
      </w:r>
      <w:r>
        <w:t xml:space="preserve"> – this has </w:t>
      </w:r>
      <w:proofErr w:type="gramStart"/>
      <w:r>
        <w:t>all of</w:t>
      </w:r>
      <w:proofErr w:type="gramEnd"/>
      <w:r>
        <w:t xml:space="preserve"> the above features, </w:t>
      </w:r>
      <w:r w:rsidR="00786537">
        <w:t xml:space="preserve">plus </w:t>
      </w:r>
      <w:r>
        <w:t xml:space="preserve">registry and structure URIs, </w:t>
      </w:r>
      <w:r w:rsidR="00786537">
        <w:t xml:space="preserve">and </w:t>
      </w:r>
      <w:r>
        <w:t xml:space="preserve">an association to the maintenance </w:t>
      </w:r>
      <w:r w:rsidR="00786537">
        <w:t xml:space="preserve">organisation </w:t>
      </w:r>
      <w:r>
        <w:t>of the object.</w:t>
      </w:r>
    </w:p>
    <w:p w14:paraId="46431985" w14:textId="6C47EB88" w:rsidR="005D26E0" w:rsidRPr="00DD664C" w:rsidRDefault="005D26E0" w:rsidP="00DD664C">
      <w:pPr>
        <w:pStyle w:val="Heading3"/>
      </w:pPr>
      <w:bookmarkStart w:id="452" w:name="_Toc178072838"/>
      <w:r>
        <w:lastRenderedPageBreak/>
        <w:t xml:space="preserve">6.1.1 </w:t>
      </w:r>
      <w:r w:rsidRPr="005D26E0">
        <w:t>Identification, Naming, Versioning, and Maintenance Model</w:t>
      </w:r>
      <w:bookmarkEnd w:id="452"/>
    </w:p>
    <w:p w14:paraId="46E1B0BE" w14:textId="77777777" w:rsidR="00377ED5" w:rsidRDefault="00786537" w:rsidP="009A6893">
      <w:pPr>
        <w:keepNext/>
        <w:jc w:val="center"/>
      </w:pPr>
      <w:r>
        <w:rPr>
          <w:noProof/>
        </w:rPr>
        <w:drawing>
          <wp:inline distT="0" distB="0" distL="0" distR="0" wp14:anchorId="2250AC82" wp14:editId="5C6E075A">
            <wp:extent cx="5593219" cy="655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603173" cy="6564863"/>
                    </a:xfrm>
                    <a:prstGeom prst="rect">
                      <a:avLst/>
                    </a:prstGeom>
                  </pic:spPr>
                </pic:pic>
              </a:graphicData>
            </a:graphic>
          </wp:inline>
        </w:drawing>
      </w:r>
    </w:p>
    <w:p w14:paraId="0C0D858B" w14:textId="27540CBF" w:rsidR="00786537" w:rsidRPr="00DD664C" w:rsidRDefault="00377ED5" w:rsidP="00F84D68">
      <w:pPr>
        <w:pStyle w:val="Caption"/>
      </w:pPr>
      <w:r>
        <w:t xml:space="preserve">Figure </w:t>
      </w:r>
      <w:r w:rsidR="007B7A2D">
        <w:fldChar w:fldCharType="begin"/>
      </w:r>
      <w:r w:rsidR="007B7A2D">
        <w:instrText xml:space="preserve"> SEQ Figure \* ARABIC </w:instrText>
      </w:r>
      <w:r w:rsidR="007B7A2D">
        <w:fldChar w:fldCharType="separate"/>
      </w:r>
      <w:r w:rsidR="007B7A2D">
        <w:rPr>
          <w:noProof/>
        </w:rPr>
        <w:t>5</w:t>
      </w:r>
      <w:r w:rsidR="007B7A2D">
        <w:rPr>
          <w:noProof/>
        </w:rPr>
        <w:fldChar w:fldCharType="end"/>
      </w:r>
      <w:r>
        <w:t xml:space="preserve">: </w:t>
      </w:r>
      <w:r w:rsidRPr="008A0355">
        <w:t>Class diagram of fundamental artefacts in the SDMX-</w:t>
      </w:r>
      <w:r w:rsidRPr="00377ED5">
        <w:t>IM</w:t>
      </w:r>
    </w:p>
    <w:p w14:paraId="1F1C50AB" w14:textId="31DC856A" w:rsidR="00281D0F" w:rsidRPr="00786537" w:rsidRDefault="003606B2" w:rsidP="00DD664C">
      <w:r w:rsidRPr="00786537">
        <w:t>The table below shows the identification and related data attributes to be stored in a registry for objects that are one of:</w:t>
      </w:r>
    </w:p>
    <w:p w14:paraId="1C4F835E" w14:textId="73F70ADF" w:rsidR="00281D0F" w:rsidRDefault="003606B2" w:rsidP="00DD664C">
      <w:pPr>
        <w:pStyle w:val="ListParagraph"/>
      </w:pPr>
      <w:r w:rsidRPr="009A6893">
        <w:rPr>
          <w:rStyle w:val="ArtefactClassAbstract"/>
        </w:rPr>
        <w:t>Annotable</w:t>
      </w:r>
    </w:p>
    <w:p w14:paraId="316F7F6C" w14:textId="676910C5" w:rsidR="00281D0F" w:rsidRDefault="003606B2" w:rsidP="00DD664C">
      <w:pPr>
        <w:pStyle w:val="ListParagraph"/>
      </w:pPr>
      <w:r w:rsidRPr="009A6893">
        <w:rPr>
          <w:rStyle w:val="ArtefactClassAbstract"/>
        </w:rPr>
        <w:t>Identifiable</w:t>
      </w:r>
    </w:p>
    <w:p w14:paraId="1D7816A5" w14:textId="44B5529F" w:rsidR="00281D0F" w:rsidRDefault="003606B2" w:rsidP="00DD664C">
      <w:pPr>
        <w:pStyle w:val="ListParagraph"/>
      </w:pPr>
      <w:r w:rsidRPr="009A6893">
        <w:rPr>
          <w:rStyle w:val="ArtefactClassAbstract"/>
        </w:rPr>
        <w:lastRenderedPageBreak/>
        <w:t>Nameable</w:t>
      </w:r>
    </w:p>
    <w:p w14:paraId="23098B90" w14:textId="7B2F7DAB" w:rsidR="00281D0F" w:rsidRDefault="003606B2" w:rsidP="00DD664C">
      <w:pPr>
        <w:pStyle w:val="ListParagraph"/>
      </w:pPr>
      <w:r w:rsidRPr="009A6893">
        <w:rPr>
          <w:rStyle w:val="ArtefactClassAbstract"/>
        </w:rPr>
        <w:t>Versionable</w:t>
      </w:r>
    </w:p>
    <w:p w14:paraId="6A0781C6" w14:textId="67F4F624" w:rsidR="0051030B" w:rsidRDefault="003606B2" w:rsidP="00786537">
      <w:pPr>
        <w:pStyle w:val="ListParagraph"/>
      </w:pPr>
      <w:r w:rsidRPr="009A6893">
        <w:rPr>
          <w:rStyle w:val="ArtefactClassAbstract"/>
        </w:rPr>
        <w:t>Maintainable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57" w:type="dxa"/>
          <w:right w:w="57" w:type="dxa"/>
        </w:tblCellMar>
        <w:tblLook w:val="04A0" w:firstRow="1" w:lastRow="0" w:firstColumn="1" w:lastColumn="0" w:noHBand="0" w:noVBand="1"/>
      </w:tblPr>
      <w:tblGrid>
        <w:gridCol w:w="1774"/>
        <w:gridCol w:w="2740"/>
        <w:gridCol w:w="864"/>
        <w:gridCol w:w="1163"/>
        <w:gridCol w:w="2567"/>
      </w:tblGrid>
      <w:tr w:rsidR="00232A00" w:rsidRPr="00AD1D5C" w14:paraId="5ABFA202" w14:textId="77777777" w:rsidTr="00912348">
        <w:trPr>
          <w:trHeight w:val="40"/>
          <w:jc w:val="center"/>
        </w:trPr>
        <w:tc>
          <w:tcPr>
            <w:tcW w:w="1699" w:type="dxa"/>
            <w:shd w:val="clear" w:color="auto" w:fill="auto"/>
            <w:hideMark/>
          </w:tcPr>
          <w:p w14:paraId="76B5327E" w14:textId="36C0F976" w:rsidR="00AD1D5C" w:rsidRPr="00AD1D5C" w:rsidRDefault="00AD1D5C" w:rsidP="00AD1D5C">
            <w:pPr>
              <w:spacing w:before="0" w:after="0" w:line="240" w:lineRule="auto"/>
              <w:jc w:val="left"/>
              <w:rPr>
                <w:rFonts w:eastAsia="Times New Roman"/>
                <w:b/>
                <w:bCs/>
              </w:rPr>
            </w:pPr>
            <w:r w:rsidRPr="00AD1D5C">
              <w:rPr>
                <w:rFonts w:eastAsia="Times New Roman"/>
                <w:b/>
                <w:bCs/>
              </w:rPr>
              <w:t>Object Type</w:t>
            </w:r>
          </w:p>
        </w:tc>
        <w:tc>
          <w:tcPr>
            <w:tcW w:w="2204" w:type="dxa"/>
            <w:shd w:val="clear" w:color="auto" w:fill="auto"/>
            <w:hideMark/>
          </w:tcPr>
          <w:p w14:paraId="205F0682" w14:textId="12A749A5" w:rsidR="00AD1D5C" w:rsidRPr="00AD1D5C" w:rsidRDefault="00AD1D5C" w:rsidP="00AD1D5C">
            <w:pPr>
              <w:spacing w:before="0" w:after="0" w:line="240" w:lineRule="auto"/>
              <w:jc w:val="left"/>
              <w:rPr>
                <w:rFonts w:eastAsia="Times New Roman"/>
                <w:b/>
                <w:bCs/>
              </w:rPr>
            </w:pPr>
            <w:r w:rsidRPr="00AD1D5C">
              <w:rPr>
                <w:rFonts w:eastAsia="Times New Roman"/>
                <w:b/>
                <w:bCs/>
              </w:rPr>
              <w:t>Data Attributes</w:t>
            </w:r>
          </w:p>
        </w:tc>
        <w:tc>
          <w:tcPr>
            <w:tcW w:w="827" w:type="dxa"/>
            <w:shd w:val="clear" w:color="auto" w:fill="auto"/>
            <w:hideMark/>
          </w:tcPr>
          <w:p w14:paraId="78897114" w14:textId="242EF863" w:rsidR="00AD1D5C" w:rsidRPr="00AD1D5C" w:rsidRDefault="00AD1D5C" w:rsidP="00AD1D5C">
            <w:pPr>
              <w:spacing w:before="0" w:after="0" w:line="240" w:lineRule="auto"/>
              <w:jc w:val="left"/>
              <w:rPr>
                <w:rFonts w:eastAsia="Times New Roman"/>
                <w:b/>
                <w:bCs/>
              </w:rPr>
            </w:pPr>
            <w:r w:rsidRPr="00AD1D5C">
              <w:rPr>
                <w:rFonts w:eastAsia="Times New Roman"/>
                <w:b/>
                <w:bCs/>
              </w:rPr>
              <w:t>Status</w:t>
            </w:r>
          </w:p>
        </w:tc>
        <w:tc>
          <w:tcPr>
            <w:tcW w:w="1113" w:type="dxa"/>
            <w:shd w:val="clear" w:color="auto" w:fill="auto"/>
            <w:hideMark/>
          </w:tcPr>
          <w:p w14:paraId="4BC413E3" w14:textId="38FBC39C" w:rsidR="00AD1D5C" w:rsidRPr="00AD1D5C" w:rsidRDefault="00AD1D5C" w:rsidP="00AD1D5C">
            <w:pPr>
              <w:spacing w:before="0" w:after="0" w:line="240" w:lineRule="auto"/>
              <w:jc w:val="left"/>
              <w:rPr>
                <w:rFonts w:eastAsia="Times New Roman"/>
                <w:b/>
                <w:bCs/>
              </w:rPr>
            </w:pPr>
            <w:r w:rsidRPr="00AD1D5C">
              <w:rPr>
                <w:rFonts w:eastAsia="Times New Roman"/>
                <w:b/>
                <w:bCs/>
              </w:rPr>
              <w:t>Data type</w:t>
            </w:r>
          </w:p>
        </w:tc>
        <w:tc>
          <w:tcPr>
            <w:tcW w:w="2458" w:type="dxa"/>
            <w:shd w:val="clear" w:color="auto" w:fill="auto"/>
            <w:hideMark/>
          </w:tcPr>
          <w:p w14:paraId="3C3BBC9D" w14:textId="2D8C02C0" w:rsidR="00AD1D5C" w:rsidRPr="00AD1D5C" w:rsidRDefault="00AD1D5C" w:rsidP="00AD1D5C">
            <w:pPr>
              <w:spacing w:before="0" w:after="0" w:line="240" w:lineRule="auto"/>
              <w:jc w:val="left"/>
              <w:rPr>
                <w:rFonts w:eastAsia="Times New Roman"/>
                <w:b/>
                <w:bCs/>
              </w:rPr>
            </w:pPr>
            <w:r w:rsidRPr="00AD1D5C">
              <w:rPr>
                <w:rFonts w:eastAsia="Times New Roman"/>
                <w:b/>
                <w:bCs/>
              </w:rPr>
              <w:t>Notes</w:t>
            </w:r>
          </w:p>
        </w:tc>
      </w:tr>
      <w:tr w:rsidR="00912348" w:rsidRPr="00AD1D5C" w14:paraId="4CE95D7C" w14:textId="77777777" w:rsidTr="00912348">
        <w:trPr>
          <w:trHeight w:val="320"/>
          <w:jc w:val="center"/>
        </w:trPr>
        <w:tc>
          <w:tcPr>
            <w:tcW w:w="1699" w:type="dxa"/>
            <w:vMerge w:val="restart"/>
            <w:shd w:val="clear" w:color="auto" w:fill="auto"/>
            <w:hideMark/>
          </w:tcPr>
          <w:p w14:paraId="04B711CE" w14:textId="77777777" w:rsidR="00912348" w:rsidRPr="00AD1D5C" w:rsidRDefault="00912348" w:rsidP="00AD1D5C">
            <w:pPr>
              <w:spacing w:before="0" w:after="0" w:line="240" w:lineRule="auto"/>
              <w:jc w:val="left"/>
              <w:rPr>
                <w:rFonts w:eastAsia="Times New Roman"/>
              </w:rPr>
            </w:pPr>
            <w:r w:rsidRPr="009A6893">
              <w:rPr>
                <w:rStyle w:val="ArtefactClassAbstract"/>
              </w:rPr>
              <w:t>Annotable</w:t>
            </w:r>
          </w:p>
        </w:tc>
        <w:tc>
          <w:tcPr>
            <w:tcW w:w="2204" w:type="dxa"/>
            <w:shd w:val="clear" w:color="auto" w:fill="auto"/>
            <w:hideMark/>
          </w:tcPr>
          <w:p w14:paraId="7E32AE99" w14:textId="77777777" w:rsidR="00912348" w:rsidRPr="00AD1D5C" w:rsidRDefault="00912348" w:rsidP="00AD1D5C">
            <w:pPr>
              <w:spacing w:before="0" w:after="0" w:line="240" w:lineRule="auto"/>
              <w:jc w:val="left"/>
              <w:rPr>
                <w:rFonts w:eastAsia="Times New Roman"/>
              </w:rPr>
            </w:pPr>
            <w:r w:rsidRPr="009A6893">
              <w:rPr>
                <w:rStyle w:val="ArtefactClass"/>
              </w:rPr>
              <w:t>AnnotationTitle</w:t>
            </w:r>
          </w:p>
        </w:tc>
        <w:tc>
          <w:tcPr>
            <w:tcW w:w="827" w:type="dxa"/>
            <w:shd w:val="clear" w:color="auto" w:fill="auto"/>
            <w:hideMark/>
          </w:tcPr>
          <w:p w14:paraId="79612E92" w14:textId="77777777" w:rsidR="00912348" w:rsidRPr="00AD1D5C" w:rsidRDefault="00912348" w:rsidP="00AD1D5C">
            <w:pPr>
              <w:spacing w:before="0" w:after="0" w:line="240" w:lineRule="auto"/>
              <w:jc w:val="left"/>
              <w:rPr>
                <w:rFonts w:eastAsia="Times New Roman"/>
              </w:rPr>
            </w:pPr>
            <w:r w:rsidRPr="00AD1D5C">
              <w:rPr>
                <w:rFonts w:eastAsia="Times New Roman"/>
              </w:rPr>
              <w:t>C</w:t>
            </w:r>
          </w:p>
        </w:tc>
        <w:tc>
          <w:tcPr>
            <w:tcW w:w="1113" w:type="dxa"/>
            <w:shd w:val="clear" w:color="auto" w:fill="auto"/>
            <w:hideMark/>
          </w:tcPr>
          <w:p w14:paraId="20449525" w14:textId="77777777" w:rsidR="00912348" w:rsidRPr="00AD1D5C" w:rsidRDefault="00912348" w:rsidP="00AD1D5C">
            <w:pPr>
              <w:spacing w:before="0" w:after="0" w:line="240" w:lineRule="auto"/>
              <w:jc w:val="left"/>
              <w:rPr>
                <w:rFonts w:eastAsia="Times New Roman"/>
              </w:rPr>
            </w:pPr>
            <w:r w:rsidRPr="00AD1D5C">
              <w:rPr>
                <w:rFonts w:eastAsia="Times New Roman"/>
              </w:rPr>
              <w:t>string</w:t>
            </w:r>
          </w:p>
        </w:tc>
        <w:tc>
          <w:tcPr>
            <w:tcW w:w="2458" w:type="dxa"/>
            <w:shd w:val="clear" w:color="auto" w:fill="auto"/>
            <w:hideMark/>
          </w:tcPr>
          <w:p w14:paraId="021A7AE5" w14:textId="18350C4C" w:rsidR="00912348" w:rsidRPr="00AD1D5C" w:rsidRDefault="00912348" w:rsidP="00AD1D5C">
            <w:pPr>
              <w:spacing w:before="0" w:after="0" w:line="240" w:lineRule="auto"/>
              <w:jc w:val="left"/>
              <w:rPr>
                <w:rFonts w:eastAsia="Times New Roman"/>
              </w:rPr>
            </w:pPr>
          </w:p>
        </w:tc>
      </w:tr>
      <w:tr w:rsidR="00912348" w:rsidRPr="00AD1D5C" w14:paraId="43210348" w14:textId="77777777" w:rsidTr="00912348">
        <w:trPr>
          <w:trHeight w:val="320"/>
          <w:jc w:val="center"/>
        </w:trPr>
        <w:tc>
          <w:tcPr>
            <w:tcW w:w="1699" w:type="dxa"/>
            <w:vMerge/>
            <w:shd w:val="clear" w:color="auto" w:fill="auto"/>
            <w:hideMark/>
          </w:tcPr>
          <w:p w14:paraId="2FB44407" w14:textId="46256D3E" w:rsidR="00912348" w:rsidRPr="00AD1D5C" w:rsidRDefault="00912348" w:rsidP="00AD1D5C">
            <w:pPr>
              <w:spacing w:before="0" w:after="0" w:line="240" w:lineRule="auto"/>
              <w:jc w:val="left"/>
              <w:rPr>
                <w:rFonts w:eastAsia="Times New Roman"/>
              </w:rPr>
            </w:pPr>
          </w:p>
        </w:tc>
        <w:tc>
          <w:tcPr>
            <w:tcW w:w="2204" w:type="dxa"/>
            <w:shd w:val="clear" w:color="auto" w:fill="auto"/>
            <w:hideMark/>
          </w:tcPr>
          <w:p w14:paraId="31A29331" w14:textId="77777777" w:rsidR="00912348" w:rsidRPr="00AD1D5C" w:rsidRDefault="00912348" w:rsidP="00AD1D5C">
            <w:pPr>
              <w:spacing w:before="0" w:after="0" w:line="240" w:lineRule="auto"/>
              <w:jc w:val="left"/>
              <w:rPr>
                <w:rFonts w:eastAsia="Times New Roman"/>
              </w:rPr>
            </w:pPr>
            <w:r w:rsidRPr="009A6893">
              <w:rPr>
                <w:rStyle w:val="ArtefactClass"/>
              </w:rPr>
              <w:t>AnnotationType</w:t>
            </w:r>
          </w:p>
        </w:tc>
        <w:tc>
          <w:tcPr>
            <w:tcW w:w="827" w:type="dxa"/>
            <w:shd w:val="clear" w:color="auto" w:fill="auto"/>
            <w:hideMark/>
          </w:tcPr>
          <w:p w14:paraId="44F57FB0" w14:textId="77777777" w:rsidR="00912348" w:rsidRPr="00AD1D5C" w:rsidRDefault="00912348" w:rsidP="00AD1D5C">
            <w:pPr>
              <w:spacing w:before="0" w:after="0" w:line="240" w:lineRule="auto"/>
              <w:jc w:val="left"/>
              <w:rPr>
                <w:rFonts w:eastAsia="Times New Roman"/>
              </w:rPr>
            </w:pPr>
            <w:r w:rsidRPr="00AD1D5C">
              <w:rPr>
                <w:rFonts w:eastAsia="Times New Roman"/>
              </w:rPr>
              <w:t>C</w:t>
            </w:r>
          </w:p>
        </w:tc>
        <w:tc>
          <w:tcPr>
            <w:tcW w:w="1113" w:type="dxa"/>
            <w:shd w:val="clear" w:color="auto" w:fill="auto"/>
            <w:hideMark/>
          </w:tcPr>
          <w:p w14:paraId="19306851" w14:textId="77777777" w:rsidR="00912348" w:rsidRPr="00AD1D5C" w:rsidRDefault="00912348" w:rsidP="00AD1D5C">
            <w:pPr>
              <w:spacing w:before="0" w:after="0" w:line="240" w:lineRule="auto"/>
              <w:jc w:val="left"/>
              <w:rPr>
                <w:rFonts w:eastAsia="Times New Roman"/>
              </w:rPr>
            </w:pPr>
            <w:r w:rsidRPr="00AD1D5C">
              <w:rPr>
                <w:rFonts w:eastAsia="Times New Roman"/>
              </w:rPr>
              <w:t>string</w:t>
            </w:r>
          </w:p>
        </w:tc>
        <w:tc>
          <w:tcPr>
            <w:tcW w:w="2458" w:type="dxa"/>
            <w:shd w:val="clear" w:color="auto" w:fill="auto"/>
            <w:hideMark/>
          </w:tcPr>
          <w:p w14:paraId="711EBC0C" w14:textId="4128E3AD" w:rsidR="00912348" w:rsidRPr="00AD1D5C" w:rsidRDefault="00912348" w:rsidP="00AD1D5C">
            <w:pPr>
              <w:spacing w:before="0" w:after="0" w:line="240" w:lineRule="auto"/>
              <w:jc w:val="left"/>
              <w:rPr>
                <w:rFonts w:eastAsia="Times New Roman"/>
              </w:rPr>
            </w:pPr>
          </w:p>
        </w:tc>
      </w:tr>
      <w:tr w:rsidR="00912348" w:rsidRPr="00AD1D5C" w14:paraId="5E348559" w14:textId="77777777" w:rsidTr="00912348">
        <w:trPr>
          <w:trHeight w:val="320"/>
          <w:jc w:val="center"/>
        </w:trPr>
        <w:tc>
          <w:tcPr>
            <w:tcW w:w="1699" w:type="dxa"/>
            <w:vMerge/>
            <w:shd w:val="clear" w:color="auto" w:fill="auto"/>
            <w:hideMark/>
          </w:tcPr>
          <w:p w14:paraId="6487C2C9" w14:textId="24DCAEC1" w:rsidR="00912348" w:rsidRPr="00AD1D5C" w:rsidRDefault="00912348" w:rsidP="00AD1D5C">
            <w:pPr>
              <w:spacing w:before="0" w:after="0" w:line="240" w:lineRule="auto"/>
              <w:jc w:val="left"/>
              <w:rPr>
                <w:rFonts w:eastAsia="Times New Roman"/>
              </w:rPr>
            </w:pPr>
          </w:p>
        </w:tc>
        <w:tc>
          <w:tcPr>
            <w:tcW w:w="2204" w:type="dxa"/>
            <w:shd w:val="clear" w:color="auto" w:fill="auto"/>
            <w:hideMark/>
          </w:tcPr>
          <w:p w14:paraId="47488CDC" w14:textId="77777777" w:rsidR="00912348" w:rsidRPr="00AD1D5C" w:rsidRDefault="00912348" w:rsidP="00AD1D5C">
            <w:pPr>
              <w:spacing w:before="0" w:after="0" w:line="240" w:lineRule="auto"/>
              <w:jc w:val="left"/>
              <w:rPr>
                <w:rFonts w:eastAsia="Times New Roman"/>
              </w:rPr>
            </w:pPr>
            <w:r w:rsidRPr="009A6893">
              <w:rPr>
                <w:rStyle w:val="ArtefactClass"/>
              </w:rPr>
              <w:t>AnnotationURN</w:t>
            </w:r>
          </w:p>
        </w:tc>
        <w:tc>
          <w:tcPr>
            <w:tcW w:w="827" w:type="dxa"/>
            <w:shd w:val="clear" w:color="auto" w:fill="auto"/>
            <w:hideMark/>
          </w:tcPr>
          <w:p w14:paraId="4550A6B8" w14:textId="77777777" w:rsidR="00912348" w:rsidRPr="00AD1D5C" w:rsidRDefault="00912348" w:rsidP="00AD1D5C">
            <w:pPr>
              <w:spacing w:before="0" w:after="0" w:line="240" w:lineRule="auto"/>
              <w:jc w:val="left"/>
              <w:rPr>
                <w:rFonts w:eastAsia="Times New Roman"/>
              </w:rPr>
            </w:pPr>
            <w:r w:rsidRPr="00AD1D5C">
              <w:rPr>
                <w:rFonts w:eastAsia="Times New Roman"/>
              </w:rPr>
              <w:t>C</w:t>
            </w:r>
          </w:p>
        </w:tc>
        <w:tc>
          <w:tcPr>
            <w:tcW w:w="1113" w:type="dxa"/>
            <w:shd w:val="clear" w:color="auto" w:fill="auto"/>
            <w:hideMark/>
          </w:tcPr>
          <w:p w14:paraId="4218AFAB" w14:textId="77777777" w:rsidR="00912348" w:rsidRPr="00AD1D5C" w:rsidRDefault="00912348" w:rsidP="00AD1D5C">
            <w:pPr>
              <w:spacing w:before="0" w:after="0" w:line="240" w:lineRule="auto"/>
              <w:jc w:val="left"/>
              <w:rPr>
                <w:rFonts w:eastAsia="Times New Roman"/>
              </w:rPr>
            </w:pPr>
            <w:r w:rsidRPr="00AD1D5C">
              <w:rPr>
                <w:rFonts w:eastAsia="Times New Roman"/>
              </w:rPr>
              <w:t>string</w:t>
            </w:r>
          </w:p>
        </w:tc>
        <w:tc>
          <w:tcPr>
            <w:tcW w:w="2458" w:type="dxa"/>
            <w:shd w:val="clear" w:color="auto" w:fill="auto"/>
            <w:hideMark/>
          </w:tcPr>
          <w:p w14:paraId="48181042" w14:textId="58B33B36" w:rsidR="00912348" w:rsidRPr="00AD1D5C" w:rsidRDefault="00912348" w:rsidP="00AD1D5C">
            <w:pPr>
              <w:spacing w:before="0" w:after="0" w:line="240" w:lineRule="auto"/>
              <w:jc w:val="left"/>
              <w:rPr>
                <w:rFonts w:eastAsia="Times New Roman"/>
              </w:rPr>
            </w:pPr>
          </w:p>
        </w:tc>
      </w:tr>
      <w:tr w:rsidR="00912348" w:rsidRPr="00AD1D5C" w14:paraId="77A0A004" w14:textId="77777777" w:rsidTr="00912348">
        <w:trPr>
          <w:trHeight w:val="600"/>
          <w:jc w:val="center"/>
        </w:trPr>
        <w:tc>
          <w:tcPr>
            <w:tcW w:w="1699" w:type="dxa"/>
            <w:vMerge/>
            <w:shd w:val="clear" w:color="auto" w:fill="auto"/>
            <w:hideMark/>
          </w:tcPr>
          <w:p w14:paraId="1FEC8B37" w14:textId="77777777" w:rsidR="00912348" w:rsidRPr="00AD1D5C" w:rsidRDefault="00912348" w:rsidP="00AD1D5C">
            <w:pPr>
              <w:spacing w:before="0" w:after="0" w:line="240" w:lineRule="auto"/>
              <w:jc w:val="left"/>
              <w:rPr>
                <w:rFonts w:eastAsia="Times New Roman"/>
              </w:rPr>
            </w:pPr>
          </w:p>
        </w:tc>
        <w:tc>
          <w:tcPr>
            <w:tcW w:w="2204" w:type="dxa"/>
            <w:shd w:val="clear" w:color="auto" w:fill="auto"/>
            <w:hideMark/>
          </w:tcPr>
          <w:p w14:paraId="50A57553" w14:textId="370A0C14" w:rsidR="00912348" w:rsidRPr="00AD1D5C" w:rsidRDefault="00912348" w:rsidP="00AD1D5C">
            <w:pPr>
              <w:spacing w:before="0" w:after="0" w:line="240" w:lineRule="auto"/>
              <w:jc w:val="left"/>
              <w:rPr>
                <w:rFonts w:eastAsia="Times New Roman"/>
              </w:rPr>
            </w:pPr>
            <w:r w:rsidRPr="009A6893">
              <w:rPr>
                <w:rStyle w:val="ArtefactClass"/>
              </w:rPr>
              <w:t>AnnotationText</w:t>
            </w:r>
            <w:r w:rsidRPr="00AD1D5C">
              <w:rPr>
                <w:rFonts w:eastAsia="Times New Roman"/>
              </w:rPr>
              <w:t xml:space="preserve"> in the form of </w:t>
            </w:r>
            <w:r w:rsidRPr="009A6893">
              <w:rPr>
                <w:rStyle w:val="ArtefactClass"/>
              </w:rPr>
              <w:t>InternationalString</w:t>
            </w:r>
          </w:p>
        </w:tc>
        <w:tc>
          <w:tcPr>
            <w:tcW w:w="827" w:type="dxa"/>
            <w:shd w:val="clear" w:color="auto" w:fill="auto"/>
            <w:hideMark/>
          </w:tcPr>
          <w:p w14:paraId="7692E1C4" w14:textId="77777777" w:rsidR="00912348" w:rsidRPr="00AD1D5C" w:rsidRDefault="00912348" w:rsidP="00AD1D5C">
            <w:pPr>
              <w:spacing w:before="0" w:after="0" w:line="240" w:lineRule="auto"/>
              <w:jc w:val="left"/>
              <w:rPr>
                <w:rFonts w:eastAsia="Times New Roman"/>
              </w:rPr>
            </w:pPr>
            <w:r w:rsidRPr="00AD1D5C">
              <w:rPr>
                <w:rFonts w:eastAsia="Times New Roman"/>
              </w:rPr>
              <w:t>C</w:t>
            </w:r>
          </w:p>
        </w:tc>
        <w:tc>
          <w:tcPr>
            <w:tcW w:w="1113" w:type="dxa"/>
            <w:shd w:val="clear" w:color="auto" w:fill="auto"/>
            <w:hideMark/>
          </w:tcPr>
          <w:p w14:paraId="7BEC1CA0" w14:textId="77777777" w:rsidR="00912348" w:rsidRPr="00AD1D5C" w:rsidRDefault="00912348" w:rsidP="00AD1D5C">
            <w:pPr>
              <w:spacing w:before="0" w:after="0" w:line="240" w:lineRule="auto"/>
              <w:jc w:val="left"/>
              <w:rPr>
                <w:rFonts w:eastAsia="Times New Roman"/>
              </w:rPr>
            </w:pPr>
          </w:p>
        </w:tc>
        <w:tc>
          <w:tcPr>
            <w:tcW w:w="2458" w:type="dxa"/>
            <w:shd w:val="clear" w:color="auto" w:fill="auto"/>
            <w:hideMark/>
          </w:tcPr>
          <w:p w14:paraId="2C133337" w14:textId="77777777" w:rsidR="00912348" w:rsidRPr="00AD1D5C" w:rsidRDefault="00912348" w:rsidP="00AD1D5C">
            <w:pPr>
              <w:spacing w:before="0" w:after="0" w:line="240" w:lineRule="auto"/>
              <w:jc w:val="left"/>
              <w:rPr>
                <w:rFonts w:eastAsia="Times New Roman"/>
              </w:rPr>
            </w:pPr>
            <w:r w:rsidRPr="00AD1D5C">
              <w:rPr>
                <w:rFonts w:eastAsia="Times New Roman"/>
              </w:rPr>
              <w:t>This can have language-specific variants</w:t>
            </w:r>
          </w:p>
        </w:tc>
      </w:tr>
      <w:tr w:rsidR="00912348" w:rsidRPr="00AD1D5C" w14:paraId="7534DBF6" w14:textId="77777777" w:rsidTr="00912348">
        <w:trPr>
          <w:trHeight w:val="320"/>
          <w:jc w:val="center"/>
        </w:trPr>
        <w:tc>
          <w:tcPr>
            <w:tcW w:w="1699" w:type="dxa"/>
            <w:vMerge w:val="restart"/>
            <w:shd w:val="clear" w:color="auto" w:fill="auto"/>
            <w:hideMark/>
          </w:tcPr>
          <w:p w14:paraId="6827ADE4" w14:textId="77777777" w:rsidR="00912348" w:rsidRPr="00AD1D5C" w:rsidRDefault="00912348" w:rsidP="00AD1D5C">
            <w:pPr>
              <w:spacing w:before="0" w:after="0" w:line="240" w:lineRule="auto"/>
              <w:jc w:val="left"/>
              <w:rPr>
                <w:rFonts w:eastAsia="Times New Roman"/>
              </w:rPr>
            </w:pPr>
            <w:r w:rsidRPr="009A6893">
              <w:rPr>
                <w:rStyle w:val="ArtefactClassAbstract"/>
              </w:rPr>
              <w:t>Identifiable</w:t>
            </w:r>
          </w:p>
        </w:tc>
        <w:tc>
          <w:tcPr>
            <w:tcW w:w="2204" w:type="dxa"/>
            <w:shd w:val="clear" w:color="auto" w:fill="auto"/>
            <w:hideMark/>
          </w:tcPr>
          <w:p w14:paraId="5546E828" w14:textId="44C29855" w:rsidR="00912348" w:rsidRPr="00AD1D5C" w:rsidRDefault="00912348" w:rsidP="00AD1D5C">
            <w:pPr>
              <w:spacing w:before="0" w:after="0" w:line="240" w:lineRule="auto"/>
              <w:jc w:val="left"/>
              <w:rPr>
                <w:rFonts w:eastAsia="Times New Roman"/>
              </w:rPr>
            </w:pPr>
            <w:r>
              <w:rPr>
                <w:rFonts w:eastAsia="Times New Roman"/>
              </w:rPr>
              <w:t>All</w:t>
            </w:r>
            <w:r w:rsidRPr="00AD1D5C">
              <w:rPr>
                <w:rFonts w:eastAsia="Times New Roman"/>
              </w:rPr>
              <w:t xml:space="preserve"> content as for </w:t>
            </w:r>
            <w:r w:rsidRPr="009A6893">
              <w:rPr>
                <w:rStyle w:val="ArtefactClassAbstract"/>
              </w:rPr>
              <w:t>Annotable</w:t>
            </w:r>
            <w:r w:rsidRPr="00AD1D5C">
              <w:rPr>
                <w:rFonts w:eastAsia="Times New Roman"/>
              </w:rPr>
              <w:t xml:space="preserve"> plus</w:t>
            </w:r>
          </w:p>
        </w:tc>
        <w:tc>
          <w:tcPr>
            <w:tcW w:w="827" w:type="dxa"/>
            <w:shd w:val="clear" w:color="auto" w:fill="auto"/>
            <w:hideMark/>
          </w:tcPr>
          <w:p w14:paraId="1C4528B1" w14:textId="45189959" w:rsidR="00912348" w:rsidRPr="00AD1D5C" w:rsidRDefault="00912348" w:rsidP="00AD1D5C">
            <w:pPr>
              <w:spacing w:before="0" w:after="0" w:line="240" w:lineRule="auto"/>
              <w:jc w:val="left"/>
              <w:rPr>
                <w:rFonts w:eastAsia="Times New Roman"/>
              </w:rPr>
            </w:pPr>
          </w:p>
        </w:tc>
        <w:tc>
          <w:tcPr>
            <w:tcW w:w="1113" w:type="dxa"/>
            <w:shd w:val="clear" w:color="auto" w:fill="auto"/>
            <w:hideMark/>
          </w:tcPr>
          <w:p w14:paraId="2436BFD5" w14:textId="6EF37EE0" w:rsidR="00912348" w:rsidRPr="00AD1D5C" w:rsidRDefault="00912348" w:rsidP="00AD1D5C">
            <w:pPr>
              <w:spacing w:before="0" w:after="0" w:line="240" w:lineRule="auto"/>
              <w:jc w:val="left"/>
              <w:rPr>
                <w:rFonts w:eastAsia="Times New Roman"/>
              </w:rPr>
            </w:pPr>
          </w:p>
        </w:tc>
        <w:tc>
          <w:tcPr>
            <w:tcW w:w="2458" w:type="dxa"/>
            <w:shd w:val="clear" w:color="auto" w:fill="auto"/>
            <w:hideMark/>
          </w:tcPr>
          <w:p w14:paraId="636A0453" w14:textId="0E5745AC" w:rsidR="00912348" w:rsidRPr="00AD1D5C" w:rsidRDefault="00912348" w:rsidP="00AD1D5C">
            <w:pPr>
              <w:spacing w:before="0" w:after="0" w:line="240" w:lineRule="auto"/>
              <w:jc w:val="left"/>
              <w:rPr>
                <w:rFonts w:eastAsia="Times New Roman"/>
              </w:rPr>
            </w:pPr>
          </w:p>
        </w:tc>
      </w:tr>
      <w:tr w:rsidR="00912348" w:rsidRPr="00AD1D5C" w14:paraId="72FEC270" w14:textId="77777777" w:rsidTr="00912348">
        <w:trPr>
          <w:trHeight w:val="320"/>
          <w:jc w:val="center"/>
        </w:trPr>
        <w:tc>
          <w:tcPr>
            <w:tcW w:w="1699" w:type="dxa"/>
            <w:vMerge/>
            <w:shd w:val="clear" w:color="auto" w:fill="auto"/>
            <w:hideMark/>
          </w:tcPr>
          <w:p w14:paraId="07E75738" w14:textId="5BBFB835" w:rsidR="00912348" w:rsidRPr="00AD1D5C" w:rsidRDefault="00912348" w:rsidP="00AD1D5C">
            <w:pPr>
              <w:spacing w:before="0" w:after="0" w:line="240" w:lineRule="auto"/>
              <w:jc w:val="left"/>
              <w:rPr>
                <w:rFonts w:eastAsia="Times New Roman"/>
              </w:rPr>
            </w:pPr>
          </w:p>
        </w:tc>
        <w:tc>
          <w:tcPr>
            <w:tcW w:w="2204" w:type="dxa"/>
            <w:shd w:val="clear" w:color="auto" w:fill="auto"/>
            <w:hideMark/>
          </w:tcPr>
          <w:p w14:paraId="5109B3B8" w14:textId="4D0CEDC9" w:rsidR="00912348" w:rsidRPr="009A6893" w:rsidRDefault="00912348" w:rsidP="00AD1D5C">
            <w:pPr>
              <w:spacing w:before="0" w:after="0" w:line="240" w:lineRule="auto"/>
              <w:jc w:val="left"/>
              <w:rPr>
                <w:rStyle w:val="ArtefactClass"/>
              </w:rPr>
            </w:pPr>
            <w:r w:rsidRPr="009A6893">
              <w:rPr>
                <w:rStyle w:val="ArtefactClass"/>
              </w:rPr>
              <w:t>id</w:t>
            </w:r>
          </w:p>
        </w:tc>
        <w:tc>
          <w:tcPr>
            <w:tcW w:w="827" w:type="dxa"/>
            <w:shd w:val="clear" w:color="auto" w:fill="auto"/>
            <w:hideMark/>
          </w:tcPr>
          <w:p w14:paraId="7C407268" w14:textId="77777777" w:rsidR="00912348" w:rsidRPr="00AD1D5C" w:rsidRDefault="00912348" w:rsidP="00AD1D5C">
            <w:pPr>
              <w:spacing w:before="0" w:after="0" w:line="240" w:lineRule="auto"/>
              <w:jc w:val="left"/>
              <w:rPr>
                <w:rFonts w:eastAsia="Times New Roman"/>
              </w:rPr>
            </w:pPr>
            <w:r w:rsidRPr="00AD1D5C">
              <w:rPr>
                <w:rFonts w:eastAsia="Times New Roman"/>
              </w:rPr>
              <w:t>M</w:t>
            </w:r>
          </w:p>
        </w:tc>
        <w:tc>
          <w:tcPr>
            <w:tcW w:w="1113" w:type="dxa"/>
            <w:shd w:val="clear" w:color="auto" w:fill="auto"/>
            <w:hideMark/>
          </w:tcPr>
          <w:p w14:paraId="4F71F472" w14:textId="77777777" w:rsidR="00912348" w:rsidRPr="00AD1D5C" w:rsidRDefault="00912348" w:rsidP="00AD1D5C">
            <w:pPr>
              <w:spacing w:before="0" w:after="0" w:line="240" w:lineRule="auto"/>
              <w:jc w:val="left"/>
              <w:rPr>
                <w:rFonts w:eastAsia="Times New Roman"/>
              </w:rPr>
            </w:pPr>
            <w:r w:rsidRPr="00AD1D5C">
              <w:rPr>
                <w:rFonts w:eastAsia="Times New Roman"/>
              </w:rPr>
              <w:t>string</w:t>
            </w:r>
          </w:p>
        </w:tc>
        <w:tc>
          <w:tcPr>
            <w:tcW w:w="2458" w:type="dxa"/>
            <w:shd w:val="clear" w:color="auto" w:fill="auto"/>
            <w:hideMark/>
          </w:tcPr>
          <w:p w14:paraId="61BB8C35" w14:textId="110770C9" w:rsidR="00912348" w:rsidRPr="00AD1D5C" w:rsidRDefault="00912348" w:rsidP="00AD1D5C">
            <w:pPr>
              <w:spacing w:before="0" w:after="0" w:line="240" w:lineRule="auto"/>
              <w:jc w:val="left"/>
              <w:rPr>
                <w:rFonts w:eastAsia="Times New Roman"/>
              </w:rPr>
            </w:pPr>
          </w:p>
        </w:tc>
      </w:tr>
      <w:tr w:rsidR="00912348" w:rsidRPr="00AD1D5C" w14:paraId="1DB07D1E" w14:textId="77777777" w:rsidTr="00912348">
        <w:trPr>
          <w:trHeight w:val="320"/>
          <w:jc w:val="center"/>
        </w:trPr>
        <w:tc>
          <w:tcPr>
            <w:tcW w:w="1699" w:type="dxa"/>
            <w:vMerge/>
            <w:shd w:val="clear" w:color="auto" w:fill="auto"/>
            <w:hideMark/>
          </w:tcPr>
          <w:p w14:paraId="32764630" w14:textId="657E97EC" w:rsidR="00912348" w:rsidRPr="00AD1D5C" w:rsidRDefault="00912348" w:rsidP="00AD1D5C">
            <w:pPr>
              <w:spacing w:before="0" w:after="0" w:line="240" w:lineRule="auto"/>
              <w:jc w:val="left"/>
              <w:rPr>
                <w:rFonts w:eastAsia="Times New Roman"/>
              </w:rPr>
            </w:pPr>
          </w:p>
        </w:tc>
        <w:tc>
          <w:tcPr>
            <w:tcW w:w="2204" w:type="dxa"/>
            <w:shd w:val="clear" w:color="auto" w:fill="auto"/>
            <w:hideMark/>
          </w:tcPr>
          <w:p w14:paraId="7E6F70E2" w14:textId="77777777" w:rsidR="00912348" w:rsidRPr="00AD1D5C" w:rsidRDefault="00912348" w:rsidP="00AD1D5C">
            <w:pPr>
              <w:spacing w:before="0" w:after="0" w:line="240" w:lineRule="auto"/>
              <w:jc w:val="left"/>
              <w:rPr>
                <w:rFonts w:eastAsia="Times New Roman"/>
              </w:rPr>
            </w:pPr>
            <w:r w:rsidRPr="009A6893">
              <w:rPr>
                <w:rStyle w:val="ArtefactClass"/>
              </w:rPr>
              <w:t>uri</w:t>
            </w:r>
          </w:p>
        </w:tc>
        <w:tc>
          <w:tcPr>
            <w:tcW w:w="827" w:type="dxa"/>
            <w:shd w:val="clear" w:color="auto" w:fill="auto"/>
            <w:hideMark/>
          </w:tcPr>
          <w:p w14:paraId="144A78F4" w14:textId="77777777" w:rsidR="00912348" w:rsidRPr="00AD1D5C" w:rsidRDefault="00912348" w:rsidP="00AD1D5C">
            <w:pPr>
              <w:spacing w:before="0" w:after="0" w:line="240" w:lineRule="auto"/>
              <w:jc w:val="left"/>
              <w:rPr>
                <w:rFonts w:eastAsia="Times New Roman"/>
              </w:rPr>
            </w:pPr>
            <w:r w:rsidRPr="00AD1D5C">
              <w:rPr>
                <w:rFonts w:eastAsia="Times New Roman"/>
              </w:rPr>
              <w:t>C</w:t>
            </w:r>
          </w:p>
        </w:tc>
        <w:tc>
          <w:tcPr>
            <w:tcW w:w="1113" w:type="dxa"/>
            <w:shd w:val="clear" w:color="auto" w:fill="auto"/>
            <w:hideMark/>
          </w:tcPr>
          <w:p w14:paraId="080EDD05" w14:textId="77777777" w:rsidR="00912348" w:rsidRPr="00AD1D5C" w:rsidRDefault="00912348" w:rsidP="00AD1D5C">
            <w:pPr>
              <w:spacing w:before="0" w:after="0" w:line="240" w:lineRule="auto"/>
              <w:jc w:val="left"/>
              <w:rPr>
                <w:rFonts w:eastAsia="Times New Roman"/>
              </w:rPr>
            </w:pPr>
            <w:r w:rsidRPr="00AD1D5C">
              <w:rPr>
                <w:rFonts w:eastAsia="Times New Roman"/>
              </w:rPr>
              <w:t>string</w:t>
            </w:r>
          </w:p>
        </w:tc>
        <w:tc>
          <w:tcPr>
            <w:tcW w:w="2458" w:type="dxa"/>
            <w:shd w:val="clear" w:color="auto" w:fill="auto"/>
            <w:hideMark/>
          </w:tcPr>
          <w:p w14:paraId="3D41BB05" w14:textId="44972ED2" w:rsidR="00912348" w:rsidRPr="00AD1D5C" w:rsidRDefault="00912348" w:rsidP="00AD1D5C">
            <w:pPr>
              <w:spacing w:before="0" w:after="0" w:line="240" w:lineRule="auto"/>
              <w:jc w:val="left"/>
              <w:rPr>
                <w:rFonts w:eastAsia="Times New Roman"/>
              </w:rPr>
            </w:pPr>
          </w:p>
        </w:tc>
      </w:tr>
      <w:tr w:rsidR="00912348" w:rsidRPr="00AD1D5C" w14:paraId="55E548DD" w14:textId="77777777" w:rsidTr="00912348">
        <w:trPr>
          <w:trHeight w:val="2400"/>
          <w:jc w:val="center"/>
        </w:trPr>
        <w:tc>
          <w:tcPr>
            <w:tcW w:w="1699" w:type="dxa"/>
            <w:vMerge/>
            <w:shd w:val="clear" w:color="auto" w:fill="auto"/>
            <w:hideMark/>
          </w:tcPr>
          <w:p w14:paraId="16BCBA9F" w14:textId="76EC1251" w:rsidR="00912348" w:rsidRPr="00AD1D5C" w:rsidRDefault="00912348" w:rsidP="00AD1D5C">
            <w:pPr>
              <w:spacing w:before="0" w:after="0" w:line="240" w:lineRule="auto"/>
              <w:jc w:val="left"/>
              <w:rPr>
                <w:rFonts w:eastAsia="Times New Roman"/>
              </w:rPr>
            </w:pPr>
          </w:p>
        </w:tc>
        <w:tc>
          <w:tcPr>
            <w:tcW w:w="2204" w:type="dxa"/>
            <w:shd w:val="clear" w:color="auto" w:fill="auto"/>
            <w:hideMark/>
          </w:tcPr>
          <w:p w14:paraId="61502D9E" w14:textId="77777777" w:rsidR="00912348" w:rsidRPr="00AD1D5C" w:rsidRDefault="00912348" w:rsidP="00AD1D5C">
            <w:pPr>
              <w:spacing w:before="0" w:after="0" w:line="240" w:lineRule="auto"/>
              <w:jc w:val="left"/>
              <w:rPr>
                <w:rFonts w:eastAsia="Times New Roman"/>
              </w:rPr>
            </w:pPr>
            <w:r w:rsidRPr="009A6893">
              <w:rPr>
                <w:rStyle w:val="ArtefactClass"/>
              </w:rPr>
              <w:t>urn</w:t>
            </w:r>
          </w:p>
        </w:tc>
        <w:tc>
          <w:tcPr>
            <w:tcW w:w="827" w:type="dxa"/>
            <w:shd w:val="clear" w:color="auto" w:fill="auto"/>
            <w:hideMark/>
          </w:tcPr>
          <w:p w14:paraId="5BF2E7A7" w14:textId="77777777" w:rsidR="00912348" w:rsidRPr="00AD1D5C" w:rsidRDefault="00912348" w:rsidP="00AD1D5C">
            <w:pPr>
              <w:spacing w:before="0" w:after="0" w:line="240" w:lineRule="auto"/>
              <w:jc w:val="left"/>
              <w:rPr>
                <w:rFonts w:eastAsia="Times New Roman"/>
              </w:rPr>
            </w:pPr>
            <w:r w:rsidRPr="00AD1D5C">
              <w:rPr>
                <w:rFonts w:eastAsia="Times New Roman"/>
              </w:rPr>
              <w:t>C</w:t>
            </w:r>
          </w:p>
        </w:tc>
        <w:tc>
          <w:tcPr>
            <w:tcW w:w="1113" w:type="dxa"/>
            <w:shd w:val="clear" w:color="auto" w:fill="auto"/>
            <w:hideMark/>
          </w:tcPr>
          <w:p w14:paraId="10ADE908" w14:textId="77777777" w:rsidR="00912348" w:rsidRPr="00AD1D5C" w:rsidRDefault="00912348" w:rsidP="00AD1D5C">
            <w:pPr>
              <w:spacing w:before="0" w:after="0" w:line="240" w:lineRule="auto"/>
              <w:jc w:val="left"/>
              <w:rPr>
                <w:rFonts w:eastAsia="Times New Roman"/>
              </w:rPr>
            </w:pPr>
            <w:r w:rsidRPr="00AD1D5C">
              <w:rPr>
                <w:rFonts w:eastAsia="Times New Roman"/>
              </w:rPr>
              <w:t>string</w:t>
            </w:r>
          </w:p>
        </w:tc>
        <w:tc>
          <w:tcPr>
            <w:tcW w:w="2458" w:type="dxa"/>
            <w:shd w:val="clear" w:color="auto" w:fill="auto"/>
            <w:hideMark/>
          </w:tcPr>
          <w:p w14:paraId="7AD198F1" w14:textId="77777777" w:rsidR="00912348" w:rsidRPr="00AD1D5C" w:rsidRDefault="00912348" w:rsidP="00AD1D5C">
            <w:pPr>
              <w:spacing w:before="0" w:after="0" w:line="240" w:lineRule="auto"/>
              <w:jc w:val="left"/>
              <w:rPr>
                <w:rFonts w:eastAsia="Times New Roman"/>
              </w:rPr>
            </w:pPr>
            <w:r w:rsidRPr="00AD1D5C">
              <w:rPr>
                <w:rFonts w:eastAsia="Times New Roman"/>
              </w:rPr>
              <w:t xml:space="preserve">Although the urn is computable and therefore may not be submitted or stored physically, the Registry must return the urn for each </w:t>
            </w:r>
            <w:proofErr w:type="gramStart"/>
            <w:r w:rsidRPr="00AD1D5C">
              <w:rPr>
                <w:rFonts w:eastAsia="Times New Roman"/>
              </w:rPr>
              <w:t>object, and</w:t>
            </w:r>
            <w:proofErr w:type="gramEnd"/>
            <w:r w:rsidRPr="00AD1D5C">
              <w:rPr>
                <w:rFonts w:eastAsia="Times New Roman"/>
              </w:rPr>
              <w:t xml:space="preserve"> must be able to service a query on an object referenced solely by its urn.</w:t>
            </w:r>
          </w:p>
        </w:tc>
      </w:tr>
      <w:tr w:rsidR="00912348" w:rsidRPr="00AD1D5C" w14:paraId="549F606F" w14:textId="77777777" w:rsidTr="00912348">
        <w:trPr>
          <w:trHeight w:val="320"/>
          <w:jc w:val="center"/>
        </w:trPr>
        <w:tc>
          <w:tcPr>
            <w:tcW w:w="1699" w:type="dxa"/>
            <w:vMerge w:val="restart"/>
            <w:shd w:val="clear" w:color="auto" w:fill="auto"/>
            <w:hideMark/>
          </w:tcPr>
          <w:p w14:paraId="547B4795" w14:textId="77777777" w:rsidR="00912348" w:rsidRPr="00AD1D5C" w:rsidRDefault="00912348" w:rsidP="00AD1D5C">
            <w:pPr>
              <w:spacing w:before="0" w:after="0" w:line="240" w:lineRule="auto"/>
              <w:jc w:val="left"/>
              <w:rPr>
                <w:rFonts w:eastAsia="Times New Roman"/>
              </w:rPr>
            </w:pPr>
            <w:r w:rsidRPr="009A6893">
              <w:rPr>
                <w:rStyle w:val="ArtefactClassAbstract"/>
              </w:rPr>
              <w:t>Nameable</w:t>
            </w:r>
          </w:p>
          <w:p w14:paraId="1875FF6A" w14:textId="77777777" w:rsidR="00912348" w:rsidRPr="00AD1D5C" w:rsidRDefault="00912348" w:rsidP="00AD1D5C">
            <w:pPr>
              <w:spacing w:before="0" w:after="0" w:line="240" w:lineRule="auto"/>
              <w:jc w:val="left"/>
              <w:rPr>
                <w:rFonts w:eastAsia="Times New Roman"/>
              </w:rPr>
            </w:pPr>
            <w:r w:rsidRPr="00AD1D5C">
              <w:rPr>
                <w:rFonts w:eastAsia="Times New Roman"/>
              </w:rPr>
              <w:t xml:space="preserve"> </w:t>
            </w:r>
          </w:p>
          <w:p w14:paraId="5829351A" w14:textId="01D448A6" w:rsidR="00912348" w:rsidRPr="00AD1D5C" w:rsidRDefault="00912348" w:rsidP="00AD1D5C">
            <w:pPr>
              <w:spacing w:before="0" w:after="0" w:line="240" w:lineRule="auto"/>
              <w:jc w:val="left"/>
              <w:rPr>
                <w:rFonts w:eastAsia="Times New Roman"/>
              </w:rPr>
            </w:pPr>
            <w:r w:rsidRPr="00AD1D5C">
              <w:rPr>
                <w:rFonts w:eastAsia="Times New Roman"/>
              </w:rPr>
              <w:t xml:space="preserve"> </w:t>
            </w:r>
          </w:p>
        </w:tc>
        <w:tc>
          <w:tcPr>
            <w:tcW w:w="2204" w:type="dxa"/>
            <w:shd w:val="clear" w:color="auto" w:fill="auto"/>
            <w:hideMark/>
          </w:tcPr>
          <w:p w14:paraId="3FE71916" w14:textId="37B336DA" w:rsidR="00912348" w:rsidRPr="00AD1D5C" w:rsidRDefault="00912348" w:rsidP="00AD1D5C">
            <w:pPr>
              <w:spacing w:before="0" w:after="0" w:line="240" w:lineRule="auto"/>
              <w:jc w:val="left"/>
              <w:rPr>
                <w:rFonts w:eastAsia="Times New Roman"/>
              </w:rPr>
            </w:pPr>
            <w:r>
              <w:rPr>
                <w:rFonts w:eastAsia="Times New Roman"/>
              </w:rPr>
              <w:t>A</w:t>
            </w:r>
            <w:r w:rsidRPr="00AD1D5C">
              <w:rPr>
                <w:rFonts w:eastAsia="Times New Roman"/>
              </w:rPr>
              <w:t xml:space="preserve">ll content as for </w:t>
            </w:r>
            <w:r w:rsidRPr="009A6893">
              <w:rPr>
                <w:rStyle w:val="ArtefactClassAbstract"/>
              </w:rPr>
              <w:t>Identifiable</w:t>
            </w:r>
            <w:r w:rsidRPr="00AD1D5C">
              <w:rPr>
                <w:rFonts w:eastAsia="Times New Roman"/>
              </w:rPr>
              <w:t xml:space="preserve"> plus</w:t>
            </w:r>
          </w:p>
        </w:tc>
        <w:tc>
          <w:tcPr>
            <w:tcW w:w="827" w:type="dxa"/>
            <w:shd w:val="clear" w:color="auto" w:fill="auto"/>
            <w:hideMark/>
          </w:tcPr>
          <w:p w14:paraId="1FBA3763" w14:textId="0EE68791" w:rsidR="00912348" w:rsidRPr="00AD1D5C" w:rsidRDefault="00912348" w:rsidP="00AD1D5C">
            <w:pPr>
              <w:spacing w:before="0" w:after="0" w:line="240" w:lineRule="auto"/>
              <w:jc w:val="left"/>
              <w:rPr>
                <w:rFonts w:eastAsia="Times New Roman"/>
              </w:rPr>
            </w:pPr>
          </w:p>
        </w:tc>
        <w:tc>
          <w:tcPr>
            <w:tcW w:w="1113" w:type="dxa"/>
            <w:shd w:val="clear" w:color="auto" w:fill="auto"/>
            <w:hideMark/>
          </w:tcPr>
          <w:p w14:paraId="45EB9500" w14:textId="422E8D10" w:rsidR="00912348" w:rsidRPr="00AD1D5C" w:rsidRDefault="00912348" w:rsidP="00AD1D5C">
            <w:pPr>
              <w:spacing w:before="0" w:after="0" w:line="240" w:lineRule="auto"/>
              <w:jc w:val="left"/>
              <w:rPr>
                <w:rFonts w:eastAsia="Times New Roman"/>
              </w:rPr>
            </w:pPr>
          </w:p>
        </w:tc>
        <w:tc>
          <w:tcPr>
            <w:tcW w:w="2458" w:type="dxa"/>
            <w:shd w:val="clear" w:color="auto" w:fill="auto"/>
            <w:hideMark/>
          </w:tcPr>
          <w:p w14:paraId="79BFF823" w14:textId="59879A12" w:rsidR="00912348" w:rsidRPr="00AD1D5C" w:rsidRDefault="00912348" w:rsidP="00AD1D5C">
            <w:pPr>
              <w:spacing w:before="0" w:after="0" w:line="240" w:lineRule="auto"/>
              <w:jc w:val="left"/>
              <w:rPr>
                <w:rFonts w:eastAsia="Times New Roman"/>
              </w:rPr>
            </w:pPr>
          </w:p>
        </w:tc>
      </w:tr>
      <w:tr w:rsidR="00912348" w:rsidRPr="00AD1D5C" w14:paraId="1168CCF5" w14:textId="77777777" w:rsidTr="00912348">
        <w:trPr>
          <w:trHeight w:val="600"/>
          <w:jc w:val="center"/>
        </w:trPr>
        <w:tc>
          <w:tcPr>
            <w:tcW w:w="1699" w:type="dxa"/>
            <w:vMerge/>
            <w:shd w:val="clear" w:color="auto" w:fill="auto"/>
            <w:hideMark/>
          </w:tcPr>
          <w:p w14:paraId="014356C6" w14:textId="7F32A1EF" w:rsidR="00912348" w:rsidRPr="00AD1D5C" w:rsidRDefault="00912348" w:rsidP="00AD1D5C">
            <w:pPr>
              <w:spacing w:before="0" w:after="0" w:line="240" w:lineRule="auto"/>
              <w:jc w:val="left"/>
              <w:rPr>
                <w:rFonts w:eastAsia="Times New Roman"/>
              </w:rPr>
            </w:pPr>
          </w:p>
        </w:tc>
        <w:tc>
          <w:tcPr>
            <w:tcW w:w="2204" w:type="dxa"/>
            <w:shd w:val="clear" w:color="auto" w:fill="auto"/>
            <w:hideMark/>
          </w:tcPr>
          <w:p w14:paraId="0F64923F" w14:textId="177E212D" w:rsidR="00912348" w:rsidRPr="00AD1D5C" w:rsidRDefault="00912348" w:rsidP="00AD1D5C">
            <w:pPr>
              <w:spacing w:before="0" w:after="0" w:line="240" w:lineRule="auto"/>
              <w:jc w:val="left"/>
              <w:rPr>
                <w:rFonts w:eastAsia="Times New Roman"/>
              </w:rPr>
            </w:pPr>
            <w:r w:rsidRPr="009A6893">
              <w:rPr>
                <w:rStyle w:val="ArtefactClass"/>
              </w:rPr>
              <w:t>Name</w:t>
            </w:r>
            <w:r w:rsidRPr="00AD1D5C">
              <w:rPr>
                <w:rFonts w:eastAsia="Times New Roman"/>
              </w:rPr>
              <w:t xml:space="preserve"> in the form of </w:t>
            </w:r>
            <w:r w:rsidRPr="009A6893">
              <w:rPr>
                <w:rStyle w:val="ArtefactClass"/>
              </w:rPr>
              <w:t>InternationalString</w:t>
            </w:r>
          </w:p>
        </w:tc>
        <w:tc>
          <w:tcPr>
            <w:tcW w:w="827" w:type="dxa"/>
            <w:shd w:val="clear" w:color="auto" w:fill="auto"/>
            <w:hideMark/>
          </w:tcPr>
          <w:p w14:paraId="204B23BA" w14:textId="77777777" w:rsidR="00912348" w:rsidRPr="00AD1D5C" w:rsidRDefault="00912348" w:rsidP="00AD1D5C">
            <w:pPr>
              <w:spacing w:before="0" w:after="0" w:line="240" w:lineRule="auto"/>
              <w:jc w:val="left"/>
              <w:rPr>
                <w:rFonts w:eastAsia="Times New Roman"/>
              </w:rPr>
            </w:pPr>
            <w:r w:rsidRPr="00AD1D5C">
              <w:rPr>
                <w:rFonts w:eastAsia="Times New Roman"/>
              </w:rPr>
              <w:t>M</w:t>
            </w:r>
          </w:p>
        </w:tc>
        <w:tc>
          <w:tcPr>
            <w:tcW w:w="1113" w:type="dxa"/>
            <w:shd w:val="clear" w:color="auto" w:fill="auto"/>
            <w:hideMark/>
          </w:tcPr>
          <w:p w14:paraId="7DA65552" w14:textId="77777777" w:rsidR="00912348" w:rsidRPr="00AD1D5C" w:rsidRDefault="00912348" w:rsidP="00AD1D5C">
            <w:pPr>
              <w:spacing w:before="0" w:after="0" w:line="240" w:lineRule="auto"/>
              <w:jc w:val="left"/>
              <w:rPr>
                <w:rFonts w:eastAsia="Times New Roman"/>
              </w:rPr>
            </w:pPr>
            <w:r w:rsidRPr="00AD1D5C">
              <w:rPr>
                <w:rFonts w:eastAsia="Times New Roman"/>
              </w:rPr>
              <w:t>string</w:t>
            </w:r>
          </w:p>
        </w:tc>
        <w:tc>
          <w:tcPr>
            <w:tcW w:w="2458" w:type="dxa"/>
            <w:shd w:val="clear" w:color="auto" w:fill="auto"/>
            <w:hideMark/>
          </w:tcPr>
          <w:p w14:paraId="71241C91" w14:textId="77777777" w:rsidR="00912348" w:rsidRPr="00AD1D5C" w:rsidRDefault="00912348" w:rsidP="00AD1D5C">
            <w:pPr>
              <w:spacing w:before="0" w:after="0" w:line="240" w:lineRule="auto"/>
              <w:jc w:val="left"/>
              <w:rPr>
                <w:rFonts w:eastAsia="Times New Roman"/>
              </w:rPr>
            </w:pPr>
            <w:r w:rsidRPr="00AD1D5C">
              <w:rPr>
                <w:rFonts w:eastAsia="Times New Roman"/>
              </w:rPr>
              <w:t>This can have language specific variants.</w:t>
            </w:r>
          </w:p>
        </w:tc>
      </w:tr>
      <w:tr w:rsidR="00912348" w:rsidRPr="00AD1D5C" w14:paraId="47EDB180" w14:textId="77777777" w:rsidTr="00912348">
        <w:trPr>
          <w:trHeight w:val="600"/>
          <w:jc w:val="center"/>
        </w:trPr>
        <w:tc>
          <w:tcPr>
            <w:tcW w:w="1699" w:type="dxa"/>
            <w:vMerge/>
            <w:shd w:val="clear" w:color="auto" w:fill="auto"/>
            <w:hideMark/>
          </w:tcPr>
          <w:p w14:paraId="7C8B843A" w14:textId="3FA90333" w:rsidR="00912348" w:rsidRPr="00AD1D5C" w:rsidRDefault="00912348" w:rsidP="00AD1D5C">
            <w:pPr>
              <w:spacing w:before="0" w:after="0" w:line="240" w:lineRule="auto"/>
              <w:jc w:val="left"/>
              <w:rPr>
                <w:rFonts w:eastAsia="Times New Roman"/>
              </w:rPr>
            </w:pPr>
          </w:p>
        </w:tc>
        <w:tc>
          <w:tcPr>
            <w:tcW w:w="2204" w:type="dxa"/>
            <w:shd w:val="clear" w:color="auto" w:fill="auto"/>
            <w:hideMark/>
          </w:tcPr>
          <w:p w14:paraId="0F5CB23D" w14:textId="5CCB80E1" w:rsidR="00912348" w:rsidRPr="00AD1D5C" w:rsidRDefault="00912348" w:rsidP="009A6893">
            <w:pPr>
              <w:spacing w:before="0" w:after="0" w:line="240" w:lineRule="auto"/>
              <w:jc w:val="left"/>
              <w:rPr>
                <w:rFonts w:eastAsia="Times New Roman"/>
              </w:rPr>
            </w:pPr>
            <w:r w:rsidRPr="009A6893">
              <w:rPr>
                <w:rStyle w:val="ArtefactClass"/>
              </w:rPr>
              <w:t>Description</w:t>
            </w:r>
            <w:r w:rsidRPr="00AD1D5C">
              <w:rPr>
                <w:rFonts w:eastAsia="Times New Roman"/>
              </w:rPr>
              <w:t xml:space="preserve"> in the form of </w:t>
            </w:r>
            <w:r w:rsidRPr="009A6893">
              <w:rPr>
                <w:rStyle w:val="ArtefactClass"/>
              </w:rPr>
              <w:t>InternationalString</w:t>
            </w:r>
          </w:p>
        </w:tc>
        <w:tc>
          <w:tcPr>
            <w:tcW w:w="827" w:type="dxa"/>
            <w:shd w:val="clear" w:color="auto" w:fill="auto"/>
            <w:hideMark/>
          </w:tcPr>
          <w:p w14:paraId="722E89BA" w14:textId="77777777" w:rsidR="00912348" w:rsidRPr="00AD1D5C" w:rsidRDefault="00912348" w:rsidP="00AD1D5C">
            <w:pPr>
              <w:spacing w:before="0" w:after="0" w:line="240" w:lineRule="auto"/>
              <w:jc w:val="left"/>
              <w:rPr>
                <w:rFonts w:eastAsia="Times New Roman"/>
              </w:rPr>
            </w:pPr>
            <w:r w:rsidRPr="00AD1D5C">
              <w:rPr>
                <w:rFonts w:eastAsia="Times New Roman"/>
              </w:rPr>
              <w:t>C</w:t>
            </w:r>
          </w:p>
        </w:tc>
        <w:tc>
          <w:tcPr>
            <w:tcW w:w="1113" w:type="dxa"/>
            <w:shd w:val="clear" w:color="auto" w:fill="auto"/>
            <w:hideMark/>
          </w:tcPr>
          <w:p w14:paraId="7E668DEB" w14:textId="77777777" w:rsidR="00912348" w:rsidRPr="00AD1D5C" w:rsidRDefault="00912348" w:rsidP="00AD1D5C">
            <w:pPr>
              <w:spacing w:before="0" w:after="0" w:line="240" w:lineRule="auto"/>
              <w:jc w:val="left"/>
              <w:rPr>
                <w:rFonts w:eastAsia="Times New Roman"/>
              </w:rPr>
            </w:pPr>
            <w:r w:rsidRPr="00AD1D5C">
              <w:rPr>
                <w:rFonts w:eastAsia="Times New Roman"/>
              </w:rPr>
              <w:t>string</w:t>
            </w:r>
          </w:p>
        </w:tc>
        <w:tc>
          <w:tcPr>
            <w:tcW w:w="2458" w:type="dxa"/>
            <w:shd w:val="clear" w:color="auto" w:fill="auto"/>
            <w:hideMark/>
          </w:tcPr>
          <w:p w14:paraId="3F5F5932" w14:textId="77777777" w:rsidR="00912348" w:rsidRPr="00AD1D5C" w:rsidRDefault="00912348" w:rsidP="00AD1D5C">
            <w:pPr>
              <w:spacing w:before="0" w:after="0" w:line="240" w:lineRule="auto"/>
              <w:jc w:val="left"/>
              <w:rPr>
                <w:rFonts w:eastAsia="Times New Roman"/>
              </w:rPr>
            </w:pPr>
            <w:r w:rsidRPr="00AD1D5C">
              <w:rPr>
                <w:rFonts w:eastAsia="Times New Roman"/>
              </w:rPr>
              <w:t>This can have language specific variants.</w:t>
            </w:r>
          </w:p>
        </w:tc>
      </w:tr>
      <w:tr w:rsidR="00912348" w:rsidRPr="00AD1D5C" w14:paraId="54FBC69C" w14:textId="77777777" w:rsidTr="00912348">
        <w:trPr>
          <w:trHeight w:val="320"/>
          <w:jc w:val="center"/>
        </w:trPr>
        <w:tc>
          <w:tcPr>
            <w:tcW w:w="1699" w:type="dxa"/>
            <w:vMerge w:val="restart"/>
            <w:shd w:val="clear" w:color="auto" w:fill="auto"/>
            <w:hideMark/>
          </w:tcPr>
          <w:p w14:paraId="14B68420" w14:textId="77777777" w:rsidR="00912348" w:rsidRPr="00AD1D5C" w:rsidRDefault="00912348" w:rsidP="00AD1D5C">
            <w:pPr>
              <w:spacing w:before="0" w:after="0" w:line="240" w:lineRule="auto"/>
              <w:jc w:val="left"/>
              <w:rPr>
                <w:rFonts w:eastAsia="Times New Roman"/>
              </w:rPr>
            </w:pPr>
            <w:r w:rsidRPr="009A6893">
              <w:rPr>
                <w:rStyle w:val="ArtefactClassAbstract"/>
              </w:rPr>
              <w:t>Versionable</w:t>
            </w:r>
          </w:p>
          <w:p w14:paraId="38F777F9" w14:textId="77777777" w:rsidR="00912348" w:rsidRPr="00AD1D5C" w:rsidRDefault="00912348" w:rsidP="00AD1D5C">
            <w:pPr>
              <w:spacing w:before="0" w:after="0" w:line="240" w:lineRule="auto"/>
              <w:jc w:val="left"/>
              <w:rPr>
                <w:rFonts w:eastAsia="Times New Roman"/>
              </w:rPr>
            </w:pPr>
            <w:r w:rsidRPr="00AD1D5C">
              <w:rPr>
                <w:rFonts w:eastAsia="Times New Roman"/>
              </w:rPr>
              <w:t xml:space="preserve"> </w:t>
            </w:r>
          </w:p>
          <w:p w14:paraId="08C255B7" w14:textId="77777777" w:rsidR="00912348" w:rsidRPr="00AD1D5C" w:rsidRDefault="00912348" w:rsidP="00AD1D5C">
            <w:pPr>
              <w:spacing w:before="0" w:after="0" w:line="240" w:lineRule="auto"/>
              <w:jc w:val="left"/>
              <w:rPr>
                <w:rFonts w:eastAsia="Times New Roman"/>
              </w:rPr>
            </w:pPr>
            <w:r w:rsidRPr="00AD1D5C">
              <w:rPr>
                <w:rFonts w:eastAsia="Times New Roman"/>
              </w:rPr>
              <w:t xml:space="preserve"> </w:t>
            </w:r>
          </w:p>
          <w:p w14:paraId="04BF4948" w14:textId="225F012F" w:rsidR="00912348" w:rsidRPr="00AD1D5C" w:rsidRDefault="00912348" w:rsidP="00AD1D5C">
            <w:pPr>
              <w:spacing w:before="0" w:after="0" w:line="240" w:lineRule="auto"/>
              <w:jc w:val="left"/>
              <w:rPr>
                <w:rFonts w:eastAsia="Times New Roman"/>
              </w:rPr>
            </w:pPr>
            <w:r w:rsidRPr="00AD1D5C">
              <w:rPr>
                <w:rFonts w:eastAsia="Times New Roman"/>
              </w:rPr>
              <w:t xml:space="preserve"> </w:t>
            </w:r>
          </w:p>
        </w:tc>
        <w:tc>
          <w:tcPr>
            <w:tcW w:w="2204" w:type="dxa"/>
            <w:shd w:val="clear" w:color="auto" w:fill="auto"/>
            <w:hideMark/>
          </w:tcPr>
          <w:p w14:paraId="396AF119" w14:textId="77777777" w:rsidR="00912348" w:rsidRPr="00AD1D5C" w:rsidRDefault="00912348" w:rsidP="00AD1D5C">
            <w:pPr>
              <w:spacing w:before="0" w:after="0" w:line="240" w:lineRule="auto"/>
              <w:jc w:val="left"/>
              <w:rPr>
                <w:rFonts w:eastAsia="Times New Roman"/>
              </w:rPr>
            </w:pPr>
            <w:r w:rsidRPr="00AD1D5C">
              <w:rPr>
                <w:rFonts w:eastAsia="Times New Roman"/>
              </w:rPr>
              <w:t xml:space="preserve">All content as for </w:t>
            </w:r>
            <w:r w:rsidRPr="009A6893">
              <w:rPr>
                <w:rStyle w:val="ArtefactClassAbstract"/>
              </w:rPr>
              <w:t>Identifiable</w:t>
            </w:r>
            <w:r w:rsidRPr="00AD1D5C">
              <w:rPr>
                <w:rFonts w:eastAsia="Times New Roman"/>
              </w:rPr>
              <w:t xml:space="preserve"> plus</w:t>
            </w:r>
          </w:p>
        </w:tc>
        <w:tc>
          <w:tcPr>
            <w:tcW w:w="827" w:type="dxa"/>
            <w:shd w:val="clear" w:color="auto" w:fill="auto"/>
            <w:hideMark/>
          </w:tcPr>
          <w:p w14:paraId="56B030C9" w14:textId="714C2AD3" w:rsidR="00912348" w:rsidRPr="00AD1D5C" w:rsidRDefault="00912348" w:rsidP="00AD1D5C">
            <w:pPr>
              <w:spacing w:before="0" w:after="0" w:line="240" w:lineRule="auto"/>
              <w:jc w:val="left"/>
              <w:rPr>
                <w:rFonts w:eastAsia="Times New Roman"/>
              </w:rPr>
            </w:pPr>
          </w:p>
        </w:tc>
        <w:tc>
          <w:tcPr>
            <w:tcW w:w="1113" w:type="dxa"/>
            <w:shd w:val="clear" w:color="auto" w:fill="auto"/>
            <w:hideMark/>
          </w:tcPr>
          <w:p w14:paraId="404C6DA7" w14:textId="1DCBB8B9" w:rsidR="00912348" w:rsidRPr="00AD1D5C" w:rsidRDefault="00912348" w:rsidP="00AD1D5C">
            <w:pPr>
              <w:spacing w:before="0" w:after="0" w:line="240" w:lineRule="auto"/>
              <w:jc w:val="left"/>
              <w:rPr>
                <w:rFonts w:eastAsia="Times New Roman"/>
              </w:rPr>
            </w:pPr>
          </w:p>
        </w:tc>
        <w:tc>
          <w:tcPr>
            <w:tcW w:w="2458" w:type="dxa"/>
            <w:shd w:val="clear" w:color="auto" w:fill="auto"/>
            <w:hideMark/>
          </w:tcPr>
          <w:p w14:paraId="4F178951" w14:textId="1213D47F" w:rsidR="00912348" w:rsidRPr="00AD1D5C" w:rsidRDefault="00912348" w:rsidP="00AD1D5C">
            <w:pPr>
              <w:spacing w:before="0" w:after="0" w:line="240" w:lineRule="auto"/>
              <w:jc w:val="left"/>
              <w:rPr>
                <w:rFonts w:eastAsia="Times New Roman"/>
              </w:rPr>
            </w:pPr>
          </w:p>
        </w:tc>
      </w:tr>
      <w:tr w:rsidR="00912348" w:rsidRPr="00AD1D5C" w14:paraId="0647C9D9" w14:textId="77777777" w:rsidTr="00912348">
        <w:trPr>
          <w:trHeight w:val="600"/>
          <w:jc w:val="center"/>
        </w:trPr>
        <w:tc>
          <w:tcPr>
            <w:tcW w:w="1699" w:type="dxa"/>
            <w:vMerge/>
            <w:shd w:val="clear" w:color="auto" w:fill="auto"/>
            <w:hideMark/>
          </w:tcPr>
          <w:p w14:paraId="59FF34DF" w14:textId="4F29E156" w:rsidR="00912348" w:rsidRPr="00AD1D5C" w:rsidRDefault="00912348" w:rsidP="00AD1D5C">
            <w:pPr>
              <w:spacing w:before="0" w:after="0" w:line="240" w:lineRule="auto"/>
              <w:jc w:val="left"/>
              <w:rPr>
                <w:rFonts w:eastAsia="Times New Roman"/>
              </w:rPr>
            </w:pPr>
          </w:p>
        </w:tc>
        <w:tc>
          <w:tcPr>
            <w:tcW w:w="2204" w:type="dxa"/>
            <w:shd w:val="clear" w:color="auto" w:fill="auto"/>
            <w:hideMark/>
          </w:tcPr>
          <w:p w14:paraId="2E9C45ED" w14:textId="77777777" w:rsidR="00912348" w:rsidRPr="00AD1D5C" w:rsidRDefault="00912348" w:rsidP="00AD1D5C">
            <w:pPr>
              <w:spacing w:before="0" w:after="0" w:line="240" w:lineRule="auto"/>
              <w:jc w:val="left"/>
              <w:rPr>
                <w:rFonts w:eastAsia="Times New Roman"/>
              </w:rPr>
            </w:pPr>
            <w:r w:rsidRPr="009A6893">
              <w:rPr>
                <w:rStyle w:val="ArtefactClass"/>
              </w:rPr>
              <w:t>version</w:t>
            </w:r>
          </w:p>
        </w:tc>
        <w:tc>
          <w:tcPr>
            <w:tcW w:w="827" w:type="dxa"/>
            <w:shd w:val="clear" w:color="auto" w:fill="auto"/>
            <w:hideMark/>
          </w:tcPr>
          <w:p w14:paraId="3C3352B0" w14:textId="0D45D8C5" w:rsidR="00912348" w:rsidRPr="00AD1D5C" w:rsidRDefault="00912348" w:rsidP="00AD1D5C">
            <w:pPr>
              <w:spacing w:before="0" w:after="0" w:line="240" w:lineRule="auto"/>
              <w:jc w:val="left"/>
              <w:rPr>
                <w:rFonts w:eastAsia="Times New Roman"/>
              </w:rPr>
            </w:pPr>
            <w:r>
              <w:rPr>
                <w:rFonts w:eastAsia="Times New Roman"/>
              </w:rPr>
              <w:t>M</w:t>
            </w:r>
          </w:p>
        </w:tc>
        <w:tc>
          <w:tcPr>
            <w:tcW w:w="1113" w:type="dxa"/>
            <w:shd w:val="clear" w:color="auto" w:fill="auto"/>
            <w:hideMark/>
          </w:tcPr>
          <w:p w14:paraId="17F80F9E" w14:textId="77777777" w:rsidR="00912348" w:rsidRPr="00AD1D5C" w:rsidRDefault="00912348" w:rsidP="00AD1D5C">
            <w:pPr>
              <w:spacing w:before="0" w:after="0" w:line="240" w:lineRule="auto"/>
              <w:jc w:val="left"/>
              <w:rPr>
                <w:rFonts w:eastAsia="Times New Roman"/>
              </w:rPr>
            </w:pPr>
            <w:r w:rsidRPr="00AD1D5C">
              <w:rPr>
                <w:rFonts w:eastAsia="Times New Roman"/>
              </w:rPr>
              <w:t>string</w:t>
            </w:r>
          </w:p>
        </w:tc>
        <w:tc>
          <w:tcPr>
            <w:tcW w:w="2458" w:type="dxa"/>
            <w:shd w:val="clear" w:color="auto" w:fill="auto"/>
            <w:hideMark/>
          </w:tcPr>
          <w:p w14:paraId="227BE689" w14:textId="166D50F3" w:rsidR="00912348" w:rsidRPr="00AD1D5C" w:rsidRDefault="00912348" w:rsidP="00AD1D5C">
            <w:pPr>
              <w:spacing w:before="0" w:after="0" w:line="240" w:lineRule="auto"/>
              <w:jc w:val="left"/>
              <w:rPr>
                <w:rFonts w:eastAsia="Times New Roman"/>
              </w:rPr>
            </w:pPr>
            <w:r w:rsidRPr="00AD1D5C">
              <w:rPr>
                <w:rFonts w:eastAsia="Times New Roman"/>
              </w:rPr>
              <w:t>This is the version number</w:t>
            </w:r>
            <w:r>
              <w:rPr>
                <w:rFonts w:eastAsia="Times New Roman"/>
              </w:rPr>
              <w:t xml:space="preserve"> according to </w:t>
            </w:r>
            <w:r w:rsidR="00AE31F8">
              <w:rPr>
                <w:rFonts w:eastAsia="Times New Roman"/>
              </w:rPr>
              <w:t>SDMX versioning rules</w:t>
            </w:r>
            <w:r>
              <w:rPr>
                <w:rFonts w:eastAsia="Times New Roman"/>
              </w:rPr>
              <w:t>.</w:t>
            </w:r>
          </w:p>
        </w:tc>
      </w:tr>
      <w:tr w:rsidR="00912348" w:rsidRPr="00AD1D5C" w14:paraId="36BCC081" w14:textId="77777777" w:rsidTr="00912348">
        <w:trPr>
          <w:trHeight w:val="320"/>
          <w:jc w:val="center"/>
        </w:trPr>
        <w:tc>
          <w:tcPr>
            <w:tcW w:w="1699" w:type="dxa"/>
            <w:vMerge/>
            <w:shd w:val="clear" w:color="auto" w:fill="auto"/>
            <w:hideMark/>
          </w:tcPr>
          <w:p w14:paraId="0B174687" w14:textId="291C3C9F" w:rsidR="00912348" w:rsidRPr="00AD1D5C" w:rsidRDefault="00912348" w:rsidP="00AD1D5C">
            <w:pPr>
              <w:spacing w:before="0" w:after="0" w:line="240" w:lineRule="auto"/>
              <w:jc w:val="left"/>
              <w:rPr>
                <w:rFonts w:eastAsia="Times New Roman"/>
              </w:rPr>
            </w:pPr>
          </w:p>
        </w:tc>
        <w:tc>
          <w:tcPr>
            <w:tcW w:w="2204" w:type="dxa"/>
            <w:shd w:val="clear" w:color="auto" w:fill="auto"/>
            <w:hideMark/>
          </w:tcPr>
          <w:p w14:paraId="16F96178" w14:textId="77777777" w:rsidR="00912348" w:rsidRPr="00AD1D5C" w:rsidRDefault="00912348" w:rsidP="00AD1D5C">
            <w:pPr>
              <w:spacing w:before="0" w:after="0" w:line="240" w:lineRule="auto"/>
              <w:jc w:val="left"/>
              <w:rPr>
                <w:rFonts w:eastAsia="Times New Roman"/>
              </w:rPr>
            </w:pPr>
            <w:r w:rsidRPr="009A6893">
              <w:rPr>
                <w:rStyle w:val="ArtefactClass"/>
              </w:rPr>
              <w:t>validFrom</w:t>
            </w:r>
          </w:p>
        </w:tc>
        <w:tc>
          <w:tcPr>
            <w:tcW w:w="827" w:type="dxa"/>
            <w:shd w:val="clear" w:color="auto" w:fill="auto"/>
            <w:hideMark/>
          </w:tcPr>
          <w:p w14:paraId="781CE373" w14:textId="77777777" w:rsidR="00912348" w:rsidRPr="00AD1D5C" w:rsidRDefault="00912348" w:rsidP="00AD1D5C">
            <w:pPr>
              <w:spacing w:before="0" w:after="0" w:line="240" w:lineRule="auto"/>
              <w:jc w:val="left"/>
              <w:rPr>
                <w:rFonts w:eastAsia="Times New Roman"/>
              </w:rPr>
            </w:pPr>
            <w:r w:rsidRPr="00AD1D5C">
              <w:rPr>
                <w:rFonts w:eastAsia="Times New Roman"/>
              </w:rPr>
              <w:t>C</w:t>
            </w:r>
          </w:p>
        </w:tc>
        <w:tc>
          <w:tcPr>
            <w:tcW w:w="1113" w:type="dxa"/>
            <w:shd w:val="clear" w:color="auto" w:fill="auto"/>
            <w:hideMark/>
          </w:tcPr>
          <w:p w14:paraId="074EAF16" w14:textId="77777777" w:rsidR="00912348" w:rsidRPr="00AD1D5C" w:rsidRDefault="00912348" w:rsidP="00AD1D5C">
            <w:pPr>
              <w:spacing w:before="0" w:after="0" w:line="240" w:lineRule="auto"/>
              <w:jc w:val="left"/>
              <w:rPr>
                <w:rFonts w:eastAsia="Times New Roman"/>
              </w:rPr>
            </w:pPr>
            <w:r w:rsidRPr="00AD1D5C">
              <w:rPr>
                <w:rFonts w:eastAsia="Times New Roman"/>
              </w:rPr>
              <w:t>Date/time</w:t>
            </w:r>
          </w:p>
        </w:tc>
        <w:tc>
          <w:tcPr>
            <w:tcW w:w="2458" w:type="dxa"/>
            <w:shd w:val="clear" w:color="auto" w:fill="auto"/>
            <w:hideMark/>
          </w:tcPr>
          <w:p w14:paraId="709F9FA7" w14:textId="77777777" w:rsidR="00912348" w:rsidRPr="00AD1D5C" w:rsidRDefault="00912348" w:rsidP="00AD1D5C">
            <w:pPr>
              <w:spacing w:before="0" w:after="0" w:line="240" w:lineRule="auto"/>
              <w:jc w:val="left"/>
              <w:rPr>
                <w:rFonts w:eastAsia="Times New Roman"/>
              </w:rPr>
            </w:pPr>
            <w:r w:rsidRPr="00AD1D5C">
              <w:rPr>
                <w:rFonts w:eastAsia="Times New Roman"/>
              </w:rPr>
              <w:t xml:space="preserve"> </w:t>
            </w:r>
          </w:p>
        </w:tc>
      </w:tr>
      <w:tr w:rsidR="00912348" w:rsidRPr="00AD1D5C" w14:paraId="33417DD6" w14:textId="77777777" w:rsidTr="00912348">
        <w:trPr>
          <w:trHeight w:val="320"/>
          <w:jc w:val="center"/>
        </w:trPr>
        <w:tc>
          <w:tcPr>
            <w:tcW w:w="1699" w:type="dxa"/>
            <w:vMerge/>
            <w:shd w:val="clear" w:color="auto" w:fill="auto"/>
            <w:hideMark/>
          </w:tcPr>
          <w:p w14:paraId="0231F201" w14:textId="1A3EE1D3" w:rsidR="00912348" w:rsidRPr="00AD1D5C" w:rsidRDefault="00912348" w:rsidP="00AD1D5C">
            <w:pPr>
              <w:spacing w:before="0" w:after="0" w:line="240" w:lineRule="auto"/>
              <w:jc w:val="left"/>
              <w:rPr>
                <w:rFonts w:eastAsia="Times New Roman"/>
              </w:rPr>
            </w:pPr>
          </w:p>
        </w:tc>
        <w:tc>
          <w:tcPr>
            <w:tcW w:w="2204" w:type="dxa"/>
            <w:shd w:val="clear" w:color="auto" w:fill="auto"/>
            <w:hideMark/>
          </w:tcPr>
          <w:p w14:paraId="511DBB5F" w14:textId="77777777" w:rsidR="00912348" w:rsidRPr="00AD1D5C" w:rsidRDefault="00912348" w:rsidP="00AD1D5C">
            <w:pPr>
              <w:spacing w:before="0" w:after="0" w:line="240" w:lineRule="auto"/>
              <w:jc w:val="left"/>
              <w:rPr>
                <w:rFonts w:eastAsia="Times New Roman"/>
              </w:rPr>
            </w:pPr>
            <w:r w:rsidRPr="009A6893">
              <w:rPr>
                <w:rStyle w:val="ArtefactClass"/>
              </w:rPr>
              <w:t>validTo</w:t>
            </w:r>
          </w:p>
        </w:tc>
        <w:tc>
          <w:tcPr>
            <w:tcW w:w="827" w:type="dxa"/>
            <w:shd w:val="clear" w:color="auto" w:fill="auto"/>
            <w:hideMark/>
          </w:tcPr>
          <w:p w14:paraId="7CAA0F64" w14:textId="77777777" w:rsidR="00912348" w:rsidRPr="00AD1D5C" w:rsidRDefault="00912348" w:rsidP="00AD1D5C">
            <w:pPr>
              <w:spacing w:before="0" w:after="0" w:line="240" w:lineRule="auto"/>
              <w:jc w:val="left"/>
              <w:rPr>
                <w:rFonts w:eastAsia="Times New Roman"/>
              </w:rPr>
            </w:pPr>
            <w:r w:rsidRPr="00AD1D5C">
              <w:rPr>
                <w:rFonts w:eastAsia="Times New Roman"/>
              </w:rPr>
              <w:t>C</w:t>
            </w:r>
          </w:p>
        </w:tc>
        <w:tc>
          <w:tcPr>
            <w:tcW w:w="1113" w:type="dxa"/>
            <w:shd w:val="clear" w:color="auto" w:fill="auto"/>
            <w:hideMark/>
          </w:tcPr>
          <w:p w14:paraId="231D650B" w14:textId="77777777" w:rsidR="00912348" w:rsidRPr="00AD1D5C" w:rsidRDefault="00912348" w:rsidP="00AD1D5C">
            <w:pPr>
              <w:spacing w:before="0" w:after="0" w:line="240" w:lineRule="auto"/>
              <w:jc w:val="left"/>
              <w:rPr>
                <w:rFonts w:eastAsia="Times New Roman"/>
              </w:rPr>
            </w:pPr>
            <w:r w:rsidRPr="00AD1D5C">
              <w:rPr>
                <w:rFonts w:eastAsia="Times New Roman"/>
              </w:rPr>
              <w:t>Date/time</w:t>
            </w:r>
          </w:p>
        </w:tc>
        <w:tc>
          <w:tcPr>
            <w:tcW w:w="2458" w:type="dxa"/>
            <w:shd w:val="clear" w:color="auto" w:fill="auto"/>
            <w:hideMark/>
          </w:tcPr>
          <w:p w14:paraId="39BA1842" w14:textId="77777777" w:rsidR="00912348" w:rsidRPr="00AD1D5C" w:rsidRDefault="00912348" w:rsidP="00AD1D5C">
            <w:pPr>
              <w:spacing w:before="0" w:after="0" w:line="240" w:lineRule="auto"/>
              <w:jc w:val="left"/>
              <w:rPr>
                <w:rFonts w:eastAsia="Times New Roman"/>
              </w:rPr>
            </w:pPr>
            <w:r w:rsidRPr="00AD1D5C">
              <w:rPr>
                <w:rFonts w:eastAsia="Times New Roman"/>
              </w:rPr>
              <w:t xml:space="preserve"> </w:t>
            </w:r>
          </w:p>
        </w:tc>
      </w:tr>
      <w:tr w:rsidR="00912348" w:rsidRPr="00AD1D5C" w14:paraId="7E791412" w14:textId="77777777" w:rsidTr="00912348">
        <w:trPr>
          <w:trHeight w:val="600"/>
          <w:jc w:val="center"/>
        </w:trPr>
        <w:tc>
          <w:tcPr>
            <w:tcW w:w="1699" w:type="dxa"/>
            <w:vMerge w:val="restart"/>
            <w:shd w:val="clear" w:color="auto" w:fill="auto"/>
            <w:hideMark/>
          </w:tcPr>
          <w:p w14:paraId="5FED97E9" w14:textId="77777777" w:rsidR="00912348" w:rsidRPr="00AD1D5C" w:rsidRDefault="00912348" w:rsidP="00AD1D5C">
            <w:pPr>
              <w:spacing w:before="0" w:after="0" w:line="240" w:lineRule="auto"/>
              <w:jc w:val="left"/>
              <w:rPr>
                <w:rFonts w:eastAsia="Times New Roman"/>
              </w:rPr>
            </w:pPr>
            <w:r w:rsidRPr="009A6893">
              <w:rPr>
                <w:rStyle w:val="ArtefactClassAbstract"/>
              </w:rPr>
              <w:lastRenderedPageBreak/>
              <w:t>Maintainable</w:t>
            </w:r>
          </w:p>
          <w:p w14:paraId="728536C2" w14:textId="38E9A69A" w:rsidR="00912348" w:rsidRPr="00AD1D5C" w:rsidRDefault="00912348" w:rsidP="00AD1D5C">
            <w:pPr>
              <w:spacing w:before="0" w:after="0" w:line="240" w:lineRule="auto"/>
              <w:jc w:val="left"/>
              <w:rPr>
                <w:rFonts w:eastAsia="Times New Roman"/>
              </w:rPr>
            </w:pPr>
            <w:r w:rsidRPr="00AD1D5C">
              <w:rPr>
                <w:rFonts w:eastAsia="Times New Roman"/>
              </w:rPr>
              <w:t xml:space="preserve"> </w:t>
            </w:r>
          </w:p>
        </w:tc>
        <w:tc>
          <w:tcPr>
            <w:tcW w:w="2204" w:type="dxa"/>
            <w:shd w:val="clear" w:color="auto" w:fill="auto"/>
            <w:hideMark/>
          </w:tcPr>
          <w:p w14:paraId="7B929D45" w14:textId="77777777" w:rsidR="00912348" w:rsidRPr="00AD1D5C" w:rsidRDefault="00912348" w:rsidP="00AD1D5C">
            <w:pPr>
              <w:spacing w:before="0" w:after="0" w:line="240" w:lineRule="auto"/>
              <w:jc w:val="left"/>
              <w:rPr>
                <w:rFonts w:eastAsia="Times New Roman"/>
              </w:rPr>
            </w:pPr>
            <w:r w:rsidRPr="00AD1D5C">
              <w:rPr>
                <w:rFonts w:eastAsia="Times New Roman"/>
              </w:rPr>
              <w:t xml:space="preserve">All content as for </w:t>
            </w:r>
            <w:r w:rsidRPr="009A6893">
              <w:rPr>
                <w:rStyle w:val="ArtefactClassAbstract"/>
              </w:rPr>
              <w:t>Versionable</w:t>
            </w:r>
            <w:r w:rsidRPr="00AD1D5C">
              <w:rPr>
                <w:rFonts w:eastAsia="Times New Roman"/>
              </w:rPr>
              <w:t xml:space="preserve"> plus</w:t>
            </w:r>
          </w:p>
        </w:tc>
        <w:tc>
          <w:tcPr>
            <w:tcW w:w="827" w:type="dxa"/>
            <w:shd w:val="clear" w:color="auto" w:fill="auto"/>
            <w:hideMark/>
          </w:tcPr>
          <w:p w14:paraId="42A85661" w14:textId="77777777" w:rsidR="00912348" w:rsidRPr="00AD1D5C" w:rsidRDefault="00912348" w:rsidP="00AD1D5C">
            <w:pPr>
              <w:spacing w:before="0" w:after="0" w:line="240" w:lineRule="auto"/>
              <w:jc w:val="left"/>
              <w:rPr>
                <w:rFonts w:eastAsia="Times New Roman"/>
              </w:rPr>
            </w:pPr>
            <w:r w:rsidRPr="00AD1D5C">
              <w:rPr>
                <w:rFonts w:eastAsia="Times New Roman"/>
              </w:rPr>
              <w:t xml:space="preserve"> </w:t>
            </w:r>
          </w:p>
        </w:tc>
        <w:tc>
          <w:tcPr>
            <w:tcW w:w="1113" w:type="dxa"/>
            <w:shd w:val="clear" w:color="auto" w:fill="auto"/>
            <w:hideMark/>
          </w:tcPr>
          <w:p w14:paraId="4F0699E2" w14:textId="77777777" w:rsidR="00912348" w:rsidRPr="00AD1D5C" w:rsidRDefault="00912348" w:rsidP="00AD1D5C">
            <w:pPr>
              <w:spacing w:before="0" w:after="0" w:line="240" w:lineRule="auto"/>
              <w:jc w:val="left"/>
              <w:rPr>
                <w:rFonts w:eastAsia="Times New Roman"/>
              </w:rPr>
            </w:pPr>
            <w:r w:rsidRPr="00AD1D5C">
              <w:rPr>
                <w:rFonts w:eastAsia="Times New Roman"/>
              </w:rPr>
              <w:t xml:space="preserve"> </w:t>
            </w:r>
          </w:p>
        </w:tc>
        <w:tc>
          <w:tcPr>
            <w:tcW w:w="2458" w:type="dxa"/>
            <w:shd w:val="clear" w:color="auto" w:fill="auto"/>
            <w:hideMark/>
          </w:tcPr>
          <w:p w14:paraId="4B4A5A5A" w14:textId="77777777" w:rsidR="00912348" w:rsidRPr="00AD1D5C" w:rsidRDefault="00912348" w:rsidP="00AD1D5C">
            <w:pPr>
              <w:spacing w:before="0" w:after="0" w:line="240" w:lineRule="auto"/>
              <w:jc w:val="left"/>
              <w:rPr>
                <w:rFonts w:eastAsia="Times New Roman"/>
              </w:rPr>
            </w:pPr>
            <w:r w:rsidRPr="00AD1D5C">
              <w:rPr>
                <w:rFonts w:eastAsia="Times New Roman"/>
              </w:rPr>
              <w:t xml:space="preserve"> </w:t>
            </w:r>
          </w:p>
        </w:tc>
      </w:tr>
      <w:tr w:rsidR="00912348" w:rsidRPr="00AD1D5C" w14:paraId="4FCFA625" w14:textId="77777777" w:rsidTr="00912348">
        <w:trPr>
          <w:trHeight w:val="2100"/>
          <w:jc w:val="center"/>
        </w:trPr>
        <w:tc>
          <w:tcPr>
            <w:tcW w:w="1699" w:type="dxa"/>
            <w:vMerge/>
            <w:shd w:val="clear" w:color="auto" w:fill="auto"/>
            <w:hideMark/>
          </w:tcPr>
          <w:p w14:paraId="706E2DE0" w14:textId="69FE6821" w:rsidR="00912348" w:rsidRPr="00AD1D5C" w:rsidRDefault="00912348" w:rsidP="00AD1D5C">
            <w:pPr>
              <w:spacing w:before="0" w:after="0" w:line="240" w:lineRule="auto"/>
              <w:jc w:val="left"/>
              <w:rPr>
                <w:rFonts w:eastAsia="Times New Roman"/>
              </w:rPr>
            </w:pPr>
          </w:p>
        </w:tc>
        <w:tc>
          <w:tcPr>
            <w:tcW w:w="2204" w:type="dxa"/>
            <w:shd w:val="clear" w:color="auto" w:fill="auto"/>
            <w:hideMark/>
          </w:tcPr>
          <w:p w14:paraId="4DE2D753" w14:textId="77777777" w:rsidR="00912348" w:rsidRPr="00AD1D5C" w:rsidRDefault="00912348" w:rsidP="00AD1D5C">
            <w:pPr>
              <w:spacing w:before="0" w:after="0" w:line="240" w:lineRule="auto"/>
              <w:jc w:val="left"/>
              <w:rPr>
                <w:rFonts w:eastAsia="Times New Roman"/>
              </w:rPr>
            </w:pPr>
            <w:r w:rsidRPr="009A6893">
              <w:rPr>
                <w:rStyle w:val="ArtefactClass"/>
              </w:rPr>
              <w:t>isExternalReference</w:t>
            </w:r>
          </w:p>
        </w:tc>
        <w:tc>
          <w:tcPr>
            <w:tcW w:w="827" w:type="dxa"/>
            <w:shd w:val="clear" w:color="auto" w:fill="auto"/>
            <w:hideMark/>
          </w:tcPr>
          <w:p w14:paraId="126B59C1" w14:textId="77777777" w:rsidR="00912348" w:rsidRPr="00AD1D5C" w:rsidRDefault="00912348" w:rsidP="00AD1D5C">
            <w:pPr>
              <w:spacing w:before="0" w:after="0" w:line="240" w:lineRule="auto"/>
              <w:jc w:val="left"/>
              <w:rPr>
                <w:rFonts w:eastAsia="Times New Roman"/>
              </w:rPr>
            </w:pPr>
            <w:r w:rsidRPr="00AD1D5C">
              <w:rPr>
                <w:rFonts w:eastAsia="Times New Roman"/>
              </w:rPr>
              <w:t>C</w:t>
            </w:r>
          </w:p>
        </w:tc>
        <w:tc>
          <w:tcPr>
            <w:tcW w:w="1113" w:type="dxa"/>
            <w:shd w:val="clear" w:color="auto" w:fill="auto"/>
            <w:hideMark/>
          </w:tcPr>
          <w:p w14:paraId="3B5F0958" w14:textId="77777777" w:rsidR="00912348" w:rsidRPr="00AD1D5C" w:rsidRDefault="00912348" w:rsidP="00AD1D5C">
            <w:pPr>
              <w:spacing w:before="0" w:after="0" w:line="240" w:lineRule="auto"/>
              <w:jc w:val="left"/>
              <w:rPr>
                <w:rFonts w:eastAsia="Times New Roman"/>
              </w:rPr>
            </w:pPr>
            <w:proofErr w:type="spellStart"/>
            <w:r w:rsidRPr="00AD1D5C">
              <w:rPr>
                <w:rFonts w:eastAsia="Times New Roman"/>
              </w:rPr>
              <w:t>boolean</w:t>
            </w:r>
            <w:proofErr w:type="spellEnd"/>
          </w:p>
        </w:tc>
        <w:tc>
          <w:tcPr>
            <w:tcW w:w="2458" w:type="dxa"/>
            <w:shd w:val="clear" w:color="auto" w:fill="auto"/>
            <w:hideMark/>
          </w:tcPr>
          <w:p w14:paraId="47F652B4" w14:textId="061C2729" w:rsidR="00912348" w:rsidRPr="00AD1D5C" w:rsidRDefault="00912348" w:rsidP="00AD1D5C">
            <w:pPr>
              <w:spacing w:before="0" w:after="0" w:line="240" w:lineRule="auto"/>
              <w:jc w:val="left"/>
              <w:rPr>
                <w:rFonts w:eastAsia="Times New Roman"/>
              </w:rPr>
            </w:pPr>
            <w:r w:rsidRPr="00AD1D5C">
              <w:rPr>
                <w:rFonts w:eastAsia="Times New Roman"/>
              </w:rPr>
              <w:t xml:space="preserve">Value of “true” indicates that the actual resource is held outside of this registry. The actual reference is given in the registry URI or the </w:t>
            </w:r>
            <w:proofErr w:type="spellStart"/>
            <w:r w:rsidRPr="00AD1D5C">
              <w:rPr>
                <w:rFonts w:eastAsia="Times New Roman"/>
              </w:rPr>
              <w:t>structureUR</w:t>
            </w:r>
            <w:r w:rsidR="00915C39">
              <w:rPr>
                <w:rFonts w:eastAsia="Times New Roman"/>
              </w:rPr>
              <w:t>L</w:t>
            </w:r>
            <w:proofErr w:type="spellEnd"/>
            <w:r w:rsidRPr="00AD1D5C">
              <w:rPr>
                <w:rFonts w:eastAsia="Times New Roman"/>
              </w:rPr>
              <w:t>, each of which must return a valid SDMX-ML file.</w:t>
            </w:r>
          </w:p>
        </w:tc>
      </w:tr>
      <w:tr w:rsidR="00912348" w:rsidRPr="00AD1D5C" w14:paraId="7F6EEF25" w14:textId="77777777" w:rsidTr="00912348">
        <w:trPr>
          <w:trHeight w:val="735"/>
          <w:jc w:val="center"/>
        </w:trPr>
        <w:tc>
          <w:tcPr>
            <w:tcW w:w="1699" w:type="dxa"/>
            <w:vMerge/>
            <w:shd w:val="clear" w:color="auto" w:fill="auto"/>
            <w:hideMark/>
          </w:tcPr>
          <w:p w14:paraId="6C25C2B7" w14:textId="77777777" w:rsidR="00912348" w:rsidRPr="00AD1D5C" w:rsidRDefault="00912348" w:rsidP="00AD1D5C">
            <w:pPr>
              <w:spacing w:before="0" w:after="0" w:line="240" w:lineRule="auto"/>
              <w:jc w:val="left"/>
              <w:rPr>
                <w:rFonts w:eastAsia="Times New Roman"/>
              </w:rPr>
            </w:pPr>
          </w:p>
        </w:tc>
        <w:tc>
          <w:tcPr>
            <w:tcW w:w="2204" w:type="dxa"/>
            <w:shd w:val="clear" w:color="auto" w:fill="auto"/>
            <w:hideMark/>
          </w:tcPr>
          <w:p w14:paraId="7FABC82F" w14:textId="77777777" w:rsidR="00912348" w:rsidRPr="00AD1D5C" w:rsidRDefault="00912348" w:rsidP="00AD1D5C">
            <w:pPr>
              <w:spacing w:before="0" w:after="0" w:line="240" w:lineRule="auto"/>
              <w:jc w:val="left"/>
              <w:rPr>
                <w:rFonts w:eastAsia="Times New Roman"/>
              </w:rPr>
            </w:pPr>
            <w:r w:rsidRPr="009A6893">
              <w:rPr>
                <w:rStyle w:val="ArtefactClass"/>
              </w:rPr>
              <w:t>serviceURL</w:t>
            </w:r>
          </w:p>
        </w:tc>
        <w:tc>
          <w:tcPr>
            <w:tcW w:w="827" w:type="dxa"/>
            <w:shd w:val="clear" w:color="auto" w:fill="auto"/>
            <w:hideMark/>
          </w:tcPr>
          <w:p w14:paraId="7C2BADE1" w14:textId="77777777" w:rsidR="00912348" w:rsidRPr="00AD1D5C" w:rsidRDefault="00912348" w:rsidP="00AD1D5C">
            <w:pPr>
              <w:spacing w:before="0" w:after="0" w:line="240" w:lineRule="auto"/>
              <w:jc w:val="left"/>
              <w:rPr>
                <w:rFonts w:eastAsia="Times New Roman"/>
              </w:rPr>
            </w:pPr>
            <w:r w:rsidRPr="00AD1D5C">
              <w:rPr>
                <w:rFonts w:eastAsia="Times New Roman"/>
              </w:rPr>
              <w:t>C</w:t>
            </w:r>
          </w:p>
        </w:tc>
        <w:tc>
          <w:tcPr>
            <w:tcW w:w="1113" w:type="dxa"/>
            <w:shd w:val="clear" w:color="auto" w:fill="auto"/>
            <w:hideMark/>
          </w:tcPr>
          <w:p w14:paraId="32BA85DA" w14:textId="77777777" w:rsidR="00912348" w:rsidRPr="00AD1D5C" w:rsidRDefault="00912348" w:rsidP="00AD1D5C">
            <w:pPr>
              <w:spacing w:before="0" w:after="0" w:line="240" w:lineRule="auto"/>
              <w:jc w:val="left"/>
              <w:rPr>
                <w:rFonts w:eastAsia="Times New Roman"/>
              </w:rPr>
            </w:pPr>
            <w:r w:rsidRPr="00AD1D5C">
              <w:rPr>
                <w:rFonts w:eastAsia="Times New Roman"/>
              </w:rPr>
              <w:t>string</w:t>
            </w:r>
          </w:p>
        </w:tc>
        <w:tc>
          <w:tcPr>
            <w:tcW w:w="2458" w:type="dxa"/>
            <w:shd w:val="clear" w:color="auto" w:fill="auto"/>
            <w:hideMark/>
          </w:tcPr>
          <w:p w14:paraId="38ADD270" w14:textId="5F7574F8" w:rsidR="00912348" w:rsidRPr="00AD1D5C" w:rsidRDefault="00912348" w:rsidP="00AD1D5C">
            <w:pPr>
              <w:spacing w:before="0" w:after="0" w:line="240" w:lineRule="auto"/>
              <w:jc w:val="left"/>
              <w:rPr>
                <w:rFonts w:eastAsia="Times New Roman"/>
              </w:rPr>
            </w:pPr>
            <w:r w:rsidRPr="00AD1D5C">
              <w:rPr>
                <w:rFonts w:eastAsia="Times New Roman"/>
              </w:rPr>
              <w:t xml:space="preserve">The </w:t>
            </w:r>
            <w:proofErr w:type="spellStart"/>
            <w:r w:rsidRPr="00AD1D5C">
              <w:rPr>
                <w:rFonts w:eastAsia="Times New Roman"/>
              </w:rPr>
              <w:t>url</w:t>
            </w:r>
            <w:proofErr w:type="spellEnd"/>
            <w:r w:rsidRPr="00AD1D5C">
              <w:rPr>
                <w:rFonts w:eastAsia="Times New Roman"/>
              </w:rPr>
              <w:t xml:space="preserve"> of the service that can be queried for this resource</w:t>
            </w:r>
            <w:r>
              <w:rPr>
                <w:rFonts w:eastAsia="Times New Roman"/>
              </w:rPr>
              <w:t>.</w:t>
            </w:r>
          </w:p>
        </w:tc>
      </w:tr>
      <w:tr w:rsidR="00912348" w:rsidRPr="00AD1D5C" w14:paraId="2B471AE3" w14:textId="77777777" w:rsidTr="00912348">
        <w:trPr>
          <w:trHeight w:val="320"/>
          <w:jc w:val="center"/>
        </w:trPr>
        <w:tc>
          <w:tcPr>
            <w:tcW w:w="1699" w:type="dxa"/>
            <w:vMerge/>
            <w:shd w:val="clear" w:color="auto" w:fill="auto"/>
            <w:hideMark/>
          </w:tcPr>
          <w:p w14:paraId="771224B1" w14:textId="2451913F" w:rsidR="00912348" w:rsidRPr="00AD1D5C" w:rsidRDefault="00912348" w:rsidP="00AD1D5C">
            <w:pPr>
              <w:spacing w:before="0" w:after="0" w:line="240" w:lineRule="auto"/>
              <w:jc w:val="left"/>
              <w:rPr>
                <w:rFonts w:eastAsia="Times New Roman"/>
              </w:rPr>
            </w:pPr>
          </w:p>
        </w:tc>
        <w:tc>
          <w:tcPr>
            <w:tcW w:w="2204" w:type="dxa"/>
            <w:shd w:val="clear" w:color="auto" w:fill="auto"/>
            <w:hideMark/>
          </w:tcPr>
          <w:p w14:paraId="0E169869" w14:textId="77777777" w:rsidR="00912348" w:rsidRPr="00AD1D5C" w:rsidRDefault="00912348" w:rsidP="00AD1D5C">
            <w:pPr>
              <w:spacing w:before="0" w:after="0" w:line="240" w:lineRule="auto"/>
              <w:jc w:val="left"/>
              <w:rPr>
                <w:rFonts w:eastAsia="Times New Roman"/>
              </w:rPr>
            </w:pPr>
            <w:r w:rsidRPr="009A6893">
              <w:rPr>
                <w:rStyle w:val="ArtefactClass"/>
              </w:rPr>
              <w:t>structureURL</w:t>
            </w:r>
          </w:p>
        </w:tc>
        <w:tc>
          <w:tcPr>
            <w:tcW w:w="827" w:type="dxa"/>
            <w:shd w:val="clear" w:color="auto" w:fill="auto"/>
            <w:hideMark/>
          </w:tcPr>
          <w:p w14:paraId="13E19C3C" w14:textId="77777777" w:rsidR="00912348" w:rsidRPr="00AD1D5C" w:rsidRDefault="00912348" w:rsidP="00AD1D5C">
            <w:pPr>
              <w:spacing w:before="0" w:after="0" w:line="240" w:lineRule="auto"/>
              <w:jc w:val="left"/>
              <w:rPr>
                <w:rFonts w:eastAsia="Times New Roman"/>
              </w:rPr>
            </w:pPr>
            <w:r w:rsidRPr="00AD1D5C">
              <w:rPr>
                <w:rFonts w:eastAsia="Times New Roman"/>
              </w:rPr>
              <w:t>C</w:t>
            </w:r>
          </w:p>
        </w:tc>
        <w:tc>
          <w:tcPr>
            <w:tcW w:w="1113" w:type="dxa"/>
            <w:shd w:val="clear" w:color="auto" w:fill="auto"/>
            <w:hideMark/>
          </w:tcPr>
          <w:p w14:paraId="51336417" w14:textId="77777777" w:rsidR="00912348" w:rsidRPr="00AD1D5C" w:rsidRDefault="00912348" w:rsidP="00AD1D5C">
            <w:pPr>
              <w:spacing w:before="0" w:after="0" w:line="240" w:lineRule="auto"/>
              <w:jc w:val="left"/>
              <w:rPr>
                <w:rFonts w:eastAsia="Times New Roman"/>
              </w:rPr>
            </w:pPr>
            <w:r w:rsidRPr="00AD1D5C">
              <w:rPr>
                <w:rFonts w:eastAsia="Times New Roman"/>
              </w:rPr>
              <w:t>string</w:t>
            </w:r>
          </w:p>
        </w:tc>
        <w:tc>
          <w:tcPr>
            <w:tcW w:w="2458" w:type="dxa"/>
            <w:shd w:val="clear" w:color="auto" w:fill="auto"/>
            <w:hideMark/>
          </w:tcPr>
          <w:p w14:paraId="3B93AC55" w14:textId="77777777" w:rsidR="00912348" w:rsidRPr="00AD1D5C" w:rsidRDefault="00912348" w:rsidP="00AD1D5C">
            <w:pPr>
              <w:spacing w:before="0" w:after="0" w:line="240" w:lineRule="auto"/>
              <w:jc w:val="left"/>
              <w:rPr>
                <w:rFonts w:eastAsia="Times New Roman"/>
              </w:rPr>
            </w:pPr>
            <w:r w:rsidRPr="00AD1D5C">
              <w:rPr>
                <w:rFonts w:eastAsia="Times New Roman"/>
              </w:rPr>
              <w:t xml:space="preserve">The </w:t>
            </w:r>
            <w:proofErr w:type="spellStart"/>
            <w:r w:rsidRPr="00AD1D5C">
              <w:rPr>
                <w:rFonts w:eastAsia="Times New Roman"/>
              </w:rPr>
              <w:t>url</w:t>
            </w:r>
            <w:proofErr w:type="spellEnd"/>
            <w:r w:rsidRPr="00AD1D5C">
              <w:rPr>
                <w:rFonts w:eastAsia="Times New Roman"/>
              </w:rPr>
              <w:t xml:space="preserve"> of the resource.</w:t>
            </w:r>
          </w:p>
        </w:tc>
      </w:tr>
      <w:tr w:rsidR="00912348" w:rsidRPr="00AD1D5C" w14:paraId="66672D0C" w14:textId="77777777" w:rsidTr="00912348">
        <w:trPr>
          <w:trHeight w:val="600"/>
          <w:jc w:val="center"/>
        </w:trPr>
        <w:tc>
          <w:tcPr>
            <w:tcW w:w="1699" w:type="dxa"/>
            <w:vMerge/>
            <w:shd w:val="clear" w:color="auto" w:fill="auto"/>
            <w:hideMark/>
          </w:tcPr>
          <w:p w14:paraId="61DF406B" w14:textId="683DD51B" w:rsidR="00912348" w:rsidRPr="00AD1D5C" w:rsidRDefault="00912348" w:rsidP="00AD1D5C">
            <w:pPr>
              <w:spacing w:before="0" w:after="0" w:line="240" w:lineRule="auto"/>
              <w:jc w:val="left"/>
              <w:rPr>
                <w:rFonts w:eastAsia="Times New Roman"/>
              </w:rPr>
            </w:pPr>
          </w:p>
        </w:tc>
        <w:tc>
          <w:tcPr>
            <w:tcW w:w="2204" w:type="dxa"/>
            <w:shd w:val="clear" w:color="auto" w:fill="auto"/>
            <w:hideMark/>
          </w:tcPr>
          <w:p w14:paraId="4CB72D6D" w14:textId="465E1163" w:rsidR="00912348" w:rsidRPr="00AD1D5C" w:rsidRDefault="00912348" w:rsidP="00AD1D5C">
            <w:pPr>
              <w:spacing w:before="0" w:after="0" w:line="240" w:lineRule="auto"/>
              <w:jc w:val="left"/>
              <w:rPr>
                <w:rFonts w:eastAsia="Times New Roman"/>
              </w:rPr>
            </w:pPr>
            <w:r w:rsidRPr="00AD1D5C">
              <w:rPr>
                <w:rFonts w:eastAsia="Times New Roman"/>
              </w:rPr>
              <w:t xml:space="preserve">(Maintenance) </w:t>
            </w:r>
            <w:r w:rsidRPr="009A6893">
              <w:rPr>
                <w:rStyle w:val="ArtefactClass"/>
              </w:rPr>
              <w:t>organisationId</w:t>
            </w:r>
          </w:p>
        </w:tc>
        <w:tc>
          <w:tcPr>
            <w:tcW w:w="827" w:type="dxa"/>
            <w:shd w:val="clear" w:color="auto" w:fill="auto"/>
            <w:hideMark/>
          </w:tcPr>
          <w:p w14:paraId="2A567F4C" w14:textId="77777777" w:rsidR="00912348" w:rsidRPr="00AD1D5C" w:rsidRDefault="00912348" w:rsidP="00AD1D5C">
            <w:pPr>
              <w:spacing w:before="0" w:after="0" w:line="240" w:lineRule="auto"/>
              <w:jc w:val="left"/>
              <w:rPr>
                <w:rFonts w:eastAsia="Times New Roman"/>
              </w:rPr>
            </w:pPr>
            <w:r w:rsidRPr="00AD1D5C">
              <w:rPr>
                <w:rFonts w:eastAsia="Times New Roman"/>
              </w:rPr>
              <w:t>M</w:t>
            </w:r>
          </w:p>
        </w:tc>
        <w:tc>
          <w:tcPr>
            <w:tcW w:w="1113" w:type="dxa"/>
            <w:shd w:val="clear" w:color="auto" w:fill="auto"/>
            <w:hideMark/>
          </w:tcPr>
          <w:p w14:paraId="535E5223" w14:textId="77777777" w:rsidR="00912348" w:rsidRPr="00AD1D5C" w:rsidRDefault="00912348" w:rsidP="00AD1D5C">
            <w:pPr>
              <w:spacing w:before="0" w:after="0" w:line="240" w:lineRule="auto"/>
              <w:jc w:val="left"/>
              <w:rPr>
                <w:rFonts w:eastAsia="Times New Roman"/>
              </w:rPr>
            </w:pPr>
            <w:r w:rsidRPr="00AD1D5C">
              <w:rPr>
                <w:rFonts w:eastAsia="Times New Roman"/>
              </w:rPr>
              <w:t>string</w:t>
            </w:r>
          </w:p>
        </w:tc>
        <w:tc>
          <w:tcPr>
            <w:tcW w:w="2458" w:type="dxa"/>
            <w:shd w:val="clear" w:color="auto" w:fill="auto"/>
            <w:hideMark/>
          </w:tcPr>
          <w:p w14:paraId="6481E626" w14:textId="5C55ECA4" w:rsidR="00912348" w:rsidRPr="00AD1D5C" w:rsidRDefault="00912348" w:rsidP="00AD1D5C">
            <w:pPr>
              <w:spacing w:before="0" w:after="0" w:line="240" w:lineRule="auto"/>
              <w:jc w:val="left"/>
              <w:rPr>
                <w:rFonts w:eastAsia="Times New Roman"/>
              </w:rPr>
            </w:pPr>
            <w:r w:rsidRPr="00AD1D5C">
              <w:rPr>
                <w:rFonts w:eastAsia="Times New Roman"/>
              </w:rPr>
              <w:t xml:space="preserve">The object must be linked to a maintenance </w:t>
            </w:r>
            <w:r>
              <w:rPr>
                <w:rFonts w:eastAsia="Times New Roman"/>
              </w:rPr>
              <w:t>organisation, i.e., Agency or Metadata Provider</w:t>
            </w:r>
            <w:r w:rsidRPr="00AD1D5C">
              <w:rPr>
                <w:rFonts w:eastAsia="Times New Roman"/>
              </w:rPr>
              <w:t>.</w:t>
            </w:r>
          </w:p>
        </w:tc>
      </w:tr>
    </w:tbl>
    <w:p w14:paraId="49F11F57" w14:textId="77777777" w:rsidR="00281D0F" w:rsidRPr="008E07A9" w:rsidRDefault="003606B2">
      <w:pPr>
        <w:pStyle w:val="Caption"/>
      </w:pPr>
      <w:r w:rsidRPr="008E07A9">
        <w:t xml:space="preserve">Table 1: Common Attributes of Object Types </w:t>
      </w:r>
    </w:p>
    <w:p w14:paraId="424C35CE" w14:textId="7F824231" w:rsidR="00281D0F" w:rsidRDefault="003606B2" w:rsidP="00205F80">
      <w:pPr>
        <w:pStyle w:val="Heading2"/>
      </w:pPr>
      <w:bookmarkStart w:id="453" w:name="_Toc178072839"/>
      <w:r>
        <w:t>6.2 Unique identification of SDMX objects</w:t>
      </w:r>
      <w:bookmarkEnd w:id="453"/>
      <w:r>
        <w:t xml:space="preserve"> </w:t>
      </w:r>
    </w:p>
    <w:p w14:paraId="00B8FA94" w14:textId="42DB195C" w:rsidR="00281D0F" w:rsidRPr="00FB3D86" w:rsidRDefault="003606B2" w:rsidP="00663EEA">
      <w:pPr>
        <w:pStyle w:val="Heading3"/>
      </w:pPr>
      <w:bookmarkStart w:id="454" w:name="_Toc178072840"/>
      <w:r>
        <w:t xml:space="preserve">6.2.1 Agencies </w:t>
      </w:r>
      <w:r w:rsidR="00FB3D86">
        <w:t>and Metadata Providers</w:t>
      </w:r>
      <w:bookmarkEnd w:id="454"/>
    </w:p>
    <w:p w14:paraId="5371B1F7" w14:textId="77777777" w:rsidR="00281D0F" w:rsidRPr="00FB3D86" w:rsidRDefault="003606B2" w:rsidP="00DD664C">
      <w:r w:rsidRPr="00FB3D86">
        <w:t xml:space="preserve">The Maintenance Agency in SDMX is maintained in an Agency Scheme which itself is a sub class of Organisation Scheme – this is shown in the class diagram below. </w:t>
      </w:r>
    </w:p>
    <w:p w14:paraId="01FBF770" w14:textId="4284E4C6" w:rsidR="00123148" w:rsidRDefault="008343B6">
      <w:pPr>
        <w:keepNext/>
        <w:spacing w:after="0" w:line="259" w:lineRule="auto"/>
        <w:ind w:left="336"/>
      </w:pPr>
      <w:r>
        <w:rPr>
          <w:noProof/>
        </w:rPr>
        <w:lastRenderedPageBreak/>
        <w:drawing>
          <wp:inline distT="0" distB="0" distL="0" distR="0" wp14:anchorId="69828547" wp14:editId="03D28CFD">
            <wp:extent cx="5277485" cy="29832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ency_scheme.png"/>
                    <pic:cNvPicPr/>
                  </pic:nvPicPr>
                  <pic:blipFill>
                    <a:blip r:embed="rId30">
                      <a:extLst>
                        <a:ext uri="{28A0092B-C50C-407E-A947-70E740481C1C}">
                          <a14:useLocalDpi xmlns:a14="http://schemas.microsoft.com/office/drawing/2010/main" val="0"/>
                        </a:ext>
                      </a:extLst>
                    </a:blip>
                    <a:stretch>
                      <a:fillRect/>
                    </a:stretch>
                  </pic:blipFill>
                  <pic:spPr>
                    <a:xfrm>
                      <a:off x="0" y="0"/>
                      <a:ext cx="5277485" cy="2983230"/>
                    </a:xfrm>
                    <a:prstGeom prst="rect">
                      <a:avLst/>
                    </a:prstGeom>
                  </pic:spPr>
                </pic:pic>
              </a:graphicData>
            </a:graphic>
          </wp:inline>
        </w:drawing>
      </w:r>
    </w:p>
    <w:p w14:paraId="18D990BB" w14:textId="0C597AA9" w:rsidR="00123148" w:rsidRDefault="00123148" w:rsidP="00F84D68">
      <w:pPr>
        <w:pStyle w:val="Caption"/>
      </w:pPr>
      <w:r>
        <w:t xml:space="preserve">Figure </w:t>
      </w:r>
      <w:r w:rsidR="007B7A2D">
        <w:fldChar w:fldCharType="begin"/>
      </w:r>
      <w:r w:rsidR="007B7A2D">
        <w:instrText xml:space="preserve"> SEQ Figure \* ARABIC </w:instrText>
      </w:r>
      <w:r w:rsidR="007B7A2D">
        <w:fldChar w:fldCharType="separate"/>
      </w:r>
      <w:r w:rsidR="007B7A2D">
        <w:rPr>
          <w:noProof/>
        </w:rPr>
        <w:t>6</w:t>
      </w:r>
      <w:r w:rsidR="007B7A2D">
        <w:rPr>
          <w:noProof/>
        </w:rPr>
        <w:fldChar w:fldCharType="end"/>
      </w:r>
      <w:r w:rsidRPr="00A1170B">
        <w:t xml:space="preserve">: Agency Scheme </w:t>
      </w:r>
      <w:r w:rsidRPr="00344B39">
        <w:t>Model</w:t>
      </w:r>
    </w:p>
    <w:p w14:paraId="4D6C9250" w14:textId="232EA78B" w:rsidR="00281D0F" w:rsidRPr="007D426B" w:rsidRDefault="003606B2" w:rsidP="00DD664C">
      <w:r w:rsidRPr="007D426B">
        <w:t xml:space="preserve">The Agency in SDMX is extremely important.  The Agency Id system used in SDMX is an n-level structure. The top level of this structure is maintained by SDMX. Any Agency in this top level can declare sub agencies and any sub agency can also declare sub agencies. The Agency Scheme has a fixed id and version </w:t>
      </w:r>
      <w:r w:rsidR="00336C9F">
        <w:t xml:space="preserve">(version ‘1.0’) </w:t>
      </w:r>
      <w:r w:rsidRPr="007D426B">
        <w:t>and is never declared explicitly in the SDMX object identification mechanism.</w:t>
      </w:r>
    </w:p>
    <w:p w14:paraId="5935EB04" w14:textId="7F734C22" w:rsidR="00281D0F" w:rsidRPr="007D426B" w:rsidRDefault="003606B2" w:rsidP="00DD664C">
      <w:proofErr w:type="gramStart"/>
      <w:r w:rsidRPr="007D426B">
        <w:t>In order to</w:t>
      </w:r>
      <w:proofErr w:type="gramEnd"/>
      <w:r w:rsidRPr="007D426B">
        <w:t xml:space="preserve"> achieve this SDMX adopts the following rules:</w:t>
      </w:r>
    </w:p>
    <w:p w14:paraId="0485DE23" w14:textId="77777777" w:rsidR="00281D0F" w:rsidRDefault="003606B2">
      <w:pPr>
        <w:spacing w:after="0" w:line="259" w:lineRule="auto"/>
        <w:jc w:val="left"/>
      </w:pPr>
      <w:r>
        <w:t xml:space="preserve"> </w:t>
      </w:r>
    </w:p>
    <w:p w14:paraId="1EA7847D" w14:textId="053CB4C9" w:rsidR="00281D0F" w:rsidRDefault="003606B2" w:rsidP="00DD664C">
      <w:pPr>
        <w:pStyle w:val="ListParagraph"/>
      </w:pPr>
      <w:r>
        <w:t>Agencies are maintained in an Agency Scheme (which is a sub class of Organisation Scheme)</w:t>
      </w:r>
      <w:r w:rsidR="007D426B">
        <w:t>.</w:t>
      </w:r>
    </w:p>
    <w:p w14:paraId="1B92637D" w14:textId="04F033F4" w:rsidR="00281D0F" w:rsidRDefault="003606B2" w:rsidP="00DD664C">
      <w:pPr>
        <w:pStyle w:val="ListParagraph"/>
      </w:pPr>
      <w:r>
        <w:t>The agency of the Agency Scheme must also be declared in a (different) Agency Scheme.</w:t>
      </w:r>
    </w:p>
    <w:p w14:paraId="59FF6F1A" w14:textId="0E05BC36" w:rsidR="00281D0F" w:rsidRDefault="003606B2" w:rsidP="00DD664C">
      <w:pPr>
        <w:pStyle w:val="ListParagraph"/>
      </w:pPr>
      <w:r>
        <w:t>The “top-level” agency is SDMX and maintains the “top-level” Agency Scheme.</w:t>
      </w:r>
    </w:p>
    <w:p w14:paraId="3756173B" w14:textId="0D12094F" w:rsidR="00281D0F" w:rsidRDefault="003606B2" w:rsidP="00DD664C">
      <w:pPr>
        <w:pStyle w:val="ListParagraph"/>
      </w:pPr>
      <w:r>
        <w:t>Agencies registered in the top-level scheme can themselves maintain a single Agency Scheme. Agencies in these second-tier schemes can themselves maintain a single Agency Scheme and so on.</w:t>
      </w:r>
    </w:p>
    <w:p w14:paraId="7CC603A7" w14:textId="45D15B2F" w:rsidR="00281D0F" w:rsidRDefault="003606B2" w:rsidP="00DD664C">
      <w:pPr>
        <w:pStyle w:val="ListParagraph"/>
      </w:pPr>
      <w:r>
        <w:t xml:space="preserve">The </w:t>
      </w:r>
      <w:r w:rsidRPr="009A6893">
        <w:rPr>
          <w:rStyle w:val="ArtefactClass"/>
        </w:rPr>
        <w:t>AgencyScheme</w:t>
      </w:r>
      <w:r w:rsidR="00336C9F">
        <w:t xml:space="preserve"> has a fixed version, i.e., ‘1.0’</w:t>
      </w:r>
      <w:r w:rsidR="007D426B">
        <w:t>, hence it is an exception from the Semantic Versioning that other Artefacts follow</w:t>
      </w:r>
      <w:r>
        <w:t>.</w:t>
      </w:r>
    </w:p>
    <w:p w14:paraId="538719F9" w14:textId="01170732" w:rsidR="00281D0F" w:rsidRDefault="003606B2" w:rsidP="00DD664C">
      <w:pPr>
        <w:pStyle w:val="ListParagraph"/>
      </w:pPr>
      <w:r>
        <w:t xml:space="preserve">There can be only one </w:t>
      </w:r>
      <w:r w:rsidRPr="009A6893">
        <w:rPr>
          <w:rStyle w:val="ArtefactClass"/>
        </w:rPr>
        <w:t>AgencyScheme</w:t>
      </w:r>
      <w:r w:rsidRPr="009A6893">
        <w:t xml:space="preserve"> </w:t>
      </w:r>
      <w:r>
        <w:t xml:space="preserve">maintained by any one Agency. It has a fixed </w:t>
      </w:r>
      <w:r w:rsidR="00915C39" w:rsidRPr="009A6893">
        <w:rPr>
          <w:rStyle w:val="ArtefactClass"/>
        </w:rPr>
        <w:t>i</w:t>
      </w:r>
      <w:r w:rsidRPr="009A6893">
        <w:rPr>
          <w:rStyle w:val="ArtefactClass"/>
        </w:rPr>
        <w:t>d</w:t>
      </w:r>
      <w:r>
        <w:t xml:space="preserve"> of </w:t>
      </w:r>
      <w:r w:rsidRPr="009A6893">
        <w:rPr>
          <w:rStyle w:val="ArtefactClass"/>
        </w:rPr>
        <w:t>AGENCIES</w:t>
      </w:r>
      <w:r>
        <w:t>.</w:t>
      </w:r>
    </w:p>
    <w:p w14:paraId="00FC4C7D" w14:textId="7EC90565" w:rsidR="00281D0F" w:rsidRDefault="003606B2" w:rsidP="00DD664C">
      <w:pPr>
        <w:pStyle w:val="ListParagraph"/>
      </w:pPr>
      <w:r>
        <w:lastRenderedPageBreak/>
        <w:t xml:space="preserve">The </w:t>
      </w:r>
      <w:r>
        <w:rPr>
          <w:rFonts w:ascii="Courier New" w:eastAsia="Courier New" w:hAnsi="Courier New" w:cs="Courier New"/>
        </w:rPr>
        <w:t>/hierarchy</w:t>
      </w:r>
      <w:r>
        <w:t xml:space="preserve"> of Organisation is not inherited by Maintenance Agency – thus each Agency Scheme is a flat list of Maintenance Agencies.</w:t>
      </w:r>
    </w:p>
    <w:p w14:paraId="5CBA284D" w14:textId="724DF043" w:rsidR="00281D0F" w:rsidRPr="007D426B" w:rsidRDefault="003606B2" w:rsidP="00DD664C">
      <w:pPr>
        <w:pStyle w:val="ListParagraph"/>
      </w:pPr>
      <w:r>
        <w:t xml:space="preserve">The format of the agency identifier is </w:t>
      </w:r>
      <w:r w:rsidRPr="009A6893">
        <w:rPr>
          <w:rStyle w:val="ArtefactClass"/>
        </w:rPr>
        <w:t>agencyID.agencyID</w:t>
      </w:r>
      <w:r>
        <w:t xml:space="preserve"> etc. The top</w:t>
      </w:r>
      <w:r w:rsidR="007D426B">
        <w:t>-</w:t>
      </w:r>
      <w:r>
        <w:t>level agency in this identification mechanism is the agency registered in the SDMX agency scheme. In other words, SDMX is not a part of the hierarchical ID structure for agencies. However</w:t>
      </w:r>
      <w:r w:rsidR="00D20954" w:rsidRPr="00DD664C">
        <w:rPr>
          <w:lang w:val="en-US"/>
        </w:rPr>
        <w:t>,</w:t>
      </w:r>
      <w:r>
        <w:t xml:space="preserve"> SDMX is, itself, a maintenance agency and is contained in the top-level Agency Scheme.</w:t>
      </w:r>
    </w:p>
    <w:p w14:paraId="2B876CE7" w14:textId="0BAF4A4E" w:rsidR="00281D0F" w:rsidRPr="007D426B" w:rsidRDefault="003606B2" w:rsidP="00DD664C">
      <w:r w:rsidRPr="007D426B">
        <w:t xml:space="preserve">This supports a hierarchical structure of </w:t>
      </w:r>
      <w:r w:rsidRPr="009A6893">
        <w:rPr>
          <w:rStyle w:val="ArtefactClass"/>
        </w:rPr>
        <w:t>agencyID</w:t>
      </w:r>
      <w:r w:rsidRPr="00DD664C">
        <w:t>.</w:t>
      </w:r>
    </w:p>
    <w:p w14:paraId="0569A72C" w14:textId="5EC2480F" w:rsidR="00281D0F" w:rsidRPr="007D426B" w:rsidRDefault="003606B2" w:rsidP="00DD664C">
      <w:r w:rsidRPr="007D426B">
        <w:t>An example is shown below.</w:t>
      </w:r>
    </w:p>
    <w:p w14:paraId="29116C91" w14:textId="7FF7E378" w:rsidR="00281D0F" w:rsidRPr="008E07A9" w:rsidRDefault="00123148">
      <w:pPr>
        <w:jc w:val="center"/>
      </w:pPr>
      <w:r>
        <w:rPr>
          <w:noProof/>
        </w:rPr>
        <mc:AlternateContent>
          <mc:Choice Requires="wps">
            <w:drawing>
              <wp:anchor distT="0" distB="0" distL="114300" distR="114300" simplePos="0" relativeHeight="251663360" behindDoc="0" locked="0" layoutInCell="1" allowOverlap="1" wp14:anchorId="64887CA5" wp14:editId="543989F6">
                <wp:simplePos x="0" y="0"/>
                <wp:positionH relativeFrom="column">
                  <wp:posOffset>457200</wp:posOffset>
                </wp:positionH>
                <wp:positionV relativeFrom="paragraph">
                  <wp:posOffset>2510790</wp:posOffset>
                </wp:positionV>
                <wp:extent cx="41148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22257AE1" w14:textId="70A4AAF1" w:rsidR="007B7A2D" w:rsidRPr="00B36A75" w:rsidRDefault="007B7A2D" w:rsidP="00F84D68">
                            <w:pPr>
                              <w:pStyle w:val="Caption"/>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EA30ED">
                              <w:t>Example of Hierarchic Structure of Agencies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887CA5" id="_x0000_t202" coordsize="21600,21600" o:spt="202" path="m,l,21600r21600,l21600,xe">
                <v:stroke joinstyle="miter"/>
                <v:path gradientshapeok="t" o:connecttype="rect"/>
              </v:shapetype>
              <v:shape id="Text Box 8" o:spid="_x0000_s1026" type="#_x0000_t202" style="position:absolute;left:0;text-align:left;margin-left:36pt;margin-top:197.7pt;width:32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" stroked="f">
                <v:textbox style="mso-fit-shape-to-text:t" inset="0,0,0,0">
                  <w:txbxContent>
                    <w:p w14:paraId="22257AE1" w14:textId="70A4AAF1" w:rsidR="007B7A2D" w:rsidRPr="00B36A75" w:rsidRDefault="007B7A2D" w:rsidP="00F84D68">
                      <w:pPr>
                        <w:pStyle w:val="Caption"/>
                        <w:rPr>
                          <w:noProof/>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EA30ED">
                        <w:t>Example of Hierarchic Structure of Agencies</w:t>
                      </w:r>
                    </w:p>
                  </w:txbxContent>
                </v:textbox>
                <w10:wrap type="topAndBottom"/>
              </v:shape>
            </w:pict>
          </mc:Fallback>
        </mc:AlternateContent>
      </w:r>
      <w:r w:rsidR="003606B2">
        <w:rPr>
          <w:noProof/>
        </w:rPr>
        <w:drawing>
          <wp:inline distT="0" distB="0" distL="0" distR="0" wp14:anchorId="3972E3C0" wp14:editId="14AF2D89">
            <wp:extent cx="4114800" cy="2395728"/>
            <wp:effectExtent l="0" t="0" r="0" b="5080"/>
            <wp:docPr id="251155" name="Picture 251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15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14800" cy="2395728"/>
                    </a:xfrm>
                    <a:prstGeom prst="rect">
                      <a:avLst/>
                    </a:prstGeom>
                  </pic:spPr>
                </pic:pic>
              </a:graphicData>
            </a:graphic>
          </wp:inline>
        </w:drawing>
      </w:r>
    </w:p>
    <w:p w14:paraId="42A5C817" w14:textId="63DE5E44" w:rsidR="00281D0F" w:rsidRDefault="003606B2" w:rsidP="00DD664C">
      <w:r>
        <w:t>The following organizations maintain an Agency Scheme.</w:t>
      </w:r>
    </w:p>
    <w:p w14:paraId="6CF9EF52" w14:textId="3022A04B" w:rsidR="00281D0F" w:rsidRDefault="003606B2" w:rsidP="00DD664C">
      <w:pPr>
        <w:pStyle w:val="ListParagraph"/>
      </w:pPr>
      <w:r>
        <w:t xml:space="preserve">SDMX – contains Agencies AA, BB </w:t>
      </w:r>
    </w:p>
    <w:p w14:paraId="4B5F1C3E" w14:textId="32B37825" w:rsidR="00281D0F" w:rsidRDefault="003606B2" w:rsidP="00DD664C">
      <w:pPr>
        <w:pStyle w:val="ListParagraph"/>
      </w:pPr>
      <w:r>
        <w:t xml:space="preserve">AA – contains Agencies CC, DD </w:t>
      </w:r>
    </w:p>
    <w:p w14:paraId="1ACB4F51" w14:textId="77777777" w:rsidR="00281D0F" w:rsidRDefault="003606B2" w:rsidP="00DD664C">
      <w:pPr>
        <w:pStyle w:val="ListParagraph"/>
      </w:pPr>
      <w:r>
        <w:t xml:space="preserve">BB – contains Agencies CC, DD </w:t>
      </w:r>
    </w:p>
    <w:p w14:paraId="04AE9346" w14:textId="77777777" w:rsidR="00281D0F" w:rsidRDefault="003606B2" w:rsidP="00DD664C">
      <w:pPr>
        <w:pStyle w:val="ListParagraph"/>
      </w:pPr>
      <w:r>
        <w:t xml:space="preserve">DD – Contains Agency EE </w:t>
      </w:r>
    </w:p>
    <w:p w14:paraId="1D691295" w14:textId="01D72DC4" w:rsidR="00281D0F" w:rsidRPr="00D20954" w:rsidRDefault="003606B2" w:rsidP="00DD664C">
      <w:r>
        <w:t xml:space="preserve">Each agency is </w:t>
      </w:r>
      <w:r w:rsidRPr="00D20954">
        <w:t>identified by its full hierarchy excluding SDMX.</w:t>
      </w:r>
    </w:p>
    <w:p w14:paraId="4137FE6A" w14:textId="4153312D" w:rsidR="00281D0F" w:rsidRPr="00D20954" w:rsidRDefault="003606B2" w:rsidP="00DD664C">
      <w:r w:rsidRPr="00D20954">
        <w:t>e.g.</w:t>
      </w:r>
      <w:r w:rsidR="00D20954" w:rsidRPr="00DD664C">
        <w:rPr>
          <w:lang w:val="en-US"/>
        </w:rPr>
        <w:t>,</w:t>
      </w:r>
      <w:r w:rsidRPr="00D20954">
        <w:t xml:space="preserve"> the id of EE as an </w:t>
      </w:r>
      <w:r w:rsidRPr="009A6893">
        <w:rPr>
          <w:rStyle w:val="ArtefactClass"/>
        </w:rPr>
        <w:t>agencyID</w:t>
      </w:r>
      <w:r w:rsidRPr="00D20954">
        <w:t xml:space="preserve"> is AA.DD.EE</w:t>
      </w:r>
    </w:p>
    <w:p w14:paraId="430F031D" w14:textId="7A804659" w:rsidR="00281D0F" w:rsidRDefault="003606B2" w:rsidP="00DD664C">
      <w:pPr>
        <w:rPr>
          <w:lang w:val="en-US"/>
        </w:rPr>
      </w:pPr>
      <w:r w:rsidRPr="00D20954">
        <w:t>An example of this is shown in the X</w:t>
      </w:r>
      <w:r>
        <w:t>ML snippet below</w:t>
      </w:r>
      <w:r w:rsidR="000C0382" w:rsidRPr="00DD664C">
        <w:rPr>
          <w:lang w:val="en-US"/>
        </w:rPr>
        <w:t>:</w:t>
      </w:r>
    </w:p>
    <w:p w14:paraId="6FECCFCD" w14:textId="29C0417A" w:rsidR="00123148" w:rsidRDefault="002336B7" w:rsidP="007B7A2D">
      <w:pPr>
        <w:pBdr>
          <w:top w:val="single" w:sz="4" w:space="1" w:color="auto"/>
          <w:left w:val="single" w:sz="4" w:space="4" w:color="auto"/>
          <w:bottom w:val="single" w:sz="4" w:space="1" w:color="auto"/>
          <w:right w:val="single" w:sz="4" w:space="4" w:color="auto"/>
        </w:pBdr>
        <w:jc w:val="left"/>
      </w:pPr>
      <w:r w:rsidRPr="007B7A2D">
        <w:rPr>
          <w:rFonts w:ascii="Courier New" w:eastAsiaTheme="minorEastAsia" w:hAnsi="Courier New" w:cs="Courier New"/>
          <w:b/>
          <w:bCs/>
          <w:noProof/>
          <w:color w:val="000096"/>
          <w:sz w:val="18"/>
          <w:szCs w:val="18"/>
        </w:rPr>
        <w:t>&lt;str:Codelists&gt;</w:t>
      </w:r>
      <w:r w:rsidRPr="007B7A2D">
        <w:rPr>
          <w:rFonts w:ascii="Courier New" w:eastAsiaTheme="minorEastAsia" w:hAnsi="Courier New" w:cs="Courier New"/>
          <w:b/>
          <w:bCs/>
          <w:noProof/>
          <w:sz w:val="18"/>
          <w:szCs w:val="18"/>
        </w:rPr>
        <w:br/>
        <w:t xml:space="preserve">    </w:t>
      </w:r>
      <w:r w:rsidRPr="007B7A2D">
        <w:rPr>
          <w:rFonts w:ascii="Courier New" w:eastAsiaTheme="minorEastAsia" w:hAnsi="Courier New" w:cs="Courier New"/>
          <w:b/>
          <w:bCs/>
          <w:noProof/>
          <w:color w:val="000096"/>
          <w:sz w:val="18"/>
          <w:szCs w:val="18"/>
        </w:rPr>
        <w:t>&lt;str:Codelist</w:t>
      </w:r>
      <w:r w:rsidRPr="007B7A2D">
        <w:rPr>
          <w:rFonts w:ascii="Courier New" w:eastAsiaTheme="minorEastAsia" w:hAnsi="Courier New" w:cs="Courier New"/>
          <w:b/>
          <w:bCs/>
          <w:noProof/>
          <w:color w:val="F5844C"/>
          <w:sz w:val="18"/>
          <w:szCs w:val="18"/>
        </w:rPr>
        <w:t xml:space="preserve"> id</w:t>
      </w:r>
      <w:r w:rsidRPr="007B7A2D">
        <w:rPr>
          <w:rFonts w:ascii="Courier New" w:eastAsiaTheme="minorEastAsia" w:hAnsi="Courier New" w:cs="Courier New"/>
          <w:b/>
          <w:bCs/>
          <w:noProof/>
          <w:color w:val="FF8040"/>
          <w:sz w:val="18"/>
          <w:szCs w:val="18"/>
        </w:rPr>
        <w:t>=</w:t>
      </w:r>
      <w:r w:rsidRPr="007B7A2D">
        <w:rPr>
          <w:rFonts w:ascii="Courier New" w:eastAsiaTheme="minorEastAsia" w:hAnsi="Courier New" w:cs="Courier New"/>
          <w:b/>
          <w:bCs/>
          <w:noProof/>
          <w:color w:val="993300"/>
          <w:sz w:val="18"/>
          <w:szCs w:val="18"/>
        </w:rPr>
        <w:t>"CL_FREQ"</w:t>
      </w:r>
      <w:r w:rsidRPr="007B7A2D">
        <w:rPr>
          <w:rFonts w:ascii="Courier New" w:eastAsiaTheme="minorEastAsia" w:hAnsi="Courier New" w:cs="Courier New"/>
          <w:b/>
          <w:bCs/>
          <w:noProof/>
          <w:color w:val="F5844C"/>
          <w:sz w:val="18"/>
          <w:szCs w:val="18"/>
        </w:rPr>
        <w:t xml:space="preserve"> agencyID</w:t>
      </w:r>
      <w:r w:rsidRPr="007B7A2D">
        <w:rPr>
          <w:rFonts w:ascii="Courier New" w:eastAsiaTheme="minorEastAsia" w:hAnsi="Courier New" w:cs="Courier New"/>
          <w:b/>
          <w:bCs/>
          <w:noProof/>
          <w:color w:val="FF8040"/>
          <w:sz w:val="18"/>
          <w:szCs w:val="18"/>
        </w:rPr>
        <w:t>=</w:t>
      </w:r>
      <w:r w:rsidRPr="007B7A2D">
        <w:rPr>
          <w:rFonts w:ascii="Courier New" w:eastAsiaTheme="minorEastAsia" w:hAnsi="Courier New" w:cs="Courier New"/>
          <w:b/>
          <w:bCs/>
          <w:noProof/>
          <w:color w:val="993300"/>
          <w:sz w:val="18"/>
          <w:szCs w:val="18"/>
        </w:rPr>
        <w:t>"SDMX"</w:t>
      </w:r>
      <w:r w:rsidRPr="007B7A2D">
        <w:rPr>
          <w:rFonts w:ascii="Courier New" w:eastAsiaTheme="minorEastAsia" w:hAnsi="Courier New" w:cs="Courier New"/>
          <w:b/>
          <w:bCs/>
          <w:noProof/>
          <w:color w:val="F5844C"/>
          <w:sz w:val="18"/>
          <w:szCs w:val="18"/>
        </w:rPr>
        <w:t xml:space="preserve"> version</w:t>
      </w:r>
      <w:r w:rsidRPr="007B7A2D">
        <w:rPr>
          <w:rFonts w:ascii="Courier New" w:eastAsiaTheme="minorEastAsia" w:hAnsi="Courier New" w:cs="Courier New"/>
          <w:b/>
          <w:bCs/>
          <w:noProof/>
          <w:color w:val="FF8040"/>
          <w:sz w:val="18"/>
          <w:szCs w:val="18"/>
        </w:rPr>
        <w:t>=</w:t>
      </w:r>
      <w:r w:rsidRPr="007B7A2D">
        <w:rPr>
          <w:rFonts w:ascii="Courier New" w:eastAsiaTheme="minorEastAsia" w:hAnsi="Courier New" w:cs="Courier New"/>
          <w:b/>
          <w:bCs/>
          <w:noProof/>
          <w:color w:val="993300"/>
          <w:sz w:val="18"/>
          <w:szCs w:val="18"/>
        </w:rPr>
        <w:t>"1.0.0"</w:t>
      </w:r>
      <w:r w:rsidRPr="007B7A2D">
        <w:rPr>
          <w:rFonts w:ascii="Courier New" w:eastAsiaTheme="minorEastAsia" w:hAnsi="Courier New" w:cs="Courier New"/>
          <w:b/>
          <w:bCs/>
          <w:noProof/>
          <w:color w:val="000096"/>
          <w:sz w:val="18"/>
          <w:szCs w:val="18"/>
        </w:rPr>
        <w:t>&gt;</w:t>
      </w:r>
      <w:r w:rsidRPr="007B7A2D">
        <w:rPr>
          <w:rFonts w:ascii="Courier New" w:eastAsiaTheme="minorEastAsia" w:hAnsi="Courier New" w:cs="Courier New"/>
          <w:b/>
          <w:bCs/>
          <w:noProof/>
          <w:sz w:val="18"/>
          <w:szCs w:val="18"/>
        </w:rPr>
        <w:br/>
        <w:t xml:space="preserve">        </w:t>
      </w:r>
      <w:r w:rsidRPr="007B7A2D">
        <w:rPr>
          <w:rFonts w:ascii="Courier New" w:eastAsiaTheme="minorEastAsia" w:hAnsi="Courier New" w:cs="Courier New"/>
          <w:b/>
          <w:bCs/>
          <w:noProof/>
          <w:color w:val="000096"/>
          <w:sz w:val="18"/>
          <w:szCs w:val="18"/>
        </w:rPr>
        <w:t>&lt;com:Name</w:t>
      </w:r>
      <w:r w:rsidRPr="007B7A2D">
        <w:rPr>
          <w:rFonts w:ascii="Courier New" w:eastAsiaTheme="minorEastAsia" w:hAnsi="Courier New" w:cs="Courier New"/>
          <w:b/>
          <w:bCs/>
          <w:noProof/>
          <w:color w:val="F5844C"/>
          <w:sz w:val="18"/>
          <w:szCs w:val="18"/>
        </w:rPr>
        <w:t xml:space="preserve"> xml:lang</w:t>
      </w:r>
      <w:r w:rsidRPr="007B7A2D">
        <w:rPr>
          <w:rFonts w:ascii="Courier New" w:eastAsiaTheme="minorEastAsia" w:hAnsi="Courier New" w:cs="Courier New"/>
          <w:b/>
          <w:bCs/>
          <w:noProof/>
          <w:color w:val="FF8040"/>
          <w:sz w:val="18"/>
          <w:szCs w:val="18"/>
        </w:rPr>
        <w:t>=</w:t>
      </w:r>
      <w:r w:rsidRPr="007B7A2D">
        <w:rPr>
          <w:rFonts w:ascii="Courier New" w:eastAsiaTheme="minorEastAsia" w:hAnsi="Courier New" w:cs="Courier New"/>
          <w:b/>
          <w:bCs/>
          <w:noProof/>
          <w:color w:val="993300"/>
          <w:sz w:val="18"/>
          <w:szCs w:val="18"/>
        </w:rPr>
        <w:t>"en"</w:t>
      </w:r>
      <w:r w:rsidRPr="007B7A2D">
        <w:rPr>
          <w:rFonts w:ascii="Courier New" w:eastAsiaTheme="minorEastAsia" w:hAnsi="Courier New" w:cs="Courier New"/>
          <w:b/>
          <w:bCs/>
          <w:noProof/>
          <w:color w:val="000096"/>
          <w:sz w:val="18"/>
          <w:szCs w:val="18"/>
        </w:rPr>
        <w:t>&gt;</w:t>
      </w:r>
      <w:r w:rsidRPr="007B7A2D">
        <w:rPr>
          <w:rFonts w:ascii="Courier New" w:eastAsiaTheme="minorEastAsia" w:hAnsi="Courier New" w:cs="Courier New"/>
          <w:b/>
          <w:bCs/>
          <w:noProof/>
          <w:sz w:val="18"/>
          <w:szCs w:val="18"/>
        </w:rPr>
        <w:t>Standard frequency Codelist</w:t>
      </w:r>
      <w:r w:rsidRPr="007B7A2D">
        <w:rPr>
          <w:rFonts w:ascii="Courier New" w:eastAsiaTheme="minorEastAsia" w:hAnsi="Courier New" w:cs="Courier New"/>
          <w:b/>
          <w:bCs/>
          <w:noProof/>
          <w:color w:val="000096"/>
          <w:sz w:val="18"/>
          <w:szCs w:val="18"/>
        </w:rPr>
        <w:t>&lt;/com:Name&gt;</w:t>
      </w:r>
      <w:r w:rsidRPr="007B7A2D">
        <w:rPr>
          <w:rFonts w:ascii="Courier New" w:eastAsiaTheme="minorEastAsia" w:hAnsi="Courier New" w:cs="Courier New"/>
          <w:b/>
          <w:bCs/>
          <w:noProof/>
          <w:sz w:val="18"/>
          <w:szCs w:val="18"/>
        </w:rPr>
        <w:br/>
        <w:t xml:space="preserve">    </w:t>
      </w:r>
      <w:r w:rsidRPr="007B7A2D">
        <w:rPr>
          <w:rFonts w:ascii="Courier New" w:eastAsiaTheme="minorEastAsia" w:hAnsi="Courier New" w:cs="Courier New"/>
          <w:b/>
          <w:bCs/>
          <w:noProof/>
          <w:color w:val="000096"/>
          <w:sz w:val="18"/>
          <w:szCs w:val="18"/>
        </w:rPr>
        <w:t>&lt;/str:Codelist&gt;</w:t>
      </w:r>
      <w:r w:rsidRPr="007B7A2D">
        <w:rPr>
          <w:rFonts w:ascii="Courier New" w:eastAsiaTheme="minorEastAsia" w:hAnsi="Courier New" w:cs="Courier New"/>
          <w:b/>
          <w:bCs/>
          <w:noProof/>
          <w:sz w:val="18"/>
          <w:szCs w:val="18"/>
        </w:rPr>
        <w:br/>
      </w:r>
      <w:r w:rsidRPr="007B7A2D">
        <w:rPr>
          <w:rFonts w:ascii="Courier New" w:eastAsiaTheme="minorEastAsia" w:hAnsi="Courier New" w:cs="Courier New"/>
          <w:b/>
          <w:bCs/>
          <w:noProof/>
          <w:sz w:val="18"/>
          <w:szCs w:val="18"/>
        </w:rPr>
        <w:lastRenderedPageBreak/>
        <w:t xml:space="preserve">    </w:t>
      </w:r>
      <w:r w:rsidRPr="007B7A2D">
        <w:rPr>
          <w:rFonts w:ascii="Courier New" w:eastAsiaTheme="minorEastAsia" w:hAnsi="Courier New" w:cs="Courier New"/>
          <w:b/>
          <w:bCs/>
          <w:noProof/>
          <w:color w:val="000096"/>
          <w:sz w:val="18"/>
          <w:szCs w:val="18"/>
        </w:rPr>
        <w:t>&lt;str:Codelist</w:t>
      </w:r>
      <w:r w:rsidRPr="007B7A2D">
        <w:rPr>
          <w:rFonts w:ascii="Courier New" w:eastAsiaTheme="minorEastAsia" w:hAnsi="Courier New" w:cs="Courier New"/>
          <w:b/>
          <w:bCs/>
          <w:noProof/>
          <w:color w:val="F5844C"/>
          <w:sz w:val="18"/>
          <w:szCs w:val="18"/>
        </w:rPr>
        <w:t xml:space="preserve"> id</w:t>
      </w:r>
      <w:r w:rsidRPr="007B7A2D">
        <w:rPr>
          <w:rFonts w:ascii="Courier New" w:eastAsiaTheme="minorEastAsia" w:hAnsi="Courier New" w:cs="Courier New"/>
          <w:b/>
          <w:bCs/>
          <w:noProof/>
          <w:color w:val="FF8040"/>
          <w:sz w:val="18"/>
          <w:szCs w:val="18"/>
        </w:rPr>
        <w:t>=</w:t>
      </w:r>
      <w:r w:rsidRPr="007B7A2D">
        <w:rPr>
          <w:rFonts w:ascii="Courier New" w:eastAsiaTheme="minorEastAsia" w:hAnsi="Courier New" w:cs="Courier New"/>
          <w:b/>
          <w:bCs/>
          <w:noProof/>
          <w:color w:val="993300"/>
          <w:sz w:val="18"/>
          <w:szCs w:val="18"/>
        </w:rPr>
        <w:t>"CL_FREQ"</w:t>
      </w:r>
      <w:r w:rsidRPr="007B7A2D">
        <w:rPr>
          <w:rFonts w:ascii="Courier New" w:eastAsiaTheme="minorEastAsia" w:hAnsi="Courier New" w:cs="Courier New"/>
          <w:b/>
          <w:bCs/>
          <w:noProof/>
          <w:color w:val="F5844C"/>
          <w:sz w:val="18"/>
          <w:szCs w:val="18"/>
        </w:rPr>
        <w:t xml:space="preserve"> agencyID</w:t>
      </w:r>
      <w:r w:rsidRPr="007B7A2D">
        <w:rPr>
          <w:rFonts w:ascii="Courier New" w:eastAsiaTheme="minorEastAsia" w:hAnsi="Courier New" w:cs="Courier New"/>
          <w:b/>
          <w:bCs/>
          <w:noProof/>
          <w:color w:val="FF8040"/>
          <w:sz w:val="18"/>
          <w:szCs w:val="18"/>
        </w:rPr>
        <w:t>=</w:t>
      </w:r>
      <w:r w:rsidRPr="007B7A2D">
        <w:rPr>
          <w:rFonts w:ascii="Courier New" w:eastAsiaTheme="minorEastAsia" w:hAnsi="Courier New" w:cs="Courier New"/>
          <w:b/>
          <w:bCs/>
          <w:noProof/>
          <w:color w:val="993300"/>
          <w:sz w:val="18"/>
          <w:szCs w:val="18"/>
        </w:rPr>
        <w:t>"AA"</w:t>
      </w:r>
      <w:r w:rsidRPr="007B7A2D">
        <w:rPr>
          <w:rFonts w:ascii="Courier New" w:eastAsiaTheme="minorEastAsia" w:hAnsi="Courier New" w:cs="Courier New"/>
          <w:b/>
          <w:bCs/>
          <w:noProof/>
          <w:color w:val="F5844C"/>
          <w:sz w:val="18"/>
          <w:szCs w:val="18"/>
        </w:rPr>
        <w:t xml:space="preserve"> version</w:t>
      </w:r>
      <w:r w:rsidRPr="007B7A2D">
        <w:rPr>
          <w:rFonts w:ascii="Courier New" w:eastAsiaTheme="minorEastAsia" w:hAnsi="Courier New" w:cs="Courier New"/>
          <w:b/>
          <w:bCs/>
          <w:noProof/>
          <w:color w:val="FF8040"/>
          <w:sz w:val="18"/>
          <w:szCs w:val="18"/>
        </w:rPr>
        <w:t>=</w:t>
      </w:r>
      <w:r w:rsidRPr="007B7A2D">
        <w:rPr>
          <w:rFonts w:ascii="Courier New" w:eastAsiaTheme="minorEastAsia" w:hAnsi="Courier New" w:cs="Courier New"/>
          <w:b/>
          <w:bCs/>
          <w:noProof/>
          <w:color w:val="993300"/>
          <w:sz w:val="18"/>
          <w:szCs w:val="18"/>
        </w:rPr>
        <w:t>"1.0.0"</w:t>
      </w:r>
      <w:r w:rsidRPr="007B7A2D">
        <w:rPr>
          <w:rFonts w:ascii="Courier New" w:eastAsiaTheme="minorEastAsia" w:hAnsi="Courier New" w:cs="Courier New"/>
          <w:b/>
          <w:bCs/>
          <w:noProof/>
          <w:color w:val="000096"/>
          <w:sz w:val="18"/>
          <w:szCs w:val="18"/>
        </w:rPr>
        <w:t>&gt;</w:t>
      </w:r>
      <w:r w:rsidRPr="007B7A2D">
        <w:rPr>
          <w:rFonts w:ascii="Courier New" w:eastAsiaTheme="minorEastAsia" w:hAnsi="Courier New" w:cs="Courier New"/>
          <w:b/>
          <w:bCs/>
          <w:noProof/>
          <w:sz w:val="18"/>
          <w:szCs w:val="18"/>
        </w:rPr>
        <w:br/>
        <w:t xml:space="preserve">        </w:t>
      </w:r>
      <w:r w:rsidRPr="007B7A2D">
        <w:rPr>
          <w:rFonts w:ascii="Courier New" w:eastAsiaTheme="minorEastAsia" w:hAnsi="Courier New" w:cs="Courier New"/>
          <w:b/>
          <w:bCs/>
          <w:noProof/>
          <w:color w:val="000096"/>
          <w:sz w:val="18"/>
          <w:szCs w:val="18"/>
        </w:rPr>
        <w:t>&lt;com:Name</w:t>
      </w:r>
      <w:r w:rsidRPr="007B7A2D">
        <w:rPr>
          <w:rFonts w:ascii="Courier New" w:eastAsiaTheme="minorEastAsia" w:hAnsi="Courier New" w:cs="Courier New"/>
          <w:b/>
          <w:bCs/>
          <w:noProof/>
          <w:color w:val="F5844C"/>
          <w:sz w:val="18"/>
          <w:szCs w:val="18"/>
        </w:rPr>
        <w:t xml:space="preserve"> xml:lang</w:t>
      </w:r>
      <w:r w:rsidRPr="007B7A2D">
        <w:rPr>
          <w:rFonts w:ascii="Courier New" w:eastAsiaTheme="minorEastAsia" w:hAnsi="Courier New" w:cs="Courier New"/>
          <w:b/>
          <w:bCs/>
          <w:noProof/>
          <w:color w:val="FF8040"/>
          <w:sz w:val="18"/>
          <w:szCs w:val="18"/>
        </w:rPr>
        <w:t>=</w:t>
      </w:r>
      <w:r w:rsidRPr="007B7A2D">
        <w:rPr>
          <w:rFonts w:ascii="Courier New" w:eastAsiaTheme="minorEastAsia" w:hAnsi="Courier New" w:cs="Courier New"/>
          <w:b/>
          <w:bCs/>
          <w:noProof/>
          <w:color w:val="993300"/>
          <w:sz w:val="18"/>
          <w:szCs w:val="18"/>
        </w:rPr>
        <w:t>"en"</w:t>
      </w:r>
      <w:r w:rsidRPr="007B7A2D">
        <w:rPr>
          <w:rFonts w:ascii="Courier New" w:eastAsiaTheme="minorEastAsia" w:hAnsi="Courier New" w:cs="Courier New"/>
          <w:b/>
          <w:bCs/>
          <w:noProof/>
          <w:color w:val="000096"/>
          <w:sz w:val="18"/>
          <w:szCs w:val="18"/>
        </w:rPr>
        <w:t>&gt;</w:t>
      </w:r>
      <w:r w:rsidRPr="007B7A2D">
        <w:rPr>
          <w:rFonts w:ascii="Courier New" w:eastAsiaTheme="minorEastAsia" w:hAnsi="Courier New" w:cs="Courier New"/>
          <w:b/>
          <w:bCs/>
          <w:noProof/>
          <w:sz w:val="18"/>
          <w:szCs w:val="18"/>
        </w:rPr>
        <w:t>Codelist maintained by agency AA</w:t>
      </w:r>
      <w:r w:rsidRPr="007B7A2D">
        <w:rPr>
          <w:rFonts w:ascii="Courier New" w:eastAsiaTheme="minorEastAsia" w:hAnsi="Courier New" w:cs="Courier New"/>
          <w:b/>
          <w:bCs/>
          <w:noProof/>
          <w:color w:val="000096"/>
          <w:sz w:val="18"/>
          <w:szCs w:val="18"/>
        </w:rPr>
        <w:t>&lt;/com:Name&gt;</w:t>
      </w:r>
      <w:r w:rsidRPr="007B7A2D">
        <w:rPr>
          <w:rFonts w:ascii="Courier New" w:eastAsiaTheme="minorEastAsia" w:hAnsi="Courier New" w:cs="Courier New"/>
          <w:b/>
          <w:bCs/>
          <w:noProof/>
          <w:sz w:val="18"/>
          <w:szCs w:val="18"/>
        </w:rPr>
        <w:br/>
        <w:t xml:space="preserve">    </w:t>
      </w:r>
      <w:r w:rsidRPr="007B7A2D">
        <w:rPr>
          <w:rFonts w:ascii="Courier New" w:eastAsiaTheme="minorEastAsia" w:hAnsi="Courier New" w:cs="Courier New"/>
          <w:b/>
          <w:bCs/>
          <w:noProof/>
          <w:color w:val="000096"/>
          <w:sz w:val="18"/>
          <w:szCs w:val="18"/>
        </w:rPr>
        <w:t>&lt;/str:Codelist&gt;</w:t>
      </w:r>
      <w:r w:rsidRPr="007B7A2D">
        <w:rPr>
          <w:rFonts w:ascii="Courier New" w:eastAsiaTheme="minorEastAsia" w:hAnsi="Courier New" w:cs="Courier New"/>
          <w:b/>
          <w:bCs/>
          <w:noProof/>
          <w:sz w:val="18"/>
          <w:szCs w:val="18"/>
        </w:rPr>
        <w:br/>
        <w:t xml:space="preserve">    </w:t>
      </w:r>
      <w:r w:rsidRPr="007B7A2D">
        <w:rPr>
          <w:rFonts w:ascii="Courier New" w:eastAsiaTheme="minorEastAsia" w:hAnsi="Courier New" w:cs="Courier New"/>
          <w:b/>
          <w:bCs/>
          <w:noProof/>
          <w:color w:val="000096"/>
          <w:sz w:val="18"/>
          <w:szCs w:val="18"/>
        </w:rPr>
        <w:t>&lt;str:Codelist</w:t>
      </w:r>
      <w:r w:rsidRPr="007B7A2D">
        <w:rPr>
          <w:rFonts w:ascii="Courier New" w:eastAsiaTheme="minorEastAsia" w:hAnsi="Courier New" w:cs="Courier New"/>
          <w:b/>
          <w:bCs/>
          <w:noProof/>
          <w:color w:val="F5844C"/>
          <w:sz w:val="18"/>
          <w:szCs w:val="18"/>
        </w:rPr>
        <w:t xml:space="preserve"> id</w:t>
      </w:r>
      <w:r w:rsidRPr="007B7A2D">
        <w:rPr>
          <w:rFonts w:ascii="Courier New" w:eastAsiaTheme="minorEastAsia" w:hAnsi="Courier New" w:cs="Courier New"/>
          <w:b/>
          <w:bCs/>
          <w:noProof/>
          <w:color w:val="FF8040"/>
          <w:sz w:val="18"/>
          <w:szCs w:val="18"/>
        </w:rPr>
        <w:t>=</w:t>
      </w:r>
      <w:r w:rsidRPr="007B7A2D">
        <w:rPr>
          <w:rFonts w:ascii="Courier New" w:eastAsiaTheme="minorEastAsia" w:hAnsi="Courier New" w:cs="Courier New"/>
          <w:b/>
          <w:bCs/>
          <w:noProof/>
          <w:color w:val="993300"/>
          <w:sz w:val="18"/>
          <w:szCs w:val="18"/>
        </w:rPr>
        <w:t>"CL_FREQ"</w:t>
      </w:r>
      <w:r w:rsidRPr="007B7A2D">
        <w:rPr>
          <w:rFonts w:ascii="Courier New" w:eastAsiaTheme="minorEastAsia" w:hAnsi="Courier New" w:cs="Courier New"/>
          <w:b/>
          <w:bCs/>
          <w:noProof/>
          <w:color w:val="F5844C"/>
          <w:sz w:val="18"/>
          <w:szCs w:val="18"/>
        </w:rPr>
        <w:t xml:space="preserve"> agencyID</w:t>
      </w:r>
      <w:r w:rsidRPr="007B7A2D">
        <w:rPr>
          <w:rFonts w:ascii="Courier New" w:eastAsiaTheme="minorEastAsia" w:hAnsi="Courier New" w:cs="Courier New"/>
          <w:b/>
          <w:bCs/>
          <w:noProof/>
          <w:color w:val="FF8040"/>
          <w:sz w:val="18"/>
          <w:szCs w:val="18"/>
        </w:rPr>
        <w:t>=</w:t>
      </w:r>
      <w:r w:rsidRPr="007B7A2D">
        <w:rPr>
          <w:rFonts w:ascii="Courier New" w:eastAsiaTheme="minorEastAsia" w:hAnsi="Courier New" w:cs="Courier New"/>
          <w:b/>
          <w:bCs/>
          <w:noProof/>
          <w:color w:val="993300"/>
          <w:sz w:val="18"/>
          <w:szCs w:val="18"/>
        </w:rPr>
        <w:t>"AA.CC"</w:t>
      </w:r>
      <w:r w:rsidRPr="007B7A2D">
        <w:rPr>
          <w:rFonts w:ascii="Courier New" w:eastAsiaTheme="minorEastAsia" w:hAnsi="Courier New" w:cs="Courier New"/>
          <w:b/>
          <w:bCs/>
          <w:noProof/>
          <w:color w:val="F5844C"/>
          <w:sz w:val="18"/>
          <w:szCs w:val="18"/>
        </w:rPr>
        <w:t xml:space="preserve"> version</w:t>
      </w:r>
      <w:r w:rsidRPr="007B7A2D">
        <w:rPr>
          <w:rFonts w:ascii="Courier New" w:eastAsiaTheme="minorEastAsia" w:hAnsi="Courier New" w:cs="Courier New"/>
          <w:b/>
          <w:bCs/>
          <w:noProof/>
          <w:color w:val="FF8040"/>
          <w:sz w:val="18"/>
          <w:szCs w:val="18"/>
        </w:rPr>
        <w:t>=</w:t>
      </w:r>
      <w:r w:rsidRPr="007B7A2D">
        <w:rPr>
          <w:rFonts w:ascii="Courier New" w:eastAsiaTheme="minorEastAsia" w:hAnsi="Courier New" w:cs="Courier New"/>
          <w:b/>
          <w:bCs/>
          <w:noProof/>
          <w:color w:val="993300"/>
          <w:sz w:val="18"/>
          <w:szCs w:val="18"/>
        </w:rPr>
        <w:t>"1.0.0"</w:t>
      </w:r>
      <w:r w:rsidRPr="007B7A2D">
        <w:rPr>
          <w:rFonts w:ascii="Courier New" w:eastAsiaTheme="minorEastAsia" w:hAnsi="Courier New" w:cs="Courier New"/>
          <w:b/>
          <w:bCs/>
          <w:noProof/>
          <w:color w:val="000096"/>
          <w:sz w:val="18"/>
          <w:szCs w:val="18"/>
        </w:rPr>
        <w:t>&gt;</w:t>
      </w:r>
      <w:r w:rsidRPr="007B7A2D">
        <w:rPr>
          <w:rFonts w:ascii="Courier New" w:eastAsiaTheme="minorEastAsia" w:hAnsi="Courier New" w:cs="Courier New"/>
          <w:b/>
          <w:bCs/>
          <w:noProof/>
          <w:sz w:val="18"/>
          <w:szCs w:val="18"/>
        </w:rPr>
        <w:br/>
        <w:t xml:space="preserve">        </w:t>
      </w:r>
      <w:r w:rsidRPr="007B7A2D">
        <w:rPr>
          <w:rFonts w:ascii="Courier New" w:eastAsiaTheme="minorEastAsia" w:hAnsi="Courier New" w:cs="Courier New"/>
          <w:b/>
          <w:bCs/>
          <w:noProof/>
          <w:color w:val="000096"/>
          <w:sz w:val="18"/>
          <w:szCs w:val="18"/>
        </w:rPr>
        <w:t>&lt;com:Name</w:t>
      </w:r>
      <w:r w:rsidRPr="007B7A2D">
        <w:rPr>
          <w:rFonts w:ascii="Courier New" w:eastAsiaTheme="minorEastAsia" w:hAnsi="Courier New" w:cs="Courier New"/>
          <w:b/>
          <w:bCs/>
          <w:noProof/>
          <w:color w:val="F5844C"/>
          <w:sz w:val="18"/>
          <w:szCs w:val="18"/>
        </w:rPr>
        <w:t xml:space="preserve"> xml:lang</w:t>
      </w:r>
      <w:r w:rsidRPr="007B7A2D">
        <w:rPr>
          <w:rFonts w:ascii="Courier New" w:eastAsiaTheme="minorEastAsia" w:hAnsi="Courier New" w:cs="Courier New"/>
          <w:b/>
          <w:bCs/>
          <w:noProof/>
          <w:color w:val="FF8040"/>
          <w:sz w:val="18"/>
          <w:szCs w:val="18"/>
        </w:rPr>
        <w:t>=</w:t>
      </w:r>
      <w:r w:rsidRPr="007B7A2D">
        <w:rPr>
          <w:rFonts w:ascii="Courier New" w:eastAsiaTheme="minorEastAsia" w:hAnsi="Courier New" w:cs="Courier New"/>
          <w:b/>
          <w:bCs/>
          <w:noProof/>
          <w:color w:val="993300"/>
          <w:sz w:val="18"/>
          <w:szCs w:val="18"/>
        </w:rPr>
        <w:t>"en"</w:t>
      </w:r>
      <w:r w:rsidRPr="007B7A2D">
        <w:rPr>
          <w:rFonts w:ascii="Courier New" w:eastAsiaTheme="minorEastAsia" w:hAnsi="Courier New" w:cs="Courier New"/>
          <w:b/>
          <w:bCs/>
          <w:noProof/>
          <w:color w:val="000096"/>
          <w:sz w:val="18"/>
          <w:szCs w:val="18"/>
        </w:rPr>
        <w:t>&gt;</w:t>
      </w:r>
      <w:r w:rsidRPr="007B7A2D">
        <w:rPr>
          <w:rFonts w:ascii="Courier New" w:eastAsiaTheme="minorEastAsia" w:hAnsi="Courier New" w:cs="Courier New"/>
          <w:b/>
          <w:bCs/>
          <w:noProof/>
          <w:sz w:val="18"/>
          <w:szCs w:val="18"/>
        </w:rPr>
        <w:t>Codelist maintained by the AA unit CC</w:t>
      </w:r>
      <w:r w:rsidRPr="007B7A2D">
        <w:rPr>
          <w:rFonts w:ascii="Courier New" w:eastAsiaTheme="minorEastAsia" w:hAnsi="Courier New" w:cs="Courier New"/>
          <w:b/>
          <w:bCs/>
          <w:noProof/>
          <w:color w:val="000096"/>
          <w:sz w:val="18"/>
          <w:szCs w:val="18"/>
        </w:rPr>
        <w:t>&lt;/com:Name&gt;</w:t>
      </w:r>
      <w:r w:rsidRPr="007B7A2D">
        <w:rPr>
          <w:rFonts w:ascii="Courier New" w:eastAsiaTheme="minorEastAsia" w:hAnsi="Courier New" w:cs="Courier New"/>
          <w:b/>
          <w:bCs/>
          <w:noProof/>
          <w:sz w:val="18"/>
          <w:szCs w:val="18"/>
        </w:rPr>
        <w:br/>
        <w:t xml:space="preserve">    </w:t>
      </w:r>
      <w:r w:rsidRPr="007B7A2D">
        <w:rPr>
          <w:rFonts w:ascii="Courier New" w:eastAsiaTheme="minorEastAsia" w:hAnsi="Courier New" w:cs="Courier New"/>
          <w:b/>
          <w:bCs/>
          <w:noProof/>
          <w:color w:val="000096"/>
          <w:sz w:val="18"/>
          <w:szCs w:val="18"/>
        </w:rPr>
        <w:t>&lt;/str:Codelist&gt;</w:t>
      </w:r>
      <w:r w:rsidRPr="007B7A2D">
        <w:rPr>
          <w:rFonts w:ascii="Courier New" w:eastAsiaTheme="minorEastAsia" w:hAnsi="Courier New" w:cs="Courier New"/>
          <w:b/>
          <w:bCs/>
          <w:noProof/>
          <w:sz w:val="18"/>
          <w:szCs w:val="18"/>
        </w:rPr>
        <w:br/>
        <w:t xml:space="preserve">    </w:t>
      </w:r>
      <w:r w:rsidRPr="007B7A2D">
        <w:rPr>
          <w:rFonts w:ascii="Courier New" w:eastAsiaTheme="minorEastAsia" w:hAnsi="Courier New" w:cs="Courier New"/>
          <w:b/>
          <w:bCs/>
          <w:noProof/>
          <w:color w:val="000096"/>
          <w:sz w:val="18"/>
          <w:szCs w:val="18"/>
        </w:rPr>
        <w:t>&lt;str:Codelist</w:t>
      </w:r>
      <w:r w:rsidRPr="007B7A2D">
        <w:rPr>
          <w:rFonts w:ascii="Courier New" w:eastAsiaTheme="minorEastAsia" w:hAnsi="Courier New" w:cs="Courier New"/>
          <w:b/>
          <w:bCs/>
          <w:noProof/>
          <w:color w:val="F5844C"/>
          <w:sz w:val="18"/>
          <w:szCs w:val="18"/>
        </w:rPr>
        <w:t xml:space="preserve"> id</w:t>
      </w:r>
      <w:r w:rsidRPr="007B7A2D">
        <w:rPr>
          <w:rFonts w:ascii="Courier New" w:eastAsiaTheme="minorEastAsia" w:hAnsi="Courier New" w:cs="Courier New"/>
          <w:b/>
          <w:bCs/>
          <w:noProof/>
          <w:color w:val="FF8040"/>
          <w:sz w:val="18"/>
          <w:szCs w:val="18"/>
        </w:rPr>
        <w:t>=</w:t>
      </w:r>
      <w:r w:rsidRPr="007B7A2D">
        <w:rPr>
          <w:rFonts w:ascii="Courier New" w:eastAsiaTheme="minorEastAsia" w:hAnsi="Courier New" w:cs="Courier New"/>
          <w:b/>
          <w:bCs/>
          <w:noProof/>
          <w:color w:val="993300"/>
          <w:sz w:val="18"/>
          <w:szCs w:val="18"/>
        </w:rPr>
        <w:t>"CL_FREQ"</w:t>
      </w:r>
      <w:r w:rsidRPr="007B7A2D">
        <w:rPr>
          <w:rFonts w:ascii="Courier New" w:eastAsiaTheme="minorEastAsia" w:hAnsi="Courier New" w:cs="Courier New"/>
          <w:b/>
          <w:bCs/>
          <w:noProof/>
          <w:color w:val="F5844C"/>
          <w:sz w:val="18"/>
          <w:szCs w:val="18"/>
        </w:rPr>
        <w:t xml:space="preserve"> agencyID</w:t>
      </w:r>
      <w:r w:rsidRPr="007B7A2D">
        <w:rPr>
          <w:rFonts w:ascii="Courier New" w:eastAsiaTheme="minorEastAsia" w:hAnsi="Courier New" w:cs="Courier New"/>
          <w:b/>
          <w:bCs/>
          <w:noProof/>
          <w:color w:val="FF8040"/>
          <w:sz w:val="18"/>
          <w:szCs w:val="18"/>
        </w:rPr>
        <w:t>=</w:t>
      </w:r>
      <w:r w:rsidRPr="007B7A2D">
        <w:rPr>
          <w:rFonts w:ascii="Courier New" w:eastAsiaTheme="minorEastAsia" w:hAnsi="Courier New" w:cs="Courier New"/>
          <w:b/>
          <w:bCs/>
          <w:noProof/>
          <w:color w:val="993300"/>
          <w:sz w:val="18"/>
          <w:szCs w:val="18"/>
        </w:rPr>
        <w:t>"BB.CC"</w:t>
      </w:r>
      <w:r w:rsidRPr="007B7A2D">
        <w:rPr>
          <w:rFonts w:ascii="Courier New" w:eastAsiaTheme="minorEastAsia" w:hAnsi="Courier New" w:cs="Courier New"/>
          <w:b/>
          <w:bCs/>
          <w:noProof/>
          <w:color w:val="F5844C"/>
          <w:sz w:val="18"/>
          <w:szCs w:val="18"/>
        </w:rPr>
        <w:t xml:space="preserve"> version</w:t>
      </w:r>
      <w:r w:rsidRPr="007B7A2D">
        <w:rPr>
          <w:rFonts w:ascii="Courier New" w:eastAsiaTheme="minorEastAsia" w:hAnsi="Courier New" w:cs="Courier New"/>
          <w:b/>
          <w:bCs/>
          <w:noProof/>
          <w:color w:val="FF8040"/>
          <w:sz w:val="18"/>
          <w:szCs w:val="18"/>
        </w:rPr>
        <w:t>=</w:t>
      </w:r>
      <w:r w:rsidRPr="007B7A2D">
        <w:rPr>
          <w:rFonts w:ascii="Courier New" w:eastAsiaTheme="minorEastAsia" w:hAnsi="Courier New" w:cs="Courier New"/>
          <w:b/>
          <w:bCs/>
          <w:noProof/>
          <w:color w:val="993300"/>
          <w:sz w:val="18"/>
          <w:szCs w:val="18"/>
        </w:rPr>
        <w:t>"1.0.0"</w:t>
      </w:r>
      <w:r w:rsidRPr="007B7A2D">
        <w:rPr>
          <w:rFonts w:ascii="Courier New" w:eastAsiaTheme="minorEastAsia" w:hAnsi="Courier New" w:cs="Courier New"/>
          <w:b/>
          <w:bCs/>
          <w:noProof/>
          <w:color w:val="000096"/>
          <w:sz w:val="18"/>
          <w:szCs w:val="18"/>
        </w:rPr>
        <w:t>&gt;</w:t>
      </w:r>
      <w:r w:rsidRPr="007B7A2D">
        <w:rPr>
          <w:rFonts w:ascii="Courier New" w:eastAsiaTheme="minorEastAsia" w:hAnsi="Courier New" w:cs="Courier New"/>
          <w:b/>
          <w:bCs/>
          <w:noProof/>
          <w:sz w:val="18"/>
          <w:szCs w:val="18"/>
        </w:rPr>
        <w:br/>
        <w:t xml:space="preserve">        </w:t>
      </w:r>
      <w:r w:rsidRPr="007B7A2D">
        <w:rPr>
          <w:rFonts w:ascii="Courier New" w:eastAsiaTheme="minorEastAsia" w:hAnsi="Courier New" w:cs="Courier New"/>
          <w:b/>
          <w:bCs/>
          <w:noProof/>
          <w:color w:val="000096"/>
          <w:sz w:val="18"/>
          <w:szCs w:val="18"/>
        </w:rPr>
        <w:t>&lt;com:Name</w:t>
      </w:r>
      <w:r w:rsidRPr="007B7A2D">
        <w:rPr>
          <w:rFonts w:ascii="Courier New" w:eastAsiaTheme="minorEastAsia" w:hAnsi="Courier New" w:cs="Courier New"/>
          <w:b/>
          <w:bCs/>
          <w:noProof/>
          <w:color w:val="F5844C"/>
          <w:sz w:val="18"/>
          <w:szCs w:val="18"/>
        </w:rPr>
        <w:t xml:space="preserve"> xml:lang</w:t>
      </w:r>
      <w:r w:rsidRPr="007B7A2D">
        <w:rPr>
          <w:rFonts w:ascii="Courier New" w:eastAsiaTheme="minorEastAsia" w:hAnsi="Courier New" w:cs="Courier New"/>
          <w:b/>
          <w:bCs/>
          <w:noProof/>
          <w:color w:val="FF8040"/>
          <w:sz w:val="18"/>
          <w:szCs w:val="18"/>
        </w:rPr>
        <w:t>=</w:t>
      </w:r>
      <w:r w:rsidRPr="007B7A2D">
        <w:rPr>
          <w:rFonts w:ascii="Courier New" w:eastAsiaTheme="minorEastAsia" w:hAnsi="Courier New" w:cs="Courier New"/>
          <w:b/>
          <w:bCs/>
          <w:noProof/>
          <w:color w:val="993300"/>
          <w:sz w:val="18"/>
          <w:szCs w:val="18"/>
        </w:rPr>
        <w:t>"en"</w:t>
      </w:r>
      <w:r w:rsidRPr="007B7A2D">
        <w:rPr>
          <w:rFonts w:ascii="Courier New" w:eastAsiaTheme="minorEastAsia" w:hAnsi="Courier New" w:cs="Courier New"/>
          <w:b/>
          <w:bCs/>
          <w:noProof/>
          <w:color w:val="000096"/>
          <w:sz w:val="18"/>
          <w:szCs w:val="18"/>
        </w:rPr>
        <w:t>&gt;</w:t>
      </w:r>
      <w:r w:rsidRPr="007B7A2D">
        <w:rPr>
          <w:rFonts w:ascii="Courier New" w:eastAsiaTheme="minorEastAsia" w:hAnsi="Courier New" w:cs="Courier New"/>
          <w:b/>
          <w:bCs/>
          <w:noProof/>
          <w:sz w:val="18"/>
          <w:szCs w:val="18"/>
        </w:rPr>
        <w:t>Codelist maintained by the BB unit CC</w:t>
      </w:r>
      <w:r w:rsidRPr="007B7A2D">
        <w:rPr>
          <w:rFonts w:ascii="Courier New" w:eastAsiaTheme="minorEastAsia" w:hAnsi="Courier New" w:cs="Courier New"/>
          <w:b/>
          <w:bCs/>
          <w:noProof/>
          <w:color w:val="000096"/>
          <w:sz w:val="18"/>
          <w:szCs w:val="18"/>
        </w:rPr>
        <w:t>&lt;/com:Name&gt;</w:t>
      </w:r>
      <w:r w:rsidRPr="007B7A2D">
        <w:rPr>
          <w:rFonts w:ascii="Courier New" w:eastAsiaTheme="minorEastAsia" w:hAnsi="Courier New" w:cs="Courier New"/>
          <w:b/>
          <w:bCs/>
          <w:noProof/>
          <w:sz w:val="18"/>
          <w:szCs w:val="18"/>
        </w:rPr>
        <w:br/>
        <w:t xml:space="preserve">    </w:t>
      </w:r>
      <w:r w:rsidRPr="007B7A2D">
        <w:rPr>
          <w:rFonts w:ascii="Courier New" w:eastAsiaTheme="minorEastAsia" w:hAnsi="Courier New" w:cs="Courier New"/>
          <w:b/>
          <w:bCs/>
          <w:noProof/>
          <w:color w:val="000096"/>
          <w:sz w:val="18"/>
          <w:szCs w:val="18"/>
        </w:rPr>
        <w:t>&lt;/str:Codelist&gt;</w:t>
      </w:r>
    </w:p>
    <w:p w14:paraId="31F735BF" w14:textId="5F45A56E" w:rsidR="00281D0F" w:rsidRDefault="00123148">
      <w:pPr>
        <w:pStyle w:val="Caption"/>
      </w:pPr>
      <w:r>
        <w:t xml:space="preserve">Figure </w:t>
      </w:r>
      <w:r w:rsidR="007B7A2D">
        <w:fldChar w:fldCharType="begin"/>
      </w:r>
      <w:r w:rsidR="007B7A2D">
        <w:instrText xml:space="preserve"> SEQ Figure \* ARABIC </w:instrText>
      </w:r>
      <w:r w:rsidR="007B7A2D">
        <w:fldChar w:fldCharType="separate"/>
      </w:r>
      <w:r w:rsidR="007B7A2D">
        <w:rPr>
          <w:noProof/>
        </w:rPr>
        <w:t>8</w:t>
      </w:r>
      <w:r w:rsidR="007B7A2D">
        <w:rPr>
          <w:noProof/>
        </w:rPr>
        <w:fldChar w:fldCharType="end"/>
      </w:r>
      <w:r w:rsidRPr="00EB6C81">
        <w:t xml:space="preserve">: Example </w:t>
      </w:r>
      <w:r w:rsidRPr="007F4A8F">
        <w:t>Showing</w:t>
      </w:r>
      <w:r w:rsidRPr="00EB6C81">
        <w:t xml:space="preserve"> Use of Agency Identifiers</w:t>
      </w:r>
    </w:p>
    <w:p w14:paraId="1B5A956E" w14:textId="24DD9E09" w:rsidR="00281D0F" w:rsidRPr="000C0382" w:rsidRDefault="003606B2" w:rsidP="00DD664C">
      <w:r w:rsidRPr="000C0382">
        <w:t>Each of these maintenance agencies has an identical Code list with the Id CL_BOP. However, each is uniquely identified by means of the hierarchic agency structure.</w:t>
      </w:r>
    </w:p>
    <w:p w14:paraId="372EA324" w14:textId="542F1029" w:rsidR="000C0382" w:rsidRPr="000C0382" w:rsidRDefault="000C0382" w:rsidP="00DD664C">
      <w:r w:rsidRPr="000C0382">
        <w:t xml:space="preserve">Following the same principles, the Metadata Provider is the maintenance organisation for a special subset of Maintainable Artefacts, i.e., the </w:t>
      </w:r>
      <w:proofErr w:type="spellStart"/>
      <w:r w:rsidRPr="000C0382">
        <w:t>Metadatasets</w:t>
      </w:r>
      <w:proofErr w:type="spellEnd"/>
      <w:r w:rsidRPr="000C0382">
        <w:t xml:space="preserve">; the latter are the containers of reference metadata </w:t>
      </w:r>
      <w:r>
        <w:t>combined with a target that those metadata refer to.</w:t>
      </w:r>
    </w:p>
    <w:p w14:paraId="7D234B43" w14:textId="6E70294D" w:rsidR="00281D0F" w:rsidRDefault="003606B2" w:rsidP="00663EEA">
      <w:pPr>
        <w:pStyle w:val="Heading3"/>
      </w:pPr>
      <w:bookmarkStart w:id="455" w:name="_Toc178072841"/>
      <w:r>
        <w:t>6.2.2 Universal Resource Name (URN)</w:t>
      </w:r>
      <w:bookmarkEnd w:id="455"/>
    </w:p>
    <w:p w14:paraId="4E0B5348" w14:textId="5FED61B0" w:rsidR="00281D0F" w:rsidRPr="00E04029" w:rsidRDefault="003606B2" w:rsidP="00E04029">
      <w:pPr>
        <w:pStyle w:val="Heading4"/>
      </w:pPr>
      <w:r w:rsidRPr="00E04029">
        <w:t>6.2.2.1 Introduction</w:t>
      </w:r>
    </w:p>
    <w:p w14:paraId="2386DA6F" w14:textId="3C687BC2" w:rsidR="00281D0F" w:rsidRPr="000C0382" w:rsidRDefault="003606B2" w:rsidP="00DD664C">
      <w:r w:rsidRPr="000C0382">
        <w:t xml:space="preserve">To provide interoperability between SDMX Registry/Repositories in a distributed network environment, it is important to have a scheme for uniquely identifying (and thus accessing) all first-class (Identifiable) SDMX-IM objects. Most of these unique identifiers are composite (containing maintenance agency, or parent object identifiers), and there is a need to be able to construct a unique reference as a single string. This is achieved by having a globally unique identifier called a universal resource name (URN) which is generated from the actual identification components in the SDMX-RR APIs. In other words, the URN for any Identifiable Artefact is constructed from its component identifiers (agency, </w:t>
      </w:r>
      <w:r w:rsidR="00725789">
        <w:t>i</w:t>
      </w:r>
      <w:r w:rsidRPr="000C0382">
        <w:t>d, version etc.).</w:t>
      </w:r>
    </w:p>
    <w:p w14:paraId="07768FAC" w14:textId="0F6094E0" w:rsidR="00281D0F" w:rsidRDefault="003606B2" w:rsidP="008E07A9">
      <w:pPr>
        <w:pStyle w:val="Heading4"/>
      </w:pPr>
      <w:r>
        <w:t>6.2.2.2 URN Structure</w:t>
      </w:r>
    </w:p>
    <w:p w14:paraId="2E8E3AD5" w14:textId="088EA771" w:rsidR="005D26E0" w:rsidRDefault="005D26E0" w:rsidP="00DD664C">
      <w:pPr>
        <w:pStyle w:val="Heading5"/>
      </w:pPr>
      <w:r>
        <w:t>Case Rules for URN</w:t>
      </w:r>
    </w:p>
    <w:p w14:paraId="19C0AB7C" w14:textId="3107D922" w:rsidR="00281D0F" w:rsidRPr="00933162" w:rsidRDefault="003606B2" w:rsidP="00DD664C">
      <w:r w:rsidRPr="00CE657F">
        <w:t xml:space="preserve">For the URN, all parts of the string are case sensitive. </w:t>
      </w:r>
      <w:r w:rsidRPr="00933162">
        <w:t>The generic structure of the URN is as follows:</w:t>
      </w:r>
    </w:p>
    <w:p w14:paraId="0F7F8127" w14:textId="6C2667C5" w:rsidR="00281D0F" w:rsidRPr="00DD664C" w:rsidRDefault="003606B2" w:rsidP="00DD664C">
      <w:pPr>
        <w:rPr>
          <w:rStyle w:val="fixed"/>
        </w:rPr>
      </w:pPr>
      <w:r w:rsidRPr="00DD664C">
        <w:rPr>
          <w:rStyle w:val="fixed"/>
        </w:rPr>
        <w:t>SDMXprefix.SDMX-IM-package-name.class-name=agencyid:maintainedobject-id(maintainedobject-version).*containerobject-id.object-id</w:t>
      </w:r>
    </w:p>
    <w:p w14:paraId="3D5639B1" w14:textId="0F081003" w:rsidR="00281D0F" w:rsidRPr="00933162" w:rsidRDefault="003606B2" w:rsidP="00DD664C">
      <w:r w:rsidRPr="00933162">
        <w:t xml:space="preserve">* </w:t>
      </w:r>
      <w:proofErr w:type="gramStart"/>
      <w:r w:rsidRPr="00933162">
        <w:t>this</w:t>
      </w:r>
      <w:proofErr w:type="gramEnd"/>
      <w:r w:rsidRPr="00933162">
        <w:t xml:space="preserve"> can repeat and may not be present (see explanation below)</w:t>
      </w:r>
    </w:p>
    <w:p w14:paraId="289E754B" w14:textId="43DADEDF" w:rsidR="00281D0F" w:rsidRPr="00933162" w:rsidRDefault="003606B2" w:rsidP="00DD664C">
      <w:r w:rsidRPr="00933162">
        <w:t xml:space="preserve">Note that in the SDMX Information Model there are no concrete </w:t>
      </w:r>
      <w:proofErr w:type="spellStart"/>
      <w:r w:rsidRPr="00933162">
        <w:t>Versionable</w:t>
      </w:r>
      <w:proofErr w:type="spellEnd"/>
      <w:r w:rsidRPr="00933162">
        <w:t xml:space="preserve"> Artefacts that are not a Maintainable Artefact. For this </w:t>
      </w:r>
      <w:r w:rsidR="00933162" w:rsidRPr="00933162">
        <w:t>reason,</w:t>
      </w:r>
      <w:r w:rsidRPr="00933162">
        <w:t xml:space="preserve"> the only version information that is allowed is for the maintainable object.</w:t>
      </w:r>
    </w:p>
    <w:p w14:paraId="6206960F" w14:textId="34D085DA" w:rsidR="00281D0F" w:rsidRPr="00933162" w:rsidRDefault="003606B2" w:rsidP="00DD664C">
      <w:r w:rsidRPr="00933162">
        <w:t>The Maintenance agency identifier is separated from the maintainable artefact identifier by a colon ‘:’. All other identifiers in the SDMX URN syntax are separated by a period</w:t>
      </w:r>
      <w:r w:rsidR="00D30EB5">
        <w:t xml:space="preserve"> ‘</w:t>
      </w:r>
      <w:r w:rsidRPr="00933162">
        <w:t>.</w:t>
      </w:r>
      <w:r w:rsidR="00D30EB5">
        <w:t>’</w:t>
      </w:r>
      <w:r w:rsidRPr="00933162">
        <w:t>.</w:t>
      </w:r>
      <w:r w:rsidR="00D30EB5">
        <w:t xml:space="preserve"> The version </w:t>
      </w:r>
      <w:r w:rsidR="00D30EB5">
        <w:lastRenderedPageBreak/>
        <w:t>information is encapsulated in parentheses ‘()’ and adheres to the SDMX versioning rules, as explained in SDMX Standards Section 6 “Technical Notes”, paragraph “4.</w:t>
      </w:r>
      <w:r w:rsidR="008E7085">
        <w:t>3</w:t>
      </w:r>
      <w:r w:rsidR="00D30EB5">
        <w:t xml:space="preserve"> Versioning.</w:t>
      </w:r>
    </w:p>
    <w:p w14:paraId="31B7B928" w14:textId="77777777" w:rsidR="00281D0F" w:rsidRDefault="003606B2" w:rsidP="00E04029">
      <w:pPr>
        <w:pStyle w:val="Heading4"/>
      </w:pPr>
      <w:r>
        <w:t xml:space="preserve">6.2.2.3 Explanation of the generic structure </w:t>
      </w:r>
    </w:p>
    <w:p w14:paraId="7034EE8D" w14:textId="515E0B39" w:rsidR="00281D0F" w:rsidRDefault="003606B2" w:rsidP="00DD664C">
      <w:r w:rsidRPr="004C7758">
        <w:t xml:space="preserve">In the explanation below the actual object that is the target of the URN is called the </w:t>
      </w:r>
      <w:r w:rsidRPr="00DD664C">
        <w:rPr>
          <w:b/>
          <w:bCs/>
        </w:rPr>
        <w:t>actual object</w:t>
      </w:r>
      <w:r w:rsidRPr="004C7758">
        <w:t>.</w:t>
      </w:r>
    </w:p>
    <w:p w14:paraId="4754BAD8" w14:textId="188A370C" w:rsidR="00281D0F" w:rsidRPr="004C7758" w:rsidRDefault="003606B2" w:rsidP="00DD664C">
      <w:r w:rsidRPr="009A6893">
        <w:rPr>
          <w:rStyle w:val="fixed"/>
          <w:b/>
          <w:bCs/>
        </w:rPr>
        <w:t>SDMXPrefix</w:t>
      </w:r>
      <w:r w:rsidRPr="00DD664C">
        <w:t>:</w:t>
      </w:r>
      <w:r w:rsidRPr="004C7758">
        <w:t xml:space="preserve"> </w:t>
      </w:r>
      <w:r w:rsidRPr="00DD664C">
        <w:rPr>
          <w:rStyle w:val="fixed"/>
        </w:rPr>
        <w:t>urn:sdmx:org</w:t>
      </w:r>
    </w:p>
    <w:p w14:paraId="0554EE62" w14:textId="1D8F79A8" w:rsidR="00281D0F" w:rsidRPr="004C7758" w:rsidRDefault="007055A0" w:rsidP="00DD664C">
      <w:r w:rsidRPr="00DD664C">
        <w:rPr>
          <w:rStyle w:val="fixed"/>
          <w:b/>
          <w:bCs/>
        </w:rPr>
        <w:t>SDMX-IM-package-name</w:t>
      </w:r>
      <w:r w:rsidR="003606B2" w:rsidRPr="00DD664C">
        <w:t>:</w:t>
      </w:r>
      <w:r w:rsidR="003606B2" w:rsidRPr="004C7758">
        <w:t xml:space="preserve"> </w:t>
      </w:r>
      <w:r w:rsidR="003606B2" w:rsidRPr="00DD664C">
        <w:rPr>
          <w:rStyle w:val="fixed"/>
        </w:rPr>
        <w:t>sdmx.infomodel.package=</w:t>
      </w:r>
    </w:p>
    <w:p w14:paraId="2649E54B" w14:textId="243ADF53" w:rsidR="00281D0F" w:rsidRPr="004C7758" w:rsidRDefault="003606B2" w:rsidP="00DD664C">
      <w:r w:rsidRPr="004C7758">
        <w:t>The packages are:</w:t>
      </w:r>
    </w:p>
    <w:p w14:paraId="7BEE30DB" w14:textId="7BAD599E" w:rsidR="00281D0F" w:rsidRPr="00DD664C" w:rsidRDefault="003606B2" w:rsidP="00DD664C">
      <w:pPr>
        <w:rPr>
          <w:rStyle w:val="fixed"/>
        </w:rPr>
      </w:pPr>
      <w:r w:rsidRPr="00DD664C">
        <w:rPr>
          <w:rStyle w:val="fixed"/>
        </w:rPr>
        <w:t>base</w:t>
      </w:r>
    </w:p>
    <w:p w14:paraId="714D6254" w14:textId="445401B4" w:rsidR="003E741F" w:rsidRDefault="003606B2" w:rsidP="004C7758">
      <w:pPr>
        <w:rPr>
          <w:rStyle w:val="fixed"/>
        </w:rPr>
      </w:pPr>
      <w:r w:rsidRPr="00DD664C">
        <w:rPr>
          <w:rStyle w:val="fixed"/>
        </w:rPr>
        <w:t>codelist</w:t>
      </w:r>
    </w:p>
    <w:p w14:paraId="2D9EC9AD" w14:textId="65D22CC8" w:rsidR="003E741F" w:rsidRDefault="003606B2" w:rsidP="004C7758">
      <w:pPr>
        <w:rPr>
          <w:rStyle w:val="fixed"/>
        </w:rPr>
      </w:pPr>
      <w:r w:rsidRPr="00DD664C">
        <w:rPr>
          <w:rStyle w:val="fixed"/>
        </w:rPr>
        <w:t>conceptscheme</w:t>
      </w:r>
    </w:p>
    <w:p w14:paraId="52969C2A" w14:textId="47D5F33A" w:rsidR="003E741F" w:rsidRDefault="003606B2" w:rsidP="004C7758">
      <w:pPr>
        <w:rPr>
          <w:rStyle w:val="fixed"/>
        </w:rPr>
      </w:pPr>
      <w:r w:rsidRPr="00DD664C">
        <w:rPr>
          <w:rStyle w:val="fixed"/>
        </w:rPr>
        <w:t>datastructure</w:t>
      </w:r>
    </w:p>
    <w:p w14:paraId="29E89975" w14:textId="75E0DB6C" w:rsidR="003E741F" w:rsidRDefault="003E741F" w:rsidP="004C7758">
      <w:pPr>
        <w:rPr>
          <w:rStyle w:val="fixed"/>
        </w:rPr>
      </w:pPr>
      <w:r w:rsidRPr="00DD664C">
        <w:rPr>
          <w:rStyle w:val="fixed"/>
        </w:rPr>
        <w:t>categoryscheme</w:t>
      </w:r>
    </w:p>
    <w:p w14:paraId="5092F009" w14:textId="4E4EB8E4" w:rsidR="003E741F" w:rsidRDefault="003E741F" w:rsidP="004C7758">
      <w:pPr>
        <w:rPr>
          <w:rStyle w:val="fixed"/>
        </w:rPr>
      </w:pPr>
      <w:r w:rsidRPr="00DD664C">
        <w:rPr>
          <w:rStyle w:val="fixed"/>
        </w:rPr>
        <w:t>registry</w:t>
      </w:r>
    </w:p>
    <w:p w14:paraId="4316562E" w14:textId="3D17EA01" w:rsidR="003E741F" w:rsidRDefault="003E741F" w:rsidP="004C7758">
      <w:pPr>
        <w:rPr>
          <w:rStyle w:val="fixed"/>
        </w:rPr>
      </w:pPr>
      <w:r w:rsidRPr="00DD664C">
        <w:rPr>
          <w:rStyle w:val="fixed"/>
        </w:rPr>
        <w:t>metadatastructure</w:t>
      </w:r>
    </w:p>
    <w:p w14:paraId="03E494A5" w14:textId="597906C6" w:rsidR="004C7758" w:rsidRPr="00DD664C" w:rsidRDefault="003606B2" w:rsidP="00DD664C">
      <w:pPr>
        <w:rPr>
          <w:rStyle w:val="fixed"/>
        </w:rPr>
      </w:pPr>
      <w:r w:rsidRPr="00DD664C">
        <w:rPr>
          <w:rStyle w:val="fixed"/>
        </w:rPr>
        <w:t>process</w:t>
      </w:r>
    </w:p>
    <w:p w14:paraId="3C492A0B" w14:textId="1E29BDA8" w:rsidR="00281D0F" w:rsidRPr="00DD664C" w:rsidRDefault="008A3A53" w:rsidP="00DD664C">
      <w:pPr>
        <w:rPr>
          <w:rStyle w:val="fixed"/>
        </w:rPr>
      </w:pPr>
      <w:r>
        <w:rPr>
          <w:rStyle w:val="fixed"/>
        </w:rPr>
        <w:t>structure</w:t>
      </w:r>
      <w:r w:rsidR="003606B2" w:rsidRPr="4C3FD05C">
        <w:rPr>
          <w:rStyle w:val="fixed"/>
        </w:rPr>
        <w:t>mapping</w:t>
      </w:r>
    </w:p>
    <w:p w14:paraId="32F8AFF4" w14:textId="078C166B" w:rsidR="001C6DA1" w:rsidRPr="00DD664C" w:rsidRDefault="001C6DA1">
      <w:pPr>
        <w:rPr>
          <w:rStyle w:val="fixed"/>
        </w:rPr>
      </w:pPr>
      <w:r w:rsidRPr="00DD664C">
        <w:rPr>
          <w:rStyle w:val="fixed"/>
        </w:rPr>
        <w:t>transformation</w:t>
      </w:r>
    </w:p>
    <w:p w14:paraId="5DDEB53F" w14:textId="30D558A9" w:rsidR="00281D0F" w:rsidRPr="007055A0" w:rsidRDefault="003606B2" w:rsidP="00DD664C">
      <w:r w:rsidRPr="009A6893">
        <w:rPr>
          <w:rStyle w:val="fixed"/>
          <w:b/>
          <w:bCs/>
        </w:rPr>
        <w:t>maintainable-object-id</w:t>
      </w:r>
      <w:r w:rsidRPr="00DD664C">
        <w:t xml:space="preserve"> </w:t>
      </w:r>
      <w:r w:rsidRPr="007055A0">
        <w:t>is the identifier of the maintainable object. This will always be present as all identifiable objects are either a maintainable object or contained in a maintainable object.</w:t>
      </w:r>
    </w:p>
    <w:p w14:paraId="59211F6D" w14:textId="2F7C5FDF" w:rsidR="007055A0" w:rsidRDefault="003606B2" w:rsidP="007055A0">
      <w:r w:rsidRPr="009A6893">
        <w:rPr>
          <w:rStyle w:val="fixed"/>
          <w:b/>
          <w:bCs/>
        </w:rPr>
        <w:t>maintainable-object-version</w:t>
      </w:r>
      <w:r w:rsidRPr="007055A0">
        <w:t xml:space="preserve"> is the version</w:t>
      </w:r>
      <w:r w:rsidR="00FE72D2">
        <w:t>, according to the SDMX versioning rules,</w:t>
      </w:r>
      <w:r w:rsidRPr="007055A0">
        <w:t xml:space="preserve"> of the maintainable object and is enclosed in </w:t>
      </w:r>
      <w:r w:rsidR="00FE72D2">
        <w:t>parentheses</w:t>
      </w:r>
      <w:r w:rsidRPr="007055A0">
        <w:t xml:space="preserve"> </w:t>
      </w:r>
      <w:r w:rsidR="00FE72D2">
        <w:t>‘</w:t>
      </w:r>
      <w:r w:rsidRPr="007055A0">
        <w:t>()</w:t>
      </w:r>
      <w:r w:rsidR="00FE72D2">
        <w:t>’, which</w:t>
      </w:r>
      <w:r w:rsidRPr="007055A0">
        <w:t xml:space="preserve"> </w:t>
      </w:r>
      <w:r w:rsidR="00FE72D2">
        <w:t>are</w:t>
      </w:r>
      <w:r w:rsidR="00FE72D2" w:rsidRPr="007055A0">
        <w:t xml:space="preserve"> </w:t>
      </w:r>
      <w:r w:rsidRPr="007055A0">
        <w:t>always present.</w:t>
      </w:r>
    </w:p>
    <w:p w14:paraId="6D4A3E43" w14:textId="37CB2B0C" w:rsidR="00281D0F" w:rsidRPr="007055A0" w:rsidRDefault="003606B2" w:rsidP="00DD664C">
      <w:r w:rsidRPr="009A6893">
        <w:rPr>
          <w:rStyle w:val="fixed"/>
          <w:b/>
          <w:bCs/>
        </w:rPr>
        <w:t>container-object-id</w:t>
      </w:r>
      <w:r w:rsidRPr="007055A0">
        <w:t xml:space="preserve"> is the identifier of an intermediary object that contains the actual object which the URN is identifying. It is not mandatory as many actual objects do not have an intermediary container object. For instance, a </w:t>
      </w:r>
      <w:r w:rsidRPr="009A6893">
        <w:rPr>
          <w:rStyle w:val="ArtefactClass"/>
        </w:rPr>
        <w:t>Code</w:t>
      </w:r>
      <w:r w:rsidRPr="007055A0">
        <w:t xml:space="preserve"> is in a maintained object (</w:t>
      </w:r>
      <w:proofErr w:type="spellStart"/>
      <w:r w:rsidRPr="009A6893">
        <w:rPr>
          <w:rStyle w:val="ArtefactClass"/>
        </w:rPr>
        <w:t>Code</w:t>
      </w:r>
      <w:r w:rsidR="00915C39" w:rsidRPr="009A6893">
        <w:rPr>
          <w:rStyle w:val="ArtefactClass"/>
        </w:rPr>
        <w:t>l</w:t>
      </w:r>
      <w:r w:rsidRPr="009A6893">
        <w:rPr>
          <w:rStyle w:val="ArtefactClass"/>
        </w:rPr>
        <w:t>ist</w:t>
      </w:r>
      <w:proofErr w:type="spellEnd"/>
      <w:r w:rsidRPr="007055A0">
        <w:t xml:space="preserve">) and has no intermediary container object, whereas a </w:t>
      </w:r>
      <w:r w:rsidRPr="009A6893">
        <w:rPr>
          <w:rStyle w:val="ArtefactClass"/>
        </w:rPr>
        <w:t>MetadataAttribute</w:t>
      </w:r>
      <w:r w:rsidRPr="007055A0">
        <w:t xml:space="preserve"> has an intermediary container object (</w:t>
      </w:r>
      <w:proofErr w:type="spellStart"/>
      <w:r w:rsidR="00915C39" w:rsidRPr="009A6893">
        <w:rPr>
          <w:rStyle w:val="ArtefactClass"/>
        </w:rPr>
        <w:t>MetadataAttributeDescriptor</w:t>
      </w:r>
      <w:proofErr w:type="spellEnd"/>
      <w:r w:rsidRPr="007055A0">
        <w:t>) and may have an intermediary container object</w:t>
      </w:r>
      <w:r w:rsidR="00915C39">
        <w:t>,</w:t>
      </w:r>
      <w:r w:rsidRPr="007055A0">
        <w:t xml:space="preserve"> which is its parent </w:t>
      </w:r>
      <w:r w:rsidRPr="009A6893">
        <w:rPr>
          <w:rStyle w:val="ArtefactClass"/>
        </w:rPr>
        <w:t>MetadataAttribute</w:t>
      </w:r>
      <w:r w:rsidRPr="007055A0">
        <w:t>. For this reason</w:t>
      </w:r>
      <w:r w:rsidR="007055A0">
        <w:t>,</w:t>
      </w:r>
      <w:r w:rsidRPr="007055A0">
        <w:t xml:space="preserve"> the container object id may repeat, with each repetition identifying the object at the next-lower level in its hierarchy. Note that if there is only a single containing object in the model then it is NOT </w:t>
      </w:r>
      <w:r w:rsidRPr="007055A0">
        <w:lastRenderedPageBreak/>
        <w:t xml:space="preserve">included in the URN structure. This applies to </w:t>
      </w:r>
      <w:r w:rsidRPr="009A6893">
        <w:rPr>
          <w:rStyle w:val="ArtefactClass"/>
        </w:rPr>
        <w:t>AttributeDescriptor</w:t>
      </w:r>
      <w:r w:rsidRPr="007055A0">
        <w:t xml:space="preserve">, </w:t>
      </w:r>
      <w:r w:rsidRPr="009A6893">
        <w:rPr>
          <w:rStyle w:val="ArtefactClass"/>
        </w:rPr>
        <w:t>DimensionDescriptor</w:t>
      </w:r>
      <w:r w:rsidRPr="007055A0">
        <w:t xml:space="preserve">, and </w:t>
      </w:r>
      <w:r w:rsidRPr="009A6893">
        <w:rPr>
          <w:rStyle w:val="ArtefactClass"/>
        </w:rPr>
        <w:t>MeasureDescriptor</w:t>
      </w:r>
      <w:r w:rsidRPr="007055A0">
        <w:t xml:space="preserve"> where there can be only one such object and this object has a fixed id. Therefore, whilst each of these has a URN, the id of the </w:t>
      </w:r>
      <w:r w:rsidRPr="009A6893">
        <w:rPr>
          <w:rStyle w:val="ArtefactClass"/>
        </w:rPr>
        <w:t>AttributeDescriptor</w:t>
      </w:r>
      <w:r w:rsidRPr="007055A0">
        <w:t xml:space="preserve">, </w:t>
      </w:r>
      <w:r w:rsidRPr="009A6893">
        <w:rPr>
          <w:rStyle w:val="ArtefactClass"/>
        </w:rPr>
        <w:t>DimensionDescriptor</w:t>
      </w:r>
      <w:r w:rsidRPr="007055A0">
        <w:t xml:space="preserve">, and </w:t>
      </w:r>
      <w:r w:rsidRPr="009A6893">
        <w:rPr>
          <w:rStyle w:val="ArtefactClass"/>
        </w:rPr>
        <w:t>MeasureDescriptor</w:t>
      </w:r>
      <w:r w:rsidRPr="007055A0">
        <w:t xml:space="preserve"> is not included when the actual object is a </w:t>
      </w:r>
      <w:r w:rsidRPr="009A6893">
        <w:rPr>
          <w:rStyle w:val="ArtefactClass"/>
        </w:rPr>
        <w:t>DataAttribute</w:t>
      </w:r>
      <w:r w:rsidRPr="007055A0">
        <w:t xml:space="preserve"> or a </w:t>
      </w:r>
      <w:r w:rsidRPr="009A6893">
        <w:rPr>
          <w:rStyle w:val="ArtefactClass"/>
        </w:rPr>
        <w:t>Dimension</w:t>
      </w:r>
      <w:r w:rsidRPr="007055A0">
        <w:t xml:space="preserve">/ </w:t>
      </w:r>
      <w:r w:rsidRPr="009A6893">
        <w:rPr>
          <w:rStyle w:val="ArtefactClass"/>
        </w:rPr>
        <w:t>TimeDimension</w:t>
      </w:r>
      <w:r w:rsidRPr="007055A0">
        <w:t xml:space="preserve">, or a </w:t>
      </w:r>
      <w:r w:rsidRPr="009A6893">
        <w:rPr>
          <w:rStyle w:val="ArtefactClass"/>
        </w:rPr>
        <w:t>Measure</w:t>
      </w:r>
      <w:r w:rsidRPr="007055A0">
        <w:t>.</w:t>
      </w:r>
    </w:p>
    <w:p w14:paraId="3F60526B" w14:textId="22888440" w:rsidR="00281D0F" w:rsidRPr="007055A0" w:rsidRDefault="003606B2" w:rsidP="00DD664C">
      <w:r w:rsidRPr="007055A0">
        <w:t xml:space="preserve">Note that although a </w:t>
      </w:r>
      <w:r w:rsidRPr="009A6893">
        <w:rPr>
          <w:rStyle w:val="ArtefactClass"/>
        </w:rPr>
        <w:t>Code</w:t>
      </w:r>
      <w:r w:rsidRPr="007055A0">
        <w:t xml:space="preserve"> can have a parent </w:t>
      </w:r>
      <w:r w:rsidRPr="009A6893">
        <w:rPr>
          <w:rStyle w:val="ArtefactClass"/>
        </w:rPr>
        <w:t>Code</w:t>
      </w:r>
      <w:r w:rsidRPr="007055A0">
        <w:t xml:space="preserve"> and a </w:t>
      </w:r>
      <w:r w:rsidRPr="009A6893">
        <w:rPr>
          <w:rStyle w:val="ArtefactClass"/>
        </w:rPr>
        <w:t>Concept</w:t>
      </w:r>
      <w:r w:rsidRPr="007055A0">
        <w:t xml:space="preserve"> can have a parent </w:t>
      </w:r>
      <w:r w:rsidRPr="009A6893">
        <w:rPr>
          <w:rStyle w:val="ArtefactClass"/>
        </w:rPr>
        <w:t>Concept</w:t>
      </w:r>
      <w:r w:rsidRPr="007055A0">
        <w:t xml:space="preserve"> these are maintained in a flat structure and therefore do not have a </w:t>
      </w:r>
      <w:r w:rsidRPr="009A6893">
        <w:rPr>
          <w:rStyle w:val="ArtefactClass"/>
        </w:rPr>
        <w:t>container-object-id</w:t>
      </w:r>
      <w:r w:rsidRPr="007055A0">
        <w:t>.</w:t>
      </w:r>
    </w:p>
    <w:p w14:paraId="4AA1BC32" w14:textId="6DE3440D" w:rsidR="00281D0F" w:rsidRPr="00CE2C60" w:rsidRDefault="003606B2" w:rsidP="00DD664C">
      <w:r w:rsidRPr="00CE2C60">
        <w:t>For example</w:t>
      </w:r>
      <w:r w:rsidR="00CE2C60">
        <w:t>,</w:t>
      </w:r>
      <w:r w:rsidRPr="00CE2C60">
        <w:t xml:space="preserve"> the sequence is </w:t>
      </w:r>
      <w:r w:rsidRPr="00DD664C">
        <w:rPr>
          <w:rStyle w:val="fixed"/>
        </w:rPr>
        <w:t>agency:DSDid(version).DimensionId</w:t>
      </w:r>
      <w:r w:rsidRPr="00CE2C60">
        <w:t xml:space="preserve"> and not </w:t>
      </w:r>
      <w:r w:rsidRPr="00DD664C">
        <w:rPr>
          <w:rStyle w:val="fixed"/>
        </w:rPr>
        <w:t>agency:DSDid(version).DimensionDescriptorId.DimensionId</w:t>
      </w:r>
      <w:r w:rsidRPr="00CE2C60">
        <w:t>.</w:t>
      </w:r>
    </w:p>
    <w:p w14:paraId="7F63D713" w14:textId="7DA20EF5" w:rsidR="007800DC" w:rsidRDefault="003606B2" w:rsidP="00CE2C60">
      <w:r w:rsidRPr="00DD664C">
        <w:rPr>
          <w:rStyle w:val="fixed"/>
          <w:bCs/>
        </w:rPr>
        <w:t>object-id</w:t>
      </w:r>
      <w:r w:rsidRPr="00CE2C60">
        <w:t xml:space="preserve"> is the identifier of the actual object unless the actual object is a </w:t>
      </w:r>
      <w:r w:rsidR="00737F82" w:rsidRPr="009A6893">
        <w:rPr>
          <w:rStyle w:val="ArtefactClassAbstract"/>
        </w:rPr>
        <w:t>M</w:t>
      </w:r>
      <w:r w:rsidRPr="009A6893">
        <w:rPr>
          <w:rStyle w:val="ArtefactClassAbstract"/>
        </w:rPr>
        <w:t>aintainable</w:t>
      </w:r>
      <w:r w:rsidR="00737F82">
        <w:t xml:space="preserve"> </w:t>
      </w:r>
      <w:r w:rsidRPr="00CE2C60">
        <w:t>object. If present it is always the last id and is not followed by any other character.</w:t>
      </w:r>
    </w:p>
    <w:p w14:paraId="6C18E863" w14:textId="4B642109" w:rsidR="007800DC" w:rsidRDefault="007800DC" w:rsidP="00DD664C">
      <w:pPr>
        <w:pStyle w:val="Heading5"/>
      </w:pPr>
      <w:r w:rsidRPr="007800DC">
        <w:t>Generic Examples of the URN Structure</w:t>
      </w:r>
    </w:p>
    <w:p w14:paraId="4CF7D359" w14:textId="5E512043" w:rsidR="00281D0F" w:rsidRPr="00DD664C" w:rsidRDefault="003606B2" w:rsidP="00DD664C">
      <w:pPr>
        <w:rPr>
          <w:u w:val="single"/>
        </w:rPr>
      </w:pPr>
      <w:r w:rsidRPr="00DD664C">
        <w:rPr>
          <w:u w:val="single"/>
        </w:rPr>
        <w:t xml:space="preserve">Actual object is </w:t>
      </w:r>
      <w:proofErr w:type="gramStart"/>
      <w:r w:rsidRPr="00DD664C">
        <w:rPr>
          <w:u w:val="single"/>
        </w:rPr>
        <w:t>a maintainable</w:t>
      </w:r>
      <w:proofErr w:type="gramEnd"/>
    </w:p>
    <w:p w14:paraId="5A73DD3D" w14:textId="5108961A" w:rsidR="00281D0F" w:rsidRPr="00DD664C" w:rsidRDefault="003606B2" w:rsidP="00DD664C">
      <w:pPr>
        <w:rPr>
          <w:rStyle w:val="fixed"/>
        </w:rPr>
      </w:pPr>
      <w:r w:rsidRPr="00DD664C">
        <w:rPr>
          <w:rStyle w:val="fixed"/>
        </w:rPr>
        <w:t>SDMXPrefix.SDMX-IM</w:t>
      </w:r>
      <w:r w:rsidR="007800DC">
        <w:rPr>
          <w:rStyle w:val="fixed"/>
        </w:rPr>
        <w:t>-</w:t>
      </w:r>
      <w:r w:rsidRPr="00DD664C">
        <w:rPr>
          <w:rStyle w:val="fixed"/>
        </w:rPr>
        <w:t>package</w:t>
      </w:r>
      <w:r w:rsidR="007800DC">
        <w:rPr>
          <w:rStyle w:val="fixed"/>
        </w:rPr>
        <w:t>-</w:t>
      </w:r>
      <w:r w:rsidRPr="00DD664C">
        <w:rPr>
          <w:rStyle w:val="fixed"/>
        </w:rPr>
        <w:t>name.classname=agenc</w:t>
      </w:r>
      <w:r w:rsidR="007800DC">
        <w:rPr>
          <w:rStyle w:val="fixed"/>
        </w:rPr>
        <w:t>y</w:t>
      </w:r>
      <w:r w:rsidRPr="00DD664C">
        <w:rPr>
          <w:rStyle w:val="fixed"/>
        </w:rPr>
        <w:t>id:maintained-object-id(version)</w:t>
      </w:r>
    </w:p>
    <w:p w14:paraId="2ABF7B91" w14:textId="2A4FA32C" w:rsidR="00281D0F" w:rsidRPr="00DD664C" w:rsidRDefault="003606B2" w:rsidP="00DD664C">
      <w:pPr>
        <w:rPr>
          <w:u w:val="single"/>
        </w:rPr>
      </w:pPr>
      <w:r w:rsidRPr="00DD664C">
        <w:rPr>
          <w:u w:val="single"/>
        </w:rPr>
        <w:t>Actual object is contained in a maintained object with no intermediate containing object</w:t>
      </w:r>
    </w:p>
    <w:p w14:paraId="0EF42FE3" w14:textId="629D028A" w:rsidR="00281D0F" w:rsidRPr="00DD664C" w:rsidRDefault="003606B2" w:rsidP="00DD664C">
      <w:pPr>
        <w:rPr>
          <w:rStyle w:val="fixed"/>
        </w:rPr>
      </w:pPr>
      <w:r w:rsidRPr="00DD664C">
        <w:rPr>
          <w:rStyle w:val="fixed"/>
        </w:rPr>
        <w:t>SDMXPrefix.SDMX-IM</w:t>
      </w:r>
      <w:r w:rsidR="007800DC">
        <w:rPr>
          <w:rStyle w:val="fixed"/>
        </w:rPr>
        <w:t>-</w:t>
      </w:r>
      <w:r w:rsidRPr="00DD664C">
        <w:rPr>
          <w:rStyle w:val="fixed"/>
        </w:rPr>
        <w:t>package</w:t>
      </w:r>
      <w:r w:rsidR="007800DC">
        <w:rPr>
          <w:rStyle w:val="fixed"/>
        </w:rPr>
        <w:t>-</w:t>
      </w:r>
      <w:r w:rsidRPr="00DD664C">
        <w:rPr>
          <w:rStyle w:val="fixed"/>
        </w:rPr>
        <w:t>name.classname=agencyid:maintained-object-id(version).object-id</w:t>
      </w:r>
    </w:p>
    <w:p w14:paraId="00E1A42A" w14:textId="2F642AD0" w:rsidR="00281D0F" w:rsidRPr="00DD664C" w:rsidRDefault="003606B2" w:rsidP="00DD664C">
      <w:pPr>
        <w:rPr>
          <w:u w:val="single"/>
        </w:rPr>
      </w:pPr>
      <w:r w:rsidRPr="00DD664C">
        <w:rPr>
          <w:u w:val="single"/>
        </w:rPr>
        <w:t>Actual object is contained in a maintained object with an intermediate containing object</w:t>
      </w:r>
    </w:p>
    <w:p w14:paraId="6622F855" w14:textId="48DAE97D" w:rsidR="00281D0F" w:rsidRPr="005D26E0" w:rsidRDefault="003606B2" w:rsidP="00DD664C">
      <w:r w:rsidRPr="00DD664C">
        <w:rPr>
          <w:rStyle w:val="fixed"/>
        </w:rPr>
        <w:t>SDMXPrefix.SDMX-IM</w:t>
      </w:r>
      <w:r w:rsidR="007800DC" w:rsidRPr="00DD664C">
        <w:rPr>
          <w:rStyle w:val="fixed"/>
        </w:rPr>
        <w:t>-</w:t>
      </w:r>
      <w:r w:rsidRPr="00DD664C">
        <w:rPr>
          <w:rStyle w:val="fixed"/>
        </w:rPr>
        <w:t>package</w:t>
      </w:r>
      <w:r w:rsidR="007800DC" w:rsidRPr="00DD664C">
        <w:rPr>
          <w:rStyle w:val="fixed"/>
        </w:rPr>
        <w:t>-</w:t>
      </w:r>
      <w:r w:rsidRPr="00DD664C">
        <w:rPr>
          <w:rStyle w:val="fixed"/>
        </w:rPr>
        <w:t>name.classname=agencyid:maintained-object-id(version).contained-object-id.object-id</w:t>
      </w:r>
    </w:p>
    <w:p w14:paraId="4D66966F" w14:textId="65E2D029" w:rsidR="00281D0F" w:rsidRDefault="003606B2" w:rsidP="00DD664C">
      <w:pPr>
        <w:ind w:left="-5"/>
        <w:jc w:val="left"/>
      </w:pPr>
      <w:r>
        <w:rPr>
          <w:u w:val="single" w:color="000000"/>
        </w:rPr>
        <w:t>Actual object is contained in a maintained object with no intermediate containing</w:t>
      </w:r>
      <w:r>
        <w:t xml:space="preserve"> </w:t>
      </w:r>
      <w:proofErr w:type="gramStart"/>
      <w:r>
        <w:rPr>
          <w:u w:val="single" w:color="000000"/>
        </w:rPr>
        <w:t>object</w:t>
      </w:r>
      <w:proofErr w:type="gramEnd"/>
      <w:r>
        <w:rPr>
          <w:u w:val="single" w:color="000000"/>
        </w:rPr>
        <w:t xml:space="preserve"> but the object type itself is hierarchical</w:t>
      </w:r>
    </w:p>
    <w:p w14:paraId="4194CDC4" w14:textId="149FA182" w:rsidR="00281D0F" w:rsidRPr="007800DC" w:rsidRDefault="003606B2" w:rsidP="00DD664C">
      <w:r>
        <w:t xml:space="preserve">In this case the object id may not be unique </w:t>
      </w:r>
      <w:proofErr w:type="gramStart"/>
      <w:r w:rsidRPr="007800DC">
        <w:t>in itself but</w:t>
      </w:r>
      <w:proofErr w:type="gramEnd"/>
      <w:r w:rsidRPr="007800DC">
        <w:t xml:space="preserve"> only within the context of the hierarchy. In the general syntax of the URN all intermediary objects in the structure (with the exception, of course, of the maintained object) are shown as a contained object. An example here would be a </w:t>
      </w:r>
      <w:r w:rsidRPr="009A6893">
        <w:rPr>
          <w:rStyle w:val="ArtefactClass"/>
        </w:rPr>
        <w:t>Category</w:t>
      </w:r>
      <w:r w:rsidRPr="007800DC">
        <w:t xml:space="preserve"> in a </w:t>
      </w:r>
      <w:r w:rsidRPr="009A6893">
        <w:rPr>
          <w:rStyle w:val="ArtefactClass"/>
        </w:rPr>
        <w:t>CategoryScheme</w:t>
      </w:r>
      <w:r w:rsidRPr="007800DC">
        <w:t xml:space="preserve">. The </w:t>
      </w:r>
      <w:r w:rsidRPr="009A6893">
        <w:rPr>
          <w:rStyle w:val="ArtefactClass"/>
        </w:rPr>
        <w:t>Category</w:t>
      </w:r>
      <w:r w:rsidRPr="007800DC">
        <w:t xml:space="preserve"> is hierarchical</w:t>
      </w:r>
      <w:r w:rsidR="007800DC" w:rsidRPr="007800DC">
        <w:t>,</w:t>
      </w:r>
      <w:r w:rsidRPr="007800DC">
        <w:t xml:space="preserve"> and all intermediate </w:t>
      </w:r>
      <w:r w:rsidRPr="009A6893">
        <w:rPr>
          <w:rStyle w:val="ArtefactClass"/>
        </w:rPr>
        <w:t>Categories</w:t>
      </w:r>
      <w:r w:rsidRPr="007800DC">
        <w:t xml:space="preserve"> are shown as a contained object. The example below shows the generic structure for </w:t>
      </w:r>
      <w:r w:rsidRPr="009A6893">
        <w:rPr>
          <w:rStyle w:val="ArtefactClass"/>
        </w:rPr>
        <w:t>CategoryScheme</w:t>
      </w:r>
      <w:r w:rsidRPr="007800DC">
        <w:t>/</w:t>
      </w:r>
      <w:r w:rsidR="00737F82">
        <w:t xml:space="preserve"> </w:t>
      </w:r>
      <w:r w:rsidRPr="009A6893">
        <w:rPr>
          <w:rStyle w:val="ArtefactClass"/>
        </w:rPr>
        <w:t>Category</w:t>
      </w:r>
      <w:r w:rsidRPr="007800DC">
        <w:t>/</w:t>
      </w:r>
      <w:r w:rsidR="00737F82">
        <w:t xml:space="preserve"> </w:t>
      </w:r>
      <w:r w:rsidRPr="009A6893">
        <w:rPr>
          <w:rStyle w:val="ArtefactClass"/>
        </w:rPr>
        <w:t>Category</w:t>
      </w:r>
      <w:r w:rsidR="007800DC">
        <w:t>.</w:t>
      </w:r>
    </w:p>
    <w:p w14:paraId="04A6B2F2" w14:textId="3841BCEE" w:rsidR="00281D0F" w:rsidRPr="00DD664C" w:rsidRDefault="003606B2" w:rsidP="00DD664C">
      <w:pPr>
        <w:rPr>
          <w:rStyle w:val="fixed"/>
        </w:rPr>
      </w:pPr>
      <w:r w:rsidRPr="00DD664C">
        <w:rPr>
          <w:rStyle w:val="fixed"/>
        </w:rPr>
        <w:t>SDMXPrefix.SDMX-IM</w:t>
      </w:r>
      <w:r w:rsidR="007800DC" w:rsidRPr="00DD664C">
        <w:rPr>
          <w:rStyle w:val="fixed"/>
        </w:rPr>
        <w:t>-</w:t>
      </w:r>
      <w:r w:rsidRPr="00DD664C">
        <w:rPr>
          <w:rStyle w:val="fixed"/>
        </w:rPr>
        <w:t>package</w:t>
      </w:r>
      <w:r w:rsidR="007800DC" w:rsidRPr="00DD664C">
        <w:rPr>
          <w:rStyle w:val="fixed"/>
        </w:rPr>
        <w:t>-</w:t>
      </w:r>
      <w:r w:rsidRPr="00DD664C">
        <w:rPr>
          <w:rStyle w:val="fixed"/>
        </w:rPr>
        <w:t>name.classname=agencyid:maintained-object-id(version).contained-object-id.object-id</w:t>
      </w:r>
    </w:p>
    <w:p w14:paraId="46AA6D33" w14:textId="3370FE0A" w:rsidR="00281D0F" w:rsidRPr="007800DC" w:rsidRDefault="003606B2" w:rsidP="00DD664C">
      <w:r w:rsidRPr="00DD664C">
        <w:t>Actual object is contained in a maintained object with an intermediate containing</w:t>
      </w:r>
      <w:r w:rsidRPr="007800DC">
        <w:t xml:space="preserve"> </w:t>
      </w:r>
      <w:r w:rsidRPr="00DD664C">
        <w:t>object and the object type itself is hierarchical</w:t>
      </w:r>
    </w:p>
    <w:p w14:paraId="1C782F1C" w14:textId="3254437C" w:rsidR="00281D0F" w:rsidRPr="007800DC" w:rsidRDefault="003606B2" w:rsidP="00DD664C">
      <w:r w:rsidRPr="007800DC">
        <w:lastRenderedPageBreak/>
        <w:t xml:space="preserve">In this case the generic syntax is the same as for the example above as the parent object is regarded as a containing object, even if it is of the same type. An example here is a </w:t>
      </w:r>
      <w:r w:rsidRPr="009A6893">
        <w:rPr>
          <w:rStyle w:val="ArtefactClass"/>
        </w:rPr>
        <w:t>MetadataAttribute</w:t>
      </w:r>
      <w:r w:rsidRPr="007800DC">
        <w:t xml:space="preserve"> where the contained objects are </w:t>
      </w:r>
      <w:r w:rsidR="00737F82" w:rsidRPr="009A6893">
        <w:rPr>
          <w:rStyle w:val="ArtefactClass"/>
        </w:rPr>
        <w:t>MetadataAttributeDescriptor</w:t>
      </w:r>
      <w:r w:rsidRPr="007800DC">
        <w:t xml:space="preserve"> (first contained object id) and </w:t>
      </w:r>
      <w:r w:rsidRPr="009A6893">
        <w:rPr>
          <w:rStyle w:val="ArtefactClass"/>
        </w:rPr>
        <w:t>MetadataAttribute</w:t>
      </w:r>
      <w:r w:rsidRPr="007800DC">
        <w:t xml:space="preserve"> (subsequent contained object </w:t>
      </w:r>
      <w:r w:rsidR="00737F82">
        <w:t>i</w:t>
      </w:r>
      <w:r w:rsidRPr="007800DC">
        <w:t xml:space="preserve">ds). The example below shows the generic structure for </w:t>
      </w:r>
      <w:r w:rsidRPr="009A6893">
        <w:rPr>
          <w:rStyle w:val="ArtefactClass"/>
        </w:rPr>
        <w:t>MSD</w:t>
      </w:r>
      <w:r w:rsidRPr="007800DC">
        <w:t>/</w:t>
      </w:r>
      <w:r w:rsidR="00737F82">
        <w:t xml:space="preserve"> </w:t>
      </w:r>
      <w:r w:rsidR="00737F82" w:rsidRPr="009A6893">
        <w:rPr>
          <w:rStyle w:val="ArtefactClass"/>
        </w:rPr>
        <w:t>MetadataAttributeDescriptor</w:t>
      </w:r>
      <w:r w:rsidRPr="007800DC">
        <w:t>/</w:t>
      </w:r>
      <w:r w:rsidR="00737F82">
        <w:t xml:space="preserve"> </w:t>
      </w:r>
      <w:r w:rsidRPr="009A6893">
        <w:rPr>
          <w:rStyle w:val="ArtefactClass"/>
        </w:rPr>
        <w:t>MetadataAttribute</w:t>
      </w:r>
      <w:r w:rsidRPr="007800DC">
        <w:t>/</w:t>
      </w:r>
      <w:r w:rsidR="00737F82">
        <w:t xml:space="preserve"> </w:t>
      </w:r>
      <w:r w:rsidRPr="009A6893">
        <w:rPr>
          <w:rStyle w:val="ArtefactClass"/>
        </w:rPr>
        <w:t>MetadataAttribute</w:t>
      </w:r>
    </w:p>
    <w:p w14:paraId="560DF2C1" w14:textId="4AD82067" w:rsidR="007800DC" w:rsidRPr="00DD664C" w:rsidRDefault="003606B2" w:rsidP="007800DC">
      <w:pPr>
        <w:rPr>
          <w:rStyle w:val="fixed"/>
        </w:rPr>
      </w:pPr>
      <w:r w:rsidRPr="00DD664C">
        <w:rPr>
          <w:rStyle w:val="fixed"/>
        </w:rPr>
        <w:t>SDMXPrefix.SDMX-IM</w:t>
      </w:r>
      <w:r w:rsidR="007800DC" w:rsidRPr="00DD664C">
        <w:rPr>
          <w:rStyle w:val="fixed"/>
        </w:rPr>
        <w:t>-</w:t>
      </w:r>
      <w:r w:rsidRPr="00DD664C">
        <w:rPr>
          <w:rStyle w:val="fixed"/>
        </w:rPr>
        <w:t>package</w:t>
      </w:r>
      <w:r w:rsidR="007800DC" w:rsidRPr="00DD664C">
        <w:rPr>
          <w:rStyle w:val="fixed"/>
        </w:rPr>
        <w:t>-</w:t>
      </w:r>
      <w:r w:rsidRPr="00DD664C">
        <w:rPr>
          <w:rStyle w:val="fixed"/>
        </w:rPr>
        <w:t>name.classname=agencyid:maintained-object-id(version).contained-object-id.contained-object-id contained-object-id.object-id</w:t>
      </w:r>
    </w:p>
    <w:p w14:paraId="4EA2FF60" w14:textId="77777777" w:rsidR="00786B9B" w:rsidRDefault="00786B9B" w:rsidP="00DD664C">
      <w:pPr>
        <w:pStyle w:val="Heading5"/>
      </w:pPr>
      <w:r>
        <w:t>Concrete Examples of the URN Structure</w:t>
      </w:r>
    </w:p>
    <w:p w14:paraId="5EC57073" w14:textId="59727EEE" w:rsidR="00786B9B" w:rsidRDefault="00786B9B">
      <w:pPr>
        <w:rPr>
          <w:rStyle w:val="fixed"/>
        </w:rPr>
      </w:pPr>
      <w:r>
        <w:t xml:space="preserve">The Data Structure Definition CRED_EXT_DEBT </w:t>
      </w:r>
      <w:r w:rsidR="00677393">
        <w:t xml:space="preserve">of legacy </w:t>
      </w:r>
      <w:r>
        <w:t xml:space="preserve">version </w:t>
      </w:r>
      <w:r w:rsidR="00677393">
        <w:t>2</w:t>
      </w:r>
      <w:r>
        <w:t>.</w:t>
      </w:r>
      <w:r w:rsidR="00677393">
        <w:t>1</w:t>
      </w:r>
      <w:r>
        <w:t xml:space="preserve"> maintained by the top-level Agency TFFS would have the URN:</w:t>
      </w:r>
    </w:p>
    <w:p w14:paraId="3D4061D4" w14:textId="4DD78F33" w:rsidR="00281D0F" w:rsidRPr="00DD664C" w:rsidRDefault="003606B2" w:rsidP="00DD664C">
      <w:pPr>
        <w:rPr>
          <w:rStyle w:val="fixed"/>
        </w:rPr>
      </w:pPr>
      <w:r w:rsidRPr="00DD664C">
        <w:rPr>
          <w:rStyle w:val="fixed"/>
        </w:rPr>
        <w:t>urn:sdmx:org.sdmx.infomodel.datastructure.DataStucture=TFFS:CRED_EXT_ DEBT</w:t>
      </w:r>
      <w:r w:rsidR="008F2581">
        <w:rPr>
          <w:rStyle w:val="fixed"/>
        </w:rPr>
        <w:t>(</w:t>
      </w:r>
      <w:r w:rsidR="00677393">
        <w:rPr>
          <w:rStyle w:val="fixed"/>
        </w:rPr>
        <w:t>2</w:t>
      </w:r>
      <w:r w:rsidR="008F2581">
        <w:rPr>
          <w:rStyle w:val="fixed"/>
        </w:rPr>
        <w:t>.</w:t>
      </w:r>
      <w:r w:rsidR="00677393">
        <w:rPr>
          <w:rStyle w:val="fixed"/>
        </w:rPr>
        <w:t>1</w:t>
      </w:r>
      <w:r w:rsidR="008F2581">
        <w:rPr>
          <w:rStyle w:val="fixed"/>
        </w:rPr>
        <w:t>)</w:t>
      </w:r>
    </w:p>
    <w:p w14:paraId="15F7E9A4" w14:textId="6F3B5B1F" w:rsidR="00281D0F" w:rsidRPr="00FD06FD" w:rsidRDefault="003606B2" w:rsidP="00DD664C">
      <w:r w:rsidRPr="00FD06FD">
        <w:t xml:space="preserve">The URN for a code for Argentina maintained by ISO in the code list CL_3166A2 </w:t>
      </w:r>
      <w:r w:rsidR="009016C8">
        <w:t xml:space="preserve">of semantic </w:t>
      </w:r>
      <w:r w:rsidRPr="00FD06FD">
        <w:t>version 1.0</w:t>
      </w:r>
      <w:r w:rsidR="008F2581">
        <w:t>.0</w:t>
      </w:r>
      <w:r w:rsidRPr="00FD06FD">
        <w:t xml:space="preserve"> would be:</w:t>
      </w:r>
    </w:p>
    <w:p w14:paraId="62CAFC9C" w14:textId="49C70CC9" w:rsidR="00281D0F" w:rsidRPr="00DD664C" w:rsidRDefault="003606B2" w:rsidP="00DD664C">
      <w:pPr>
        <w:rPr>
          <w:rStyle w:val="fixed"/>
        </w:rPr>
      </w:pPr>
      <w:r w:rsidRPr="00DD664C">
        <w:rPr>
          <w:rStyle w:val="fixed"/>
        </w:rPr>
        <w:t>urn:sdmx:org.sdmx.infomodel.codelist.Code=ISO:CL_3166A2</w:t>
      </w:r>
      <w:r w:rsidR="008F2581">
        <w:rPr>
          <w:rStyle w:val="fixed"/>
        </w:rPr>
        <w:t>(1.0.0)</w:t>
      </w:r>
      <w:r w:rsidRPr="00DD664C">
        <w:rPr>
          <w:rStyle w:val="fixed"/>
        </w:rPr>
        <w:t>.AR</w:t>
      </w:r>
    </w:p>
    <w:p w14:paraId="4EA9A3B4" w14:textId="7A90AEE0" w:rsidR="00281D0F" w:rsidRPr="00FD06FD" w:rsidRDefault="003606B2" w:rsidP="00DD664C">
      <w:r w:rsidRPr="00FD06FD">
        <w:t xml:space="preserve">The URN for a category (id of 1) which has parent category (id of 2) maintained by SDMX in the category scheme SUBJECT_MATTER_DOMAINS </w:t>
      </w:r>
      <w:r w:rsidR="009016C8">
        <w:t xml:space="preserve">of the semantic extended </w:t>
      </w:r>
      <w:r w:rsidRPr="00FD06FD">
        <w:t>version 1.0</w:t>
      </w:r>
      <w:r w:rsidR="008F2581">
        <w:t>.0</w:t>
      </w:r>
      <w:r w:rsidR="00677393">
        <w:t>-draft</w:t>
      </w:r>
      <w:r w:rsidRPr="00FD06FD">
        <w:t xml:space="preserve"> would be:</w:t>
      </w:r>
    </w:p>
    <w:p w14:paraId="5CFA04AF" w14:textId="74425BE6" w:rsidR="00281D0F" w:rsidRPr="00DD664C" w:rsidRDefault="003606B2" w:rsidP="00DD664C">
      <w:pPr>
        <w:rPr>
          <w:rStyle w:val="fixed"/>
        </w:rPr>
      </w:pPr>
      <w:r w:rsidRPr="00DD664C">
        <w:rPr>
          <w:rStyle w:val="fixed"/>
        </w:rPr>
        <w:t>urn:sdmx:org.sdmx.infomodel.categoryscheme.Category=SDMX:SUBJECT_MATTER_DOMAINS</w:t>
      </w:r>
      <w:r w:rsidR="008F2581">
        <w:rPr>
          <w:rStyle w:val="fixed"/>
        </w:rPr>
        <w:t>(1.0.0</w:t>
      </w:r>
      <w:r w:rsidR="00677393">
        <w:rPr>
          <w:rStyle w:val="fixed"/>
        </w:rPr>
        <w:t>-draft</w:t>
      </w:r>
      <w:r w:rsidR="008F2581">
        <w:rPr>
          <w:rStyle w:val="fixed"/>
        </w:rPr>
        <w:t>)</w:t>
      </w:r>
      <w:r w:rsidRPr="00DD664C">
        <w:rPr>
          <w:rStyle w:val="fixed"/>
        </w:rPr>
        <w:t>.1.2</w:t>
      </w:r>
    </w:p>
    <w:p w14:paraId="3D9F57D3" w14:textId="619D6DFE" w:rsidR="00281D0F" w:rsidRPr="00FD06FD" w:rsidRDefault="003606B2" w:rsidP="00DD664C">
      <w:r w:rsidRPr="00FD06FD">
        <w:t xml:space="preserve">The URN for a Metadata Attribute maintained by SDMX in the MSD CONTACT_METADATA </w:t>
      </w:r>
      <w:r w:rsidR="009016C8">
        <w:t xml:space="preserve">of semantic </w:t>
      </w:r>
      <w:r w:rsidRPr="00FD06FD">
        <w:t>version 1.0</w:t>
      </w:r>
      <w:r w:rsidR="008F2581">
        <w:t>.0</w:t>
      </w:r>
      <w:r w:rsidRPr="00FD06FD">
        <w:t xml:space="preserve"> where the hierarchy of the Metadata Attribute is CONTACT_DETAILS/CONTACT_NAME would be:</w:t>
      </w:r>
    </w:p>
    <w:p w14:paraId="24F9046F" w14:textId="3FE65899" w:rsidR="00281D0F" w:rsidRPr="00DD664C" w:rsidRDefault="003606B2" w:rsidP="00DD664C">
      <w:pPr>
        <w:rPr>
          <w:rStyle w:val="fixed"/>
        </w:rPr>
      </w:pPr>
      <w:r w:rsidRPr="00DD664C">
        <w:rPr>
          <w:rStyle w:val="fixed"/>
        </w:rPr>
        <w:t>urn:sdmx:org.sdmx.infomodel.metadatastructure.MetadataAttribute=SDMX:CONTACT_METADATA</w:t>
      </w:r>
      <w:r w:rsidR="008F2581">
        <w:rPr>
          <w:rStyle w:val="fixed"/>
        </w:rPr>
        <w:t>(1.0.0)</w:t>
      </w:r>
      <w:r w:rsidRPr="00DD664C">
        <w:rPr>
          <w:rStyle w:val="fixed"/>
        </w:rPr>
        <w:t>.CONTACT_DETAILS.CONTACT_NAME</w:t>
      </w:r>
    </w:p>
    <w:p w14:paraId="2C81BCC8" w14:textId="63A0BC9A" w:rsidR="00281D0F" w:rsidRPr="001C6DA1" w:rsidRDefault="003606B2" w:rsidP="00DD664C">
      <w:r w:rsidRPr="001C6DA1">
        <w:t xml:space="preserve">The TFFS defines ABC as a </w:t>
      </w:r>
      <w:r w:rsidR="001C6DA1" w:rsidRPr="001C6DA1">
        <w:t>sub-Agency</w:t>
      </w:r>
      <w:r w:rsidRPr="001C6DA1">
        <w:t xml:space="preserve"> of TFFS then the URN of a Dataflow maintained by ABC and identified as EXTERNAL_DEBT </w:t>
      </w:r>
      <w:r w:rsidR="009016C8">
        <w:t xml:space="preserve">of semantic </w:t>
      </w:r>
      <w:r w:rsidRPr="001C6DA1">
        <w:t>version 1.0</w:t>
      </w:r>
      <w:r w:rsidR="008F2581">
        <w:t>.0</w:t>
      </w:r>
      <w:r w:rsidRPr="001C6DA1">
        <w:t xml:space="preserve"> would be:</w:t>
      </w:r>
    </w:p>
    <w:p w14:paraId="69C4E7A0" w14:textId="308E7B55" w:rsidR="00281D0F" w:rsidRPr="001C6DA1" w:rsidRDefault="003606B2" w:rsidP="00DD664C">
      <w:r w:rsidRPr="00DD664C">
        <w:rPr>
          <w:rStyle w:val="fixed"/>
        </w:rPr>
        <w:t>urn:sdmx:org.sdmx.infomodel.datastructure.Dataflow=TFFS.ABC:EXTERNAL_DEBT</w:t>
      </w:r>
      <w:r w:rsidR="008F2581">
        <w:rPr>
          <w:rStyle w:val="fixed"/>
        </w:rPr>
        <w:t>(1.0.0)</w:t>
      </w:r>
    </w:p>
    <w:p w14:paraId="36500A21" w14:textId="3ACCA78C" w:rsidR="00281D0F" w:rsidRPr="0003067F" w:rsidRDefault="003606B2" w:rsidP="00DD664C">
      <w:r w:rsidRPr="001C6DA1">
        <w:t>The SDMX-RR MUST support this globally unique identification scheme. The SDMX</w:t>
      </w:r>
      <w:r w:rsidR="00737F82">
        <w:t>-</w:t>
      </w:r>
      <w:r w:rsidRPr="001C6DA1">
        <w:t>RR MUST be able to create the URN from the individual identification attributes submitted and to transform the URN to these identification attributes. The identification attributes are:</w:t>
      </w:r>
    </w:p>
    <w:p w14:paraId="37A17027" w14:textId="0B49DCED" w:rsidR="00281D0F" w:rsidRPr="0003067F" w:rsidRDefault="003606B2" w:rsidP="00DD664C">
      <w:pPr>
        <w:pStyle w:val="ListParagraph"/>
      </w:pPr>
      <w:r w:rsidRPr="00DD664C">
        <w:rPr>
          <w:b/>
          <w:bCs/>
        </w:rPr>
        <w:t>Identifiable and Nameable Artefacts</w:t>
      </w:r>
      <w:r w:rsidRPr="0003067F">
        <w:t>: id (in some cases this id may be hierarchic)</w:t>
      </w:r>
    </w:p>
    <w:p w14:paraId="215C1EF1" w14:textId="51D0357B" w:rsidR="00281D0F" w:rsidRPr="0003067F" w:rsidRDefault="003606B2" w:rsidP="00DD664C">
      <w:pPr>
        <w:pStyle w:val="ListParagraph"/>
      </w:pPr>
      <w:r w:rsidRPr="00DD664C">
        <w:rPr>
          <w:b/>
          <w:bCs/>
        </w:rPr>
        <w:lastRenderedPageBreak/>
        <w:t>Maintainable Artefacts</w:t>
      </w:r>
      <w:r w:rsidRPr="0003067F">
        <w:t xml:space="preserve">: id, version, </w:t>
      </w:r>
      <w:proofErr w:type="spellStart"/>
      <w:r w:rsidRPr="0003067F">
        <w:t>agencyId</w:t>
      </w:r>
      <w:proofErr w:type="spellEnd"/>
    </w:p>
    <w:p w14:paraId="108EE157" w14:textId="3BA08E65" w:rsidR="00281D0F" w:rsidRPr="0003067F" w:rsidRDefault="003606B2" w:rsidP="00DD664C">
      <w:r w:rsidRPr="0003067F">
        <w:t xml:space="preserve">The SDMX-RR MUST be able to resolve the unique identifier of an SDMX artefact and to produce an SDMX-ML rendering of that artefact if it </w:t>
      </w:r>
      <w:proofErr w:type="gramStart"/>
      <w:r w:rsidRPr="0003067F">
        <w:t>is located in</w:t>
      </w:r>
      <w:proofErr w:type="gramEnd"/>
      <w:r w:rsidRPr="0003067F">
        <w:t xml:space="preserve"> the Registry.</w:t>
      </w:r>
    </w:p>
    <w:p w14:paraId="28F06C5F" w14:textId="11865974" w:rsidR="00281D0F" w:rsidRDefault="003606B2" w:rsidP="00F10C23">
      <w:pPr>
        <w:pStyle w:val="Heading3"/>
        <w:spacing w:before="0"/>
        <w:ind w:left="0"/>
      </w:pPr>
      <w:bookmarkStart w:id="456" w:name="_Toc178072842"/>
      <w:r>
        <w:t>6.2.3</w:t>
      </w:r>
      <w:r w:rsidR="00A70A10">
        <w:t xml:space="preserve"> </w:t>
      </w:r>
      <w:r>
        <w:t>Table of SDMX-IM Packages and Classes</w:t>
      </w:r>
      <w:bookmarkEnd w:id="456"/>
    </w:p>
    <w:p w14:paraId="2FF88C6A" w14:textId="77097F13" w:rsidR="00281D0F" w:rsidRPr="00B17B00" w:rsidRDefault="003606B2" w:rsidP="00DD664C">
      <w:r w:rsidRPr="00B17B00">
        <w:t xml:space="preserve">The table below lists </w:t>
      </w:r>
      <w:proofErr w:type="gramStart"/>
      <w:r w:rsidRPr="00B17B00">
        <w:t>all of</w:t>
      </w:r>
      <w:proofErr w:type="gramEnd"/>
      <w:r w:rsidRPr="00B17B00">
        <w:t xml:space="preserve"> the packages in the SDMX-IM together with the concrete classes that are in these packages and whose objects have a URN.</w:t>
      </w:r>
    </w:p>
    <w:tbl>
      <w:tblPr>
        <w:tblStyle w:val="TableGrid1"/>
        <w:tblW w:w="5000" w:type="pct"/>
        <w:jc w:val="center"/>
        <w:tblInd w:w="0" w:type="dxa"/>
        <w:tblLayout w:type="fixed"/>
        <w:tblCellMar>
          <w:top w:w="28" w:type="dxa"/>
          <w:left w:w="57" w:type="dxa"/>
          <w:bottom w:w="57" w:type="dxa"/>
          <w:right w:w="57" w:type="dxa"/>
        </w:tblCellMar>
        <w:tblLook w:val="04A0" w:firstRow="1" w:lastRow="0" w:firstColumn="1" w:lastColumn="0" w:noHBand="0" w:noVBand="1"/>
      </w:tblPr>
      <w:tblGrid>
        <w:gridCol w:w="3417"/>
        <w:gridCol w:w="5691"/>
      </w:tblGrid>
      <w:tr w:rsidR="00281D0F" w:rsidRPr="00B17B00" w14:paraId="6A315A0D" w14:textId="77777777" w:rsidTr="007B7A2D">
        <w:trPr>
          <w:trHeight w:val="516"/>
          <w:tblHeader/>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2F8A7C" w14:textId="425CF476" w:rsidR="00281D0F" w:rsidRPr="00DD664C" w:rsidRDefault="003606B2" w:rsidP="00DD664C">
            <w:pPr>
              <w:pStyle w:val="TableText"/>
              <w:rPr>
                <w:b/>
                <w:bCs/>
              </w:rPr>
            </w:pPr>
            <w:r w:rsidRPr="00DD664C">
              <w:rPr>
                <w:b/>
                <w:bCs/>
              </w:rPr>
              <w:t>Package</w:t>
            </w: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E097EE" w14:textId="7312B556" w:rsidR="00281D0F" w:rsidRPr="00DD664C" w:rsidRDefault="003606B2" w:rsidP="00DD664C">
            <w:pPr>
              <w:pStyle w:val="TableText"/>
              <w:rPr>
                <w:b/>
                <w:bCs/>
              </w:rPr>
            </w:pPr>
            <w:r w:rsidRPr="4C3FD05C">
              <w:rPr>
                <w:b/>
                <w:bCs/>
              </w:rPr>
              <w:t xml:space="preserve">URN </w:t>
            </w:r>
            <w:r w:rsidR="78EF6E18" w:rsidRPr="4C3FD05C">
              <w:rPr>
                <w:b/>
                <w:bCs/>
              </w:rPr>
              <w:t>class name</w:t>
            </w:r>
            <w:r w:rsidRPr="4C3FD05C">
              <w:rPr>
                <w:b/>
                <w:bCs/>
              </w:rPr>
              <w:t xml:space="preserve"> (model </w:t>
            </w:r>
            <w:r w:rsidR="78EF6E18" w:rsidRPr="4C3FD05C">
              <w:rPr>
                <w:b/>
                <w:bCs/>
              </w:rPr>
              <w:t>class name</w:t>
            </w:r>
            <w:r w:rsidRPr="4C3FD05C">
              <w:rPr>
                <w:b/>
                <w:bCs/>
              </w:rPr>
              <w:t xml:space="preserve"> where this is different)</w:t>
            </w:r>
          </w:p>
        </w:tc>
      </w:tr>
      <w:tr w:rsidR="00281D0F" w14:paraId="3D3151EA"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58A7B4" w14:textId="2FC3954F" w:rsidR="00281D0F" w:rsidRPr="00DD664C" w:rsidRDefault="003606B2" w:rsidP="00DD664C">
            <w:pPr>
              <w:pStyle w:val="TableText"/>
              <w:rPr>
                <w:rStyle w:val="fixed"/>
              </w:rPr>
            </w:pPr>
            <w:r w:rsidRPr="00DD664C">
              <w:rPr>
                <w:rStyle w:val="fixed"/>
              </w:rPr>
              <w:t>base</w:t>
            </w: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2644FD" w14:textId="7D43D548" w:rsidR="00281D0F" w:rsidRPr="00DD664C" w:rsidRDefault="003606B2" w:rsidP="00DD664C">
            <w:pPr>
              <w:pStyle w:val="TableText"/>
              <w:rPr>
                <w:rStyle w:val="fixed"/>
              </w:rPr>
            </w:pPr>
            <w:r w:rsidRPr="00DD664C">
              <w:rPr>
                <w:rStyle w:val="fixed"/>
              </w:rPr>
              <w:t>Agency</w:t>
            </w:r>
          </w:p>
        </w:tc>
      </w:tr>
      <w:tr w:rsidR="00223E00" w14:paraId="1CE8C55E" w14:textId="77777777" w:rsidTr="00BC04AF">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52A69B" w14:textId="77777777" w:rsidR="00223E00" w:rsidRPr="00DD664C" w:rsidRDefault="00223E00" w:rsidP="00BC04AF">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CE5D94" w14:textId="77777777" w:rsidR="00223E00" w:rsidRPr="00DD664C" w:rsidRDefault="00223E00" w:rsidP="00BC04AF">
            <w:pPr>
              <w:pStyle w:val="TableText"/>
              <w:rPr>
                <w:rStyle w:val="fixed"/>
              </w:rPr>
            </w:pPr>
            <w:r w:rsidRPr="00DD664C">
              <w:rPr>
                <w:rStyle w:val="fixed"/>
              </w:rPr>
              <w:t>AgencyScheme</w:t>
            </w:r>
          </w:p>
        </w:tc>
      </w:tr>
      <w:tr w:rsidR="00223E00" w14:paraId="08C0A772" w14:textId="77777777" w:rsidTr="00BC04AF">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EB6B70" w14:textId="77777777" w:rsidR="00223E00" w:rsidRPr="00DD664C" w:rsidRDefault="00223E00" w:rsidP="00BC04AF">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859561" w14:textId="77777777" w:rsidR="00223E00" w:rsidRPr="00DD664C" w:rsidRDefault="00223E00" w:rsidP="00BC04AF">
            <w:pPr>
              <w:pStyle w:val="TableText"/>
              <w:rPr>
                <w:rStyle w:val="fixed"/>
              </w:rPr>
            </w:pPr>
            <w:r w:rsidRPr="00DD664C">
              <w:rPr>
                <w:rStyle w:val="fixed"/>
              </w:rPr>
              <w:t>DataConsumer</w:t>
            </w:r>
          </w:p>
        </w:tc>
      </w:tr>
      <w:tr w:rsidR="00223E00" w14:paraId="618D5BF3" w14:textId="77777777" w:rsidTr="00BC04AF">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E4B54E" w14:textId="77777777" w:rsidR="00223E00" w:rsidRPr="00DD664C" w:rsidRDefault="00223E00" w:rsidP="00BC04AF">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0C43AF" w14:textId="77777777" w:rsidR="00223E00" w:rsidRPr="00DD664C" w:rsidRDefault="00223E00" w:rsidP="00BC04AF">
            <w:pPr>
              <w:pStyle w:val="TableText"/>
              <w:rPr>
                <w:rStyle w:val="fixed"/>
              </w:rPr>
            </w:pPr>
            <w:r w:rsidRPr="00DD664C">
              <w:rPr>
                <w:rStyle w:val="fixed"/>
              </w:rPr>
              <w:t>DataConsumerScheme</w:t>
            </w:r>
          </w:p>
        </w:tc>
      </w:tr>
      <w:tr w:rsidR="00223E00" w14:paraId="1A44B530" w14:textId="77777777" w:rsidTr="00BC04AF">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CD3476" w14:textId="77777777" w:rsidR="00223E00" w:rsidRPr="00DD664C" w:rsidRDefault="00223E00" w:rsidP="00BC04AF">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26836" w14:textId="77777777" w:rsidR="00223E00" w:rsidRPr="00DD664C" w:rsidRDefault="00223E00" w:rsidP="00BC04AF">
            <w:pPr>
              <w:pStyle w:val="TableText"/>
              <w:rPr>
                <w:rStyle w:val="fixed"/>
              </w:rPr>
            </w:pPr>
            <w:r w:rsidRPr="00DD664C">
              <w:rPr>
                <w:rStyle w:val="fixed"/>
              </w:rPr>
              <w:t>DataProvider</w:t>
            </w:r>
          </w:p>
        </w:tc>
      </w:tr>
      <w:tr w:rsidR="00223E00" w14:paraId="0B8D3438" w14:textId="77777777" w:rsidTr="00BC04AF">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D323F6" w14:textId="77777777" w:rsidR="00223E00" w:rsidRPr="00DD664C" w:rsidRDefault="00223E00" w:rsidP="00BC04AF">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75E66" w14:textId="77777777" w:rsidR="00223E00" w:rsidRPr="00DD664C" w:rsidRDefault="00223E00" w:rsidP="00BC04AF">
            <w:pPr>
              <w:pStyle w:val="TableText"/>
              <w:rPr>
                <w:rStyle w:val="fixed"/>
              </w:rPr>
            </w:pPr>
            <w:r w:rsidRPr="00DD664C">
              <w:rPr>
                <w:rStyle w:val="fixed"/>
              </w:rPr>
              <w:t>DataProviderScheme</w:t>
            </w:r>
          </w:p>
        </w:tc>
      </w:tr>
      <w:tr w:rsidR="00223E00" w14:paraId="308EAF26" w14:textId="77777777" w:rsidTr="00BC04AF">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35D6AA" w14:textId="77777777" w:rsidR="00223E00" w:rsidRPr="004A1935" w:rsidDel="004A1935" w:rsidRDefault="00223E00" w:rsidP="00BC04AF">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792BB5" w14:textId="77777777" w:rsidR="00223E00" w:rsidRPr="004A1935" w:rsidRDefault="00223E00" w:rsidP="00BC04AF">
            <w:pPr>
              <w:pStyle w:val="TableText"/>
              <w:rPr>
                <w:rStyle w:val="fixed"/>
              </w:rPr>
            </w:pPr>
            <w:r>
              <w:rPr>
                <w:rStyle w:val="fixed"/>
              </w:rPr>
              <w:t>MetadataProvider</w:t>
            </w:r>
          </w:p>
        </w:tc>
      </w:tr>
      <w:tr w:rsidR="00223E00" w14:paraId="3B4657AF" w14:textId="77777777" w:rsidTr="00BC04AF">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E1C96A" w14:textId="77777777" w:rsidR="00223E00" w:rsidRPr="004A1935" w:rsidDel="004A1935" w:rsidRDefault="00223E00" w:rsidP="00BC04AF">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F8C911" w14:textId="77777777" w:rsidR="00223E00" w:rsidRPr="004A1935" w:rsidRDefault="00223E00" w:rsidP="00BC04AF">
            <w:pPr>
              <w:pStyle w:val="TableText"/>
              <w:rPr>
                <w:rStyle w:val="fixed"/>
              </w:rPr>
            </w:pPr>
            <w:r>
              <w:rPr>
                <w:rStyle w:val="fixed"/>
              </w:rPr>
              <w:t>MetadataProviderScheme</w:t>
            </w:r>
          </w:p>
        </w:tc>
      </w:tr>
      <w:tr w:rsidR="00223E00" w14:paraId="5C759F32" w14:textId="77777777" w:rsidTr="00BC04AF">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1A3D0" w14:textId="77777777" w:rsidR="00223E00" w:rsidRPr="00DD664C" w:rsidRDefault="00223E00" w:rsidP="00BC04AF">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C631E9" w14:textId="77777777" w:rsidR="00223E00" w:rsidRPr="00DD664C" w:rsidRDefault="00223E00" w:rsidP="00BC04AF">
            <w:pPr>
              <w:pStyle w:val="TableText"/>
              <w:rPr>
                <w:rStyle w:val="fixed"/>
              </w:rPr>
            </w:pPr>
            <w:r w:rsidRPr="00DD664C">
              <w:rPr>
                <w:rStyle w:val="fixed"/>
              </w:rPr>
              <w:t>OrganisationUnit</w:t>
            </w:r>
          </w:p>
        </w:tc>
      </w:tr>
      <w:tr w:rsidR="00281D0F" w14:paraId="1DD95864"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04ABC" w14:textId="2E5A2657" w:rsidR="00281D0F" w:rsidRPr="00DD664C" w:rsidRDefault="00281D0F"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DFE822" w14:textId="537DA2C2" w:rsidR="00281D0F" w:rsidRPr="00DD664C" w:rsidRDefault="003606B2" w:rsidP="00DD664C">
            <w:pPr>
              <w:pStyle w:val="TableText"/>
              <w:rPr>
                <w:rStyle w:val="fixed"/>
              </w:rPr>
            </w:pPr>
            <w:r w:rsidRPr="00DD664C">
              <w:rPr>
                <w:rStyle w:val="fixed"/>
              </w:rPr>
              <w:t>OrganisationUnitScheme</w:t>
            </w:r>
          </w:p>
        </w:tc>
      </w:tr>
      <w:tr w:rsidR="00281D0F" w14:paraId="1F265A24"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30E6D7" w14:textId="647432E9" w:rsidR="00281D0F" w:rsidRPr="00DD664C" w:rsidRDefault="00281D0F"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149F0B" w14:textId="58D20749" w:rsidR="00281D0F" w:rsidRPr="00DD664C" w:rsidRDefault="00281D0F" w:rsidP="00DD664C">
            <w:pPr>
              <w:pStyle w:val="TableText"/>
              <w:rPr>
                <w:rStyle w:val="fixed"/>
              </w:rPr>
            </w:pPr>
          </w:p>
        </w:tc>
      </w:tr>
      <w:tr w:rsidR="00281D0F" w14:paraId="14469EED"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9A9D2A" w14:textId="2FA9887B" w:rsidR="00281D0F" w:rsidRPr="00DD664C" w:rsidRDefault="00DD2BED" w:rsidP="00DD664C">
            <w:pPr>
              <w:pStyle w:val="TableText"/>
              <w:rPr>
                <w:rStyle w:val="fixed"/>
              </w:rPr>
            </w:pPr>
            <w:r w:rsidRPr="00DD664C">
              <w:rPr>
                <w:rStyle w:val="fixed"/>
              </w:rPr>
              <w:t>datastructure</w:t>
            </w: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8C452E" w14:textId="5A225D25" w:rsidR="00281D0F" w:rsidRPr="00DD664C" w:rsidRDefault="003606B2" w:rsidP="00DD664C">
            <w:pPr>
              <w:pStyle w:val="TableText"/>
              <w:rPr>
                <w:rStyle w:val="fixed"/>
              </w:rPr>
            </w:pPr>
            <w:r w:rsidRPr="00DD664C">
              <w:rPr>
                <w:rStyle w:val="fixed"/>
              </w:rPr>
              <w:t>AttributeDescriptor</w:t>
            </w:r>
          </w:p>
        </w:tc>
      </w:tr>
      <w:tr w:rsidR="00281D0F" w14:paraId="5E751DC2"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4B99D3" w14:textId="735C2FB4" w:rsidR="00281D0F" w:rsidRPr="00DD664C" w:rsidRDefault="00281D0F"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59288B" w14:textId="329EEF5F" w:rsidR="00281D0F" w:rsidRPr="00DD664C" w:rsidRDefault="003606B2" w:rsidP="00DD664C">
            <w:pPr>
              <w:pStyle w:val="TableText"/>
              <w:rPr>
                <w:rStyle w:val="fixed"/>
              </w:rPr>
            </w:pPr>
            <w:r w:rsidRPr="00DD664C">
              <w:rPr>
                <w:rStyle w:val="fixed"/>
              </w:rPr>
              <w:t>DataAttribute</w:t>
            </w:r>
          </w:p>
        </w:tc>
      </w:tr>
      <w:tr w:rsidR="00BC04AF" w14:paraId="6E6EF62F" w14:textId="77777777" w:rsidTr="00BC04AF">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24C12E" w14:textId="77777777" w:rsidR="00BC04AF" w:rsidRPr="00DD664C" w:rsidRDefault="00BC04AF" w:rsidP="00BC04AF">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140775" w14:textId="77777777" w:rsidR="00BC04AF" w:rsidRPr="00DD664C" w:rsidRDefault="00BC04AF" w:rsidP="00BC04AF">
            <w:pPr>
              <w:pStyle w:val="TableText"/>
              <w:rPr>
                <w:rStyle w:val="fixed"/>
              </w:rPr>
            </w:pPr>
            <w:r w:rsidRPr="00DD664C">
              <w:rPr>
                <w:rStyle w:val="fixed"/>
              </w:rPr>
              <w:t>Dataflow</w:t>
            </w:r>
          </w:p>
        </w:tc>
      </w:tr>
      <w:tr w:rsidR="00DD2BED" w14:paraId="645D4355" w14:textId="77777777" w:rsidTr="001E0376">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5DED8C" w14:textId="77777777" w:rsidR="00DD2BED" w:rsidRPr="00DD664C" w:rsidRDefault="00DD2BED" w:rsidP="001E0376">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ED7E6" w14:textId="77777777" w:rsidR="00DD2BED" w:rsidRPr="00DD664C" w:rsidRDefault="00DD2BED" w:rsidP="001E0376">
            <w:pPr>
              <w:pStyle w:val="TableText"/>
              <w:rPr>
                <w:rStyle w:val="fixed"/>
              </w:rPr>
            </w:pPr>
            <w:r w:rsidRPr="00DD664C">
              <w:rPr>
                <w:rStyle w:val="fixed"/>
              </w:rPr>
              <w:t>DataStructure (DataStructureDefinition)</w:t>
            </w:r>
          </w:p>
        </w:tc>
      </w:tr>
      <w:tr w:rsidR="00BC04AF" w14:paraId="4AA85ADB" w14:textId="77777777" w:rsidTr="00BC04AF">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A80837" w14:textId="77777777" w:rsidR="00BC04AF" w:rsidRPr="00DD664C" w:rsidRDefault="00BC04AF" w:rsidP="00BC04AF">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00A4F" w14:textId="77777777" w:rsidR="00BC04AF" w:rsidRPr="00DD664C" w:rsidRDefault="00BC04AF" w:rsidP="00BC04AF">
            <w:pPr>
              <w:pStyle w:val="TableText"/>
              <w:rPr>
                <w:rStyle w:val="fixed"/>
              </w:rPr>
            </w:pPr>
            <w:r w:rsidRPr="00DD664C">
              <w:rPr>
                <w:rStyle w:val="fixed"/>
              </w:rPr>
              <w:t>Dimension</w:t>
            </w:r>
          </w:p>
        </w:tc>
      </w:tr>
      <w:tr w:rsidR="00BC04AF" w14:paraId="5B4F2E93" w14:textId="77777777" w:rsidTr="00BC04AF">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A60EA8" w14:textId="77777777" w:rsidR="00BC04AF" w:rsidRPr="00DD664C" w:rsidRDefault="00BC04AF" w:rsidP="00BC04AF">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8D06EB" w14:textId="77777777" w:rsidR="00BC04AF" w:rsidRPr="00DD664C" w:rsidRDefault="00BC04AF" w:rsidP="00BC04AF">
            <w:pPr>
              <w:pStyle w:val="TableText"/>
              <w:rPr>
                <w:rStyle w:val="fixed"/>
              </w:rPr>
            </w:pPr>
            <w:r w:rsidRPr="00DD664C">
              <w:rPr>
                <w:rStyle w:val="fixed"/>
              </w:rPr>
              <w:t>DimensionDescriptor</w:t>
            </w:r>
          </w:p>
        </w:tc>
      </w:tr>
      <w:tr w:rsidR="00281D0F" w14:paraId="5805B8C5"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037D55" w14:textId="1651E768" w:rsidR="00281D0F" w:rsidRPr="00DD664C" w:rsidRDefault="00281D0F"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EC0842" w14:textId="5F2736BA" w:rsidR="00281D0F" w:rsidRPr="00DD664C" w:rsidRDefault="003606B2" w:rsidP="00DD664C">
            <w:pPr>
              <w:pStyle w:val="TableText"/>
              <w:rPr>
                <w:rStyle w:val="fixed"/>
              </w:rPr>
            </w:pPr>
            <w:r w:rsidRPr="00DD664C">
              <w:rPr>
                <w:rStyle w:val="fixed"/>
              </w:rPr>
              <w:t>GroupDimensionDescriptor</w:t>
            </w:r>
          </w:p>
        </w:tc>
      </w:tr>
      <w:tr w:rsidR="00BC04AF" w14:paraId="53D79E37" w14:textId="77777777" w:rsidTr="00BC04AF">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E0EFFD" w14:textId="77777777" w:rsidR="00BC04AF" w:rsidRPr="00DD664C" w:rsidRDefault="00BC04AF" w:rsidP="00BC04AF">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6391A8" w14:textId="77777777" w:rsidR="00BC04AF" w:rsidRPr="00DD664C" w:rsidRDefault="00BC04AF" w:rsidP="00BC04AF">
            <w:pPr>
              <w:pStyle w:val="TableText"/>
              <w:rPr>
                <w:rStyle w:val="fixed"/>
              </w:rPr>
            </w:pPr>
            <w:r w:rsidRPr="00DD664C">
              <w:rPr>
                <w:rStyle w:val="fixed"/>
              </w:rPr>
              <w:t>Measure</w:t>
            </w:r>
          </w:p>
        </w:tc>
      </w:tr>
      <w:tr w:rsidR="00BC04AF" w14:paraId="32C3E69C" w14:textId="77777777" w:rsidTr="00BC04AF">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3A722D" w14:textId="77777777" w:rsidR="00BC04AF" w:rsidRPr="00DD664C" w:rsidRDefault="00BC04AF" w:rsidP="00BC04AF">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3B0F39" w14:textId="77777777" w:rsidR="00BC04AF" w:rsidRPr="00DD664C" w:rsidRDefault="00BC04AF" w:rsidP="00BC04AF">
            <w:pPr>
              <w:pStyle w:val="TableText"/>
              <w:rPr>
                <w:rStyle w:val="fixed"/>
              </w:rPr>
            </w:pPr>
            <w:r w:rsidRPr="00DD664C">
              <w:rPr>
                <w:rStyle w:val="fixed"/>
              </w:rPr>
              <w:t>MeasureDescriptor</w:t>
            </w:r>
          </w:p>
        </w:tc>
      </w:tr>
      <w:tr w:rsidR="00281D0F" w14:paraId="4238BB0B"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55C0B4" w14:textId="37A221AC" w:rsidR="00281D0F" w:rsidRPr="00DD664C" w:rsidRDefault="00281D0F"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CE7A5B" w14:textId="61F29215" w:rsidR="00281D0F" w:rsidRPr="00DD664C" w:rsidRDefault="003606B2" w:rsidP="00DD664C">
            <w:pPr>
              <w:pStyle w:val="TableText"/>
              <w:rPr>
                <w:rStyle w:val="fixed"/>
              </w:rPr>
            </w:pPr>
            <w:r w:rsidRPr="00DD664C">
              <w:rPr>
                <w:rStyle w:val="fixed"/>
              </w:rPr>
              <w:t>TimeDimension</w:t>
            </w:r>
          </w:p>
        </w:tc>
      </w:tr>
      <w:tr w:rsidR="00281D0F" w14:paraId="7705A2B5"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C95D03" w14:textId="51F2C676" w:rsidR="00281D0F" w:rsidRPr="00DD664C" w:rsidRDefault="00281D0F"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ED9E" w14:textId="69B48E3B" w:rsidR="00281D0F" w:rsidRPr="00DD664C" w:rsidRDefault="00281D0F" w:rsidP="00DD664C">
            <w:pPr>
              <w:pStyle w:val="TableText"/>
              <w:rPr>
                <w:rStyle w:val="fixed"/>
              </w:rPr>
            </w:pPr>
          </w:p>
        </w:tc>
      </w:tr>
      <w:tr w:rsidR="00281D0F" w14:paraId="13AC8940"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F0AEE6" w14:textId="1F214784" w:rsidR="00281D0F" w:rsidRPr="00DD664C" w:rsidRDefault="00BC04AF" w:rsidP="00DD664C">
            <w:pPr>
              <w:pStyle w:val="TableText"/>
              <w:rPr>
                <w:rStyle w:val="fixed"/>
              </w:rPr>
            </w:pPr>
            <w:r w:rsidRPr="00BC04AF">
              <w:rPr>
                <w:rStyle w:val="fixed"/>
              </w:rPr>
              <w:t>metadatastructure</w:t>
            </w: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729435" w14:textId="6CA41625" w:rsidR="00281D0F" w:rsidRPr="00DD664C" w:rsidRDefault="000F6B96" w:rsidP="00DD664C">
            <w:pPr>
              <w:pStyle w:val="TableText"/>
              <w:rPr>
                <w:rStyle w:val="fixed"/>
              </w:rPr>
            </w:pPr>
            <w:r w:rsidRPr="002A7055">
              <w:rPr>
                <w:rStyle w:val="fixed"/>
              </w:rPr>
              <w:t>MetadataAttribute</w:t>
            </w:r>
          </w:p>
        </w:tc>
      </w:tr>
      <w:tr w:rsidR="00DD2BED" w14:paraId="7005A20D" w14:textId="77777777" w:rsidTr="00223E00">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8176A1" w14:textId="77777777" w:rsidR="00DD2BED" w:rsidRPr="00DD664C" w:rsidRDefault="00DD2BED"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0E9C8" w14:textId="06920A04" w:rsidR="00DD2BED" w:rsidRPr="002A7055" w:rsidRDefault="00DD2BED" w:rsidP="00DD664C">
            <w:pPr>
              <w:pStyle w:val="TableText"/>
              <w:rPr>
                <w:rStyle w:val="fixed"/>
              </w:rPr>
            </w:pPr>
            <w:r>
              <w:rPr>
                <w:rStyle w:val="fixed"/>
              </w:rPr>
              <w:t>MetadataAttributeDescriptor</w:t>
            </w:r>
          </w:p>
        </w:tc>
      </w:tr>
      <w:tr w:rsidR="00281D0F" w14:paraId="17DE5742"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1A277A" w14:textId="6DF2764F" w:rsidR="00281D0F" w:rsidRPr="00DD664C" w:rsidRDefault="00281D0F"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695B3F" w14:textId="01089895" w:rsidR="00281D0F" w:rsidRPr="00DD664C" w:rsidRDefault="000F6B96" w:rsidP="00DD664C">
            <w:pPr>
              <w:pStyle w:val="TableText"/>
              <w:rPr>
                <w:rStyle w:val="fixed"/>
              </w:rPr>
            </w:pPr>
            <w:r w:rsidRPr="002A7055">
              <w:rPr>
                <w:rStyle w:val="fixed"/>
              </w:rPr>
              <w:t>MetadataStructure</w:t>
            </w:r>
            <w:r>
              <w:rPr>
                <w:rStyle w:val="fixed"/>
              </w:rPr>
              <w:t xml:space="preserve"> </w:t>
            </w:r>
            <w:r w:rsidRPr="002A7055">
              <w:rPr>
                <w:rStyle w:val="fixed"/>
              </w:rPr>
              <w:t>(MetadataStructureDefinition)</w:t>
            </w:r>
          </w:p>
        </w:tc>
      </w:tr>
      <w:tr w:rsidR="00281D0F" w14:paraId="66D8A533"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6FE4A" w14:textId="41D24945" w:rsidR="00281D0F" w:rsidRPr="00DD664C" w:rsidRDefault="00281D0F"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662651" w14:textId="3B51BE4D" w:rsidR="00281D0F" w:rsidRPr="00DD664C" w:rsidRDefault="003606B2" w:rsidP="00DD664C">
            <w:pPr>
              <w:pStyle w:val="TableText"/>
              <w:rPr>
                <w:rStyle w:val="fixed"/>
              </w:rPr>
            </w:pPr>
            <w:r w:rsidRPr="00DD664C">
              <w:rPr>
                <w:rStyle w:val="fixed"/>
              </w:rPr>
              <w:t>Metadataflow</w:t>
            </w:r>
          </w:p>
        </w:tc>
      </w:tr>
      <w:tr w:rsidR="00D44B6C" w14:paraId="5291D289" w14:textId="77777777" w:rsidTr="00223E00">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8223AC" w14:textId="77777777" w:rsidR="00D44B6C" w:rsidRPr="00DD664C" w:rsidRDefault="00D44B6C"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9F6FD3" w14:textId="47381E37" w:rsidR="00D44B6C" w:rsidRPr="00DD664C" w:rsidRDefault="00D44B6C" w:rsidP="00DD664C">
            <w:pPr>
              <w:pStyle w:val="TableText"/>
              <w:rPr>
                <w:rStyle w:val="fixed"/>
              </w:rPr>
            </w:pPr>
            <w:r>
              <w:rPr>
                <w:rStyle w:val="fixed"/>
              </w:rPr>
              <w:t>MetadataSet</w:t>
            </w:r>
          </w:p>
        </w:tc>
      </w:tr>
      <w:tr w:rsidR="00281D0F" w14:paraId="64D32CEC" w14:textId="77777777" w:rsidTr="007B7A2D">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468313" w14:textId="49FE53EF" w:rsidR="00281D0F" w:rsidRPr="00DD664C" w:rsidRDefault="00281D0F"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F38CF" w14:textId="3CE6C7FF" w:rsidR="00281D0F" w:rsidRPr="00DD664C" w:rsidRDefault="00281D0F" w:rsidP="00DD664C">
            <w:pPr>
              <w:pStyle w:val="TableText"/>
              <w:rPr>
                <w:rStyle w:val="fixed"/>
              </w:rPr>
            </w:pPr>
          </w:p>
        </w:tc>
      </w:tr>
      <w:tr w:rsidR="00281D0F" w14:paraId="694CD36B"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6F3DC4" w14:textId="7C93691C" w:rsidR="00281D0F" w:rsidRPr="00DD664C" w:rsidRDefault="003606B2" w:rsidP="00DD664C">
            <w:pPr>
              <w:pStyle w:val="TableText"/>
              <w:rPr>
                <w:rStyle w:val="fixed"/>
              </w:rPr>
            </w:pPr>
            <w:r w:rsidRPr="00DD664C">
              <w:rPr>
                <w:rStyle w:val="fixed"/>
              </w:rPr>
              <w:t>process</w:t>
            </w: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A14E7D" w14:textId="3E345175" w:rsidR="00281D0F" w:rsidRPr="00DD664C" w:rsidRDefault="003606B2" w:rsidP="00DD664C">
            <w:pPr>
              <w:pStyle w:val="TableText"/>
              <w:rPr>
                <w:rStyle w:val="fixed"/>
              </w:rPr>
            </w:pPr>
            <w:r w:rsidRPr="00DD664C">
              <w:rPr>
                <w:rStyle w:val="fixed"/>
              </w:rPr>
              <w:t>Process</w:t>
            </w:r>
          </w:p>
        </w:tc>
      </w:tr>
      <w:tr w:rsidR="00281D0F" w14:paraId="496C335F"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57B10C" w14:textId="7825B9C3" w:rsidR="00281D0F" w:rsidRPr="00DD664C" w:rsidRDefault="00281D0F"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FF8E5" w14:textId="5A5459E3" w:rsidR="00281D0F" w:rsidRPr="00DD664C" w:rsidRDefault="003606B2" w:rsidP="00DD664C">
            <w:pPr>
              <w:pStyle w:val="TableText"/>
              <w:rPr>
                <w:rStyle w:val="fixed"/>
              </w:rPr>
            </w:pPr>
            <w:r w:rsidRPr="00DD664C">
              <w:rPr>
                <w:rStyle w:val="fixed"/>
              </w:rPr>
              <w:t>ProcessStep</w:t>
            </w:r>
          </w:p>
        </w:tc>
      </w:tr>
      <w:tr w:rsidR="00281D0F" w14:paraId="47F35061"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FB969B" w14:textId="7109309B" w:rsidR="00281D0F" w:rsidRPr="00DD664C" w:rsidRDefault="00281D0F"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CDA303" w14:textId="089A8DAB" w:rsidR="00281D0F" w:rsidRPr="00DD664C" w:rsidRDefault="003606B2" w:rsidP="00DD664C">
            <w:pPr>
              <w:pStyle w:val="TableText"/>
              <w:rPr>
                <w:rStyle w:val="fixed"/>
              </w:rPr>
            </w:pPr>
            <w:r w:rsidRPr="00DD664C">
              <w:rPr>
                <w:rStyle w:val="fixed"/>
              </w:rPr>
              <w:t>Transition</w:t>
            </w:r>
          </w:p>
        </w:tc>
      </w:tr>
      <w:tr w:rsidR="00281D0F" w14:paraId="051333C0"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5F6C1C" w14:textId="2C398734" w:rsidR="00281D0F" w:rsidRPr="00DD664C" w:rsidRDefault="00281D0F"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343F7" w14:textId="3604A491" w:rsidR="00281D0F" w:rsidRPr="00DD664C" w:rsidRDefault="00281D0F" w:rsidP="00DD664C">
            <w:pPr>
              <w:pStyle w:val="TableText"/>
              <w:rPr>
                <w:rStyle w:val="fixed"/>
              </w:rPr>
            </w:pPr>
          </w:p>
        </w:tc>
      </w:tr>
      <w:tr w:rsidR="00281D0F" w14:paraId="3709E6BC" w14:textId="77777777" w:rsidTr="007B7A2D">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101D3B" w14:textId="58F6FAE6" w:rsidR="00281D0F" w:rsidRPr="00DD664C" w:rsidRDefault="00D335B5" w:rsidP="00DD664C">
            <w:pPr>
              <w:pStyle w:val="TableText"/>
              <w:rPr>
                <w:rStyle w:val="fixed"/>
              </w:rPr>
            </w:pPr>
            <w:r w:rsidRPr="00DD664C">
              <w:rPr>
                <w:rStyle w:val="fixed"/>
              </w:rPr>
              <w:t>registry</w:t>
            </w: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3E2478" w14:textId="5AEDA734" w:rsidR="00281D0F" w:rsidRPr="00DD664C" w:rsidRDefault="000F6B96" w:rsidP="00DD664C">
            <w:pPr>
              <w:pStyle w:val="TableText"/>
              <w:rPr>
                <w:rStyle w:val="fixed"/>
              </w:rPr>
            </w:pPr>
            <w:r>
              <w:rPr>
                <w:rStyle w:val="fixed"/>
              </w:rPr>
              <w:t>Data</w:t>
            </w:r>
            <w:r w:rsidR="003606B2" w:rsidRPr="00DD664C">
              <w:rPr>
                <w:rStyle w:val="fixed"/>
              </w:rPr>
              <w:t>Constraint</w:t>
            </w:r>
          </w:p>
        </w:tc>
      </w:tr>
      <w:tr w:rsidR="001456D4" w14:paraId="781E90CD" w14:textId="77777777" w:rsidTr="007B7A2D">
        <w:trPr>
          <w:trHeight w:val="264"/>
          <w:jc w:val="center"/>
          <w:ins w:id="457" w:author="Matthew Nelson" w:date="2024-09-16T14:54:00Z"/>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B8F91E" w14:textId="77777777" w:rsidR="001456D4" w:rsidRPr="00DD664C" w:rsidRDefault="001456D4" w:rsidP="00DD664C">
            <w:pPr>
              <w:pStyle w:val="TableText"/>
              <w:rPr>
                <w:ins w:id="458" w:author="Matthew Nelson" w:date="2024-09-16T14:54:00Z"/>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39AFEB" w14:textId="71271486" w:rsidR="001456D4" w:rsidRDefault="001456D4" w:rsidP="00DD664C">
            <w:pPr>
              <w:pStyle w:val="TableText"/>
              <w:rPr>
                <w:ins w:id="459" w:author="Matthew Nelson" w:date="2024-09-16T14:54:00Z"/>
                <w:rStyle w:val="fixed"/>
              </w:rPr>
            </w:pPr>
            <w:ins w:id="460" w:author="Matthew Nelson" w:date="2024-09-16T14:54:00Z">
              <w:r>
                <w:rPr>
                  <w:rStyle w:val="fixed"/>
                </w:rPr>
                <w:t>DimensionConstraint</w:t>
              </w:r>
            </w:ins>
          </w:p>
        </w:tc>
      </w:tr>
      <w:tr w:rsidR="00D335B5" w14:paraId="2959DD3E" w14:textId="77777777" w:rsidTr="001E0376">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6836F6" w14:textId="77777777" w:rsidR="00D335B5" w:rsidRPr="00DD664C" w:rsidRDefault="00D335B5" w:rsidP="001E0376">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178F3" w14:textId="77777777" w:rsidR="00D335B5" w:rsidRPr="00DD664C" w:rsidRDefault="00D335B5" w:rsidP="001E0376">
            <w:pPr>
              <w:pStyle w:val="TableText"/>
              <w:rPr>
                <w:rStyle w:val="fixed"/>
              </w:rPr>
            </w:pPr>
            <w:r>
              <w:rPr>
                <w:rStyle w:val="fixed"/>
              </w:rPr>
              <w:t>MetadataProvisionAgreement</w:t>
            </w:r>
          </w:p>
        </w:tc>
      </w:tr>
      <w:tr w:rsidR="00D335B5" w14:paraId="2239886F" w14:textId="77777777" w:rsidTr="001E0376">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FDB266" w14:textId="77777777" w:rsidR="00D335B5" w:rsidRPr="00DD664C" w:rsidRDefault="00D335B5" w:rsidP="001E0376">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B1C759" w14:textId="77777777" w:rsidR="00D335B5" w:rsidRPr="00DD664C" w:rsidRDefault="00D335B5" w:rsidP="001E0376">
            <w:pPr>
              <w:pStyle w:val="TableText"/>
              <w:rPr>
                <w:rStyle w:val="fixed"/>
              </w:rPr>
            </w:pPr>
            <w:r w:rsidRPr="00DD664C">
              <w:rPr>
                <w:rStyle w:val="fixed"/>
              </w:rPr>
              <w:t>ProvisionAgreement</w:t>
            </w:r>
          </w:p>
        </w:tc>
      </w:tr>
      <w:tr w:rsidR="00281D0F" w14:paraId="4B7F3B78"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59DA8" w14:textId="6A34513A" w:rsidR="00281D0F" w:rsidRPr="00DD664C" w:rsidRDefault="00281D0F"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DDE3F7" w14:textId="741D0804" w:rsidR="00281D0F" w:rsidRPr="00DD664C" w:rsidRDefault="003606B2" w:rsidP="00DD664C">
            <w:pPr>
              <w:pStyle w:val="TableText"/>
              <w:rPr>
                <w:rStyle w:val="fixed"/>
              </w:rPr>
            </w:pPr>
            <w:r w:rsidRPr="00DD664C">
              <w:rPr>
                <w:rStyle w:val="fixed"/>
              </w:rPr>
              <w:t>Subscription</w:t>
            </w:r>
          </w:p>
        </w:tc>
      </w:tr>
      <w:tr w:rsidR="00281D0F" w14:paraId="0534FEAE"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194208" w14:textId="18C97B84" w:rsidR="00281D0F" w:rsidRPr="00DD664C" w:rsidRDefault="00281D0F"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072C22" w14:textId="04942663" w:rsidR="00281D0F" w:rsidRPr="00DD664C" w:rsidRDefault="00281D0F" w:rsidP="00DD664C">
            <w:pPr>
              <w:pStyle w:val="TableText"/>
              <w:rPr>
                <w:rStyle w:val="fixed"/>
              </w:rPr>
            </w:pPr>
          </w:p>
        </w:tc>
      </w:tr>
      <w:tr w:rsidR="00EC6DB3" w14:paraId="6D162001" w14:textId="77777777" w:rsidTr="001E0376">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95535C" w14:textId="77777777" w:rsidR="00EC6DB3" w:rsidRPr="00DD664C" w:rsidRDefault="00EC6DB3" w:rsidP="001E0376">
            <w:pPr>
              <w:pStyle w:val="TableText"/>
              <w:rPr>
                <w:rStyle w:val="fixed"/>
              </w:rPr>
            </w:pPr>
            <w:r w:rsidRPr="00EC6DB3">
              <w:rPr>
                <w:rStyle w:val="fixed"/>
              </w:rPr>
              <w:t>structuremapping</w:t>
            </w: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ABDBA5" w14:textId="77777777" w:rsidR="00EC6DB3" w:rsidRPr="00DD664C" w:rsidRDefault="00EC6DB3" w:rsidP="001E0376">
            <w:pPr>
              <w:pStyle w:val="TableText"/>
              <w:rPr>
                <w:rStyle w:val="fixed"/>
              </w:rPr>
            </w:pPr>
            <w:r w:rsidRPr="00DD664C">
              <w:rPr>
                <w:rStyle w:val="fixed"/>
              </w:rPr>
              <w:t>CategorySchemeMap</w:t>
            </w:r>
          </w:p>
        </w:tc>
      </w:tr>
      <w:tr w:rsidR="00EC6DB3" w14:paraId="539B71E0" w14:textId="77777777" w:rsidTr="001E0376">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D6C91E" w14:textId="77777777" w:rsidR="00EC6DB3" w:rsidRPr="00DD664C" w:rsidRDefault="00EC6DB3" w:rsidP="001E0376">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EE3607" w14:textId="77777777" w:rsidR="00EC6DB3" w:rsidRPr="00DD664C" w:rsidRDefault="00EC6DB3" w:rsidP="001E0376">
            <w:pPr>
              <w:pStyle w:val="TableText"/>
              <w:rPr>
                <w:rStyle w:val="fixed"/>
              </w:rPr>
            </w:pPr>
            <w:r w:rsidRPr="00DD664C">
              <w:rPr>
                <w:rStyle w:val="fixed"/>
              </w:rPr>
              <w:t>ConceptSchemeMap</w:t>
            </w:r>
          </w:p>
        </w:tc>
      </w:tr>
      <w:tr w:rsidR="007F62D1" w14:paraId="6A158632"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D17D19" w14:textId="76853AC9" w:rsidR="007F62D1" w:rsidRPr="00DD664C" w:rsidRDefault="007F62D1"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B90585" w14:textId="702D357D" w:rsidR="007F62D1" w:rsidRPr="00DD664C" w:rsidRDefault="007F62D1" w:rsidP="00DD664C">
            <w:pPr>
              <w:pStyle w:val="TableText"/>
              <w:rPr>
                <w:rStyle w:val="fixed"/>
              </w:rPr>
            </w:pPr>
            <w:r w:rsidRPr="00DD664C">
              <w:rPr>
                <w:rStyle w:val="fixed"/>
              </w:rPr>
              <w:t>OrganisationSchemeMap</w:t>
            </w:r>
          </w:p>
        </w:tc>
      </w:tr>
      <w:tr w:rsidR="007F62D1" w14:paraId="3818C8EE"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7B3025" w14:textId="772798A4" w:rsidR="007F62D1" w:rsidRPr="00DD664C" w:rsidRDefault="007F62D1"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F2BBBA" w14:textId="4517C6FC" w:rsidR="007F62D1" w:rsidRPr="00DD664C" w:rsidRDefault="007F62D1" w:rsidP="00DD664C">
            <w:pPr>
              <w:pStyle w:val="TableText"/>
              <w:rPr>
                <w:rStyle w:val="fixed"/>
              </w:rPr>
            </w:pPr>
            <w:r w:rsidRPr="00DD664C">
              <w:rPr>
                <w:rStyle w:val="fixed"/>
              </w:rPr>
              <w:t>ReportingTaxonomyMap</w:t>
            </w:r>
          </w:p>
        </w:tc>
      </w:tr>
      <w:tr w:rsidR="007F62D1" w14:paraId="02CB8D8A"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852991" w14:textId="37E2D36C" w:rsidR="007F62D1" w:rsidRPr="00DD664C" w:rsidRDefault="007F62D1"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8679B" w14:textId="30B20A93" w:rsidR="007F62D1" w:rsidRPr="00DD664C" w:rsidRDefault="007F62D1" w:rsidP="00DD664C">
            <w:pPr>
              <w:pStyle w:val="TableText"/>
              <w:rPr>
                <w:rStyle w:val="fixed"/>
              </w:rPr>
            </w:pPr>
            <w:r w:rsidRPr="00DD664C">
              <w:rPr>
                <w:rStyle w:val="fixed"/>
              </w:rPr>
              <w:t>RepresentationMap</w:t>
            </w:r>
          </w:p>
        </w:tc>
      </w:tr>
      <w:tr w:rsidR="00EC6DB3" w14:paraId="1CB5D554" w14:textId="77777777" w:rsidTr="001E0376">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489321" w14:textId="77777777" w:rsidR="00EC6DB3" w:rsidRPr="00DD664C" w:rsidRDefault="00EC6DB3" w:rsidP="001E0376">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11455" w14:textId="77777777" w:rsidR="00EC6DB3" w:rsidRPr="00DD664C" w:rsidRDefault="00EC6DB3" w:rsidP="001E0376">
            <w:pPr>
              <w:pStyle w:val="TableText"/>
              <w:rPr>
                <w:rStyle w:val="fixed"/>
              </w:rPr>
            </w:pPr>
            <w:r w:rsidRPr="00DD664C">
              <w:rPr>
                <w:rStyle w:val="fixed"/>
              </w:rPr>
              <w:t>StructureMap</w:t>
            </w:r>
          </w:p>
        </w:tc>
      </w:tr>
      <w:tr w:rsidR="00FF038A" w14:paraId="204B0902"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64A177" w14:textId="77777777" w:rsidR="00FF038A" w:rsidRPr="004A1935" w:rsidRDefault="00FF038A" w:rsidP="00B17B00">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9326F9" w14:textId="77777777" w:rsidR="00FF038A" w:rsidRPr="004A1935" w:rsidRDefault="00FF038A" w:rsidP="00B17B00">
            <w:pPr>
              <w:pStyle w:val="TableText"/>
              <w:rPr>
                <w:rStyle w:val="fixed"/>
              </w:rPr>
            </w:pPr>
          </w:p>
        </w:tc>
      </w:tr>
      <w:tr w:rsidR="00D335B5" w14:paraId="1626FCB4" w14:textId="77777777" w:rsidTr="001E0376">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FBE647" w14:textId="77777777" w:rsidR="00D335B5" w:rsidRPr="00DD664C" w:rsidRDefault="00D335B5" w:rsidP="001E0376">
            <w:pPr>
              <w:pStyle w:val="TableText"/>
              <w:rPr>
                <w:rStyle w:val="fixed"/>
              </w:rPr>
            </w:pPr>
            <w:r w:rsidRPr="00D335B5">
              <w:rPr>
                <w:rStyle w:val="fixed"/>
              </w:rPr>
              <w:t>codelist</w:t>
            </w: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E1B38" w14:textId="77777777" w:rsidR="00D335B5" w:rsidRPr="00DD664C" w:rsidRDefault="00D335B5" w:rsidP="001E0376">
            <w:pPr>
              <w:pStyle w:val="TableText"/>
              <w:rPr>
                <w:rStyle w:val="fixed"/>
              </w:rPr>
            </w:pPr>
            <w:r w:rsidRPr="00DD664C">
              <w:rPr>
                <w:rStyle w:val="fixed"/>
              </w:rPr>
              <w:t>Code</w:t>
            </w:r>
          </w:p>
        </w:tc>
      </w:tr>
      <w:tr w:rsidR="007F62D1" w14:paraId="40095E20"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891E06" w14:textId="2ED0EF70" w:rsidR="007F62D1" w:rsidRPr="00DD664C" w:rsidRDefault="007F62D1"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51CBEF" w14:textId="02D6A7CD" w:rsidR="007F62D1" w:rsidRPr="00DD664C" w:rsidRDefault="007F62D1" w:rsidP="00DD664C">
            <w:pPr>
              <w:pStyle w:val="TableText"/>
              <w:rPr>
                <w:rStyle w:val="fixed"/>
              </w:rPr>
            </w:pPr>
            <w:r w:rsidRPr="00DD664C">
              <w:rPr>
                <w:rStyle w:val="fixed"/>
              </w:rPr>
              <w:t>Codelist</w:t>
            </w:r>
          </w:p>
        </w:tc>
      </w:tr>
      <w:tr w:rsidR="00D335B5" w14:paraId="7E5E38C4" w14:textId="77777777" w:rsidTr="001E0376">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59D584" w14:textId="77777777" w:rsidR="00D335B5" w:rsidRPr="00DD664C" w:rsidRDefault="00D335B5" w:rsidP="001E0376">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61148D" w14:textId="77777777" w:rsidR="00D335B5" w:rsidRPr="00DD664C" w:rsidRDefault="00D335B5" w:rsidP="001E0376">
            <w:pPr>
              <w:pStyle w:val="TableText"/>
              <w:rPr>
                <w:rStyle w:val="fixed"/>
              </w:rPr>
            </w:pPr>
            <w:r w:rsidRPr="00DD664C">
              <w:rPr>
                <w:rStyle w:val="fixed"/>
              </w:rPr>
              <w:t>HierarchicalCode</w:t>
            </w:r>
          </w:p>
        </w:tc>
      </w:tr>
      <w:tr w:rsidR="007F62D1" w14:paraId="094F455D"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34844" w14:textId="7FF021E2" w:rsidR="007F62D1" w:rsidRPr="00DD664C" w:rsidRDefault="007F62D1"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84B58" w14:textId="3A50E712" w:rsidR="007F62D1" w:rsidRPr="00DD664C" w:rsidRDefault="007F62D1" w:rsidP="00DD664C">
            <w:pPr>
              <w:pStyle w:val="TableText"/>
              <w:rPr>
                <w:rStyle w:val="fixed"/>
              </w:rPr>
            </w:pPr>
            <w:r w:rsidRPr="00DD664C">
              <w:rPr>
                <w:rStyle w:val="fixed"/>
              </w:rPr>
              <w:t>Hierarchy</w:t>
            </w:r>
          </w:p>
        </w:tc>
      </w:tr>
      <w:tr w:rsidR="00FF038A" w14:paraId="6A469FF3" w14:textId="77777777" w:rsidTr="007B7A2D">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ED9C1" w14:textId="77777777" w:rsidR="00FF038A" w:rsidRPr="004A1935" w:rsidDel="004A1935" w:rsidRDefault="00FF038A" w:rsidP="00B17B00">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D49436" w14:textId="19F1513B" w:rsidR="00FF038A" w:rsidRPr="004A1935" w:rsidRDefault="00FF038A" w:rsidP="00B17B00">
            <w:pPr>
              <w:pStyle w:val="TableText"/>
              <w:rPr>
                <w:rStyle w:val="fixed"/>
              </w:rPr>
            </w:pPr>
            <w:r>
              <w:rPr>
                <w:rStyle w:val="fixed"/>
              </w:rPr>
              <w:t>HierarchyAssociation</w:t>
            </w:r>
          </w:p>
        </w:tc>
      </w:tr>
      <w:tr w:rsidR="007F62D1" w14:paraId="2EB60BE2"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97F4ED" w14:textId="78826A2D" w:rsidR="007F62D1" w:rsidRPr="00DD664C" w:rsidRDefault="007F62D1"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BEBE9" w14:textId="3E302A4C" w:rsidR="007F62D1" w:rsidRPr="00DD664C" w:rsidRDefault="007F62D1" w:rsidP="00DD664C">
            <w:pPr>
              <w:pStyle w:val="TableText"/>
              <w:rPr>
                <w:rStyle w:val="fixed"/>
              </w:rPr>
            </w:pPr>
            <w:r w:rsidRPr="00DD664C">
              <w:rPr>
                <w:rStyle w:val="fixed"/>
              </w:rPr>
              <w:t>Level</w:t>
            </w:r>
          </w:p>
        </w:tc>
      </w:tr>
      <w:tr w:rsidR="00D335B5" w14:paraId="43657A96" w14:textId="77777777" w:rsidTr="001E0376">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6777F" w14:textId="77777777" w:rsidR="00D335B5" w:rsidRPr="004A1935" w:rsidRDefault="00D335B5" w:rsidP="001E0376">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02F45E" w14:textId="77777777" w:rsidR="00D335B5" w:rsidRPr="004A1935" w:rsidRDefault="00D335B5" w:rsidP="001E0376">
            <w:pPr>
              <w:pStyle w:val="TableText"/>
              <w:rPr>
                <w:rStyle w:val="fixed"/>
              </w:rPr>
            </w:pPr>
            <w:r>
              <w:rPr>
                <w:rStyle w:val="fixed"/>
              </w:rPr>
              <w:t>ValueList</w:t>
            </w:r>
          </w:p>
        </w:tc>
      </w:tr>
      <w:tr w:rsidR="007F62D1" w14:paraId="0BC21D27"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2A676" w14:textId="58D37974" w:rsidR="007F62D1" w:rsidRPr="00DD664C" w:rsidRDefault="007F62D1"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8A9AD" w14:textId="43E73ACC" w:rsidR="007F62D1" w:rsidRPr="00DD664C" w:rsidRDefault="007F62D1" w:rsidP="00DD664C">
            <w:pPr>
              <w:pStyle w:val="TableText"/>
              <w:rPr>
                <w:rStyle w:val="fixed"/>
              </w:rPr>
            </w:pPr>
          </w:p>
        </w:tc>
      </w:tr>
      <w:tr w:rsidR="007F62D1" w14:paraId="5DDD3562"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807C2" w14:textId="317CB110" w:rsidR="007F62D1" w:rsidRPr="00DD664C" w:rsidRDefault="00D335B5" w:rsidP="00DD664C">
            <w:pPr>
              <w:pStyle w:val="TableText"/>
              <w:rPr>
                <w:rStyle w:val="fixed"/>
              </w:rPr>
            </w:pPr>
            <w:r w:rsidRPr="00DD664C">
              <w:rPr>
                <w:rStyle w:val="fixed"/>
              </w:rPr>
              <w:t>categoryscheme</w:t>
            </w: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E9956" w14:textId="173814FE" w:rsidR="007F62D1" w:rsidRPr="00DD664C" w:rsidRDefault="007F62D1" w:rsidP="00DD664C">
            <w:pPr>
              <w:pStyle w:val="TableText"/>
              <w:rPr>
                <w:rStyle w:val="fixed"/>
              </w:rPr>
            </w:pPr>
            <w:r w:rsidRPr="00DD664C">
              <w:rPr>
                <w:rStyle w:val="fixed"/>
              </w:rPr>
              <w:t>Categorisation</w:t>
            </w:r>
          </w:p>
        </w:tc>
      </w:tr>
      <w:tr w:rsidR="00D335B5" w14:paraId="31BB5139" w14:textId="77777777" w:rsidTr="001E0376">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773DF" w14:textId="77777777" w:rsidR="00D335B5" w:rsidRPr="00DD664C" w:rsidRDefault="00D335B5" w:rsidP="001E0376">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84DA67" w14:textId="77777777" w:rsidR="00D335B5" w:rsidRPr="00DD664C" w:rsidRDefault="00D335B5" w:rsidP="001E0376">
            <w:pPr>
              <w:pStyle w:val="TableText"/>
              <w:rPr>
                <w:rStyle w:val="fixed"/>
              </w:rPr>
            </w:pPr>
            <w:r w:rsidRPr="00DD664C">
              <w:rPr>
                <w:rStyle w:val="fixed"/>
              </w:rPr>
              <w:t>Category</w:t>
            </w:r>
          </w:p>
        </w:tc>
      </w:tr>
      <w:tr w:rsidR="00D335B5" w14:paraId="3C8B9F69" w14:textId="77777777" w:rsidTr="001E0376">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4F52BD" w14:textId="77777777" w:rsidR="00D335B5" w:rsidRPr="00DD664C" w:rsidRDefault="00D335B5" w:rsidP="001E0376">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25E33F" w14:textId="77777777" w:rsidR="00D335B5" w:rsidRPr="00DD664C" w:rsidRDefault="00D335B5" w:rsidP="001E0376">
            <w:pPr>
              <w:pStyle w:val="TableText"/>
              <w:rPr>
                <w:rStyle w:val="fixed"/>
              </w:rPr>
            </w:pPr>
            <w:r w:rsidRPr="00DD664C">
              <w:rPr>
                <w:rStyle w:val="fixed"/>
              </w:rPr>
              <w:t>CategoryScheme</w:t>
            </w:r>
          </w:p>
        </w:tc>
      </w:tr>
      <w:tr w:rsidR="00D335B5" w14:paraId="242E66B1" w14:textId="77777777" w:rsidTr="001E0376">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D50FFA" w14:textId="77777777" w:rsidR="00D335B5" w:rsidRPr="00DD664C" w:rsidRDefault="00D335B5" w:rsidP="001E0376">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D2986D" w14:textId="77777777" w:rsidR="00D335B5" w:rsidRPr="00DD664C" w:rsidRDefault="00D335B5" w:rsidP="001E0376">
            <w:pPr>
              <w:pStyle w:val="TableText"/>
              <w:rPr>
                <w:rStyle w:val="fixed"/>
              </w:rPr>
            </w:pPr>
            <w:r w:rsidRPr="00DD664C">
              <w:rPr>
                <w:rStyle w:val="fixed"/>
              </w:rPr>
              <w:t>ReportingCategory</w:t>
            </w:r>
          </w:p>
        </w:tc>
      </w:tr>
      <w:tr w:rsidR="007F62D1" w14:paraId="47C3405A" w14:textId="77777777" w:rsidTr="007B7A2D">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55D2D6" w14:textId="5D8A23EC" w:rsidR="007F62D1" w:rsidRPr="00DD664C" w:rsidRDefault="007F62D1"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86143E" w14:textId="1790F1CC" w:rsidR="007F62D1" w:rsidRPr="00DD664C" w:rsidRDefault="007F62D1" w:rsidP="00DD664C">
            <w:pPr>
              <w:pStyle w:val="TableText"/>
              <w:rPr>
                <w:rStyle w:val="fixed"/>
              </w:rPr>
            </w:pPr>
            <w:r w:rsidRPr="00DD664C">
              <w:rPr>
                <w:rStyle w:val="fixed"/>
              </w:rPr>
              <w:t>ReportingTaxonomy</w:t>
            </w:r>
          </w:p>
        </w:tc>
      </w:tr>
      <w:tr w:rsidR="007F62D1" w14:paraId="09BBF6DA"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78AE94" w14:textId="1B5F3531" w:rsidR="007F62D1" w:rsidRPr="00DD664C" w:rsidRDefault="007F62D1"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CE4F10" w14:textId="2E886694" w:rsidR="007F62D1" w:rsidRPr="00DD664C" w:rsidRDefault="007F62D1" w:rsidP="00DD664C">
            <w:pPr>
              <w:pStyle w:val="TableText"/>
              <w:rPr>
                <w:rStyle w:val="fixed"/>
              </w:rPr>
            </w:pPr>
          </w:p>
        </w:tc>
      </w:tr>
      <w:tr w:rsidR="00D335B5" w14:paraId="71C72BF8" w14:textId="77777777" w:rsidTr="001E0376">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C51383" w14:textId="77777777" w:rsidR="00D335B5" w:rsidRPr="00DD664C" w:rsidRDefault="00D335B5" w:rsidP="001E0376">
            <w:pPr>
              <w:pStyle w:val="TableText"/>
              <w:rPr>
                <w:rStyle w:val="fixed"/>
              </w:rPr>
            </w:pPr>
            <w:r w:rsidRPr="00D335B5">
              <w:rPr>
                <w:rStyle w:val="fixed"/>
              </w:rPr>
              <w:t>conceptscheme</w:t>
            </w: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A4D60" w14:textId="77777777" w:rsidR="00D335B5" w:rsidRPr="00DD664C" w:rsidRDefault="00D335B5" w:rsidP="001E0376">
            <w:pPr>
              <w:pStyle w:val="TableText"/>
              <w:rPr>
                <w:rStyle w:val="fixed"/>
              </w:rPr>
            </w:pPr>
            <w:r w:rsidRPr="00DD664C">
              <w:rPr>
                <w:rStyle w:val="fixed"/>
              </w:rPr>
              <w:t>Concept</w:t>
            </w:r>
          </w:p>
        </w:tc>
      </w:tr>
      <w:tr w:rsidR="007F62D1" w14:paraId="68C1FC37" w14:textId="77777777" w:rsidTr="007B7A2D">
        <w:trPr>
          <w:trHeight w:val="263"/>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F9BB1A" w14:textId="2AF4D2D6" w:rsidR="007F62D1" w:rsidRPr="00DD664C" w:rsidRDefault="007F62D1" w:rsidP="00DD664C">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8B86E0" w14:textId="457267A4" w:rsidR="007F62D1" w:rsidRPr="00DD664C" w:rsidRDefault="007F62D1" w:rsidP="00DD664C">
            <w:pPr>
              <w:pStyle w:val="TableText"/>
              <w:rPr>
                <w:rStyle w:val="fixed"/>
              </w:rPr>
            </w:pPr>
            <w:r w:rsidRPr="780908F9">
              <w:rPr>
                <w:rStyle w:val="fixed"/>
              </w:rPr>
              <w:t>ConceptScheme</w:t>
            </w:r>
          </w:p>
        </w:tc>
      </w:tr>
      <w:tr w:rsidR="002F5C35" w14:paraId="4459AD94" w14:textId="77777777" w:rsidTr="007B7A2D">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FF5121" w14:textId="77777777" w:rsidR="002F5C35" w:rsidRPr="004A1935" w:rsidDel="004A1935" w:rsidRDefault="002F5C35" w:rsidP="00B17B00">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83443" w14:textId="77777777" w:rsidR="002F5C35" w:rsidRPr="004A1935" w:rsidRDefault="002F5C35" w:rsidP="00B17B00">
            <w:pPr>
              <w:pStyle w:val="TableText"/>
              <w:rPr>
                <w:rStyle w:val="fixed"/>
              </w:rPr>
            </w:pPr>
          </w:p>
        </w:tc>
      </w:tr>
      <w:tr w:rsidR="00D335B5" w14:paraId="42A01628" w14:textId="77777777" w:rsidTr="001E0376">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F5A098" w14:textId="77777777" w:rsidR="00D335B5" w:rsidRDefault="00D335B5" w:rsidP="001E0376">
            <w:pPr>
              <w:pStyle w:val="TableText"/>
              <w:rPr>
                <w:rStyle w:val="fixed"/>
              </w:rPr>
            </w:pPr>
            <w:r w:rsidRPr="00D335B5">
              <w:rPr>
                <w:rStyle w:val="fixed"/>
              </w:rPr>
              <w:t>transformation</w:t>
            </w: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1E9753" w14:textId="77777777" w:rsidR="00D335B5" w:rsidRDefault="00D335B5" w:rsidP="001E0376">
            <w:pPr>
              <w:pStyle w:val="TableText"/>
              <w:rPr>
                <w:rStyle w:val="fixed"/>
              </w:rPr>
            </w:pPr>
            <w:r>
              <w:rPr>
                <w:rStyle w:val="fixed"/>
              </w:rPr>
              <w:t>CustomType</w:t>
            </w:r>
          </w:p>
        </w:tc>
      </w:tr>
      <w:tr w:rsidR="00D335B5" w14:paraId="3AB70E7E" w14:textId="77777777" w:rsidTr="001E0376">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51A0DA" w14:textId="77777777" w:rsidR="00D335B5" w:rsidRDefault="00D335B5" w:rsidP="001E0376">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4ACD4" w14:textId="77777777" w:rsidR="00D335B5" w:rsidRDefault="00D335B5" w:rsidP="001E0376">
            <w:pPr>
              <w:pStyle w:val="TableText"/>
              <w:rPr>
                <w:rStyle w:val="fixed"/>
              </w:rPr>
            </w:pPr>
            <w:r>
              <w:rPr>
                <w:rStyle w:val="fixed"/>
              </w:rPr>
              <w:t>CustomTypeScheme</w:t>
            </w:r>
          </w:p>
        </w:tc>
      </w:tr>
      <w:tr w:rsidR="001E0376" w14:paraId="6F6DBF19" w14:textId="77777777" w:rsidTr="001E0376">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6F8D07" w14:textId="77777777" w:rsidR="001E0376" w:rsidRDefault="001E0376" w:rsidP="001E0376">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822261" w14:textId="77777777" w:rsidR="001E0376" w:rsidRDefault="001E0376" w:rsidP="001E0376">
            <w:pPr>
              <w:pStyle w:val="TableText"/>
              <w:rPr>
                <w:rStyle w:val="fixed"/>
              </w:rPr>
            </w:pPr>
            <w:r>
              <w:rPr>
                <w:rStyle w:val="fixed"/>
              </w:rPr>
              <w:t>NamePersonalisation</w:t>
            </w:r>
          </w:p>
        </w:tc>
      </w:tr>
      <w:tr w:rsidR="001E0376" w14:paraId="5F94E256" w14:textId="77777777" w:rsidTr="001E0376">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491672" w14:textId="77777777" w:rsidR="001E0376" w:rsidRDefault="001E0376" w:rsidP="001E0376">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EF0B2" w14:textId="77777777" w:rsidR="001E0376" w:rsidRDefault="001E0376" w:rsidP="001E0376">
            <w:pPr>
              <w:pStyle w:val="TableText"/>
              <w:rPr>
                <w:rStyle w:val="fixed"/>
              </w:rPr>
            </w:pPr>
            <w:r>
              <w:rPr>
                <w:rStyle w:val="fixed"/>
              </w:rPr>
              <w:t>NamePersonalisationScheme</w:t>
            </w:r>
          </w:p>
        </w:tc>
      </w:tr>
      <w:tr w:rsidR="001E0376" w14:paraId="09162265" w14:textId="77777777" w:rsidTr="001E0376">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11CA55" w14:textId="77777777" w:rsidR="001E0376" w:rsidRDefault="001E0376" w:rsidP="001E0376">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8C07DB" w14:textId="77777777" w:rsidR="001E0376" w:rsidRDefault="001E0376" w:rsidP="001E0376">
            <w:pPr>
              <w:pStyle w:val="TableText"/>
              <w:rPr>
                <w:rStyle w:val="fixed"/>
              </w:rPr>
            </w:pPr>
            <w:r>
              <w:rPr>
                <w:rStyle w:val="fixed"/>
              </w:rPr>
              <w:t>Ruleset</w:t>
            </w:r>
          </w:p>
        </w:tc>
      </w:tr>
      <w:tr w:rsidR="001E0376" w14:paraId="0B965575" w14:textId="77777777" w:rsidTr="001E0376">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323B42" w14:textId="77777777" w:rsidR="001E0376" w:rsidRDefault="001E0376" w:rsidP="001E0376">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182026" w14:textId="77777777" w:rsidR="001E0376" w:rsidRDefault="001E0376" w:rsidP="001E0376">
            <w:pPr>
              <w:pStyle w:val="TableText"/>
              <w:rPr>
                <w:rStyle w:val="fixed"/>
              </w:rPr>
            </w:pPr>
            <w:r>
              <w:rPr>
                <w:rStyle w:val="fixed"/>
              </w:rPr>
              <w:t>RulesetScheme</w:t>
            </w:r>
          </w:p>
        </w:tc>
      </w:tr>
      <w:tr w:rsidR="001E0376" w14:paraId="06792490" w14:textId="77777777" w:rsidTr="001E0376">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90B7BE" w14:textId="77777777" w:rsidR="001E0376" w:rsidRDefault="001E0376" w:rsidP="001E0376">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E5D069" w14:textId="77777777" w:rsidR="001E0376" w:rsidRDefault="001E0376" w:rsidP="001E0376">
            <w:pPr>
              <w:pStyle w:val="TableText"/>
              <w:rPr>
                <w:rStyle w:val="fixed"/>
              </w:rPr>
            </w:pPr>
            <w:r>
              <w:rPr>
                <w:rStyle w:val="fixed"/>
              </w:rPr>
              <w:t>Transformation</w:t>
            </w:r>
          </w:p>
        </w:tc>
      </w:tr>
      <w:tr w:rsidR="002F5C35" w14:paraId="0856FFA2" w14:textId="77777777" w:rsidTr="007B7A2D">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147CD" w14:textId="0D492E3E" w:rsidR="002F5C35" w:rsidRPr="004A1935" w:rsidDel="004A1935" w:rsidRDefault="002F5C35" w:rsidP="00B17B00">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5C7DE8" w14:textId="13AF3F98" w:rsidR="003B3A5C" w:rsidRPr="004A1935" w:rsidRDefault="003B3A5C" w:rsidP="00B17B00">
            <w:pPr>
              <w:pStyle w:val="TableText"/>
              <w:rPr>
                <w:rStyle w:val="fixed"/>
              </w:rPr>
            </w:pPr>
            <w:r>
              <w:rPr>
                <w:rStyle w:val="fixed"/>
              </w:rPr>
              <w:t>TransformationScheme</w:t>
            </w:r>
          </w:p>
        </w:tc>
      </w:tr>
      <w:tr w:rsidR="001E0376" w14:paraId="627862BB" w14:textId="77777777" w:rsidTr="001E0376">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D234DC" w14:textId="77777777" w:rsidR="001E0376" w:rsidRDefault="001E0376" w:rsidP="001E0376">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4295C5" w14:textId="77777777" w:rsidR="001E0376" w:rsidRDefault="001E0376" w:rsidP="001E0376">
            <w:pPr>
              <w:pStyle w:val="TableText"/>
              <w:rPr>
                <w:rStyle w:val="fixed"/>
              </w:rPr>
            </w:pPr>
            <w:r>
              <w:rPr>
                <w:rStyle w:val="fixed"/>
              </w:rPr>
              <w:t>UserDefinedOperator</w:t>
            </w:r>
          </w:p>
        </w:tc>
      </w:tr>
      <w:tr w:rsidR="001E0376" w14:paraId="0284ED57" w14:textId="77777777" w:rsidTr="001E0376">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709AAB" w14:textId="77777777" w:rsidR="001E0376" w:rsidRDefault="001E0376" w:rsidP="001E0376">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EA59D3" w14:textId="77777777" w:rsidR="001E0376" w:rsidRDefault="001E0376" w:rsidP="001E0376">
            <w:pPr>
              <w:pStyle w:val="TableText"/>
              <w:rPr>
                <w:rStyle w:val="fixed"/>
              </w:rPr>
            </w:pPr>
            <w:r>
              <w:rPr>
                <w:rStyle w:val="fixed"/>
              </w:rPr>
              <w:t>UserDefinedOperatorScheme</w:t>
            </w:r>
          </w:p>
        </w:tc>
      </w:tr>
      <w:tr w:rsidR="00C87C23" w14:paraId="671C1549" w14:textId="77777777" w:rsidTr="007B7A2D">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F29AFE" w14:textId="77777777" w:rsidR="00C87C23" w:rsidRDefault="00C87C23" w:rsidP="00B17B00">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3101BB" w14:textId="110F9CF0" w:rsidR="00C87C23" w:rsidRDefault="00C87C23" w:rsidP="00B17B00">
            <w:pPr>
              <w:pStyle w:val="TableText"/>
              <w:rPr>
                <w:rStyle w:val="fixed"/>
              </w:rPr>
            </w:pPr>
            <w:r>
              <w:rPr>
                <w:rStyle w:val="fixed"/>
              </w:rPr>
              <w:t>V</w:t>
            </w:r>
            <w:r w:rsidR="008A407E">
              <w:rPr>
                <w:rStyle w:val="fixed"/>
              </w:rPr>
              <w:t>tl</w:t>
            </w:r>
            <w:r>
              <w:rPr>
                <w:rStyle w:val="fixed"/>
              </w:rPr>
              <w:t>CodelistMapping</w:t>
            </w:r>
          </w:p>
        </w:tc>
      </w:tr>
      <w:tr w:rsidR="00C87C23" w14:paraId="07A5A22B" w14:textId="77777777" w:rsidTr="007B7A2D">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EF91B" w14:textId="77777777" w:rsidR="00C87C23" w:rsidRDefault="00C87C23" w:rsidP="00B17B00">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975BB2" w14:textId="48804DF7" w:rsidR="00C87C23" w:rsidRDefault="00C87C23" w:rsidP="00B17B00">
            <w:pPr>
              <w:pStyle w:val="TableText"/>
              <w:rPr>
                <w:rStyle w:val="fixed"/>
              </w:rPr>
            </w:pPr>
            <w:r>
              <w:rPr>
                <w:rStyle w:val="fixed"/>
              </w:rPr>
              <w:t>V</w:t>
            </w:r>
            <w:r w:rsidR="008A407E">
              <w:rPr>
                <w:rStyle w:val="fixed"/>
              </w:rPr>
              <w:t>tl</w:t>
            </w:r>
            <w:r>
              <w:rPr>
                <w:rStyle w:val="fixed"/>
              </w:rPr>
              <w:t>ConceptMapping</w:t>
            </w:r>
          </w:p>
        </w:tc>
      </w:tr>
      <w:tr w:rsidR="00C87C23" w14:paraId="5573969E" w14:textId="77777777" w:rsidTr="007B7A2D">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634B54" w14:textId="77777777" w:rsidR="00C87C23" w:rsidRDefault="00C87C23" w:rsidP="00B17B00">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4D81A6" w14:textId="34A2B0AE" w:rsidR="00C87C23" w:rsidRDefault="009B5366" w:rsidP="00B17B00">
            <w:pPr>
              <w:pStyle w:val="TableText"/>
              <w:rPr>
                <w:rStyle w:val="fixed"/>
              </w:rPr>
            </w:pPr>
            <w:r>
              <w:rPr>
                <w:rStyle w:val="fixed"/>
              </w:rPr>
              <w:t>V</w:t>
            </w:r>
            <w:r w:rsidR="008A407E">
              <w:rPr>
                <w:rStyle w:val="fixed"/>
              </w:rPr>
              <w:t>tl</w:t>
            </w:r>
            <w:r>
              <w:rPr>
                <w:rStyle w:val="fixed"/>
              </w:rPr>
              <w:t>DataflowMapping</w:t>
            </w:r>
          </w:p>
        </w:tc>
      </w:tr>
      <w:tr w:rsidR="001E0376" w14:paraId="7FE17E3E" w14:textId="77777777" w:rsidTr="001E0376">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1CCAC5" w14:textId="77777777" w:rsidR="001E0376" w:rsidRDefault="001E0376" w:rsidP="001E0376">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9BC500" w14:textId="77777777" w:rsidR="001E0376" w:rsidRDefault="001E0376" w:rsidP="001E0376">
            <w:pPr>
              <w:pStyle w:val="TableText"/>
              <w:rPr>
                <w:rStyle w:val="fixed"/>
              </w:rPr>
            </w:pPr>
            <w:r w:rsidRPr="780908F9">
              <w:rPr>
                <w:rStyle w:val="fixed"/>
              </w:rPr>
              <w:t>VtlMappingScheme</w:t>
            </w:r>
          </w:p>
        </w:tc>
      </w:tr>
      <w:tr w:rsidR="00DD034E" w14:paraId="370FC1AF" w14:textId="77777777" w:rsidTr="007B7A2D">
        <w:trPr>
          <w:trHeight w:val="264"/>
          <w:jc w:val="center"/>
        </w:trPr>
        <w:tc>
          <w:tcPr>
            <w:tcW w:w="3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308C41" w14:textId="77777777" w:rsidR="00DD034E" w:rsidRDefault="00DD034E" w:rsidP="00B17B00">
            <w:pPr>
              <w:pStyle w:val="TableText"/>
              <w:rPr>
                <w:rStyle w:val="fixed"/>
              </w:rPr>
            </w:pPr>
          </w:p>
        </w:tc>
        <w:tc>
          <w:tcPr>
            <w:tcW w:w="5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814A64" w14:textId="77777777" w:rsidR="00DD034E" w:rsidRDefault="00DD034E" w:rsidP="00B17B00">
            <w:pPr>
              <w:pStyle w:val="TableText"/>
              <w:rPr>
                <w:rStyle w:val="fixed"/>
              </w:rPr>
            </w:pPr>
          </w:p>
        </w:tc>
      </w:tr>
    </w:tbl>
    <w:p w14:paraId="2430318B" w14:textId="3947EA3D" w:rsidR="00281D0F" w:rsidRDefault="003606B2">
      <w:pPr>
        <w:pStyle w:val="Caption"/>
      </w:pPr>
      <w:r w:rsidRPr="008E07A9">
        <w:t>Table 2: SDMX-IM Packages and Contained Classes</w:t>
      </w:r>
      <w:r w:rsidRPr="00F84D68">
        <w:t xml:space="preserve"> </w:t>
      </w:r>
    </w:p>
    <w:p w14:paraId="67E95FE9" w14:textId="77777777" w:rsidR="00281D0F" w:rsidRDefault="00281D0F">
      <w:pPr>
        <w:sectPr w:rsidR="00281D0F" w:rsidSect="007B7A2D">
          <w:footerReference w:type="default" r:id="rId32"/>
          <w:pgSz w:w="11900" w:h="16840" w:code="9"/>
          <w:pgMar w:top="2126" w:right="985" w:bottom="1542" w:left="1797" w:header="584" w:footer="596" w:gutter="0"/>
          <w:lnNumType w:countBy="1" w:restart="continuous"/>
          <w:cols w:space="720"/>
        </w:sectPr>
      </w:pPr>
    </w:p>
    <w:p w14:paraId="7F11533E" w14:textId="409EFBEE" w:rsidR="00281D0F" w:rsidRDefault="003606B2" w:rsidP="004E1973">
      <w:pPr>
        <w:pStyle w:val="Heading3"/>
        <w:spacing w:before="0"/>
      </w:pPr>
      <w:bookmarkStart w:id="461" w:name="_Toc178072843"/>
      <w:r>
        <w:lastRenderedPageBreak/>
        <w:t>6.2.4 URN Identification components of SDMX objects</w:t>
      </w:r>
      <w:bookmarkEnd w:id="461"/>
      <w:r>
        <w:t xml:space="preserve"> </w:t>
      </w:r>
    </w:p>
    <w:p w14:paraId="3EDF2A25" w14:textId="20562585" w:rsidR="00281D0F" w:rsidRPr="00BF7C70" w:rsidRDefault="003606B2" w:rsidP="00DD664C">
      <w:r w:rsidRPr="00BF7C70">
        <w:t xml:space="preserve">The table below describes the identification components for all SDMX object types that have identification. Note the actual attributes are all </w:t>
      </w:r>
      <w:r w:rsidR="0091720D">
        <w:t>‘id’</w:t>
      </w:r>
      <w:r w:rsidR="0091720D" w:rsidRPr="00BF7C70">
        <w:t xml:space="preserve"> </w:t>
      </w:r>
      <w:r w:rsidR="00100E43" w:rsidRPr="00BF7C70">
        <w:t>but</w:t>
      </w:r>
      <w:r w:rsidRPr="00BF7C70">
        <w:t xml:space="preserve"> have been prefixed by their class name or multiple class names to show navigation, e.g.</w:t>
      </w:r>
      <w:r w:rsidR="00BF7C70">
        <w:t>,</w:t>
      </w:r>
      <w:r w:rsidRPr="00BF7C70">
        <w:t xml:space="preserve"> </w:t>
      </w:r>
      <w:r w:rsidR="0091720D">
        <w:t>‘</w:t>
      </w:r>
      <w:proofErr w:type="spellStart"/>
      <w:r w:rsidRPr="00BF7C70">
        <w:t>conceptSchemeAgencyId</w:t>
      </w:r>
      <w:proofErr w:type="spellEnd"/>
      <w:r w:rsidR="0091720D">
        <w:t>’</w:t>
      </w:r>
      <w:r w:rsidRPr="00BF7C70">
        <w:t xml:space="preserve"> is really the </w:t>
      </w:r>
      <w:r w:rsidR="0091720D">
        <w:t>‘</w:t>
      </w:r>
      <w:r w:rsidRPr="00BF7C70">
        <w:t>Id</w:t>
      </w:r>
      <w:r w:rsidR="0091720D">
        <w:t>’</w:t>
      </w:r>
      <w:r w:rsidRPr="00BF7C70">
        <w:t xml:space="preserve"> attribute of the Agency class that is associated to the </w:t>
      </w:r>
      <w:proofErr w:type="spellStart"/>
      <w:r w:rsidRPr="00BF7C70">
        <w:t>ConceptScheme</w:t>
      </w:r>
      <w:proofErr w:type="spellEnd"/>
      <w:r w:rsidRPr="00BF7C70">
        <w:t>.</w:t>
      </w:r>
    </w:p>
    <w:p w14:paraId="145E72FA" w14:textId="520ADEC0" w:rsidR="00281D0F" w:rsidRPr="00BF7C70" w:rsidRDefault="003606B2" w:rsidP="00DD664C">
      <w:r w:rsidRPr="00BF7C70">
        <w:t>Note that for brevity the URN examples omit the prefix</w:t>
      </w:r>
      <w:r w:rsidR="0091720D">
        <w:t xml:space="preserve"> (</w:t>
      </w:r>
      <w:proofErr w:type="spellStart"/>
      <w:r w:rsidR="004233AC">
        <w:t>classnames</w:t>
      </w:r>
      <w:proofErr w:type="spellEnd"/>
      <w:r w:rsidR="004233AC">
        <w:t xml:space="preserve"> in italics</w:t>
      </w:r>
      <w:r w:rsidR="0091720D" w:rsidRPr="00BF7C70">
        <w:t xml:space="preserve"> indicate maintainable</w:t>
      </w:r>
      <w:r w:rsidR="004233AC">
        <w:t xml:space="preserve"> objects,</w:t>
      </w:r>
      <w:r w:rsidR="00AC64BD">
        <w:t xml:space="preserve"> keywords in bold indicate fixed value</w:t>
      </w:r>
      <w:r w:rsidR="0091720D">
        <w:t>)</w:t>
      </w:r>
      <w:r w:rsidRPr="00BF7C70">
        <w:t xml:space="preserve"> All URNs have the prefix</w:t>
      </w:r>
      <w:r w:rsidR="00AC64BD">
        <w:t>:</w:t>
      </w:r>
    </w:p>
    <w:p w14:paraId="066D9E6A" w14:textId="77777777" w:rsidR="00281D0F" w:rsidRPr="00DD664C" w:rsidRDefault="003606B2" w:rsidP="00DD664C">
      <w:pPr>
        <w:rPr>
          <w:rStyle w:val="fixed"/>
        </w:rPr>
      </w:pPr>
      <w:r w:rsidRPr="00DD664C">
        <w:rPr>
          <w:rStyle w:val="fixed"/>
        </w:rPr>
        <w:t xml:space="preserve">urn:sdmx.org.sdmx.infomodel.{package}.{classname}=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57" w:type="dxa"/>
          <w:right w:w="57" w:type="dxa"/>
        </w:tblCellMar>
        <w:tblLook w:val="04A0" w:firstRow="1" w:lastRow="0" w:firstColumn="1" w:lastColumn="0" w:noHBand="0" w:noVBand="1"/>
      </w:tblPr>
      <w:tblGrid>
        <w:gridCol w:w="3256"/>
        <w:gridCol w:w="5103"/>
        <w:gridCol w:w="5591"/>
      </w:tblGrid>
      <w:tr w:rsidR="0091720D" w:rsidRPr="0091720D" w14:paraId="0C8E7800" w14:textId="77777777" w:rsidTr="0091720D">
        <w:trPr>
          <w:cantSplit/>
          <w:trHeight w:val="277"/>
          <w:tblHeader/>
          <w:jc w:val="center"/>
        </w:trPr>
        <w:tc>
          <w:tcPr>
            <w:tcW w:w="3256" w:type="dxa"/>
            <w:shd w:val="clear" w:color="auto" w:fill="auto"/>
          </w:tcPr>
          <w:p w14:paraId="304EA9CE" w14:textId="77777777" w:rsidR="0091720D" w:rsidRPr="0091720D" w:rsidRDefault="0091720D" w:rsidP="003265EE">
            <w:pPr>
              <w:spacing w:before="0" w:after="0" w:line="240" w:lineRule="auto"/>
              <w:jc w:val="left"/>
              <w:rPr>
                <w:rFonts w:ascii="Calibri" w:eastAsia="Times New Roman" w:hAnsi="Calibri" w:cs="Calibri"/>
                <w:b/>
                <w:bCs/>
                <w:noProof/>
                <w:sz w:val="24"/>
                <w:szCs w:val="24"/>
              </w:rPr>
            </w:pPr>
            <w:r w:rsidRPr="0091720D">
              <w:rPr>
                <w:rFonts w:ascii="Calibri" w:eastAsia="Times New Roman" w:hAnsi="Calibri" w:cs="Calibri"/>
                <w:b/>
                <w:bCs/>
                <w:noProof/>
                <w:sz w:val="24"/>
                <w:szCs w:val="24"/>
              </w:rPr>
              <w:t>Classname</w:t>
            </w:r>
          </w:p>
        </w:tc>
        <w:tc>
          <w:tcPr>
            <w:tcW w:w="5103" w:type="dxa"/>
            <w:shd w:val="clear" w:color="auto" w:fill="auto"/>
          </w:tcPr>
          <w:p w14:paraId="54D50DB7" w14:textId="77777777" w:rsidR="0091720D" w:rsidRPr="0091720D" w:rsidRDefault="009016C8" w:rsidP="003265EE">
            <w:pPr>
              <w:spacing w:before="0" w:after="0" w:line="240" w:lineRule="auto"/>
              <w:jc w:val="left"/>
              <w:rPr>
                <w:rFonts w:ascii="Calibri" w:eastAsia="Times New Roman" w:hAnsi="Calibri" w:cs="Calibri"/>
                <w:b/>
                <w:bCs/>
                <w:noProof/>
                <w:sz w:val="24"/>
                <w:szCs w:val="24"/>
              </w:rPr>
            </w:pPr>
            <w:r>
              <w:rPr>
                <w:rFonts w:ascii="Calibri" w:eastAsia="Times New Roman" w:hAnsi="Calibri" w:cs="Calibri"/>
                <w:b/>
                <w:bCs/>
                <w:noProof/>
                <w:sz w:val="24"/>
                <w:szCs w:val="24"/>
              </w:rPr>
              <w:t xml:space="preserve">Ending </w:t>
            </w:r>
            <w:r w:rsidR="0091720D" w:rsidRPr="0091720D">
              <w:rPr>
                <w:rFonts w:ascii="Calibri" w:eastAsia="Times New Roman" w:hAnsi="Calibri" w:cs="Calibri"/>
                <w:b/>
                <w:bCs/>
                <w:noProof/>
                <w:sz w:val="24"/>
                <w:szCs w:val="24"/>
              </w:rPr>
              <w:t>URN pattern</w:t>
            </w:r>
          </w:p>
        </w:tc>
        <w:tc>
          <w:tcPr>
            <w:tcW w:w="5591" w:type="dxa"/>
            <w:shd w:val="clear" w:color="auto" w:fill="auto"/>
          </w:tcPr>
          <w:p w14:paraId="0C7C0312" w14:textId="77777777" w:rsidR="0091720D" w:rsidRPr="0091720D" w:rsidRDefault="0091720D" w:rsidP="003265EE">
            <w:pPr>
              <w:spacing w:before="0" w:after="0" w:line="240" w:lineRule="auto"/>
              <w:jc w:val="left"/>
              <w:rPr>
                <w:rFonts w:ascii="Calibri" w:eastAsia="Times New Roman" w:hAnsi="Calibri" w:cs="Calibri"/>
                <w:b/>
                <w:bCs/>
                <w:noProof/>
                <w:sz w:val="24"/>
                <w:szCs w:val="24"/>
              </w:rPr>
            </w:pPr>
            <w:r w:rsidRPr="0091720D">
              <w:rPr>
                <w:rFonts w:ascii="Calibri" w:eastAsia="Times New Roman" w:hAnsi="Calibri" w:cs="Calibri"/>
                <w:b/>
                <w:bCs/>
                <w:noProof/>
                <w:sz w:val="24"/>
                <w:szCs w:val="24"/>
              </w:rPr>
              <w:t>Example</w:t>
            </w:r>
          </w:p>
        </w:tc>
      </w:tr>
      <w:tr w:rsidR="0091720D" w:rsidRPr="0091720D" w14:paraId="7B5C9D3D" w14:textId="77777777" w:rsidTr="0091720D">
        <w:trPr>
          <w:cantSplit/>
          <w:trHeight w:val="340"/>
          <w:jc w:val="center"/>
        </w:trPr>
        <w:tc>
          <w:tcPr>
            <w:tcW w:w="3256" w:type="dxa"/>
            <w:shd w:val="clear" w:color="auto" w:fill="auto"/>
            <w:hideMark/>
          </w:tcPr>
          <w:p w14:paraId="509E3CCA"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Agency</w:t>
            </w:r>
            <w:r>
              <w:rPr>
                <w:rStyle w:val="FootnoteReference"/>
                <w:rFonts w:ascii="Calibri" w:eastAsia="Times New Roman" w:hAnsi="Calibri" w:cs="Calibri"/>
                <w:noProof/>
                <w:sz w:val="24"/>
                <w:szCs w:val="24"/>
              </w:rPr>
              <w:footnoteReference w:id="3"/>
            </w:r>
          </w:p>
        </w:tc>
        <w:tc>
          <w:tcPr>
            <w:tcW w:w="5103" w:type="dxa"/>
            <w:shd w:val="clear" w:color="auto" w:fill="auto"/>
            <w:hideMark/>
          </w:tcPr>
          <w:p w14:paraId="618EF257" w14:textId="06103AA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agencySchemeAgencyId:</w:t>
            </w:r>
            <w:r w:rsidR="00AC64BD" w:rsidRPr="00150CBF">
              <w:rPr>
                <w:rFonts w:ascii="Calibri" w:eastAsia="Times New Roman" w:hAnsi="Calibri" w:cs="Calibri"/>
                <w:b/>
                <w:bCs/>
                <w:noProof/>
                <w:sz w:val="24"/>
                <w:szCs w:val="24"/>
              </w:rPr>
              <w:t>AGENCIES</w:t>
            </w:r>
            <w:r w:rsidRPr="0091720D">
              <w:rPr>
                <w:rFonts w:ascii="Calibri" w:eastAsia="Times New Roman" w:hAnsi="Calibri" w:cs="Calibri"/>
                <w:noProof/>
                <w:sz w:val="24"/>
                <w:szCs w:val="24"/>
              </w:rPr>
              <w:t>(</w:t>
            </w:r>
            <w:r w:rsidR="00D17692" w:rsidRPr="007B7A2D">
              <w:rPr>
                <w:rFonts w:ascii="Calibri" w:eastAsia="Times New Roman" w:hAnsi="Calibri" w:cs="Calibri"/>
                <w:b/>
                <w:bCs/>
                <w:noProof/>
                <w:sz w:val="24"/>
                <w:szCs w:val="24"/>
              </w:rPr>
              <w:t>1.0</w:t>
            </w:r>
            <w:r w:rsidRPr="0091720D">
              <w:rPr>
                <w:rFonts w:ascii="Calibri" w:eastAsia="Times New Roman" w:hAnsi="Calibri" w:cs="Calibri"/>
                <w:noProof/>
                <w:sz w:val="24"/>
                <w:szCs w:val="24"/>
              </w:rPr>
              <w:t>).agencyId</w:t>
            </w:r>
          </w:p>
        </w:tc>
        <w:tc>
          <w:tcPr>
            <w:tcW w:w="5591" w:type="dxa"/>
            <w:shd w:val="clear" w:color="auto" w:fill="auto"/>
            <w:hideMark/>
          </w:tcPr>
          <w:p w14:paraId="43F3CF18" w14:textId="37A6D669"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ECB:</w:t>
            </w:r>
            <w:r w:rsidRPr="007B7A2D">
              <w:rPr>
                <w:rFonts w:ascii="Calibri" w:eastAsia="Times New Roman" w:hAnsi="Calibri" w:cs="Calibri"/>
                <w:b/>
                <w:bCs/>
                <w:noProof/>
                <w:sz w:val="24"/>
                <w:szCs w:val="24"/>
              </w:rPr>
              <w:t>AGENCIES</w:t>
            </w:r>
            <w:r w:rsidRPr="0091720D">
              <w:rPr>
                <w:rFonts w:ascii="Calibri" w:eastAsia="Times New Roman" w:hAnsi="Calibri" w:cs="Calibri"/>
                <w:noProof/>
                <w:sz w:val="24"/>
                <w:szCs w:val="24"/>
              </w:rPr>
              <w:t>(</w:t>
            </w:r>
            <w:r w:rsidR="00D17692" w:rsidRPr="00935491">
              <w:rPr>
                <w:rFonts w:ascii="Calibri" w:eastAsia="Times New Roman" w:hAnsi="Calibri" w:cs="Calibri"/>
                <w:b/>
                <w:bCs/>
                <w:noProof/>
                <w:sz w:val="24"/>
                <w:szCs w:val="24"/>
              </w:rPr>
              <w:t>1.0</w:t>
            </w:r>
            <w:r w:rsidRPr="0091720D">
              <w:rPr>
                <w:rFonts w:ascii="Calibri" w:eastAsia="Times New Roman" w:hAnsi="Calibri" w:cs="Calibri"/>
                <w:noProof/>
                <w:sz w:val="24"/>
                <w:szCs w:val="24"/>
              </w:rPr>
              <w:t>).AA</w:t>
            </w:r>
          </w:p>
        </w:tc>
      </w:tr>
      <w:tr w:rsidR="0091720D" w:rsidRPr="0091720D" w14:paraId="0D7D0961" w14:textId="77777777" w:rsidTr="0091720D">
        <w:trPr>
          <w:cantSplit/>
          <w:trHeight w:val="340"/>
          <w:jc w:val="center"/>
        </w:trPr>
        <w:tc>
          <w:tcPr>
            <w:tcW w:w="3256" w:type="dxa"/>
            <w:shd w:val="clear" w:color="auto" w:fill="auto"/>
            <w:hideMark/>
          </w:tcPr>
          <w:p w14:paraId="2B091EFA" w14:textId="16AE879F" w:rsidR="0091720D" w:rsidRPr="007B7A2D" w:rsidRDefault="0091720D" w:rsidP="003265EE">
            <w:pPr>
              <w:spacing w:before="0" w:after="0" w:line="240" w:lineRule="auto"/>
              <w:jc w:val="left"/>
              <w:rPr>
                <w:rFonts w:ascii="Calibri" w:eastAsia="Times New Roman" w:hAnsi="Calibri" w:cs="Calibri"/>
                <w:i/>
                <w:iCs/>
                <w:noProof/>
                <w:sz w:val="24"/>
                <w:szCs w:val="24"/>
              </w:rPr>
            </w:pPr>
            <w:r w:rsidRPr="007B7A2D">
              <w:rPr>
                <w:rFonts w:ascii="Calibri" w:eastAsia="Times New Roman" w:hAnsi="Calibri" w:cs="Calibri"/>
                <w:i/>
                <w:iCs/>
                <w:noProof/>
                <w:sz w:val="24"/>
                <w:szCs w:val="24"/>
              </w:rPr>
              <w:t>AgencyScheme</w:t>
            </w:r>
          </w:p>
        </w:tc>
        <w:tc>
          <w:tcPr>
            <w:tcW w:w="5103" w:type="dxa"/>
            <w:shd w:val="clear" w:color="auto" w:fill="auto"/>
            <w:hideMark/>
          </w:tcPr>
          <w:p w14:paraId="17F6335E" w14:textId="167C4766"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agencySchemeAgencyId:</w:t>
            </w:r>
            <w:r w:rsidR="00AC64BD" w:rsidRPr="00150CBF">
              <w:rPr>
                <w:rFonts w:ascii="Calibri" w:eastAsia="Times New Roman" w:hAnsi="Calibri" w:cs="Calibri"/>
                <w:b/>
                <w:bCs/>
                <w:noProof/>
                <w:sz w:val="24"/>
                <w:szCs w:val="24"/>
              </w:rPr>
              <w:t>AGENCIES</w:t>
            </w:r>
            <w:r w:rsidRPr="0091720D">
              <w:rPr>
                <w:rFonts w:ascii="Calibri" w:eastAsia="Times New Roman" w:hAnsi="Calibri" w:cs="Calibri"/>
                <w:noProof/>
                <w:sz w:val="24"/>
                <w:szCs w:val="24"/>
              </w:rPr>
              <w:t>(</w:t>
            </w:r>
            <w:r w:rsidR="00D17692" w:rsidRPr="00935491">
              <w:rPr>
                <w:rFonts w:ascii="Calibri" w:eastAsia="Times New Roman" w:hAnsi="Calibri" w:cs="Calibri"/>
                <w:b/>
                <w:bCs/>
                <w:noProof/>
                <w:sz w:val="24"/>
                <w:szCs w:val="24"/>
              </w:rPr>
              <w:t>1.0</w:t>
            </w:r>
            <w:r w:rsidRPr="0091720D">
              <w:rPr>
                <w:rFonts w:ascii="Calibri" w:eastAsia="Times New Roman" w:hAnsi="Calibri" w:cs="Calibri"/>
                <w:noProof/>
                <w:sz w:val="24"/>
                <w:szCs w:val="24"/>
              </w:rPr>
              <w:t>)</w:t>
            </w:r>
          </w:p>
        </w:tc>
        <w:tc>
          <w:tcPr>
            <w:tcW w:w="5591" w:type="dxa"/>
            <w:shd w:val="clear" w:color="auto" w:fill="auto"/>
            <w:hideMark/>
          </w:tcPr>
          <w:p w14:paraId="5B1D48C1" w14:textId="38CBD1F2"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ECB:</w:t>
            </w:r>
            <w:r w:rsidRPr="007B7A2D">
              <w:rPr>
                <w:rFonts w:ascii="Calibri" w:eastAsia="Times New Roman" w:hAnsi="Calibri" w:cs="Calibri"/>
                <w:b/>
                <w:bCs/>
                <w:noProof/>
                <w:sz w:val="24"/>
                <w:szCs w:val="24"/>
              </w:rPr>
              <w:t>AGENCIES</w:t>
            </w:r>
            <w:r w:rsidRPr="0091720D">
              <w:rPr>
                <w:rFonts w:ascii="Calibri" w:eastAsia="Times New Roman" w:hAnsi="Calibri" w:cs="Calibri"/>
                <w:noProof/>
                <w:sz w:val="24"/>
                <w:szCs w:val="24"/>
              </w:rPr>
              <w:t>(</w:t>
            </w:r>
            <w:r w:rsidR="00D17692" w:rsidRPr="00935491">
              <w:rPr>
                <w:rFonts w:ascii="Calibri" w:eastAsia="Times New Roman" w:hAnsi="Calibri" w:cs="Calibri"/>
                <w:b/>
                <w:bCs/>
                <w:noProof/>
                <w:sz w:val="24"/>
                <w:szCs w:val="24"/>
              </w:rPr>
              <w:t>1.0</w:t>
            </w:r>
            <w:r w:rsidRPr="0091720D">
              <w:rPr>
                <w:rFonts w:ascii="Calibri" w:eastAsia="Times New Roman" w:hAnsi="Calibri" w:cs="Calibri"/>
                <w:noProof/>
                <w:sz w:val="24"/>
                <w:szCs w:val="24"/>
              </w:rPr>
              <w:t>)</w:t>
            </w:r>
          </w:p>
        </w:tc>
      </w:tr>
      <w:tr w:rsidR="0091720D" w:rsidRPr="0091720D" w14:paraId="7983A7F3" w14:textId="77777777" w:rsidTr="0091720D">
        <w:trPr>
          <w:cantSplit/>
          <w:trHeight w:val="340"/>
          <w:jc w:val="center"/>
        </w:trPr>
        <w:tc>
          <w:tcPr>
            <w:tcW w:w="3256" w:type="dxa"/>
            <w:shd w:val="clear" w:color="auto" w:fill="auto"/>
            <w:hideMark/>
          </w:tcPr>
          <w:p w14:paraId="10DD8BFB" w14:textId="1E3CC20C"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Categorisation</w:t>
            </w:r>
          </w:p>
        </w:tc>
        <w:tc>
          <w:tcPr>
            <w:tcW w:w="5103" w:type="dxa"/>
            <w:shd w:val="clear" w:color="auto" w:fill="auto"/>
            <w:hideMark/>
          </w:tcPr>
          <w:p w14:paraId="1E4FE970"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categorisationAgencyId:categorisationId(version)</w:t>
            </w:r>
          </w:p>
        </w:tc>
        <w:tc>
          <w:tcPr>
            <w:tcW w:w="5591" w:type="dxa"/>
            <w:shd w:val="clear" w:color="auto" w:fill="auto"/>
            <w:hideMark/>
          </w:tcPr>
          <w:p w14:paraId="7ABB2B93"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IMF:cat001(1.0.0)</w:t>
            </w:r>
          </w:p>
        </w:tc>
      </w:tr>
      <w:tr w:rsidR="0091720D" w:rsidRPr="0091720D" w14:paraId="5E998EF9" w14:textId="77777777" w:rsidTr="0091720D">
        <w:trPr>
          <w:cantSplit/>
          <w:trHeight w:val="340"/>
          <w:jc w:val="center"/>
        </w:trPr>
        <w:tc>
          <w:tcPr>
            <w:tcW w:w="3256" w:type="dxa"/>
            <w:shd w:val="clear" w:color="auto" w:fill="auto"/>
            <w:hideMark/>
          </w:tcPr>
          <w:p w14:paraId="4ACF17BA"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Category</w:t>
            </w:r>
          </w:p>
        </w:tc>
        <w:tc>
          <w:tcPr>
            <w:tcW w:w="5103" w:type="dxa"/>
            <w:shd w:val="clear" w:color="auto" w:fill="auto"/>
            <w:hideMark/>
          </w:tcPr>
          <w:p w14:paraId="05CE1D8E"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categorySchemeAgencyId:categorySchemeId(version).categoryId.categoryId.categoryId etc.</w:t>
            </w:r>
          </w:p>
        </w:tc>
        <w:tc>
          <w:tcPr>
            <w:tcW w:w="5591" w:type="dxa"/>
            <w:shd w:val="clear" w:color="auto" w:fill="auto"/>
            <w:hideMark/>
          </w:tcPr>
          <w:p w14:paraId="4F50820A"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IMF:SDDS(1.0.0):level_1_category.level_2_category …</w:t>
            </w:r>
          </w:p>
        </w:tc>
      </w:tr>
      <w:tr w:rsidR="0091720D" w:rsidRPr="0091720D" w14:paraId="1BF8E959" w14:textId="77777777" w:rsidTr="0091720D">
        <w:trPr>
          <w:cantSplit/>
          <w:trHeight w:val="340"/>
          <w:jc w:val="center"/>
        </w:trPr>
        <w:tc>
          <w:tcPr>
            <w:tcW w:w="3256" w:type="dxa"/>
            <w:shd w:val="clear" w:color="auto" w:fill="auto"/>
            <w:hideMark/>
          </w:tcPr>
          <w:p w14:paraId="440EE263" w14:textId="1BED164F"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CategoryScheme</w:t>
            </w:r>
          </w:p>
        </w:tc>
        <w:tc>
          <w:tcPr>
            <w:tcW w:w="5103" w:type="dxa"/>
            <w:shd w:val="clear" w:color="auto" w:fill="auto"/>
            <w:hideMark/>
          </w:tcPr>
          <w:p w14:paraId="0A0FDA71"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categorySchemeAgencyId:categorySchemeId(version)</w:t>
            </w:r>
          </w:p>
        </w:tc>
        <w:tc>
          <w:tcPr>
            <w:tcW w:w="5591" w:type="dxa"/>
            <w:shd w:val="clear" w:color="auto" w:fill="auto"/>
            <w:hideMark/>
          </w:tcPr>
          <w:p w14:paraId="1D3BD8CD"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IMF:SDDS(1.0.0)</w:t>
            </w:r>
          </w:p>
        </w:tc>
      </w:tr>
      <w:tr w:rsidR="0091720D" w:rsidRPr="0091720D" w14:paraId="3759BFA7" w14:textId="77777777" w:rsidTr="0091720D">
        <w:trPr>
          <w:cantSplit/>
          <w:trHeight w:val="340"/>
          <w:jc w:val="center"/>
        </w:trPr>
        <w:tc>
          <w:tcPr>
            <w:tcW w:w="3256" w:type="dxa"/>
            <w:shd w:val="clear" w:color="auto" w:fill="auto"/>
            <w:hideMark/>
          </w:tcPr>
          <w:p w14:paraId="371CA9A3" w14:textId="0B66FC4F"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lastRenderedPageBreak/>
              <w:t>CategorySchemeMap</w:t>
            </w:r>
          </w:p>
        </w:tc>
        <w:tc>
          <w:tcPr>
            <w:tcW w:w="5103" w:type="dxa"/>
            <w:shd w:val="clear" w:color="auto" w:fill="auto"/>
            <w:hideMark/>
          </w:tcPr>
          <w:p w14:paraId="61A4B5CB"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catSchemeMapAgencyId:catSchemeMapId(version)</w:t>
            </w:r>
          </w:p>
        </w:tc>
        <w:tc>
          <w:tcPr>
            <w:tcW w:w="5591" w:type="dxa"/>
            <w:shd w:val="clear" w:color="auto" w:fill="auto"/>
            <w:hideMark/>
          </w:tcPr>
          <w:p w14:paraId="06DF15F3"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SDMX:EUROSTAT_SUBJECT_DOMAIN(1.0.0)</w:t>
            </w:r>
          </w:p>
        </w:tc>
      </w:tr>
      <w:tr w:rsidR="0091720D" w:rsidRPr="0091720D" w14:paraId="0C82C9B2" w14:textId="77777777" w:rsidTr="0091720D">
        <w:trPr>
          <w:cantSplit/>
          <w:trHeight w:val="340"/>
          <w:jc w:val="center"/>
        </w:trPr>
        <w:tc>
          <w:tcPr>
            <w:tcW w:w="3256" w:type="dxa"/>
            <w:shd w:val="clear" w:color="auto" w:fill="auto"/>
            <w:hideMark/>
          </w:tcPr>
          <w:p w14:paraId="091A423D"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Code</w:t>
            </w:r>
          </w:p>
        </w:tc>
        <w:tc>
          <w:tcPr>
            <w:tcW w:w="5103" w:type="dxa"/>
            <w:shd w:val="clear" w:color="auto" w:fill="auto"/>
            <w:hideMark/>
          </w:tcPr>
          <w:p w14:paraId="4F6BC619"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codeListAgencyId:codelistId(version).codeId</w:t>
            </w:r>
          </w:p>
        </w:tc>
        <w:tc>
          <w:tcPr>
            <w:tcW w:w="5591" w:type="dxa"/>
            <w:shd w:val="clear" w:color="auto" w:fill="auto"/>
            <w:hideMark/>
          </w:tcPr>
          <w:p w14:paraId="749B7FCD"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SDMX:CL_FREQ(1.0.0).Q</w:t>
            </w:r>
          </w:p>
        </w:tc>
      </w:tr>
      <w:tr w:rsidR="0091720D" w:rsidRPr="0091720D" w14:paraId="4E2EA994" w14:textId="77777777" w:rsidTr="0091720D">
        <w:trPr>
          <w:cantSplit/>
          <w:trHeight w:val="340"/>
          <w:jc w:val="center"/>
        </w:trPr>
        <w:tc>
          <w:tcPr>
            <w:tcW w:w="3256" w:type="dxa"/>
            <w:shd w:val="clear" w:color="auto" w:fill="auto"/>
            <w:hideMark/>
          </w:tcPr>
          <w:p w14:paraId="10806CA3" w14:textId="411B4E4E"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Codelist</w:t>
            </w:r>
          </w:p>
        </w:tc>
        <w:tc>
          <w:tcPr>
            <w:tcW w:w="5103" w:type="dxa"/>
            <w:shd w:val="clear" w:color="auto" w:fill="auto"/>
            <w:hideMark/>
          </w:tcPr>
          <w:p w14:paraId="29D45AD2"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codeListAgencyId:codeListId(version)</w:t>
            </w:r>
          </w:p>
        </w:tc>
        <w:tc>
          <w:tcPr>
            <w:tcW w:w="5591" w:type="dxa"/>
            <w:shd w:val="clear" w:color="auto" w:fill="auto"/>
            <w:hideMark/>
          </w:tcPr>
          <w:p w14:paraId="52ACE734"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SDMX:CL_FREQ(1.0.0)</w:t>
            </w:r>
          </w:p>
        </w:tc>
      </w:tr>
      <w:tr w:rsidR="0091720D" w:rsidRPr="0091720D" w14:paraId="7BD3E168" w14:textId="77777777" w:rsidTr="0091720D">
        <w:trPr>
          <w:cantSplit/>
          <w:trHeight w:val="340"/>
          <w:jc w:val="center"/>
        </w:trPr>
        <w:tc>
          <w:tcPr>
            <w:tcW w:w="3256" w:type="dxa"/>
            <w:shd w:val="clear" w:color="auto" w:fill="auto"/>
            <w:hideMark/>
          </w:tcPr>
          <w:p w14:paraId="6F2C7DFC"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ComponentMap</w:t>
            </w:r>
          </w:p>
        </w:tc>
        <w:tc>
          <w:tcPr>
            <w:tcW w:w="5103" w:type="dxa"/>
            <w:shd w:val="clear" w:color="auto" w:fill="auto"/>
            <w:hideMark/>
          </w:tcPr>
          <w:p w14:paraId="18EA29FB"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structureMapAgencyId:structureMap(version).componentMapId</w:t>
            </w:r>
          </w:p>
        </w:tc>
        <w:tc>
          <w:tcPr>
            <w:tcW w:w="5591" w:type="dxa"/>
            <w:shd w:val="clear" w:color="auto" w:fill="auto"/>
            <w:hideMark/>
          </w:tcPr>
          <w:p w14:paraId="6A59385B"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SDMX:BOP_STRUCTURES(1.0.0).REF_AREA_TO_COUNTRY</w:t>
            </w:r>
          </w:p>
        </w:tc>
      </w:tr>
      <w:tr w:rsidR="0091720D" w:rsidRPr="0091720D" w14:paraId="53E090FC" w14:textId="77777777" w:rsidTr="0091720D">
        <w:trPr>
          <w:cantSplit/>
          <w:trHeight w:val="340"/>
          <w:jc w:val="center"/>
        </w:trPr>
        <w:tc>
          <w:tcPr>
            <w:tcW w:w="3256" w:type="dxa"/>
            <w:shd w:val="clear" w:color="auto" w:fill="auto"/>
            <w:hideMark/>
          </w:tcPr>
          <w:p w14:paraId="0A7B57A2"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Concept</w:t>
            </w:r>
          </w:p>
        </w:tc>
        <w:tc>
          <w:tcPr>
            <w:tcW w:w="5103" w:type="dxa"/>
            <w:shd w:val="clear" w:color="auto" w:fill="auto"/>
            <w:hideMark/>
          </w:tcPr>
          <w:p w14:paraId="38DD9747"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conceptSchemeAgencyId:conceptSchemeId(version).conceptId</w:t>
            </w:r>
          </w:p>
        </w:tc>
        <w:tc>
          <w:tcPr>
            <w:tcW w:w="5591" w:type="dxa"/>
            <w:shd w:val="clear" w:color="auto" w:fill="auto"/>
            <w:hideMark/>
          </w:tcPr>
          <w:p w14:paraId="280145D4"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SDMX:CROSS_DOMAIN_CONCEPTS(1.0.0).FREQ</w:t>
            </w:r>
          </w:p>
        </w:tc>
      </w:tr>
      <w:tr w:rsidR="0091720D" w:rsidRPr="0091720D" w14:paraId="478A6177" w14:textId="77777777" w:rsidTr="0091720D">
        <w:trPr>
          <w:cantSplit/>
          <w:trHeight w:val="340"/>
          <w:jc w:val="center"/>
        </w:trPr>
        <w:tc>
          <w:tcPr>
            <w:tcW w:w="3256" w:type="dxa"/>
            <w:shd w:val="clear" w:color="auto" w:fill="auto"/>
            <w:hideMark/>
          </w:tcPr>
          <w:p w14:paraId="6926EB83" w14:textId="4F97CD4B"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ConceptScheme</w:t>
            </w:r>
          </w:p>
        </w:tc>
        <w:tc>
          <w:tcPr>
            <w:tcW w:w="5103" w:type="dxa"/>
            <w:shd w:val="clear" w:color="auto" w:fill="auto"/>
            <w:hideMark/>
          </w:tcPr>
          <w:p w14:paraId="1525E3DF"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conceptSchemeAgencyId:conceptSchemeId(version)</w:t>
            </w:r>
          </w:p>
        </w:tc>
        <w:tc>
          <w:tcPr>
            <w:tcW w:w="5591" w:type="dxa"/>
            <w:shd w:val="clear" w:color="auto" w:fill="auto"/>
            <w:hideMark/>
          </w:tcPr>
          <w:p w14:paraId="69A3AF56"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SDMX:CROSS_DOMAIN_CONCEPTS(1.0.0)</w:t>
            </w:r>
          </w:p>
        </w:tc>
      </w:tr>
      <w:tr w:rsidR="0091720D" w:rsidRPr="0091720D" w14:paraId="355B5073" w14:textId="77777777" w:rsidTr="0091720D">
        <w:trPr>
          <w:cantSplit/>
          <w:trHeight w:val="340"/>
          <w:jc w:val="center"/>
        </w:trPr>
        <w:tc>
          <w:tcPr>
            <w:tcW w:w="3256" w:type="dxa"/>
            <w:shd w:val="clear" w:color="auto" w:fill="auto"/>
            <w:hideMark/>
          </w:tcPr>
          <w:p w14:paraId="22C9E94D" w14:textId="0DAB909D"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ConceptSchemeMap</w:t>
            </w:r>
          </w:p>
        </w:tc>
        <w:tc>
          <w:tcPr>
            <w:tcW w:w="5103" w:type="dxa"/>
            <w:shd w:val="clear" w:color="auto" w:fill="auto"/>
            <w:hideMark/>
          </w:tcPr>
          <w:p w14:paraId="3707E4FF"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conceptSchemeMapAgencyId:conceptSchemeMapId(version)</w:t>
            </w:r>
          </w:p>
        </w:tc>
        <w:tc>
          <w:tcPr>
            <w:tcW w:w="5591" w:type="dxa"/>
            <w:shd w:val="clear" w:color="auto" w:fill="auto"/>
            <w:hideMark/>
          </w:tcPr>
          <w:p w14:paraId="44E8E30D"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SDMX:CONCEPT_MAP(1.0.0)</w:t>
            </w:r>
          </w:p>
        </w:tc>
      </w:tr>
      <w:tr w:rsidR="0091720D" w:rsidRPr="0091720D" w14:paraId="1462BBE1" w14:textId="77777777" w:rsidTr="0091720D">
        <w:trPr>
          <w:cantSplit/>
          <w:trHeight w:val="567"/>
          <w:jc w:val="center"/>
        </w:trPr>
        <w:tc>
          <w:tcPr>
            <w:tcW w:w="3256" w:type="dxa"/>
            <w:shd w:val="clear" w:color="auto" w:fill="auto"/>
          </w:tcPr>
          <w:p w14:paraId="0B2A26BE"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CustomType</w:t>
            </w:r>
          </w:p>
        </w:tc>
        <w:tc>
          <w:tcPr>
            <w:tcW w:w="5103" w:type="dxa"/>
            <w:shd w:val="clear" w:color="auto" w:fill="auto"/>
          </w:tcPr>
          <w:p w14:paraId="6B1D0E21" w14:textId="77777777" w:rsidR="0091720D" w:rsidRPr="0091720D" w:rsidRDefault="0091720D" w:rsidP="00912E80">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customTypeSchemeAgencyId</w:t>
            </w:r>
          </w:p>
          <w:p w14:paraId="54B3F04A" w14:textId="77777777" w:rsidR="0091720D" w:rsidRPr="0091720D" w:rsidRDefault="0091720D" w:rsidP="00912E80">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customTypeSchemeId(version)</w:t>
            </w:r>
          </w:p>
          <w:p w14:paraId="16161ABB" w14:textId="77777777" w:rsidR="0091720D" w:rsidRPr="0091720D" w:rsidRDefault="0091720D" w:rsidP="00912E80">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customTypeId</w:t>
            </w:r>
          </w:p>
        </w:tc>
        <w:tc>
          <w:tcPr>
            <w:tcW w:w="5591" w:type="dxa"/>
            <w:shd w:val="clear" w:color="auto" w:fill="auto"/>
          </w:tcPr>
          <w:p w14:paraId="690C3539"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ECB: CUSTOM_TYPE_SCHEME(1.0.0).CUSTOM_TYPE_1</w:t>
            </w:r>
          </w:p>
        </w:tc>
      </w:tr>
      <w:tr w:rsidR="0091720D" w:rsidRPr="0091720D" w14:paraId="0673E9BD" w14:textId="77777777" w:rsidTr="0091720D">
        <w:trPr>
          <w:cantSplit/>
          <w:trHeight w:val="697"/>
          <w:jc w:val="center"/>
        </w:trPr>
        <w:tc>
          <w:tcPr>
            <w:tcW w:w="3256" w:type="dxa"/>
            <w:shd w:val="clear" w:color="auto" w:fill="auto"/>
          </w:tcPr>
          <w:p w14:paraId="2ACE56FE" w14:textId="09D78CC3"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CustomTypeScheme</w:t>
            </w:r>
          </w:p>
        </w:tc>
        <w:tc>
          <w:tcPr>
            <w:tcW w:w="5103" w:type="dxa"/>
            <w:shd w:val="clear" w:color="auto" w:fill="auto"/>
          </w:tcPr>
          <w:p w14:paraId="48EC2737" w14:textId="77777777" w:rsidR="0091720D" w:rsidRPr="0091720D" w:rsidRDefault="0091720D" w:rsidP="00BB07FD">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customTypeSchemeAgencyId</w:t>
            </w:r>
          </w:p>
          <w:p w14:paraId="26A933C3" w14:textId="77777777" w:rsidR="0091720D" w:rsidRPr="0091720D" w:rsidRDefault="0091720D" w:rsidP="00BB07FD">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customTypeSchemeId(version)</w:t>
            </w:r>
          </w:p>
        </w:tc>
        <w:tc>
          <w:tcPr>
            <w:tcW w:w="5591" w:type="dxa"/>
            <w:shd w:val="clear" w:color="auto" w:fill="auto"/>
          </w:tcPr>
          <w:p w14:paraId="44337DF5"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ECB:CUSTOM_TYPE_SCHEME(1.0.0)</w:t>
            </w:r>
          </w:p>
        </w:tc>
      </w:tr>
      <w:tr w:rsidR="0091720D" w:rsidRPr="0091720D" w14:paraId="65DC26BC" w14:textId="77777777" w:rsidTr="0091720D">
        <w:trPr>
          <w:cantSplit/>
          <w:trHeight w:val="340"/>
          <w:jc w:val="center"/>
        </w:trPr>
        <w:tc>
          <w:tcPr>
            <w:tcW w:w="3256" w:type="dxa"/>
            <w:shd w:val="clear" w:color="auto" w:fill="auto"/>
            <w:hideMark/>
          </w:tcPr>
          <w:p w14:paraId="5D22B116"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DataAttrribute</w:t>
            </w:r>
          </w:p>
        </w:tc>
        <w:tc>
          <w:tcPr>
            <w:tcW w:w="5103" w:type="dxa"/>
            <w:shd w:val="clear" w:color="auto" w:fill="auto"/>
            <w:hideMark/>
          </w:tcPr>
          <w:p w14:paraId="16F08D22"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dataStructureDefinitionAgencyId:dataStructureDefinitionId(version).dataAttributeId</w:t>
            </w:r>
          </w:p>
        </w:tc>
        <w:tc>
          <w:tcPr>
            <w:tcW w:w="5591" w:type="dxa"/>
            <w:shd w:val="clear" w:color="auto" w:fill="auto"/>
            <w:hideMark/>
          </w:tcPr>
          <w:p w14:paraId="256319A9"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TFFS:EXT_DEBT(1.0.0).OBS_STATUS</w:t>
            </w:r>
          </w:p>
        </w:tc>
      </w:tr>
      <w:tr w:rsidR="0091720D" w:rsidRPr="0091720D" w14:paraId="6CB7C555" w14:textId="77777777" w:rsidTr="0091720D">
        <w:trPr>
          <w:cantSplit/>
          <w:trHeight w:val="340"/>
          <w:jc w:val="center"/>
        </w:trPr>
        <w:tc>
          <w:tcPr>
            <w:tcW w:w="3256" w:type="dxa"/>
            <w:shd w:val="clear" w:color="auto" w:fill="auto"/>
            <w:hideMark/>
          </w:tcPr>
          <w:p w14:paraId="49C6D8EE" w14:textId="2D3FD162"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DataConstraint</w:t>
            </w:r>
          </w:p>
        </w:tc>
        <w:tc>
          <w:tcPr>
            <w:tcW w:w="5103" w:type="dxa"/>
            <w:shd w:val="clear" w:color="auto" w:fill="auto"/>
            <w:hideMark/>
          </w:tcPr>
          <w:p w14:paraId="6C7D0C1C"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dataConstraintAgencyId:dataConstraintId(version)</w:t>
            </w:r>
          </w:p>
        </w:tc>
        <w:tc>
          <w:tcPr>
            <w:tcW w:w="5591" w:type="dxa"/>
            <w:shd w:val="clear" w:color="auto" w:fill="auto"/>
            <w:hideMark/>
          </w:tcPr>
          <w:p w14:paraId="14466C5C"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TFFS:CREDITOR_DATA_CONTENT(1.0.0)</w:t>
            </w:r>
          </w:p>
        </w:tc>
      </w:tr>
      <w:tr w:rsidR="0091720D" w:rsidRPr="0091720D" w14:paraId="4723DFC5" w14:textId="77777777" w:rsidTr="002336B7">
        <w:trPr>
          <w:cantSplit/>
          <w:trHeight w:val="340"/>
          <w:jc w:val="center"/>
        </w:trPr>
        <w:tc>
          <w:tcPr>
            <w:tcW w:w="3256" w:type="dxa"/>
            <w:shd w:val="clear" w:color="auto" w:fill="auto"/>
            <w:hideMark/>
          </w:tcPr>
          <w:p w14:paraId="494963A0" w14:textId="77777777" w:rsidR="0091720D" w:rsidRPr="0091720D" w:rsidRDefault="0091720D" w:rsidP="002336B7">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lastRenderedPageBreak/>
              <w:t xml:space="preserve">DataConsumer </w:t>
            </w:r>
          </w:p>
        </w:tc>
        <w:tc>
          <w:tcPr>
            <w:tcW w:w="5103" w:type="dxa"/>
            <w:shd w:val="clear" w:color="auto" w:fill="auto"/>
            <w:hideMark/>
          </w:tcPr>
          <w:p w14:paraId="1F7FC007" w14:textId="7E420C19" w:rsidR="0091720D" w:rsidRPr="0091720D" w:rsidRDefault="0091720D" w:rsidP="002336B7">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dataConsumerSchemeAgencyId:</w:t>
            </w:r>
            <w:r w:rsidR="00AC64BD" w:rsidRPr="00150CBF">
              <w:rPr>
                <w:rFonts w:ascii="Calibri" w:eastAsia="Times New Roman" w:hAnsi="Calibri" w:cs="Calibri"/>
                <w:b/>
                <w:bCs/>
                <w:noProof/>
                <w:sz w:val="24"/>
                <w:szCs w:val="24"/>
              </w:rPr>
              <w:t>DATA_CONSUMERS</w:t>
            </w:r>
            <w:r w:rsidRPr="0091720D">
              <w:rPr>
                <w:rFonts w:ascii="Calibri" w:eastAsia="Times New Roman" w:hAnsi="Calibri" w:cs="Calibri"/>
                <w:noProof/>
                <w:sz w:val="24"/>
                <w:szCs w:val="24"/>
              </w:rPr>
              <w:t>(</w:t>
            </w:r>
            <w:r w:rsidR="00D17692" w:rsidRPr="00935491">
              <w:rPr>
                <w:rFonts w:ascii="Calibri" w:eastAsia="Times New Roman" w:hAnsi="Calibri" w:cs="Calibri"/>
                <w:b/>
                <w:bCs/>
                <w:noProof/>
                <w:sz w:val="24"/>
                <w:szCs w:val="24"/>
              </w:rPr>
              <w:t>1.0</w:t>
            </w:r>
            <w:r w:rsidRPr="0091720D">
              <w:rPr>
                <w:rFonts w:ascii="Calibri" w:eastAsia="Times New Roman" w:hAnsi="Calibri" w:cs="Calibri"/>
                <w:noProof/>
                <w:sz w:val="24"/>
                <w:szCs w:val="24"/>
              </w:rPr>
              <w:t>).dataConsumerId</w:t>
            </w:r>
          </w:p>
        </w:tc>
        <w:tc>
          <w:tcPr>
            <w:tcW w:w="5591" w:type="dxa"/>
            <w:shd w:val="clear" w:color="auto" w:fill="auto"/>
            <w:hideMark/>
          </w:tcPr>
          <w:p w14:paraId="02F68A4A" w14:textId="46D71D75" w:rsidR="0091720D" w:rsidRPr="0091720D" w:rsidRDefault="0091720D" w:rsidP="002336B7">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SDMX:</w:t>
            </w:r>
            <w:r w:rsidRPr="007B7A2D">
              <w:rPr>
                <w:rFonts w:ascii="Calibri" w:eastAsia="Times New Roman" w:hAnsi="Calibri" w:cs="Calibri"/>
                <w:b/>
                <w:bCs/>
                <w:noProof/>
                <w:sz w:val="24"/>
                <w:szCs w:val="24"/>
              </w:rPr>
              <w:t>DATA_CONSUMERS</w:t>
            </w:r>
            <w:r w:rsidRPr="0091720D">
              <w:rPr>
                <w:rFonts w:ascii="Calibri" w:eastAsia="Times New Roman" w:hAnsi="Calibri" w:cs="Calibri"/>
                <w:noProof/>
                <w:sz w:val="24"/>
                <w:szCs w:val="24"/>
              </w:rPr>
              <w:t>(</w:t>
            </w:r>
            <w:r w:rsidR="00D17692" w:rsidRPr="00935491">
              <w:rPr>
                <w:rFonts w:ascii="Calibri" w:eastAsia="Times New Roman" w:hAnsi="Calibri" w:cs="Calibri"/>
                <w:b/>
                <w:bCs/>
                <w:noProof/>
                <w:sz w:val="24"/>
                <w:szCs w:val="24"/>
              </w:rPr>
              <w:t>1.0</w:t>
            </w:r>
            <w:r w:rsidRPr="0091720D">
              <w:rPr>
                <w:rFonts w:ascii="Calibri" w:eastAsia="Times New Roman" w:hAnsi="Calibri" w:cs="Calibri"/>
                <w:noProof/>
                <w:sz w:val="24"/>
                <w:szCs w:val="24"/>
              </w:rPr>
              <w:t>).CONSUMER_1</w:t>
            </w:r>
          </w:p>
        </w:tc>
      </w:tr>
      <w:tr w:rsidR="0091720D" w:rsidRPr="0091720D" w14:paraId="39C273BA" w14:textId="77777777" w:rsidTr="0091720D">
        <w:trPr>
          <w:cantSplit/>
          <w:trHeight w:val="340"/>
          <w:jc w:val="center"/>
        </w:trPr>
        <w:tc>
          <w:tcPr>
            <w:tcW w:w="3256" w:type="dxa"/>
            <w:shd w:val="clear" w:color="auto" w:fill="auto"/>
            <w:hideMark/>
          </w:tcPr>
          <w:p w14:paraId="611A4BC2" w14:textId="04506D74"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DataConsumerScheme</w:t>
            </w:r>
          </w:p>
        </w:tc>
        <w:tc>
          <w:tcPr>
            <w:tcW w:w="5103" w:type="dxa"/>
            <w:shd w:val="clear" w:color="auto" w:fill="auto"/>
            <w:hideMark/>
          </w:tcPr>
          <w:p w14:paraId="48D9314F" w14:textId="4591ED71"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dataConsumerSchemeAgencyId:</w:t>
            </w:r>
            <w:r w:rsidR="00AC64BD" w:rsidRPr="00150CBF">
              <w:rPr>
                <w:rFonts w:ascii="Calibri" w:eastAsia="Times New Roman" w:hAnsi="Calibri" w:cs="Calibri"/>
                <w:b/>
                <w:bCs/>
                <w:noProof/>
                <w:sz w:val="24"/>
                <w:szCs w:val="24"/>
              </w:rPr>
              <w:t>DATA_CONSUMERS</w:t>
            </w:r>
            <w:r w:rsidRPr="0091720D">
              <w:rPr>
                <w:rFonts w:ascii="Calibri" w:eastAsia="Times New Roman" w:hAnsi="Calibri" w:cs="Calibri"/>
                <w:noProof/>
                <w:sz w:val="24"/>
                <w:szCs w:val="24"/>
              </w:rPr>
              <w:t>(</w:t>
            </w:r>
            <w:r w:rsidR="00D17692" w:rsidRPr="00935491">
              <w:rPr>
                <w:rFonts w:ascii="Calibri" w:eastAsia="Times New Roman" w:hAnsi="Calibri" w:cs="Calibri"/>
                <w:b/>
                <w:bCs/>
                <w:noProof/>
                <w:sz w:val="24"/>
                <w:szCs w:val="24"/>
              </w:rPr>
              <w:t>1.0</w:t>
            </w:r>
            <w:r w:rsidRPr="0091720D">
              <w:rPr>
                <w:rFonts w:ascii="Calibri" w:eastAsia="Times New Roman" w:hAnsi="Calibri" w:cs="Calibri"/>
                <w:noProof/>
                <w:sz w:val="24"/>
                <w:szCs w:val="24"/>
              </w:rPr>
              <w:t>)</w:t>
            </w:r>
          </w:p>
        </w:tc>
        <w:tc>
          <w:tcPr>
            <w:tcW w:w="5591" w:type="dxa"/>
            <w:shd w:val="clear" w:color="auto" w:fill="auto"/>
            <w:hideMark/>
          </w:tcPr>
          <w:p w14:paraId="4F4589C0" w14:textId="0A4EDD06"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SDMX:</w:t>
            </w:r>
            <w:r w:rsidRPr="007B7A2D">
              <w:rPr>
                <w:rFonts w:ascii="Calibri" w:eastAsia="Times New Roman" w:hAnsi="Calibri" w:cs="Calibri"/>
                <w:b/>
                <w:bCs/>
                <w:noProof/>
                <w:sz w:val="24"/>
                <w:szCs w:val="24"/>
              </w:rPr>
              <w:t>DATA_CONSUMERS</w:t>
            </w:r>
            <w:r w:rsidRPr="0091720D">
              <w:rPr>
                <w:rFonts w:ascii="Calibri" w:eastAsia="Times New Roman" w:hAnsi="Calibri" w:cs="Calibri"/>
                <w:noProof/>
                <w:sz w:val="24"/>
                <w:szCs w:val="24"/>
              </w:rPr>
              <w:t>(</w:t>
            </w:r>
            <w:r w:rsidR="00D17692" w:rsidRPr="00935491">
              <w:rPr>
                <w:rFonts w:ascii="Calibri" w:eastAsia="Times New Roman" w:hAnsi="Calibri" w:cs="Calibri"/>
                <w:b/>
                <w:bCs/>
                <w:noProof/>
                <w:sz w:val="24"/>
                <w:szCs w:val="24"/>
              </w:rPr>
              <w:t>1.0</w:t>
            </w:r>
            <w:r w:rsidRPr="0091720D">
              <w:rPr>
                <w:rFonts w:ascii="Calibri" w:eastAsia="Times New Roman" w:hAnsi="Calibri" w:cs="Calibri"/>
                <w:noProof/>
                <w:sz w:val="24"/>
                <w:szCs w:val="24"/>
              </w:rPr>
              <w:t>)</w:t>
            </w:r>
          </w:p>
        </w:tc>
      </w:tr>
      <w:tr w:rsidR="0091720D" w:rsidRPr="0091720D" w14:paraId="3FCDFF62" w14:textId="77777777" w:rsidTr="0091720D">
        <w:trPr>
          <w:cantSplit/>
          <w:trHeight w:val="340"/>
          <w:jc w:val="center"/>
        </w:trPr>
        <w:tc>
          <w:tcPr>
            <w:tcW w:w="3256" w:type="dxa"/>
            <w:shd w:val="clear" w:color="auto" w:fill="auto"/>
            <w:hideMark/>
          </w:tcPr>
          <w:p w14:paraId="73DE6C67" w14:textId="1C83AE3F"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Dataflow</w:t>
            </w:r>
          </w:p>
        </w:tc>
        <w:tc>
          <w:tcPr>
            <w:tcW w:w="5103" w:type="dxa"/>
            <w:shd w:val="clear" w:color="auto" w:fill="auto"/>
            <w:hideMark/>
          </w:tcPr>
          <w:p w14:paraId="36F19059"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dataflowAgencyId:dataflowId(version)</w:t>
            </w:r>
          </w:p>
        </w:tc>
        <w:tc>
          <w:tcPr>
            <w:tcW w:w="5591" w:type="dxa"/>
            <w:shd w:val="clear" w:color="auto" w:fill="auto"/>
            <w:hideMark/>
          </w:tcPr>
          <w:p w14:paraId="6C3B7395"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TFFS:CRED_EXT_DEBT(1.0.0)</w:t>
            </w:r>
          </w:p>
        </w:tc>
      </w:tr>
      <w:tr w:rsidR="0091720D" w:rsidRPr="0091720D" w14:paraId="0FF6A5F1" w14:textId="77777777" w:rsidTr="0091720D">
        <w:trPr>
          <w:cantSplit/>
          <w:trHeight w:val="340"/>
          <w:jc w:val="center"/>
        </w:trPr>
        <w:tc>
          <w:tcPr>
            <w:tcW w:w="3256" w:type="dxa"/>
            <w:shd w:val="clear" w:color="auto" w:fill="auto"/>
            <w:hideMark/>
          </w:tcPr>
          <w:p w14:paraId="5CCB2DF0"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DataProvider</w:t>
            </w:r>
          </w:p>
        </w:tc>
        <w:tc>
          <w:tcPr>
            <w:tcW w:w="5103" w:type="dxa"/>
            <w:shd w:val="clear" w:color="auto" w:fill="auto"/>
            <w:hideMark/>
          </w:tcPr>
          <w:p w14:paraId="79AE3A22" w14:textId="0E81E1E9"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dataProviderSchemeAgencyId</w:t>
            </w:r>
            <w:r w:rsidR="00AC64BD" w:rsidRPr="0091720D">
              <w:rPr>
                <w:rFonts w:ascii="Calibri" w:eastAsia="Times New Roman" w:hAnsi="Calibri" w:cs="Calibri"/>
                <w:noProof/>
                <w:sz w:val="24"/>
                <w:szCs w:val="24"/>
              </w:rPr>
              <w:t>:</w:t>
            </w:r>
            <w:r w:rsidR="00AC64BD" w:rsidRPr="00150CBF">
              <w:rPr>
                <w:rFonts w:ascii="Calibri" w:eastAsia="Times New Roman" w:hAnsi="Calibri" w:cs="Calibri"/>
                <w:b/>
                <w:bCs/>
                <w:noProof/>
                <w:sz w:val="24"/>
                <w:szCs w:val="24"/>
              </w:rPr>
              <w:t>DATA_PROVIDERS</w:t>
            </w:r>
            <w:r w:rsidR="00AC64BD" w:rsidRPr="0091720D">
              <w:rPr>
                <w:rFonts w:ascii="Calibri" w:eastAsia="Times New Roman" w:hAnsi="Calibri" w:cs="Calibri"/>
                <w:noProof/>
                <w:sz w:val="24"/>
                <w:szCs w:val="24"/>
              </w:rPr>
              <w:t>(</w:t>
            </w:r>
            <w:r w:rsidR="00D17692" w:rsidRPr="00935491">
              <w:rPr>
                <w:rFonts w:ascii="Calibri" w:eastAsia="Times New Roman" w:hAnsi="Calibri" w:cs="Calibri"/>
                <w:b/>
                <w:bCs/>
                <w:noProof/>
                <w:sz w:val="24"/>
                <w:szCs w:val="24"/>
              </w:rPr>
              <w:t>1.0</w:t>
            </w:r>
            <w:r w:rsidRPr="0091720D">
              <w:rPr>
                <w:rFonts w:ascii="Calibri" w:eastAsia="Times New Roman" w:hAnsi="Calibri" w:cs="Calibri"/>
                <w:noProof/>
                <w:sz w:val="24"/>
                <w:szCs w:val="24"/>
              </w:rPr>
              <w:t>).dataProviderId</w:t>
            </w:r>
          </w:p>
        </w:tc>
        <w:tc>
          <w:tcPr>
            <w:tcW w:w="5591" w:type="dxa"/>
            <w:shd w:val="clear" w:color="auto" w:fill="auto"/>
            <w:hideMark/>
          </w:tcPr>
          <w:p w14:paraId="2BF92469" w14:textId="27C45A00"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SDMX:</w:t>
            </w:r>
            <w:r w:rsidRPr="007B7A2D">
              <w:rPr>
                <w:rFonts w:ascii="Calibri" w:eastAsia="Times New Roman" w:hAnsi="Calibri" w:cs="Calibri"/>
                <w:b/>
                <w:bCs/>
                <w:noProof/>
                <w:sz w:val="24"/>
                <w:szCs w:val="24"/>
              </w:rPr>
              <w:t>DATA_PROVIDERS</w:t>
            </w:r>
            <w:r w:rsidRPr="0091720D">
              <w:rPr>
                <w:rFonts w:ascii="Calibri" w:eastAsia="Times New Roman" w:hAnsi="Calibri" w:cs="Calibri"/>
                <w:noProof/>
                <w:sz w:val="24"/>
                <w:szCs w:val="24"/>
              </w:rPr>
              <w:t>(</w:t>
            </w:r>
            <w:r w:rsidR="00D17692" w:rsidRPr="00935491">
              <w:rPr>
                <w:rFonts w:ascii="Calibri" w:eastAsia="Times New Roman" w:hAnsi="Calibri" w:cs="Calibri"/>
                <w:b/>
                <w:bCs/>
                <w:noProof/>
                <w:sz w:val="24"/>
                <w:szCs w:val="24"/>
              </w:rPr>
              <w:t>1.0</w:t>
            </w:r>
            <w:r w:rsidRPr="0091720D">
              <w:rPr>
                <w:rFonts w:ascii="Calibri" w:eastAsia="Times New Roman" w:hAnsi="Calibri" w:cs="Calibri"/>
                <w:noProof/>
                <w:sz w:val="24"/>
                <w:szCs w:val="24"/>
              </w:rPr>
              <w:t>).PROVIDER_1</w:t>
            </w:r>
          </w:p>
        </w:tc>
      </w:tr>
      <w:tr w:rsidR="0091720D" w:rsidRPr="0091720D" w14:paraId="5EAC0BA8" w14:textId="77777777" w:rsidTr="0091720D">
        <w:trPr>
          <w:cantSplit/>
          <w:trHeight w:val="340"/>
          <w:jc w:val="center"/>
        </w:trPr>
        <w:tc>
          <w:tcPr>
            <w:tcW w:w="3256" w:type="dxa"/>
            <w:shd w:val="clear" w:color="auto" w:fill="auto"/>
            <w:hideMark/>
          </w:tcPr>
          <w:p w14:paraId="0448C135" w14:textId="02C055B9"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DataProviderScheme</w:t>
            </w:r>
          </w:p>
        </w:tc>
        <w:tc>
          <w:tcPr>
            <w:tcW w:w="5103" w:type="dxa"/>
            <w:shd w:val="clear" w:color="auto" w:fill="auto"/>
            <w:hideMark/>
          </w:tcPr>
          <w:p w14:paraId="7628B9A2" w14:textId="32BD67E0"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dataProviderSchemeAgencyId:</w:t>
            </w:r>
            <w:r w:rsidR="00AC64BD" w:rsidRPr="007B7A2D">
              <w:rPr>
                <w:rFonts w:ascii="Calibri" w:eastAsia="Times New Roman" w:hAnsi="Calibri" w:cs="Calibri"/>
                <w:b/>
                <w:bCs/>
                <w:noProof/>
                <w:sz w:val="24"/>
                <w:szCs w:val="24"/>
              </w:rPr>
              <w:t>DATA_PROVIDERS</w:t>
            </w:r>
            <w:r w:rsidRPr="0091720D">
              <w:rPr>
                <w:rFonts w:ascii="Calibri" w:eastAsia="Times New Roman" w:hAnsi="Calibri" w:cs="Calibri"/>
                <w:noProof/>
                <w:sz w:val="24"/>
                <w:szCs w:val="24"/>
              </w:rPr>
              <w:t>(</w:t>
            </w:r>
            <w:r w:rsidR="00D17692" w:rsidRPr="00935491">
              <w:rPr>
                <w:rFonts w:ascii="Calibri" w:eastAsia="Times New Roman" w:hAnsi="Calibri" w:cs="Calibri"/>
                <w:b/>
                <w:bCs/>
                <w:noProof/>
                <w:sz w:val="24"/>
                <w:szCs w:val="24"/>
              </w:rPr>
              <w:t>1.0</w:t>
            </w:r>
            <w:r w:rsidRPr="0091720D">
              <w:rPr>
                <w:rFonts w:ascii="Calibri" w:eastAsia="Times New Roman" w:hAnsi="Calibri" w:cs="Calibri"/>
                <w:noProof/>
                <w:sz w:val="24"/>
                <w:szCs w:val="24"/>
              </w:rPr>
              <w:t>)</w:t>
            </w:r>
          </w:p>
        </w:tc>
        <w:tc>
          <w:tcPr>
            <w:tcW w:w="5591" w:type="dxa"/>
            <w:shd w:val="clear" w:color="auto" w:fill="auto"/>
            <w:hideMark/>
          </w:tcPr>
          <w:p w14:paraId="13668293" w14:textId="2746C6DB"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SDMX:</w:t>
            </w:r>
            <w:r w:rsidRPr="007B7A2D">
              <w:rPr>
                <w:rFonts w:ascii="Calibri" w:eastAsia="Times New Roman" w:hAnsi="Calibri" w:cs="Calibri"/>
                <w:b/>
                <w:bCs/>
                <w:noProof/>
                <w:sz w:val="24"/>
                <w:szCs w:val="24"/>
              </w:rPr>
              <w:t>DATA_PROVIDERS</w:t>
            </w:r>
            <w:r w:rsidRPr="0091720D">
              <w:rPr>
                <w:rFonts w:ascii="Calibri" w:eastAsia="Times New Roman" w:hAnsi="Calibri" w:cs="Calibri"/>
                <w:noProof/>
                <w:sz w:val="24"/>
                <w:szCs w:val="24"/>
              </w:rPr>
              <w:t>(</w:t>
            </w:r>
            <w:r w:rsidR="00D17692" w:rsidRPr="00935491">
              <w:rPr>
                <w:rFonts w:ascii="Calibri" w:eastAsia="Times New Roman" w:hAnsi="Calibri" w:cs="Calibri"/>
                <w:b/>
                <w:bCs/>
                <w:noProof/>
                <w:sz w:val="24"/>
                <w:szCs w:val="24"/>
              </w:rPr>
              <w:t>1.0</w:t>
            </w:r>
            <w:r w:rsidRPr="0091720D">
              <w:rPr>
                <w:rFonts w:ascii="Calibri" w:eastAsia="Times New Roman" w:hAnsi="Calibri" w:cs="Calibri"/>
                <w:noProof/>
                <w:sz w:val="24"/>
                <w:szCs w:val="24"/>
              </w:rPr>
              <w:t>)</w:t>
            </w:r>
          </w:p>
        </w:tc>
      </w:tr>
      <w:tr w:rsidR="0091720D" w:rsidRPr="0091720D" w14:paraId="1DDD8191" w14:textId="77777777" w:rsidTr="0091720D">
        <w:trPr>
          <w:cantSplit/>
          <w:trHeight w:val="340"/>
          <w:jc w:val="center"/>
        </w:trPr>
        <w:tc>
          <w:tcPr>
            <w:tcW w:w="3256" w:type="dxa"/>
            <w:shd w:val="clear" w:color="auto" w:fill="auto"/>
            <w:hideMark/>
          </w:tcPr>
          <w:p w14:paraId="09480619" w14:textId="27A53B7A"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DataStructure</w:t>
            </w:r>
          </w:p>
        </w:tc>
        <w:tc>
          <w:tcPr>
            <w:tcW w:w="5103" w:type="dxa"/>
            <w:shd w:val="clear" w:color="auto" w:fill="auto"/>
            <w:hideMark/>
          </w:tcPr>
          <w:p w14:paraId="2B1EAD4C"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dataStructureDefinitionAgencyId:dataStructureDefinitionId(version)</w:t>
            </w:r>
          </w:p>
        </w:tc>
        <w:tc>
          <w:tcPr>
            <w:tcW w:w="5591" w:type="dxa"/>
            <w:shd w:val="clear" w:color="auto" w:fill="auto"/>
            <w:hideMark/>
          </w:tcPr>
          <w:p w14:paraId="52EB09A3"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TFFS:EXT_DEBT(1.0.0)</w:t>
            </w:r>
          </w:p>
        </w:tc>
      </w:tr>
      <w:tr w:rsidR="0091720D" w:rsidRPr="0091720D" w14:paraId="5E578077" w14:textId="77777777" w:rsidTr="0091720D">
        <w:trPr>
          <w:cantSplit/>
          <w:trHeight w:val="340"/>
          <w:jc w:val="center"/>
        </w:trPr>
        <w:tc>
          <w:tcPr>
            <w:tcW w:w="3256" w:type="dxa"/>
            <w:shd w:val="clear" w:color="auto" w:fill="auto"/>
            <w:hideMark/>
          </w:tcPr>
          <w:p w14:paraId="55C058DD"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Dimension</w:t>
            </w:r>
          </w:p>
        </w:tc>
        <w:tc>
          <w:tcPr>
            <w:tcW w:w="5103" w:type="dxa"/>
            <w:shd w:val="clear" w:color="auto" w:fill="auto"/>
            <w:hideMark/>
          </w:tcPr>
          <w:p w14:paraId="4F1DF12C"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dataStructureDefinitionAgencyId:dataStructureDefinitionId(version).dimensionId</w:t>
            </w:r>
          </w:p>
        </w:tc>
        <w:tc>
          <w:tcPr>
            <w:tcW w:w="5591" w:type="dxa"/>
            <w:shd w:val="clear" w:color="auto" w:fill="auto"/>
            <w:hideMark/>
          </w:tcPr>
          <w:p w14:paraId="4ABA0B7C"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TFFS:EXT_DEBT(1.0.0).FREQ</w:t>
            </w:r>
          </w:p>
        </w:tc>
      </w:tr>
      <w:tr w:rsidR="002F3CB4" w:rsidRPr="0091720D" w14:paraId="3C40FCA1" w14:textId="77777777" w:rsidTr="0091720D">
        <w:trPr>
          <w:cantSplit/>
          <w:trHeight w:val="340"/>
          <w:jc w:val="center"/>
          <w:ins w:id="462" w:author="Matthew Nelson" w:date="2024-09-16T14:55:00Z"/>
        </w:trPr>
        <w:tc>
          <w:tcPr>
            <w:tcW w:w="3256" w:type="dxa"/>
            <w:shd w:val="clear" w:color="auto" w:fill="auto"/>
          </w:tcPr>
          <w:p w14:paraId="036E0158" w14:textId="3B480370" w:rsidR="002F3CB4" w:rsidRPr="0091720D" w:rsidRDefault="002F3CB4" w:rsidP="003265EE">
            <w:pPr>
              <w:spacing w:before="0" w:after="0" w:line="240" w:lineRule="auto"/>
              <w:jc w:val="left"/>
              <w:rPr>
                <w:ins w:id="463" w:author="Matthew Nelson" w:date="2024-09-16T14:55:00Z"/>
                <w:rFonts w:ascii="Calibri" w:eastAsia="Times New Roman" w:hAnsi="Calibri" w:cs="Calibri"/>
                <w:noProof/>
                <w:sz w:val="24"/>
                <w:szCs w:val="24"/>
              </w:rPr>
            </w:pPr>
            <w:ins w:id="464" w:author="Matthew Nelson" w:date="2024-09-16T14:55:00Z">
              <w:r>
                <w:rPr>
                  <w:rFonts w:ascii="Calibri" w:eastAsia="Times New Roman" w:hAnsi="Calibri" w:cs="Calibri"/>
                  <w:noProof/>
                  <w:sz w:val="24"/>
                  <w:szCs w:val="24"/>
                </w:rPr>
                <w:t>DimensionConstraint</w:t>
              </w:r>
            </w:ins>
          </w:p>
        </w:tc>
        <w:tc>
          <w:tcPr>
            <w:tcW w:w="5103" w:type="dxa"/>
            <w:shd w:val="clear" w:color="auto" w:fill="auto"/>
          </w:tcPr>
          <w:p w14:paraId="2E36380E" w14:textId="39079ED3" w:rsidR="002F3CB4" w:rsidRPr="0091720D" w:rsidRDefault="002F3CB4" w:rsidP="003265EE">
            <w:pPr>
              <w:spacing w:before="0" w:after="0" w:line="240" w:lineRule="auto"/>
              <w:jc w:val="left"/>
              <w:rPr>
                <w:ins w:id="465" w:author="Matthew Nelson" w:date="2024-09-16T14:55:00Z"/>
                <w:rFonts w:ascii="Calibri" w:eastAsia="Times New Roman" w:hAnsi="Calibri" w:cs="Calibri"/>
                <w:noProof/>
                <w:sz w:val="24"/>
                <w:szCs w:val="24"/>
              </w:rPr>
            </w:pPr>
            <w:ins w:id="466" w:author="Matthew Nelson" w:date="2024-09-16T14:55:00Z">
              <w:r>
                <w:rPr>
                  <w:rFonts w:ascii="Calibri" w:eastAsia="Times New Roman" w:hAnsi="Calibri" w:cs="Calibri"/>
                  <w:noProof/>
                  <w:sz w:val="24"/>
                  <w:szCs w:val="24"/>
                </w:rPr>
                <w:t>dimConstraintAgencyId:dimConstraintId(version)</w:t>
              </w:r>
            </w:ins>
          </w:p>
        </w:tc>
        <w:tc>
          <w:tcPr>
            <w:tcW w:w="5591" w:type="dxa"/>
            <w:shd w:val="clear" w:color="auto" w:fill="auto"/>
          </w:tcPr>
          <w:p w14:paraId="71113591" w14:textId="51EC437F" w:rsidR="002F3CB4" w:rsidRPr="0091720D" w:rsidRDefault="002F3CB4" w:rsidP="003265EE">
            <w:pPr>
              <w:spacing w:before="0" w:after="0" w:line="240" w:lineRule="auto"/>
              <w:jc w:val="left"/>
              <w:rPr>
                <w:ins w:id="467" w:author="Matthew Nelson" w:date="2024-09-16T14:55:00Z"/>
                <w:rFonts w:ascii="Calibri" w:eastAsia="Times New Roman" w:hAnsi="Calibri" w:cs="Calibri"/>
                <w:noProof/>
                <w:sz w:val="24"/>
                <w:szCs w:val="24"/>
              </w:rPr>
            </w:pPr>
            <w:ins w:id="468" w:author="Matthew Nelson" w:date="2024-09-16T14:55:00Z">
              <w:r>
                <w:rPr>
                  <w:rFonts w:ascii="Calibri" w:eastAsia="Times New Roman" w:hAnsi="Calibri" w:cs="Calibri"/>
                  <w:noProof/>
                  <w:sz w:val="24"/>
                  <w:szCs w:val="24"/>
                </w:rPr>
                <w:t>UNSD:SDG</w:t>
              </w:r>
            </w:ins>
            <w:ins w:id="469" w:author="Matthew Nelson" w:date="2024-09-16T14:56:00Z">
              <w:r>
                <w:rPr>
                  <w:rFonts w:ascii="Calibri" w:eastAsia="Times New Roman" w:hAnsi="Calibri" w:cs="Calibri"/>
                  <w:noProof/>
                  <w:sz w:val="24"/>
                  <w:szCs w:val="24"/>
                </w:rPr>
                <w:t>(1.0.0)</w:t>
              </w:r>
            </w:ins>
          </w:p>
        </w:tc>
      </w:tr>
      <w:tr w:rsidR="0091720D" w:rsidRPr="0091720D" w14:paraId="349BFD89" w14:textId="77777777" w:rsidTr="0091720D">
        <w:trPr>
          <w:cantSplit/>
          <w:trHeight w:val="1020"/>
          <w:jc w:val="center"/>
        </w:trPr>
        <w:tc>
          <w:tcPr>
            <w:tcW w:w="3256" w:type="dxa"/>
            <w:shd w:val="clear" w:color="auto" w:fill="auto"/>
            <w:hideMark/>
          </w:tcPr>
          <w:p w14:paraId="5DE84F10"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DimensionDescriptor</w:t>
            </w:r>
            <w:r w:rsidRPr="0091720D">
              <w:rPr>
                <w:rFonts w:ascii="Calibri" w:eastAsia="Times New Roman" w:hAnsi="Calibri" w:cs="Calibri"/>
                <w:noProof/>
                <w:sz w:val="24"/>
                <w:szCs w:val="24"/>
              </w:rPr>
              <w:br/>
              <w:t>MeasureDescriptor</w:t>
            </w:r>
            <w:r w:rsidRPr="0091720D">
              <w:rPr>
                <w:rFonts w:ascii="Calibri" w:eastAsia="Times New Roman" w:hAnsi="Calibri" w:cs="Calibri"/>
                <w:noProof/>
                <w:sz w:val="24"/>
                <w:szCs w:val="24"/>
              </w:rPr>
              <w:br/>
              <w:t>AttributeDescriptor</w:t>
            </w:r>
          </w:p>
        </w:tc>
        <w:tc>
          <w:tcPr>
            <w:tcW w:w="5103" w:type="dxa"/>
            <w:shd w:val="clear" w:color="auto" w:fill="auto"/>
            <w:hideMark/>
          </w:tcPr>
          <w:p w14:paraId="342DFFFD"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dataStructureDefinitionAgencyId:dataStructureDefinitionId(version).componentListId</w:t>
            </w:r>
            <w:r w:rsidRPr="0091720D">
              <w:rPr>
                <w:rFonts w:ascii="Calibri" w:eastAsia="Times New Roman" w:hAnsi="Calibri" w:cs="Calibri"/>
                <w:noProof/>
                <w:sz w:val="24"/>
                <w:szCs w:val="24"/>
              </w:rPr>
              <w:br/>
              <w:t>where the componentListId is the name of the class (there is only one occurrence of each in the Data Structure Definition)</w:t>
            </w:r>
          </w:p>
        </w:tc>
        <w:tc>
          <w:tcPr>
            <w:tcW w:w="5591" w:type="dxa"/>
            <w:shd w:val="clear" w:color="auto" w:fill="auto"/>
            <w:hideMark/>
          </w:tcPr>
          <w:p w14:paraId="63C26B51"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TFFS:EXT_DEBT(1.0.0).DimensionDescriptor</w:t>
            </w:r>
            <w:r w:rsidRPr="0091720D">
              <w:rPr>
                <w:rFonts w:ascii="Calibri" w:eastAsia="Times New Roman" w:hAnsi="Calibri" w:cs="Calibri"/>
                <w:noProof/>
                <w:sz w:val="24"/>
                <w:szCs w:val="24"/>
              </w:rPr>
              <w:br/>
              <w:t>TFFS:EXT_DEBT(1.0.0).MeasureDescriptor</w:t>
            </w:r>
            <w:r w:rsidRPr="0091720D">
              <w:rPr>
                <w:rFonts w:ascii="Calibri" w:eastAsia="Times New Roman" w:hAnsi="Calibri" w:cs="Calibri"/>
                <w:noProof/>
                <w:sz w:val="24"/>
                <w:szCs w:val="24"/>
              </w:rPr>
              <w:br/>
              <w:t>TFFS:EXT_DEBT(1.0.0).AttributeDescriptor</w:t>
            </w:r>
          </w:p>
        </w:tc>
      </w:tr>
      <w:tr w:rsidR="0091720D" w:rsidRPr="0091720D" w14:paraId="52A8060C" w14:textId="77777777" w:rsidTr="0091720D">
        <w:trPr>
          <w:cantSplit/>
          <w:trHeight w:val="340"/>
          <w:jc w:val="center"/>
        </w:trPr>
        <w:tc>
          <w:tcPr>
            <w:tcW w:w="3256" w:type="dxa"/>
            <w:shd w:val="clear" w:color="auto" w:fill="auto"/>
            <w:hideMark/>
          </w:tcPr>
          <w:p w14:paraId="5F5A34F4"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GroupDimensionDescriptor</w:t>
            </w:r>
          </w:p>
        </w:tc>
        <w:tc>
          <w:tcPr>
            <w:tcW w:w="5103" w:type="dxa"/>
            <w:shd w:val="clear" w:color="auto" w:fill="auto"/>
            <w:hideMark/>
          </w:tcPr>
          <w:p w14:paraId="22AE59B9"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dataStructureDefinitionAgencyId:dataStructureDefinitionId(version).groupDimensionDescriptorId</w:t>
            </w:r>
          </w:p>
        </w:tc>
        <w:tc>
          <w:tcPr>
            <w:tcW w:w="5591" w:type="dxa"/>
            <w:shd w:val="clear" w:color="auto" w:fill="auto"/>
            <w:hideMark/>
          </w:tcPr>
          <w:p w14:paraId="15B4C2F6"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TFFS:EXT_DEBT(1.0.0).SIBLING</w:t>
            </w:r>
          </w:p>
        </w:tc>
      </w:tr>
      <w:tr w:rsidR="0091720D" w:rsidRPr="007B7A2D" w14:paraId="16AC396E" w14:textId="77777777" w:rsidTr="0091720D">
        <w:trPr>
          <w:cantSplit/>
          <w:trHeight w:val="340"/>
          <w:jc w:val="center"/>
        </w:trPr>
        <w:tc>
          <w:tcPr>
            <w:tcW w:w="3256" w:type="dxa"/>
            <w:shd w:val="clear" w:color="auto" w:fill="auto"/>
            <w:hideMark/>
          </w:tcPr>
          <w:p w14:paraId="12FCDA6C"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lastRenderedPageBreak/>
              <w:t>HierarchicalCode</w:t>
            </w:r>
          </w:p>
        </w:tc>
        <w:tc>
          <w:tcPr>
            <w:tcW w:w="5103" w:type="dxa"/>
            <w:shd w:val="clear" w:color="auto" w:fill="auto"/>
            <w:hideMark/>
          </w:tcPr>
          <w:p w14:paraId="09540F78"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hierarchyAgencyId:hierarchyId(version).hierarchicalCode.hierarchicalCode</w:t>
            </w:r>
          </w:p>
        </w:tc>
        <w:tc>
          <w:tcPr>
            <w:tcW w:w="5591" w:type="dxa"/>
            <w:shd w:val="clear" w:color="auto" w:fill="auto"/>
            <w:hideMark/>
          </w:tcPr>
          <w:p w14:paraId="78E224D7" w14:textId="77777777" w:rsidR="0091720D" w:rsidRPr="0091720D" w:rsidRDefault="0091720D" w:rsidP="003265EE">
            <w:pPr>
              <w:spacing w:before="0" w:after="0" w:line="240" w:lineRule="auto"/>
              <w:jc w:val="left"/>
              <w:rPr>
                <w:rFonts w:ascii="Calibri" w:hAnsi="Calibri"/>
                <w:noProof/>
                <w:sz w:val="24"/>
                <w:lang w:val="it-CH"/>
              </w:rPr>
            </w:pPr>
            <w:r w:rsidRPr="0091720D">
              <w:rPr>
                <w:rFonts w:ascii="Calibri" w:hAnsi="Calibri"/>
                <w:noProof/>
                <w:sz w:val="24"/>
                <w:lang w:val="it-CH"/>
              </w:rPr>
              <w:t>UNESCO:H-C-GOV(1.0.0).GOV_CODE1.GOV_CODE1_1</w:t>
            </w:r>
          </w:p>
        </w:tc>
      </w:tr>
      <w:tr w:rsidR="0091720D" w:rsidRPr="0091720D" w14:paraId="0C0AB36A" w14:textId="77777777" w:rsidTr="0091720D">
        <w:trPr>
          <w:cantSplit/>
          <w:trHeight w:val="340"/>
          <w:jc w:val="center"/>
        </w:trPr>
        <w:tc>
          <w:tcPr>
            <w:tcW w:w="3256" w:type="dxa"/>
            <w:shd w:val="clear" w:color="auto" w:fill="auto"/>
            <w:hideMark/>
          </w:tcPr>
          <w:p w14:paraId="6823E509" w14:textId="64A67A3F"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Hierarchy</w:t>
            </w:r>
          </w:p>
        </w:tc>
        <w:tc>
          <w:tcPr>
            <w:tcW w:w="5103" w:type="dxa"/>
            <w:shd w:val="clear" w:color="auto" w:fill="auto"/>
            <w:hideMark/>
          </w:tcPr>
          <w:p w14:paraId="44166D53"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hierarchyAgencyId:hierarchyId(version)</w:t>
            </w:r>
          </w:p>
        </w:tc>
        <w:tc>
          <w:tcPr>
            <w:tcW w:w="5591" w:type="dxa"/>
            <w:shd w:val="clear" w:color="auto" w:fill="auto"/>
            <w:hideMark/>
          </w:tcPr>
          <w:p w14:paraId="2B6CE7F0"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UNESCO:H-C-GOV(1.0.0)</w:t>
            </w:r>
          </w:p>
        </w:tc>
      </w:tr>
      <w:tr w:rsidR="0091720D" w:rsidRPr="0091720D" w14:paraId="78DDE1FA" w14:textId="77777777" w:rsidTr="0091720D">
        <w:trPr>
          <w:cantSplit/>
          <w:trHeight w:val="340"/>
          <w:jc w:val="center"/>
        </w:trPr>
        <w:tc>
          <w:tcPr>
            <w:tcW w:w="3256" w:type="dxa"/>
            <w:shd w:val="clear" w:color="auto" w:fill="auto"/>
            <w:hideMark/>
          </w:tcPr>
          <w:p w14:paraId="11919917" w14:textId="61ACADA8"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HierarchyAssociation</w:t>
            </w:r>
          </w:p>
        </w:tc>
        <w:tc>
          <w:tcPr>
            <w:tcW w:w="5103" w:type="dxa"/>
            <w:shd w:val="clear" w:color="auto" w:fill="auto"/>
            <w:hideMark/>
          </w:tcPr>
          <w:p w14:paraId="19AAC7F2"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hierarchyAssociationAgencyId:hierarchyAssociationId(version)</w:t>
            </w:r>
          </w:p>
        </w:tc>
        <w:tc>
          <w:tcPr>
            <w:tcW w:w="5591" w:type="dxa"/>
            <w:shd w:val="clear" w:color="auto" w:fill="auto"/>
            <w:hideMark/>
          </w:tcPr>
          <w:p w14:paraId="47C5586B"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UNESCO:CL_EXP_SOURCE(1.0.0)</w:t>
            </w:r>
          </w:p>
        </w:tc>
      </w:tr>
      <w:tr w:rsidR="0091720D" w:rsidRPr="0091720D" w14:paraId="436DFBD6" w14:textId="77777777" w:rsidTr="0091720D">
        <w:trPr>
          <w:cantSplit/>
          <w:trHeight w:val="340"/>
          <w:jc w:val="center"/>
        </w:trPr>
        <w:tc>
          <w:tcPr>
            <w:tcW w:w="3256" w:type="dxa"/>
            <w:shd w:val="clear" w:color="auto" w:fill="auto"/>
            <w:hideMark/>
          </w:tcPr>
          <w:p w14:paraId="73331D3E"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Level</w:t>
            </w:r>
          </w:p>
        </w:tc>
        <w:tc>
          <w:tcPr>
            <w:tcW w:w="5103" w:type="dxa"/>
            <w:shd w:val="clear" w:color="auto" w:fill="auto"/>
            <w:hideMark/>
          </w:tcPr>
          <w:p w14:paraId="0AF5C33F"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hierarchyAgencyId:hierarchyId(version).level</w:t>
            </w:r>
          </w:p>
        </w:tc>
        <w:tc>
          <w:tcPr>
            <w:tcW w:w="5591" w:type="dxa"/>
            <w:shd w:val="clear" w:color="auto" w:fill="auto"/>
            <w:hideMark/>
          </w:tcPr>
          <w:p w14:paraId="114FF4C6"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UNESCO:H-C-GOV(1.0.0).LVL1</w:t>
            </w:r>
          </w:p>
        </w:tc>
      </w:tr>
      <w:tr w:rsidR="0091720D" w:rsidRPr="0091720D" w14:paraId="340EF656" w14:textId="77777777" w:rsidTr="0091720D">
        <w:trPr>
          <w:cantSplit/>
          <w:trHeight w:val="340"/>
          <w:jc w:val="center"/>
        </w:trPr>
        <w:tc>
          <w:tcPr>
            <w:tcW w:w="3256" w:type="dxa"/>
            <w:shd w:val="clear" w:color="auto" w:fill="auto"/>
            <w:hideMark/>
          </w:tcPr>
          <w:p w14:paraId="6D632B83"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Measure</w:t>
            </w:r>
          </w:p>
        </w:tc>
        <w:tc>
          <w:tcPr>
            <w:tcW w:w="5103" w:type="dxa"/>
            <w:shd w:val="clear" w:color="auto" w:fill="auto"/>
            <w:hideMark/>
          </w:tcPr>
          <w:p w14:paraId="10893A94"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dataStructureDefinitionAgencyId:dataStructureDefinitionId(version).measureId</w:t>
            </w:r>
          </w:p>
        </w:tc>
        <w:tc>
          <w:tcPr>
            <w:tcW w:w="5591" w:type="dxa"/>
            <w:shd w:val="clear" w:color="auto" w:fill="auto"/>
            <w:hideMark/>
          </w:tcPr>
          <w:p w14:paraId="7B98E826"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TFFS:EXT_DEBT(1.0.0).OBS_VALUE</w:t>
            </w:r>
          </w:p>
        </w:tc>
      </w:tr>
      <w:tr w:rsidR="0091720D" w:rsidRPr="0091720D" w14:paraId="5A349FA7" w14:textId="77777777" w:rsidTr="0091720D">
        <w:trPr>
          <w:cantSplit/>
          <w:trHeight w:val="340"/>
          <w:jc w:val="center"/>
        </w:trPr>
        <w:tc>
          <w:tcPr>
            <w:tcW w:w="3256" w:type="dxa"/>
            <w:shd w:val="clear" w:color="auto" w:fill="auto"/>
            <w:hideMark/>
          </w:tcPr>
          <w:p w14:paraId="3D0D16E3"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MetadataAttribute</w:t>
            </w:r>
          </w:p>
        </w:tc>
        <w:tc>
          <w:tcPr>
            <w:tcW w:w="5103" w:type="dxa"/>
            <w:shd w:val="clear" w:color="auto" w:fill="auto"/>
            <w:hideMark/>
          </w:tcPr>
          <w:p w14:paraId="3A33CD8B"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msdAgencyId:msdId(version).metadataAttributeId.metadataAttributeId</w:t>
            </w:r>
          </w:p>
        </w:tc>
        <w:tc>
          <w:tcPr>
            <w:tcW w:w="5591" w:type="dxa"/>
            <w:shd w:val="clear" w:color="auto" w:fill="auto"/>
            <w:hideMark/>
          </w:tcPr>
          <w:p w14:paraId="7061277B" w14:textId="77777777" w:rsidR="0091720D" w:rsidRPr="0091720D" w:rsidRDefault="0091720D" w:rsidP="009A6893">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IMF:SDDS_MSD(1.0.0).COMPILATION.METHOD</w:t>
            </w:r>
          </w:p>
        </w:tc>
      </w:tr>
      <w:tr w:rsidR="0091720D" w:rsidRPr="0091720D" w14:paraId="63710D6F" w14:textId="77777777" w:rsidTr="0091720D">
        <w:trPr>
          <w:cantSplit/>
          <w:trHeight w:val="340"/>
          <w:jc w:val="center"/>
        </w:trPr>
        <w:tc>
          <w:tcPr>
            <w:tcW w:w="3256" w:type="dxa"/>
            <w:shd w:val="clear" w:color="auto" w:fill="auto"/>
            <w:hideMark/>
          </w:tcPr>
          <w:p w14:paraId="2FDDC12E"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MetadataAttributeDescriptor</w:t>
            </w:r>
          </w:p>
        </w:tc>
        <w:tc>
          <w:tcPr>
            <w:tcW w:w="5103" w:type="dxa"/>
            <w:shd w:val="clear" w:color="auto" w:fill="auto"/>
            <w:hideMark/>
          </w:tcPr>
          <w:p w14:paraId="6948D0AF" w14:textId="77777777" w:rsidR="0091720D" w:rsidRPr="0091720D" w:rsidRDefault="0091720D" w:rsidP="009A6893">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msdAgencyId:msdId(version).metadataAttributeDescriptorId</w:t>
            </w:r>
          </w:p>
        </w:tc>
        <w:tc>
          <w:tcPr>
            <w:tcW w:w="5591" w:type="dxa"/>
            <w:shd w:val="clear" w:color="auto" w:fill="auto"/>
            <w:hideMark/>
          </w:tcPr>
          <w:p w14:paraId="297AB4A6"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IMF:SDDS_MSD(1.0.0).MetadataAttributeDescriptor</w:t>
            </w:r>
          </w:p>
        </w:tc>
      </w:tr>
      <w:tr w:rsidR="0091720D" w:rsidRPr="0091720D" w14:paraId="19710B10" w14:textId="77777777" w:rsidTr="0091720D">
        <w:trPr>
          <w:cantSplit/>
          <w:trHeight w:val="340"/>
          <w:jc w:val="center"/>
        </w:trPr>
        <w:tc>
          <w:tcPr>
            <w:tcW w:w="3256" w:type="dxa"/>
            <w:shd w:val="clear" w:color="auto" w:fill="auto"/>
            <w:hideMark/>
          </w:tcPr>
          <w:p w14:paraId="53BC396B" w14:textId="7B1B50B0"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Metadataflow</w:t>
            </w:r>
          </w:p>
        </w:tc>
        <w:tc>
          <w:tcPr>
            <w:tcW w:w="5103" w:type="dxa"/>
            <w:shd w:val="clear" w:color="auto" w:fill="auto"/>
            <w:hideMark/>
          </w:tcPr>
          <w:p w14:paraId="76F3A3D8"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metadataflowAgencyId:metadataflowId(version)</w:t>
            </w:r>
          </w:p>
        </w:tc>
        <w:tc>
          <w:tcPr>
            <w:tcW w:w="5591" w:type="dxa"/>
            <w:shd w:val="clear" w:color="auto" w:fill="auto"/>
            <w:hideMark/>
          </w:tcPr>
          <w:p w14:paraId="7BE19DD6"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IMF:SDDS_MDF(1.0.0)</w:t>
            </w:r>
          </w:p>
        </w:tc>
      </w:tr>
      <w:tr w:rsidR="0091720D" w:rsidRPr="0091720D" w14:paraId="74DCA23E" w14:textId="77777777" w:rsidTr="0091720D">
        <w:trPr>
          <w:cantSplit/>
          <w:trHeight w:val="340"/>
          <w:jc w:val="center"/>
        </w:trPr>
        <w:tc>
          <w:tcPr>
            <w:tcW w:w="3256" w:type="dxa"/>
            <w:shd w:val="clear" w:color="auto" w:fill="auto"/>
            <w:hideMark/>
          </w:tcPr>
          <w:p w14:paraId="20C22315"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MetadataProvider</w:t>
            </w:r>
          </w:p>
        </w:tc>
        <w:tc>
          <w:tcPr>
            <w:tcW w:w="5103" w:type="dxa"/>
            <w:shd w:val="clear" w:color="auto" w:fill="auto"/>
            <w:hideMark/>
          </w:tcPr>
          <w:p w14:paraId="52C88DEE" w14:textId="6147882A"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metadataProviderSchemeAgencyId:</w:t>
            </w:r>
            <w:r w:rsidR="00AC64BD" w:rsidRPr="00150CBF">
              <w:rPr>
                <w:rFonts w:ascii="Calibri" w:eastAsia="Times New Roman" w:hAnsi="Calibri" w:cs="Calibri"/>
                <w:b/>
                <w:bCs/>
                <w:noProof/>
                <w:sz w:val="24"/>
                <w:szCs w:val="24"/>
              </w:rPr>
              <w:t>METADATA_PROVIDERS</w:t>
            </w:r>
            <w:r w:rsidRPr="0091720D">
              <w:rPr>
                <w:rFonts w:ascii="Calibri" w:eastAsia="Times New Roman" w:hAnsi="Calibri" w:cs="Calibri"/>
                <w:noProof/>
                <w:sz w:val="24"/>
                <w:szCs w:val="24"/>
              </w:rPr>
              <w:t>(</w:t>
            </w:r>
            <w:r w:rsidR="00D17692" w:rsidRPr="00935491">
              <w:rPr>
                <w:rFonts w:ascii="Calibri" w:eastAsia="Times New Roman" w:hAnsi="Calibri" w:cs="Calibri"/>
                <w:b/>
                <w:bCs/>
                <w:noProof/>
                <w:sz w:val="24"/>
                <w:szCs w:val="24"/>
              </w:rPr>
              <w:t>1.0</w:t>
            </w:r>
            <w:r w:rsidRPr="0091720D">
              <w:rPr>
                <w:rFonts w:ascii="Calibri" w:eastAsia="Times New Roman" w:hAnsi="Calibri" w:cs="Calibri"/>
                <w:noProof/>
                <w:sz w:val="24"/>
                <w:szCs w:val="24"/>
              </w:rPr>
              <w:t>).metadataProviderId</w:t>
            </w:r>
          </w:p>
        </w:tc>
        <w:tc>
          <w:tcPr>
            <w:tcW w:w="5591" w:type="dxa"/>
            <w:shd w:val="clear" w:color="auto" w:fill="auto"/>
            <w:hideMark/>
          </w:tcPr>
          <w:p w14:paraId="72F9D13A" w14:textId="103F8D7A"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SDMX:</w:t>
            </w:r>
            <w:r w:rsidRPr="007B7A2D">
              <w:rPr>
                <w:rFonts w:ascii="Calibri" w:eastAsia="Times New Roman" w:hAnsi="Calibri" w:cs="Calibri"/>
                <w:b/>
                <w:bCs/>
                <w:noProof/>
                <w:sz w:val="24"/>
                <w:szCs w:val="24"/>
              </w:rPr>
              <w:t>METADATA_PROVIDERS</w:t>
            </w:r>
            <w:r w:rsidRPr="0091720D">
              <w:rPr>
                <w:rFonts w:ascii="Calibri" w:eastAsia="Times New Roman" w:hAnsi="Calibri" w:cs="Calibri"/>
                <w:noProof/>
                <w:sz w:val="24"/>
                <w:szCs w:val="24"/>
              </w:rPr>
              <w:t>(</w:t>
            </w:r>
            <w:r w:rsidR="00D17692" w:rsidRPr="00935491">
              <w:rPr>
                <w:rFonts w:ascii="Calibri" w:eastAsia="Times New Roman" w:hAnsi="Calibri" w:cs="Calibri"/>
                <w:b/>
                <w:bCs/>
                <w:noProof/>
                <w:sz w:val="24"/>
                <w:szCs w:val="24"/>
              </w:rPr>
              <w:t>1.0</w:t>
            </w:r>
            <w:r w:rsidRPr="0091720D">
              <w:rPr>
                <w:rFonts w:ascii="Calibri" w:eastAsia="Times New Roman" w:hAnsi="Calibri" w:cs="Calibri"/>
                <w:noProof/>
                <w:sz w:val="24"/>
                <w:szCs w:val="24"/>
              </w:rPr>
              <w:t>).MD_PROVIDER_1</w:t>
            </w:r>
          </w:p>
        </w:tc>
      </w:tr>
      <w:tr w:rsidR="0091720D" w:rsidRPr="0091720D" w14:paraId="1572B04C" w14:textId="77777777" w:rsidTr="0091720D">
        <w:trPr>
          <w:cantSplit/>
          <w:trHeight w:val="340"/>
          <w:jc w:val="center"/>
        </w:trPr>
        <w:tc>
          <w:tcPr>
            <w:tcW w:w="3256" w:type="dxa"/>
            <w:shd w:val="clear" w:color="auto" w:fill="auto"/>
            <w:hideMark/>
          </w:tcPr>
          <w:p w14:paraId="4F490E3F" w14:textId="61F35B3C"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MetadataProviderScheme</w:t>
            </w:r>
          </w:p>
        </w:tc>
        <w:tc>
          <w:tcPr>
            <w:tcW w:w="5103" w:type="dxa"/>
            <w:shd w:val="clear" w:color="auto" w:fill="auto"/>
            <w:hideMark/>
          </w:tcPr>
          <w:p w14:paraId="40B46C1D" w14:textId="7123291B"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metadataProviderSchemeAgencyId:</w:t>
            </w:r>
            <w:r w:rsidR="00AC64BD" w:rsidRPr="00150CBF">
              <w:rPr>
                <w:rFonts w:ascii="Calibri" w:eastAsia="Times New Roman" w:hAnsi="Calibri" w:cs="Calibri"/>
                <w:b/>
                <w:bCs/>
                <w:noProof/>
                <w:sz w:val="24"/>
                <w:szCs w:val="24"/>
              </w:rPr>
              <w:t>METADATA_PROVIDERS</w:t>
            </w:r>
            <w:r w:rsidRPr="0091720D">
              <w:rPr>
                <w:rFonts w:ascii="Calibri" w:eastAsia="Times New Roman" w:hAnsi="Calibri" w:cs="Calibri"/>
                <w:noProof/>
                <w:sz w:val="24"/>
                <w:szCs w:val="24"/>
              </w:rPr>
              <w:t>(</w:t>
            </w:r>
            <w:r w:rsidR="00D17692" w:rsidRPr="00935491">
              <w:rPr>
                <w:rFonts w:ascii="Calibri" w:eastAsia="Times New Roman" w:hAnsi="Calibri" w:cs="Calibri"/>
                <w:b/>
                <w:bCs/>
                <w:noProof/>
                <w:sz w:val="24"/>
                <w:szCs w:val="24"/>
              </w:rPr>
              <w:t>1.0</w:t>
            </w:r>
            <w:r w:rsidRPr="0091720D">
              <w:rPr>
                <w:rFonts w:ascii="Calibri" w:eastAsia="Times New Roman" w:hAnsi="Calibri" w:cs="Calibri"/>
                <w:noProof/>
                <w:sz w:val="24"/>
                <w:szCs w:val="24"/>
              </w:rPr>
              <w:t>)</w:t>
            </w:r>
          </w:p>
        </w:tc>
        <w:tc>
          <w:tcPr>
            <w:tcW w:w="5591" w:type="dxa"/>
            <w:shd w:val="clear" w:color="auto" w:fill="auto"/>
            <w:hideMark/>
          </w:tcPr>
          <w:p w14:paraId="64A47D95" w14:textId="6CECDBF4"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SDMX:</w:t>
            </w:r>
            <w:r w:rsidR="00AC64BD" w:rsidRPr="00150CBF">
              <w:rPr>
                <w:rFonts w:ascii="Calibri" w:eastAsia="Times New Roman" w:hAnsi="Calibri" w:cs="Calibri"/>
                <w:b/>
                <w:bCs/>
                <w:noProof/>
                <w:sz w:val="24"/>
                <w:szCs w:val="24"/>
              </w:rPr>
              <w:t>METADATA_PROVIDERS</w:t>
            </w:r>
            <w:r w:rsidRPr="0091720D">
              <w:rPr>
                <w:rFonts w:ascii="Calibri" w:eastAsia="Times New Roman" w:hAnsi="Calibri" w:cs="Calibri"/>
                <w:noProof/>
                <w:sz w:val="24"/>
                <w:szCs w:val="24"/>
              </w:rPr>
              <w:t>(</w:t>
            </w:r>
            <w:r w:rsidR="00D17692" w:rsidRPr="00935491">
              <w:rPr>
                <w:rFonts w:ascii="Calibri" w:eastAsia="Times New Roman" w:hAnsi="Calibri" w:cs="Calibri"/>
                <w:b/>
                <w:bCs/>
                <w:noProof/>
                <w:sz w:val="24"/>
                <w:szCs w:val="24"/>
              </w:rPr>
              <w:t>1.0</w:t>
            </w:r>
            <w:r w:rsidRPr="0091720D">
              <w:rPr>
                <w:rFonts w:ascii="Calibri" w:eastAsia="Times New Roman" w:hAnsi="Calibri" w:cs="Calibri"/>
                <w:noProof/>
                <w:sz w:val="24"/>
                <w:szCs w:val="24"/>
              </w:rPr>
              <w:t>)</w:t>
            </w:r>
          </w:p>
        </w:tc>
      </w:tr>
      <w:tr w:rsidR="0091720D" w:rsidRPr="0091720D" w14:paraId="18FE91C3" w14:textId="77777777" w:rsidTr="0091720D">
        <w:trPr>
          <w:cantSplit/>
          <w:trHeight w:val="340"/>
          <w:jc w:val="center"/>
        </w:trPr>
        <w:tc>
          <w:tcPr>
            <w:tcW w:w="3256" w:type="dxa"/>
            <w:shd w:val="clear" w:color="auto" w:fill="auto"/>
            <w:hideMark/>
          </w:tcPr>
          <w:p w14:paraId="6BE20E0D" w14:textId="4FFFEAD5"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MetadataProvisionAgreement</w:t>
            </w:r>
          </w:p>
        </w:tc>
        <w:tc>
          <w:tcPr>
            <w:tcW w:w="5103" w:type="dxa"/>
            <w:shd w:val="clear" w:color="auto" w:fill="auto"/>
            <w:hideMark/>
          </w:tcPr>
          <w:p w14:paraId="5A41FCA3"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metadataProvisionAgreementAgencyId:metadataProvisionAgreementId(version)</w:t>
            </w:r>
          </w:p>
        </w:tc>
        <w:tc>
          <w:tcPr>
            <w:tcW w:w="5591" w:type="dxa"/>
            <w:shd w:val="clear" w:color="auto" w:fill="auto"/>
            <w:hideMark/>
          </w:tcPr>
          <w:p w14:paraId="3085D30E"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IMF:SDDS_MDF_AB(1.0.0)</w:t>
            </w:r>
          </w:p>
        </w:tc>
      </w:tr>
      <w:tr w:rsidR="00D44B6C" w:rsidRPr="0091720D" w14:paraId="417D5423" w14:textId="77777777" w:rsidTr="0091720D">
        <w:trPr>
          <w:cantSplit/>
          <w:trHeight w:val="340"/>
          <w:jc w:val="center"/>
        </w:trPr>
        <w:tc>
          <w:tcPr>
            <w:tcW w:w="3256" w:type="dxa"/>
            <w:shd w:val="clear" w:color="auto" w:fill="auto"/>
          </w:tcPr>
          <w:p w14:paraId="57198A1A" w14:textId="27E0C5A5" w:rsidR="00D44B6C" w:rsidRPr="0091720D" w:rsidRDefault="00D44B6C"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MetadataSet</w:t>
            </w:r>
          </w:p>
        </w:tc>
        <w:tc>
          <w:tcPr>
            <w:tcW w:w="5103" w:type="dxa"/>
            <w:shd w:val="clear" w:color="auto" w:fill="auto"/>
          </w:tcPr>
          <w:p w14:paraId="09D3F1C6" w14:textId="1CD098EE" w:rsidR="00D44B6C" w:rsidRPr="0091720D" w:rsidRDefault="00D44B6C" w:rsidP="003265EE">
            <w:pPr>
              <w:spacing w:before="0" w:after="0" w:line="240" w:lineRule="auto"/>
              <w:jc w:val="left"/>
              <w:rPr>
                <w:rFonts w:ascii="Calibri" w:eastAsia="Times New Roman" w:hAnsi="Calibri" w:cs="Calibri"/>
                <w:noProof/>
                <w:sz w:val="24"/>
                <w:szCs w:val="24"/>
              </w:rPr>
            </w:pPr>
            <w:r>
              <w:rPr>
                <w:rFonts w:ascii="Calibri" w:eastAsia="Times New Roman" w:hAnsi="Calibri" w:cs="Calibri"/>
                <w:noProof/>
                <w:sz w:val="24"/>
                <w:szCs w:val="24"/>
              </w:rPr>
              <w:t>metadataProviderId:metadataSetId(version)</w:t>
            </w:r>
          </w:p>
        </w:tc>
        <w:tc>
          <w:tcPr>
            <w:tcW w:w="5591" w:type="dxa"/>
            <w:shd w:val="clear" w:color="auto" w:fill="auto"/>
          </w:tcPr>
          <w:p w14:paraId="22EEE2BE" w14:textId="408BAA84" w:rsidR="00D44B6C" w:rsidRPr="0091720D" w:rsidRDefault="00D44B6C" w:rsidP="003265EE">
            <w:pPr>
              <w:spacing w:before="0" w:after="0" w:line="240" w:lineRule="auto"/>
              <w:jc w:val="left"/>
              <w:rPr>
                <w:rFonts w:ascii="Calibri" w:eastAsia="Times New Roman" w:hAnsi="Calibri" w:cs="Calibri"/>
                <w:noProof/>
                <w:sz w:val="24"/>
                <w:szCs w:val="24"/>
              </w:rPr>
            </w:pPr>
            <w:r>
              <w:rPr>
                <w:rFonts w:ascii="Calibri" w:eastAsia="Times New Roman" w:hAnsi="Calibri" w:cs="Calibri"/>
                <w:noProof/>
                <w:sz w:val="24"/>
                <w:szCs w:val="24"/>
              </w:rPr>
              <w:t>MD_PROVIDER:METADATASET(1.0.0)</w:t>
            </w:r>
          </w:p>
        </w:tc>
      </w:tr>
      <w:tr w:rsidR="0091720D" w:rsidRPr="0091720D" w14:paraId="11C2A10B" w14:textId="77777777" w:rsidTr="0091720D">
        <w:trPr>
          <w:cantSplit/>
          <w:trHeight w:val="340"/>
          <w:jc w:val="center"/>
        </w:trPr>
        <w:tc>
          <w:tcPr>
            <w:tcW w:w="3256" w:type="dxa"/>
            <w:shd w:val="clear" w:color="auto" w:fill="auto"/>
            <w:hideMark/>
          </w:tcPr>
          <w:p w14:paraId="792A98DD" w14:textId="750B23BB"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MetadataStructure</w:t>
            </w:r>
          </w:p>
        </w:tc>
        <w:tc>
          <w:tcPr>
            <w:tcW w:w="5103" w:type="dxa"/>
            <w:shd w:val="clear" w:color="auto" w:fill="auto"/>
            <w:hideMark/>
          </w:tcPr>
          <w:p w14:paraId="72374ADF"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msdAgencyId:msdId(version)</w:t>
            </w:r>
          </w:p>
        </w:tc>
        <w:tc>
          <w:tcPr>
            <w:tcW w:w="5591" w:type="dxa"/>
            <w:shd w:val="clear" w:color="auto" w:fill="auto"/>
            <w:hideMark/>
          </w:tcPr>
          <w:p w14:paraId="4E403F21"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IMF:SDDS_MSD(1.0.0)</w:t>
            </w:r>
          </w:p>
        </w:tc>
      </w:tr>
      <w:tr w:rsidR="0091720D" w:rsidRPr="0091720D" w14:paraId="66688EBB" w14:textId="77777777" w:rsidTr="0091720D">
        <w:trPr>
          <w:cantSplit/>
          <w:trHeight w:val="567"/>
          <w:jc w:val="center"/>
        </w:trPr>
        <w:tc>
          <w:tcPr>
            <w:tcW w:w="3256" w:type="dxa"/>
            <w:shd w:val="clear" w:color="auto" w:fill="auto"/>
          </w:tcPr>
          <w:p w14:paraId="72A8E47B"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lastRenderedPageBreak/>
              <w:t>NamePersonalisation</w:t>
            </w:r>
          </w:p>
        </w:tc>
        <w:tc>
          <w:tcPr>
            <w:tcW w:w="5103" w:type="dxa"/>
            <w:shd w:val="clear" w:color="auto" w:fill="auto"/>
          </w:tcPr>
          <w:p w14:paraId="54523972" w14:textId="77777777" w:rsidR="0091720D" w:rsidRPr="0091720D" w:rsidRDefault="0091720D" w:rsidP="00DA0AFF">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namePersonalisationSchemeAgencyId</w:t>
            </w:r>
          </w:p>
          <w:p w14:paraId="7172A081" w14:textId="77777777" w:rsidR="0091720D" w:rsidRPr="0091720D" w:rsidRDefault="0091720D" w:rsidP="00DA0AFF">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namePersonalisationSchemeId(version)</w:t>
            </w:r>
          </w:p>
          <w:p w14:paraId="558469C0" w14:textId="77777777" w:rsidR="0091720D" w:rsidRPr="0091720D" w:rsidRDefault="0091720D" w:rsidP="00DA0AFF">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namePersonalisationId</w:t>
            </w:r>
          </w:p>
        </w:tc>
        <w:tc>
          <w:tcPr>
            <w:tcW w:w="5591" w:type="dxa"/>
            <w:shd w:val="clear" w:color="auto" w:fill="auto"/>
          </w:tcPr>
          <w:p w14:paraId="53D9D260"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ECB:PSN_SCHEME(1.0.0).PSN1234</w:t>
            </w:r>
          </w:p>
        </w:tc>
      </w:tr>
      <w:tr w:rsidR="0091720D" w:rsidRPr="0091720D" w14:paraId="392F0790" w14:textId="77777777" w:rsidTr="0091720D">
        <w:trPr>
          <w:cantSplit/>
          <w:trHeight w:val="567"/>
          <w:jc w:val="center"/>
        </w:trPr>
        <w:tc>
          <w:tcPr>
            <w:tcW w:w="3256" w:type="dxa"/>
            <w:shd w:val="clear" w:color="auto" w:fill="auto"/>
          </w:tcPr>
          <w:p w14:paraId="54387E50" w14:textId="4766A023"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NamePersonalisationScheme</w:t>
            </w:r>
          </w:p>
        </w:tc>
        <w:tc>
          <w:tcPr>
            <w:tcW w:w="5103" w:type="dxa"/>
            <w:shd w:val="clear" w:color="auto" w:fill="auto"/>
          </w:tcPr>
          <w:p w14:paraId="1652AFDC" w14:textId="77777777" w:rsidR="0091720D" w:rsidRPr="0091720D" w:rsidRDefault="0091720D" w:rsidP="00C062F4">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namePersonalisationSchemeAgencyId</w:t>
            </w:r>
          </w:p>
          <w:p w14:paraId="7D315ADE" w14:textId="77777777" w:rsidR="0091720D" w:rsidRPr="0091720D" w:rsidRDefault="0091720D" w:rsidP="00C062F4">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namePersonalisationSchemeId(version)</w:t>
            </w:r>
          </w:p>
        </w:tc>
        <w:tc>
          <w:tcPr>
            <w:tcW w:w="5591" w:type="dxa"/>
            <w:shd w:val="clear" w:color="auto" w:fill="auto"/>
          </w:tcPr>
          <w:p w14:paraId="6977EF95"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ECB:PSN_SCHEME(1.0.0)</w:t>
            </w:r>
          </w:p>
        </w:tc>
      </w:tr>
      <w:tr w:rsidR="0091720D" w:rsidRPr="0091720D" w14:paraId="5B61E9A3" w14:textId="77777777" w:rsidTr="0091720D">
        <w:trPr>
          <w:cantSplit/>
          <w:trHeight w:val="340"/>
          <w:jc w:val="center"/>
        </w:trPr>
        <w:tc>
          <w:tcPr>
            <w:tcW w:w="3256" w:type="dxa"/>
            <w:shd w:val="clear" w:color="auto" w:fill="auto"/>
            <w:hideMark/>
          </w:tcPr>
          <w:p w14:paraId="5C41F062" w14:textId="471A4B70"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OrganisationSchemeMap</w:t>
            </w:r>
          </w:p>
        </w:tc>
        <w:tc>
          <w:tcPr>
            <w:tcW w:w="5103" w:type="dxa"/>
            <w:shd w:val="clear" w:color="auto" w:fill="auto"/>
            <w:hideMark/>
          </w:tcPr>
          <w:p w14:paraId="68AFCDF8"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orgSchemeMapAgencyId:orgSchemeMapId(version)</w:t>
            </w:r>
          </w:p>
        </w:tc>
        <w:tc>
          <w:tcPr>
            <w:tcW w:w="5591" w:type="dxa"/>
            <w:shd w:val="clear" w:color="auto" w:fill="auto"/>
            <w:hideMark/>
          </w:tcPr>
          <w:p w14:paraId="3B7D924A"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SDMX:AGENCIES_PROVIDERS(1.0.0)</w:t>
            </w:r>
          </w:p>
        </w:tc>
      </w:tr>
      <w:tr w:rsidR="0091720D" w:rsidRPr="0091720D" w14:paraId="4B929E9A" w14:textId="77777777" w:rsidTr="0091720D">
        <w:trPr>
          <w:cantSplit/>
          <w:trHeight w:val="340"/>
          <w:jc w:val="center"/>
        </w:trPr>
        <w:tc>
          <w:tcPr>
            <w:tcW w:w="3256" w:type="dxa"/>
            <w:shd w:val="clear" w:color="auto" w:fill="auto"/>
            <w:hideMark/>
          </w:tcPr>
          <w:p w14:paraId="564CFA5D"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OrganisationUnit</w:t>
            </w:r>
          </w:p>
        </w:tc>
        <w:tc>
          <w:tcPr>
            <w:tcW w:w="5103" w:type="dxa"/>
            <w:shd w:val="clear" w:color="auto" w:fill="auto"/>
            <w:hideMark/>
          </w:tcPr>
          <w:p w14:paraId="622DAE0E"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organisationUnitSchemeAgencyId:organisationUnitSchemeId(version).organisationUnitId</w:t>
            </w:r>
          </w:p>
        </w:tc>
        <w:tc>
          <w:tcPr>
            <w:tcW w:w="5591" w:type="dxa"/>
            <w:shd w:val="clear" w:color="auto" w:fill="auto"/>
            <w:hideMark/>
          </w:tcPr>
          <w:p w14:paraId="0D7B3AFC"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ECB:ORGANISATIONS(1.0.0).1F</w:t>
            </w:r>
          </w:p>
        </w:tc>
      </w:tr>
      <w:tr w:rsidR="0091720D" w:rsidRPr="0091720D" w14:paraId="70C9E0DD" w14:textId="77777777" w:rsidTr="0091720D">
        <w:trPr>
          <w:cantSplit/>
          <w:trHeight w:val="340"/>
          <w:jc w:val="center"/>
        </w:trPr>
        <w:tc>
          <w:tcPr>
            <w:tcW w:w="3256" w:type="dxa"/>
            <w:shd w:val="clear" w:color="auto" w:fill="auto"/>
            <w:hideMark/>
          </w:tcPr>
          <w:p w14:paraId="52DB579B" w14:textId="56CCD0AB"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OrganisationUnitScheme</w:t>
            </w:r>
          </w:p>
        </w:tc>
        <w:tc>
          <w:tcPr>
            <w:tcW w:w="5103" w:type="dxa"/>
            <w:shd w:val="clear" w:color="auto" w:fill="auto"/>
            <w:hideMark/>
          </w:tcPr>
          <w:p w14:paraId="43BCB119"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organisationUnitSchemeAgencyId:organisationUnitSchemeId(version)</w:t>
            </w:r>
          </w:p>
        </w:tc>
        <w:tc>
          <w:tcPr>
            <w:tcW w:w="5591" w:type="dxa"/>
            <w:shd w:val="clear" w:color="auto" w:fill="auto"/>
            <w:hideMark/>
          </w:tcPr>
          <w:p w14:paraId="38E2D31D"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ECB:ORGANISATIONS(1.0.0)</w:t>
            </w:r>
          </w:p>
        </w:tc>
      </w:tr>
      <w:tr w:rsidR="0091720D" w:rsidRPr="0091720D" w14:paraId="3AF55AC1" w14:textId="77777777" w:rsidTr="0091720D">
        <w:trPr>
          <w:cantSplit/>
          <w:trHeight w:val="340"/>
          <w:jc w:val="center"/>
        </w:trPr>
        <w:tc>
          <w:tcPr>
            <w:tcW w:w="3256" w:type="dxa"/>
            <w:shd w:val="clear" w:color="auto" w:fill="auto"/>
            <w:hideMark/>
          </w:tcPr>
          <w:p w14:paraId="0BC47C9E" w14:textId="0A6E06D1"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Process</w:t>
            </w:r>
          </w:p>
        </w:tc>
        <w:tc>
          <w:tcPr>
            <w:tcW w:w="5103" w:type="dxa"/>
            <w:shd w:val="clear" w:color="auto" w:fill="auto"/>
            <w:hideMark/>
          </w:tcPr>
          <w:p w14:paraId="0BED7678"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processAgencyId:processId{version)</w:t>
            </w:r>
          </w:p>
        </w:tc>
        <w:tc>
          <w:tcPr>
            <w:tcW w:w="5591" w:type="dxa"/>
            <w:shd w:val="clear" w:color="auto" w:fill="auto"/>
            <w:hideMark/>
          </w:tcPr>
          <w:p w14:paraId="2FE68E7F"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BIS:PROCESS1(1.0.0)</w:t>
            </w:r>
          </w:p>
        </w:tc>
      </w:tr>
      <w:tr w:rsidR="0091720D" w:rsidRPr="0091720D" w14:paraId="593B9DC3" w14:textId="77777777" w:rsidTr="0091720D">
        <w:trPr>
          <w:cantSplit/>
          <w:trHeight w:val="340"/>
          <w:jc w:val="center"/>
        </w:trPr>
        <w:tc>
          <w:tcPr>
            <w:tcW w:w="3256" w:type="dxa"/>
            <w:shd w:val="clear" w:color="auto" w:fill="auto"/>
            <w:hideMark/>
          </w:tcPr>
          <w:p w14:paraId="71A775ED"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ProcessStep</w:t>
            </w:r>
          </w:p>
        </w:tc>
        <w:tc>
          <w:tcPr>
            <w:tcW w:w="5103" w:type="dxa"/>
            <w:shd w:val="clear" w:color="auto" w:fill="auto"/>
            <w:hideMark/>
          </w:tcPr>
          <w:p w14:paraId="406400CE"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processAgencyId:processId(version).processStepId.processStepId</w:t>
            </w:r>
          </w:p>
        </w:tc>
        <w:tc>
          <w:tcPr>
            <w:tcW w:w="5591" w:type="dxa"/>
            <w:shd w:val="clear" w:color="auto" w:fill="auto"/>
            <w:hideMark/>
          </w:tcPr>
          <w:p w14:paraId="577FB47A"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BIS:PROCESS1(1.0.0).STEP1</w:t>
            </w:r>
            <w:r>
              <w:rPr>
                <w:rFonts w:ascii="Calibri" w:eastAsia="Times New Roman" w:hAnsi="Calibri" w:cs="Calibri"/>
                <w:noProof/>
                <w:sz w:val="24"/>
                <w:szCs w:val="24"/>
              </w:rPr>
              <w:t>.STEP1_1</w:t>
            </w:r>
          </w:p>
        </w:tc>
      </w:tr>
      <w:tr w:rsidR="0091720D" w:rsidRPr="0091720D" w14:paraId="4670567B" w14:textId="77777777" w:rsidTr="0091720D">
        <w:trPr>
          <w:cantSplit/>
          <w:trHeight w:val="340"/>
          <w:jc w:val="center"/>
        </w:trPr>
        <w:tc>
          <w:tcPr>
            <w:tcW w:w="3256" w:type="dxa"/>
            <w:shd w:val="clear" w:color="auto" w:fill="auto"/>
            <w:hideMark/>
          </w:tcPr>
          <w:p w14:paraId="5F201BD4" w14:textId="49140568"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ProvisionAgreement</w:t>
            </w:r>
          </w:p>
        </w:tc>
        <w:tc>
          <w:tcPr>
            <w:tcW w:w="5103" w:type="dxa"/>
            <w:shd w:val="clear" w:color="auto" w:fill="auto"/>
            <w:hideMark/>
          </w:tcPr>
          <w:p w14:paraId="6DD8739F"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provisionAgreementAgencyId:provisionAgreementId(version)</w:t>
            </w:r>
          </w:p>
        </w:tc>
        <w:tc>
          <w:tcPr>
            <w:tcW w:w="5591" w:type="dxa"/>
            <w:shd w:val="clear" w:color="auto" w:fill="auto"/>
            <w:hideMark/>
          </w:tcPr>
          <w:p w14:paraId="23D89246"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TFFS:CRED_EXT_DEBT_AB(1.0.0)</w:t>
            </w:r>
          </w:p>
        </w:tc>
      </w:tr>
      <w:tr w:rsidR="0091720D" w:rsidRPr="0091720D" w14:paraId="61DD55E5" w14:textId="77777777" w:rsidTr="0091720D">
        <w:trPr>
          <w:cantSplit/>
          <w:trHeight w:val="340"/>
          <w:jc w:val="center"/>
        </w:trPr>
        <w:tc>
          <w:tcPr>
            <w:tcW w:w="3256" w:type="dxa"/>
            <w:shd w:val="clear" w:color="auto" w:fill="auto"/>
            <w:hideMark/>
          </w:tcPr>
          <w:p w14:paraId="5EB2785C"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ReportingCategory</w:t>
            </w:r>
          </w:p>
        </w:tc>
        <w:tc>
          <w:tcPr>
            <w:tcW w:w="5103" w:type="dxa"/>
            <w:shd w:val="clear" w:color="auto" w:fill="auto"/>
            <w:hideMark/>
          </w:tcPr>
          <w:p w14:paraId="7FC04CCA"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reportingTaxonomyAgencyId: reportingTaxonomyId(version).reportingCategoryId.reportingCategoryId</w:t>
            </w:r>
          </w:p>
        </w:tc>
        <w:tc>
          <w:tcPr>
            <w:tcW w:w="5591" w:type="dxa"/>
            <w:shd w:val="clear" w:color="auto" w:fill="auto"/>
            <w:hideMark/>
          </w:tcPr>
          <w:p w14:paraId="0F4EECC1" w14:textId="3ABD054C"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IMF:REP_1(1.0.0):</w:t>
            </w:r>
            <w:r w:rsidR="00BB45FC">
              <w:rPr>
                <w:rFonts w:ascii="Calibri" w:eastAsia="Times New Roman" w:hAnsi="Calibri" w:cs="Calibri"/>
                <w:noProof/>
                <w:sz w:val="24"/>
                <w:szCs w:val="24"/>
              </w:rPr>
              <w:t>LVL1_REP</w:t>
            </w:r>
            <w:r w:rsidR="00475B90">
              <w:rPr>
                <w:rFonts w:ascii="Calibri" w:eastAsia="Times New Roman" w:hAnsi="Calibri" w:cs="Calibri"/>
                <w:noProof/>
                <w:sz w:val="24"/>
                <w:szCs w:val="24"/>
              </w:rPr>
              <w:t>_CAT</w:t>
            </w:r>
            <w:r w:rsidRPr="0091720D">
              <w:rPr>
                <w:rFonts w:ascii="Calibri" w:eastAsia="Times New Roman" w:hAnsi="Calibri" w:cs="Calibri"/>
                <w:noProof/>
                <w:sz w:val="24"/>
                <w:szCs w:val="24"/>
              </w:rPr>
              <w:t>.</w:t>
            </w:r>
            <w:r w:rsidR="00475B90">
              <w:rPr>
                <w:rFonts w:ascii="Calibri" w:eastAsia="Times New Roman" w:hAnsi="Calibri" w:cs="Calibri"/>
                <w:noProof/>
                <w:sz w:val="24"/>
                <w:szCs w:val="24"/>
              </w:rPr>
              <w:t>LVL2_REP_CAT</w:t>
            </w:r>
          </w:p>
        </w:tc>
      </w:tr>
      <w:tr w:rsidR="0091720D" w:rsidRPr="0091720D" w14:paraId="0485FCF0" w14:textId="77777777" w:rsidTr="0091720D">
        <w:trPr>
          <w:cantSplit/>
          <w:trHeight w:val="340"/>
          <w:jc w:val="center"/>
        </w:trPr>
        <w:tc>
          <w:tcPr>
            <w:tcW w:w="3256" w:type="dxa"/>
            <w:shd w:val="clear" w:color="auto" w:fill="auto"/>
            <w:hideMark/>
          </w:tcPr>
          <w:p w14:paraId="03350B5C" w14:textId="20204232"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ReportingTaxonomy</w:t>
            </w:r>
          </w:p>
        </w:tc>
        <w:tc>
          <w:tcPr>
            <w:tcW w:w="5103" w:type="dxa"/>
            <w:shd w:val="clear" w:color="auto" w:fill="auto"/>
            <w:hideMark/>
          </w:tcPr>
          <w:p w14:paraId="250181BE"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reportingTaxonomyAgencyId:reportingTaxonomyId(version)</w:t>
            </w:r>
          </w:p>
        </w:tc>
        <w:tc>
          <w:tcPr>
            <w:tcW w:w="5591" w:type="dxa"/>
            <w:shd w:val="clear" w:color="auto" w:fill="auto"/>
            <w:hideMark/>
          </w:tcPr>
          <w:p w14:paraId="45DB2E24"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IMF:REP_1(1.0.0)</w:t>
            </w:r>
          </w:p>
        </w:tc>
      </w:tr>
      <w:tr w:rsidR="0091720D" w:rsidRPr="0091720D" w14:paraId="1755D40A" w14:textId="77777777" w:rsidTr="0091720D">
        <w:trPr>
          <w:cantSplit/>
          <w:trHeight w:val="340"/>
          <w:jc w:val="center"/>
        </w:trPr>
        <w:tc>
          <w:tcPr>
            <w:tcW w:w="3256" w:type="dxa"/>
            <w:shd w:val="clear" w:color="auto" w:fill="auto"/>
            <w:hideMark/>
          </w:tcPr>
          <w:p w14:paraId="23453F35" w14:textId="109842B9"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ReportingTaxonomyMap</w:t>
            </w:r>
          </w:p>
        </w:tc>
        <w:tc>
          <w:tcPr>
            <w:tcW w:w="5103" w:type="dxa"/>
            <w:shd w:val="clear" w:color="auto" w:fill="auto"/>
            <w:hideMark/>
          </w:tcPr>
          <w:p w14:paraId="32969AB0"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repTaxonomyAgencyId:repTaxonomyId(version)</w:t>
            </w:r>
          </w:p>
        </w:tc>
        <w:tc>
          <w:tcPr>
            <w:tcW w:w="5591" w:type="dxa"/>
            <w:shd w:val="clear" w:color="auto" w:fill="auto"/>
            <w:hideMark/>
          </w:tcPr>
          <w:p w14:paraId="56B921E3"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SDMX:RT_MAP(1.0.0)</w:t>
            </w:r>
          </w:p>
        </w:tc>
      </w:tr>
      <w:tr w:rsidR="0091720D" w:rsidRPr="0091720D" w14:paraId="16772096" w14:textId="77777777" w:rsidTr="0091720D">
        <w:trPr>
          <w:cantSplit/>
          <w:trHeight w:val="340"/>
          <w:jc w:val="center"/>
        </w:trPr>
        <w:tc>
          <w:tcPr>
            <w:tcW w:w="3256" w:type="dxa"/>
            <w:shd w:val="clear" w:color="auto" w:fill="auto"/>
            <w:hideMark/>
          </w:tcPr>
          <w:p w14:paraId="52B43D8D" w14:textId="3C445C6B"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lastRenderedPageBreak/>
              <w:t>RepresentationMap</w:t>
            </w:r>
          </w:p>
        </w:tc>
        <w:tc>
          <w:tcPr>
            <w:tcW w:w="5103" w:type="dxa"/>
            <w:shd w:val="clear" w:color="auto" w:fill="auto"/>
            <w:hideMark/>
          </w:tcPr>
          <w:p w14:paraId="67AA33B8"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repMapAgencyId:repMapId(version)</w:t>
            </w:r>
          </w:p>
        </w:tc>
        <w:tc>
          <w:tcPr>
            <w:tcW w:w="5591" w:type="dxa"/>
            <w:shd w:val="clear" w:color="auto" w:fill="auto"/>
            <w:hideMark/>
          </w:tcPr>
          <w:p w14:paraId="078F1076"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SDMX:REF_AREA_MAPPING(1.0.0)</w:t>
            </w:r>
          </w:p>
        </w:tc>
      </w:tr>
      <w:tr w:rsidR="0091720D" w:rsidRPr="0091720D" w14:paraId="0BE64DFB" w14:textId="77777777" w:rsidTr="0091720D">
        <w:trPr>
          <w:cantSplit/>
          <w:trHeight w:val="567"/>
          <w:jc w:val="center"/>
        </w:trPr>
        <w:tc>
          <w:tcPr>
            <w:tcW w:w="3256" w:type="dxa"/>
            <w:shd w:val="clear" w:color="auto" w:fill="auto"/>
          </w:tcPr>
          <w:p w14:paraId="7329EA4A"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Ruleset</w:t>
            </w:r>
          </w:p>
        </w:tc>
        <w:tc>
          <w:tcPr>
            <w:tcW w:w="5103" w:type="dxa"/>
            <w:shd w:val="clear" w:color="auto" w:fill="auto"/>
          </w:tcPr>
          <w:p w14:paraId="2A0E03E2" w14:textId="77777777" w:rsidR="0091720D" w:rsidRPr="0091720D" w:rsidRDefault="0091720D" w:rsidP="007863E7">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rulesetSchemeAgencyId</w:t>
            </w:r>
          </w:p>
          <w:p w14:paraId="76B7B743" w14:textId="77777777" w:rsidR="0091720D" w:rsidRPr="0091720D" w:rsidRDefault="0091720D" w:rsidP="007863E7">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rulesetSchemeId(version)</w:t>
            </w:r>
          </w:p>
          <w:p w14:paraId="00FE6E18" w14:textId="77777777" w:rsidR="0091720D" w:rsidRPr="0091720D" w:rsidRDefault="0091720D" w:rsidP="007863E7">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rulesetId</w:t>
            </w:r>
          </w:p>
        </w:tc>
        <w:tc>
          <w:tcPr>
            <w:tcW w:w="5591" w:type="dxa"/>
            <w:shd w:val="clear" w:color="auto" w:fill="auto"/>
          </w:tcPr>
          <w:p w14:paraId="3BD23FCC"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ECB:RULESET_23(1.0.0).SET111</w:t>
            </w:r>
          </w:p>
        </w:tc>
      </w:tr>
      <w:tr w:rsidR="0091720D" w:rsidRPr="0091720D" w14:paraId="28A6D1A5" w14:textId="77777777" w:rsidTr="0091720D">
        <w:trPr>
          <w:cantSplit/>
          <w:trHeight w:val="567"/>
          <w:jc w:val="center"/>
        </w:trPr>
        <w:tc>
          <w:tcPr>
            <w:tcW w:w="3256" w:type="dxa"/>
            <w:shd w:val="clear" w:color="auto" w:fill="auto"/>
          </w:tcPr>
          <w:p w14:paraId="1D4A3F19" w14:textId="6FACF32D"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RulesetScheme</w:t>
            </w:r>
          </w:p>
        </w:tc>
        <w:tc>
          <w:tcPr>
            <w:tcW w:w="5103" w:type="dxa"/>
            <w:shd w:val="clear" w:color="auto" w:fill="auto"/>
          </w:tcPr>
          <w:p w14:paraId="44635C4D" w14:textId="77777777" w:rsidR="0091720D" w:rsidRPr="0091720D" w:rsidRDefault="0091720D" w:rsidP="00A86053">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rulesetSchemeAgencyId</w:t>
            </w:r>
          </w:p>
          <w:p w14:paraId="32D8D4FC" w14:textId="77777777" w:rsidR="0091720D" w:rsidRPr="0091720D" w:rsidRDefault="0091720D" w:rsidP="00A86053">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rulesetSchemeId(version)</w:t>
            </w:r>
          </w:p>
        </w:tc>
        <w:tc>
          <w:tcPr>
            <w:tcW w:w="5591" w:type="dxa"/>
            <w:shd w:val="clear" w:color="auto" w:fill="auto"/>
          </w:tcPr>
          <w:p w14:paraId="436F8750"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ECB:RULESET_23(1.0.0)</w:t>
            </w:r>
          </w:p>
        </w:tc>
      </w:tr>
      <w:tr w:rsidR="0091720D" w:rsidRPr="0091720D" w14:paraId="2F801E38" w14:textId="77777777" w:rsidTr="0091720D">
        <w:trPr>
          <w:cantSplit/>
          <w:trHeight w:val="340"/>
          <w:jc w:val="center"/>
        </w:trPr>
        <w:tc>
          <w:tcPr>
            <w:tcW w:w="3256" w:type="dxa"/>
            <w:shd w:val="clear" w:color="auto" w:fill="auto"/>
            <w:hideMark/>
          </w:tcPr>
          <w:p w14:paraId="22C568A8" w14:textId="58F9F3CA"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StructureMap</w:t>
            </w:r>
          </w:p>
        </w:tc>
        <w:tc>
          <w:tcPr>
            <w:tcW w:w="5103" w:type="dxa"/>
            <w:shd w:val="clear" w:color="auto" w:fill="auto"/>
            <w:hideMark/>
          </w:tcPr>
          <w:p w14:paraId="0A4CB3FA"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structureMapAgencyId:structureMap(version)</w:t>
            </w:r>
          </w:p>
        </w:tc>
        <w:tc>
          <w:tcPr>
            <w:tcW w:w="5591" w:type="dxa"/>
            <w:shd w:val="clear" w:color="auto" w:fill="auto"/>
            <w:hideMark/>
          </w:tcPr>
          <w:p w14:paraId="3BA1211D"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SDMX:BOP_STRUCTURES(1.0.0)</w:t>
            </w:r>
          </w:p>
        </w:tc>
      </w:tr>
      <w:tr w:rsidR="0091720D" w:rsidRPr="0091720D" w14:paraId="2929F493" w14:textId="77777777" w:rsidTr="007B7A2D">
        <w:trPr>
          <w:cantSplit/>
          <w:trHeight w:val="2074"/>
          <w:jc w:val="center"/>
        </w:trPr>
        <w:tc>
          <w:tcPr>
            <w:tcW w:w="3256" w:type="dxa"/>
            <w:shd w:val="clear" w:color="auto" w:fill="auto"/>
            <w:hideMark/>
          </w:tcPr>
          <w:p w14:paraId="61140529"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Subscription</w:t>
            </w:r>
          </w:p>
        </w:tc>
        <w:tc>
          <w:tcPr>
            <w:tcW w:w="5103" w:type="dxa"/>
            <w:shd w:val="clear" w:color="auto" w:fill="auto"/>
            <w:hideMark/>
          </w:tcPr>
          <w:p w14:paraId="5816E649"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The Subscription is not itself an Identifiable Artefact and therefore it does not follow the rules for URN structure.</w:t>
            </w:r>
            <w:r w:rsidRPr="0091720D">
              <w:rPr>
                <w:rFonts w:ascii="Calibri" w:eastAsia="Times New Roman" w:hAnsi="Calibri" w:cs="Calibri"/>
                <w:noProof/>
                <w:sz w:val="24"/>
                <w:szCs w:val="24"/>
              </w:rPr>
              <w:br/>
              <w:t xml:space="preserve">The name of the URN is registryURN </w:t>
            </w:r>
            <w:r w:rsidRPr="0091720D">
              <w:rPr>
                <w:rFonts w:ascii="Calibri" w:eastAsia="Times New Roman" w:hAnsi="Calibri" w:cs="Calibri"/>
                <w:noProof/>
                <w:sz w:val="24"/>
                <w:szCs w:val="24"/>
              </w:rPr>
              <w:br/>
              <w:t>There is no pre-determined format.</w:t>
            </w:r>
          </w:p>
        </w:tc>
        <w:tc>
          <w:tcPr>
            <w:tcW w:w="5591" w:type="dxa"/>
            <w:shd w:val="clear" w:color="auto" w:fill="auto"/>
            <w:hideMark/>
          </w:tcPr>
          <w:p w14:paraId="018D6A0C"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This cannot be generated by a common mechanism as subscriptions, although maintainable in the sense that they can be submitted and deleted, are not mandated to be created by a maintenance agency and have no versioning mechanism. It is therefore the responsibility of the target registry to generate a unique Id for the Subscription, and for the application creating the subscription to store the registry URN that is returned from the registry in the subscription response message.</w:t>
            </w:r>
          </w:p>
        </w:tc>
      </w:tr>
      <w:tr w:rsidR="0091720D" w:rsidRPr="0091720D" w14:paraId="621F0E87" w14:textId="77777777" w:rsidTr="0091720D">
        <w:trPr>
          <w:cantSplit/>
          <w:trHeight w:val="340"/>
          <w:jc w:val="center"/>
        </w:trPr>
        <w:tc>
          <w:tcPr>
            <w:tcW w:w="3256" w:type="dxa"/>
            <w:shd w:val="clear" w:color="auto" w:fill="auto"/>
            <w:hideMark/>
          </w:tcPr>
          <w:p w14:paraId="4998774E"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TimeDimension</w:t>
            </w:r>
          </w:p>
        </w:tc>
        <w:tc>
          <w:tcPr>
            <w:tcW w:w="5103" w:type="dxa"/>
            <w:shd w:val="clear" w:color="auto" w:fill="auto"/>
            <w:hideMark/>
          </w:tcPr>
          <w:p w14:paraId="7925D0C0"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dataStructureDefinitionAgencyId:dataStructureDefinitionId(version).timeDimensionId</w:t>
            </w:r>
          </w:p>
        </w:tc>
        <w:tc>
          <w:tcPr>
            <w:tcW w:w="5591" w:type="dxa"/>
            <w:shd w:val="clear" w:color="auto" w:fill="auto"/>
            <w:hideMark/>
          </w:tcPr>
          <w:p w14:paraId="3AC63D00"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TFFS:EXT_DEBT(1.0.0).TIME_PERIOD</w:t>
            </w:r>
          </w:p>
        </w:tc>
      </w:tr>
      <w:tr w:rsidR="0091720D" w:rsidRPr="0091720D" w14:paraId="41811756" w14:textId="77777777" w:rsidTr="0091720D">
        <w:trPr>
          <w:cantSplit/>
          <w:trHeight w:val="980"/>
          <w:jc w:val="center"/>
        </w:trPr>
        <w:tc>
          <w:tcPr>
            <w:tcW w:w="3256" w:type="dxa"/>
            <w:shd w:val="clear" w:color="auto" w:fill="auto"/>
          </w:tcPr>
          <w:p w14:paraId="5C7D2F9A"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Transformation</w:t>
            </w:r>
          </w:p>
        </w:tc>
        <w:tc>
          <w:tcPr>
            <w:tcW w:w="5103" w:type="dxa"/>
            <w:shd w:val="clear" w:color="auto" w:fill="auto"/>
          </w:tcPr>
          <w:p w14:paraId="499809A0" w14:textId="77777777" w:rsidR="0091720D" w:rsidRPr="0091720D" w:rsidRDefault="0091720D" w:rsidP="00795204">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transformationSchemeAgencyId</w:t>
            </w:r>
          </w:p>
          <w:p w14:paraId="68B6216E" w14:textId="77777777" w:rsidR="0091720D" w:rsidRPr="0091720D" w:rsidRDefault="0091720D" w:rsidP="00795204">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transformationSchemeId(version)</w:t>
            </w:r>
          </w:p>
          <w:p w14:paraId="2E2D5ECA" w14:textId="77777777" w:rsidR="0091720D" w:rsidRPr="0091720D" w:rsidRDefault="0091720D" w:rsidP="00795204">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transformationId</w:t>
            </w:r>
          </w:p>
        </w:tc>
        <w:tc>
          <w:tcPr>
            <w:tcW w:w="5591" w:type="dxa"/>
            <w:shd w:val="clear" w:color="auto" w:fill="auto"/>
          </w:tcPr>
          <w:p w14:paraId="1D9A3F74"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ECB:TRANSFORMATION_SCHEME(1.0.0).TRANS_1</w:t>
            </w:r>
          </w:p>
        </w:tc>
      </w:tr>
      <w:tr w:rsidR="0091720D" w:rsidRPr="0091720D" w14:paraId="4EFFC6FA" w14:textId="77777777" w:rsidTr="0091720D">
        <w:trPr>
          <w:cantSplit/>
          <w:trHeight w:val="340"/>
          <w:jc w:val="center"/>
        </w:trPr>
        <w:tc>
          <w:tcPr>
            <w:tcW w:w="3256" w:type="dxa"/>
            <w:shd w:val="clear" w:color="auto" w:fill="auto"/>
            <w:hideMark/>
          </w:tcPr>
          <w:p w14:paraId="1069220D" w14:textId="7FA1119D"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TransformationScheme</w:t>
            </w:r>
          </w:p>
        </w:tc>
        <w:tc>
          <w:tcPr>
            <w:tcW w:w="5103" w:type="dxa"/>
            <w:shd w:val="clear" w:color="auto" w:fill="auto"/>
            <w:hideMark/>
          </w:tcPr>
          <w:p w14:paraId="2C4BFE1A"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transformationSchemeAgencyId transformationSchemeId(version)</w:t>
            </w:r>
          </w:p>
        </w:tc>
        <w:tc>
          <w:tcPr>
            <w:tcW w:w="5591" w:type="dxa"/>
            <w:shd w:val="clear" w:color="auto" w:fill="auto"/>
            <w:hideMark/>
          </w:tcPr>
          <w:p w14:paraId="7A5FF9D1"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ECB: TRANSFORMATION_SCHEME(1.0.0)</w:t>
            </w:r>
          </w:p>
        </w:tc>
      </w:tr>
      <w:tr w:rsidR="0091720D" w:rsidRPr="0091720D" w14:paraId="0AEEC91C" w14:textId="77777777" w:rsidTr="0091720D">
        <w:trPr>
          <w:cantSplit/>
          <w:trHeight w:val="340"/>
          <w:jc w:val="center"/>
        </w:trPr>
        <w:tc>
          <w:tcPr>
            <w:tcW w:w="3256" w:type="dxa"/>
            <w:shd w:val="clear" w:color="auto" w:fill="auto"/>
            <w:hideMark/>
          </w:tcPr>
          <w:p w14:paraId="45814EFE"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lastRenderedPageBreak/>
              <w:t>Transition</w:t>
            </w:r>
          </w:p>
        </w:tc>
        <w:tc>
          <w:tcPr>
            <w:tcW w:w="5103" w:type="dxa"/>
            <w:shd w:val="clear" w:color="auto" w:fill="auto"/>
            <w:hideMark/>
          </w:tcPr>
          <w:p w14:paraId="0CC04EE0"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processAgencyId:processId(version).processStepId.transitionId</w:t>
            </w:r>
          </w:p>
        </w:tc>
        <w:tc>
          <w:tcPr>
            <w:tcW w:w="5591" w:type="dxa"/>
            <w:shd w:val="clear" w:color="auto" w:fill="auto"/>
            <w:hideMark/>
          </w:tcPr>
          <w:p w14:paraId="489EB0BB"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BIS:PROCESS1(1.0.0).STEP1.TRANSITION1</w:t>
            </w:r>
          </w:p>
        </w:tc>
      </w:tr>
      <w:tr w:rsidR="0091720D" w:rsidRPr="0091720D" w14:paraId="75A4ACC9" w14:textId="77777777" w:rsidTr="0091720D">
        <w:trPr>
          <w:cantSplit/>
          <w:trHeight w:val="567"/>
          <w:jc w:val="center"/>
        </w:trPr>
        <w:tc>
          <w:tcPr>
            <w:tcW w:w="3256" w:type="dxa"/>
            <w:shd w:val="clear" w:color="auto" w:fill="auto"/>
          </w:tcPr>
          <w:p w14:paraId="05A5DC1E"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UserDefinedOperator</w:t>
            </w:r>
          </w:p>
        </w:tc>
        <w:tc>
          <w:tcPr>
            <w:tcW w:w="5103" w:type="dxa"/>
            <w:shd w:val="clear" w:color="auto" w:fill="auto"/>
          </w:tcPr>
          <w:p w14:paraId="46FA0D11" w14:textId="77777777" w:rsidR="0091720D" w:rsidRPr="0091720D" w:rsidRDefault="0091720D" w:rsidP="00013757">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userDefinedOperatorSchemeAgencyId</w:t>
            </w:r>
          </w:p>
          <w:p w14:paraId="01D4186D" w14:textId="77777777" w:rsidR="0091720D" w:rsidRPr="0091720D" w:rsidRDefault="0091720D" w:rsidP="00013757">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userDefinedOperatorSchemeId(version)</w:t>
            </w:r>
          </w:p>
          <w:p w14:paraId="40B9B982" w14:textId="77777777" w:rsidR="0091720D" w:rsidRPr="0091720D" w:rsidRDefault="0091720D" w:rsidP="00013757">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usserDefinedOperatorId</w:t>
            </w:r>
          </w:p>
        </w:tc>
        <w:tc>
          <w:tcPr>
            <w:tcW w:w="5591" w:type="dxa"/>
            <w:shd w:val="clear" w:color="auto" w:fill="auto"/>
          </w:tcPr>
          <w:p w14:paraId="300E74A4"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ECB:OS_CALC(1.2.0).OS267</w:t>
            </w:r>
          </w:p>
          <w:p w14:paraId="359D7BD7" w14:textId="77777777" w:rsidR="0091720D" w:rsidRPr="0091720D" w:rsidRDefault="0091720D" w:rsidP="00CE657F">
            <w:pPr>
              <w:ind w:firstLine="720"/>
              <w:rPr>
                <w:rFonts w:ascii="Calibri" w:eastAsia="Times New Roman" w:hAnsi="Calibri" w:cs="Calibri"/>
                <w:noProof/>
                <w:sz w:val="24"/>
                <w:szCs w:val="24"/>
              </w:rPr>
            </w:pPr>
          </w:p>
        </w:tc>
      </w:tr>
      <w:tr w:rsidR="0091720D" w:rsidRPr="0091720D" w14:paraId="4AE84F6A" w14:textId="77777777" w:rsidTr="0091720D">
        <w:trPr>
          <w:cantSplit/>
          <w:trHeight w:val="567"/>
          <w:jc w:val="center"/>
        </w:trPr>
        <w:tc>
          <w:tcPr>
            <w:tcW w:w="3256" w:type="dxa"/>
            <w:shd w:val="clear" w:color="auto" w:fill="auto"/>
          </w:tcPr>
          <w:p w14:paraId="49859860" w14:textId="54FDE7EE"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UserDefinedOperatorScheme</w:t>
            </w:r>
          </w:p>
        </w:tc>
        <w:tc>
          <w:tcPr>
            <w:tcW w:w="5103" w:type="dxa"/>
            <w:shd w:val="clear" w:color="auto" w:fill="auto"/>
          </w:tcPr>
          <w:p w14:paraId="2533705F" w14:textId="77777777" w:rsidR="0091720D" w:rsidRPr="0091720D" w:rsidRDefault="0091720D" w:rsidP="007863E7">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userDefinedOperatorSchemeAgencyId</w:t>
            </w:r>
          </w:p>
          <w:p w14:paraId="416AA9A7" w14:textId="77777777" w:rsidR="0091720D" w:rsidRPr="0091720D" w:rsidRDefault="0091720D" w:rsidP="007863E7">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userDefinedOperatorSchemeId(version)</w:t>
            </w:r>
          </w:p>
        </w:tc>
        <w:tc>
          <w:tcPr>
            <w:tcW w:w="5591" w:type="dxa"/>
            <w:shd w:val="clear" w:color="auto" w:fill="auto"/>
          </w:tcPr>
          <w:p w14:paraId="33FB4DE6"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ECB:OS_CALC(1.2.0)</w:t>
            </w:r>
          </w:p>
        </w:tc>
      </w:tr>
      <w:tr w:rsidR="0091720D" w:rsidRPr="0091720D" w14:paraId="71200BF3" w14:textId="77777777" w:rsidTr="0091720D">
        <w:trPr>
          <w:cantSplit/>
          <w:trHeight w:val="340"/>
          <w:jc w:val="center"/>
        </w:trPr>
        <w:tc>
          <w:tcPr>
            <w:tcW w:w="3256" w:type="dxa"/>
            <w:shd w:val="clear" w:color="auto" w:fill="auto"/>
          </w:tcPr>
          <w:p w14:paraId="4D3B6DB3" w14:textId="2BB76782"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ValueList</w:t>
            </w:r>
          </w:p>
        </w:tc>
        <w:tc>
          <w:tcPr>
            <w:tcW w:w="5103" w:type="dxa"/>
            <w:shd w:val="clear" w:color="auto" w:fill="auto"/>
          </w:tcPr>
          <w:p w14:paraId="7BEC3DD9"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valuelistAgencyId:valuelistId(version)</w:t>
            </w:r>
          </w:p>
        </w:tc>
        <w:tc>
          <w:tcPr>
            <w:tcW w:w="5591" w:type="dxa"/>
            <w:shd w:val="clear" w:color="auto" w:fill="auto"/>
          </w:tcPr>
          <w:p w14:paraId="310D9529"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SDMX:VLIST(1.0.0)</w:t>
            </w:r>
          </w:p>
        </w:tc>
      </w:tr>
      <w:tr w:rsidR="0091720D" w:rsidRPr="0091720D" w14:paraId="43BA9EF0" w14:textId="77777777" w:rsidTr="0091720D">
        <w:trPr>
          <w:cantSplit/>
          <w:trHeight w:val="567"/>
          <w:jc w:val="center"/>
        </w:trPr>
        <w:tc>
          <w:tcPr>
            <w:tcW w:w="3256" w:type="dxa"/>
            <w:shd w:val="clear" w:color="auto" w:fill="auto"/>
          </w:tcPr>
          <w:p w14:paraId="7577631C"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VtlCodelistMapping</w:t>
            </w:r>
          </w:p>
        </w:tc>
        <w:tc>
          <w:tcPr>
            <w:tcW w:w="5103" w:type="dxa"/>
            <w:shd w:val="clear" w:color="auto" w:fill="auto"/>
          </w:tcPr>
          <w:p w14:paraId="00221081" w14:textId="77777777" w:rsidR="0091720D" w:rsidRPr="0091720D" w:rsidRDefault="0091720D" w:rsidP="00827166">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vtlMappingSchemeAgencyId</w:t>
            </w:r>
          </w:p>
          <w:p w14:paraId="35DFC48F" w14:textId="77777777" w:rsidR="0091720D" w:rsidRPr="0091720D" w:rsidRDefault="0091720D" w:rsidP="00827166">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vtlMappingSchemeId(version)</w:t>
            </w:r>
          </w:p>
          <w:p w14:paraId="6484756B" w14:textId="77777777" w:rsidR="0091720D" w:rsidRPr="0091720D" w:rsidRDefault="0091720D" w:rsidP="00827166">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vtlCodelistMappingId</w:t>
            </w:r>
          </w:p>
        </w:tc>
        <w:tc>
          <w:tcPr>
            <w:tcW w:w="5591" w:type="dxa"/>
            <w:shd w:val="clear" w:color="auto" w:fill="auto"/>
          </w:tcPr>
          <w:p w14:paraId="48997F6F"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ECB:CLIST_MP(2.0.0).ABZ</w:t>
            </w:r>
          </w:p>
        </w:tc>
      </w:tr>
      <w:tr w:rsidR="0091720D" w:rsidRPr="0091720D" w14:paraId="21F272E3" w14:textId="77777777" w:rsidTr="0091720D">
        <w:trPr>
          <w:cantSplit/>
          <w:trHeight w:val="567"/>
          <w:jc w:val="center"/>
        </w:trPr>
        <w:tc>
          <w:tcPr>
            <w:tcW w:w="3256" w:type="dxa"/>
            <w:shd w:val="clear" w:color="auto" w:fill="auto"/>
          </w:tcPr>
          <w:p w14:paraId="69704051"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VtlConceptMapping</w:t>
            </w:r>
          </w:p>
        </w:tc>
        <w:tc>
          <w:tcPr>
            <w:tcW w:w="5103" w:type="dxa"/>
            <w:shd w:val="clear" w:color="auto" w:fill="auto"/>
          </w:tcPr>
          <w:p w14:paraId="1260492E" w14:textId="77777777" w:rsidR="0091720D" w:rsidRPr="0091720D" w:rsidRDefault="0091720D" w:rsidP="00A86053">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vtlMappingSchemeAgencyId</w:t>
            </w:r>
          </w:p>
          <w:p w14:paraId="12E436D1" w14:textId="77777777" w:rsidR="0091720D" w:rsidRPr="0091720D" w:rsidRDefault="0091720D" w:rsidP="00A86053">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vtlMappingSchemeId(version)</w:t>
            </w:r>
          </w:p>
          <w:p w14:paraId="58179FE1" w14:textId="77777777" w:rsidR="0091720D" w:rsidRPr="0091720D" w:rsidRDefault="0091720D" w:rsidP="00A86053">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vtlConceptMappingId</w:t>
            </w:r>
          </w:p>
        </w:tc>
        <w:tc>
          <w:tcPr>
            <w:tcW w:w="5591" w:type="dxa"/>
            <w:shd w:val="clear" w:color="auto" w:fill="auto"/>
          </w:tcPr>
          <w:p w14:paraId="1D5D5E2C"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ECB:CLIST_MP(1.0.0).XYA</w:t>
            </w:r>
          </w:p>
        </w:tc>
      </w:tr>
      <w:tr w:rsidR="0091720D" w:rsidRPr="0091720D" w14:paraId="15883FB5" w14:textId="77777777" w:rsidTr="0091720D">
        <w:trPr>
          <w:cantSplit/>
          <w:trHeight w:val="567"/>
          <w:jc w:val="center"/>
        </w:trPr>
        <w:tc>
          <w:tcPr>
            <w:tcW w:w="3256" w:type="dxa"/>
            <w:shd w:val="clear" w:color="auto" w:fill="auto"/>
          </w:tcPr>
          <w:p w14:paraId="6D2E2B14"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VtlDataflowMapping</w:t>
            </w:r>
          </w:p>
        </w:tc>
        <w:tc>
          <w:tcPr>
            <w:tcW w:w="5103" w:type="dxa"/>
            <w:shd w:val="clear" w:color="auto" w:fill="auto"/>
          </w:tcPr>
          <w:p w14:paraId="1F379C72" w14:textId="77777777" w:rsidR="0091720D" w:rsidRPr="0091720D" w:rsidRDefault="0091720D" w:rsidP="00A86053">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vtlMappingSchemeAgencyId</w:t>
            </w:r>
          </w:p>
          <w:p w14:paraId="337996C2" w14:textId="77777777" w:rsidR="0091720D" w:rsidRPr="0091720D" w:rsidRDefault="0091720D" w:rsidP="00A86053">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vtlMappingSchemeId(version)</w:t>
            </w:r>
          </w:p>
          <w:p w14:paraId="5A99660B" w14:textId="77777777" w:rsidR="0091720D" w:rsidRPr="0091720D" w:rsidRDefault="0091720D" w:rsidP="00A86053">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vtlDataflowMappingId</w:t>
            </w:r>
          </w:p>
        </w:tc>
        <w:tc>
          <w:tcPr>
            <w:tcW w:w="5591" w:type="dxa"/>
            <w:shd w:val="clear" w:color="auto" w:fill="auto"/>
          </w:tcPr>
          <w:p w14:paraId="49EC9E78"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ECB:CLIST_MP(1.0.0).MOQ</w:t>
            </w:r>
          </w:p>
        </w:tc>
      </w:tr>
      <w:tr w:rsidR="0091720D" w:rsidRPr="0091720D" w14:paraId="0B576470" w14:textId="77777777" w:rsidTr="0091720D">
        <w:trPr>
          <w:cantSplit/>
          <w:trHeight w:val="567"/>
          <w:jc w:val="center"/>
        </w:trPr>
        <w:tc>
          <w:tcPr>
            <w:tcW w:w="3256" w:type="dxa"/>
            <w:shd w:val="clear" w:color="auto" w:fill="auto"/>
          </w:tcPr>
          <w:p w14:paraId="2700BBA0" w14:textId="533BD230" w:rsidR="0091720D" w:rsidRPr="0091720D" w:rsidRDefault="0091720D" w:rsidP="003265EE">
            <w:pPr>
              <w:spacing w:before="0" w:after="0" w:line="240" w:lineRule="auto"/>
              <w:jc w:val="left"/>
              <w:rPr>
                <w:rFonts w:ascii="Calibri" w:eastAsia="Times New Roman" w:hAnsi="Calibri" w:cs="Calibri"/>
                <w:noProof/>
                <w:sz w:val="24"/>
                <w:szCs w:val="24"/>
              </w:rPr>
            </w:pPr>
            <w:r w:rsidRPr="007B7A2D">
              <w:rPr>
                <w:rFonts w:ascii="Calibri" w:eastAsia="Times New Roman" w:hAnsi="Calibri" w:cs="Calibri"/>
                <w:i/>
                <w:iCs/>
                <w:noProof/>
                <w:sz w:val="24"/>
                <w:szCs w:val="24"/>
              </w:rPr>
              <w:t>VtlMappingScheme</w:t>
            </w:r>
          </w:p>
        </w:tc>
        <w:tc>
          <w:tcPr>
            <w:tcW w:w="5103" w:type="dxa"/>
            <w:shd w:val="clear" w:color="auto" w:fill="auto"/>
          </w:tcPr>
          <w:p w14:paraId="622ABDCB" w14:textId="77777777" w:rsidR="0091720D" w:rsidRPr="0091720D" w:rsidRDefault="0091720D" w:rsidP="00827166">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vtlMappingSchemeAgencyId</w:t>
            </w:r>
          </w:p>
          <w:p w14:paraId="1CBFF854" w14:textId="77777777" w:rsidR="0091720D" w:rsidRPr="0091720D" w:rsidRDefault="0091720D" w:rsidP="00827166">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VtlMappingSchemeId(version)</w:t>
            </w:r>
          </w:p>
        </w:tc>
        <w:tc>
          <w:tcPr>
            <w:tcW w:w="5591" w:type="dxa"/>
            <w:shd w:val="clear" w:color="auto" w:fill="auto"/>
          </w:tcPr>
          <w:p w14:paraId="0BA6715B" w14:textId="77777777" w:rsidR="0091720D" w:rsidRPr="0091720D" w:rsidRDefault="0091720D" w:rsidP="003265EE">
            <w:pPr>
              <w:spacing w:before="0" w:after="0" w:line="240" w:lineRule="auto"/>
              <w:jc w:val="left"/>
              <w:rPr>
                <w:rFonts w:ascii="Calibri" w:eastAsia="Times New Roman" w:hAnsi="Calibri" w:cs="Calibri"/>
                <w:noProof/>
                <w:sz w:val="24"/>
                <w:szCs w:val="24"/>
              </w:rPr>
            </w:pPr>
            <w:r w:rsidRPr="0091720D">
              <w:rPr>
                <w:rFonts w:ascii="Calibri" w:eastAsia="Times New Roman" w:hAnsi="Calibri" w:cs="Calibri"/>
                <w:noProof/>
                <w:sz w:val="24"/>
                <w:szCs w:val="24"/>
              </w:rPr>
              <w:t>ECB:CLIST_MP(2.0.0)</w:t>
            </w:r>
          </w:p>
        </w:tc>
      </w:tr>
    </w:tbl>
    <w:p w14:paraId="22FAC0AC" w14:textId="25CBB41F" w:rsidR="00281D0F" w:rsidRPr="008E07A9" w:rsidRDefault="003606B2">
      <w:pPr>
        <w:pStyle w:val="Caption"/>
      </w:pPr>
      <w:r w:rsidRPr="008E07A9">
        <w:t xml:space="preserve">Table 3: Table of identification components for SDMX Identifiable Artefacts </w:t>
      </w:r>
    </w:p>
    <w:p w14:paraId="08BE394A" w14:textId="77777777" w:rsidR="00281D0F" w:rsidRDefault="00281D0F">
      <w:pPr>
        <w:sectPr w:rsidR="00281D0F" w:rsidSect="004E1973">
          <w:headerReference w:type="even" r:id="rId33"/>
          <w:headerReference w:type="default" r:id="rId34"/>
          <w:footerReference w:type="even" r:id="rId35"/>
          <w:footerReference w:type="default" r:id="rId36"/>
          <w:headerReference w:type="first" r:id="rId37"/>
          <w:footerReference w:type="first" r:id="rId38"/>
          <w:pgSz w:w="16840" w:h="11900" w:orient="landscape"/>
          <w:pgMar w:top="1440" w:right="1440" w:bottom="1440" w:left="1440" w:header="584" w:footer="947" w:gutter="0"/>
          <w:lnNumType w:countBy="1" w:restart="continuous"/>
          <w:cols w:space="720"/>
        </w:sectPr>
      </w:pPr>
    </w:p>
    <w:p w14:paraId="04A88535" w14:textId="05BB6263" w:rsidR="00281D0F" w:rsidRDefault="003606B2">
      <w:pPr>
        <w:pStyle w:val="Heading1"/>
      </w:pPr>
      <w:bookmarkStart w:id="470" w:name="_Toc178072844"/>
      <w:r>
        <w:lastRenderedPageBreak/>
        <w:t>7 Implementation Notes</w:t>
      </w:r>
      <w:bookmarkEnd w:id="470"/>
    </w:p>
    <w:p w14:paraId="500AF401" w14:textId="00BA362D" w:rsidR="00281D0F" w:rsidRDefault="003606B2" w:rsidP="00205F80">
      <w:pPr>
        <w:pStyle w:val="Heading2"/>
      </w:pPr>
      <w:bookmarkStart w:id="471" w:name="_Toc178072845"/>
      <w:r>
        <w:t>7.1 Structural Definition Metadata</w:t>
      </w:r>
      <w:bookmarkEnd w:id="471"/>
    </w:p>
    <w:p w14:paraId="4F3FBB94" w14:textId="02BD1765" w:rsidR="00281D0F" w:rsidRDefault="003606B2" w:rsidP="00663EEA">
      <w:pPr>
        <w:pStyle w:val="Heading3"/>
      </w:pPr>
      <w:bookmarkStart w:id="472" w:name="_Toc178072846"/>
      <w:r>
        <w:t>7.1.1 Introduction</w:t>
      </w:r>
      <w:bookmarkEnd w:id="472"/>
    </w:p>
    <w:p w14:paraId="77A3EB96" w14:textId="3FC3B5CD" w:rsidR="00281D0F" w:rsidRPr="00EA429C" w:rsidRDefault="003606B2" w:rsidP="00DD664C">
      <w:r>
        <w:t>The SDMX Registry must have the ability to support agencies in t</w:t>
      </w:r>
      <w:r w:rsidRPr="00EA429C">
        <w:t xml:space="preserve">heir role of defining and disseminating structural metadata artefacts. These artefacts include data structure definitions, code lists, concepts etc. and are fully defined in the SDMX-IM. An authenticated agency may submit valid structural metadata definitions which must be stored in the registry. Note that the term “structural metadata” refers as a general term to all structural components (Data </w:t>
      </w:r>
      <w:r w:rsidR="009A7532">
        <w:t>S</w:t>
      </w:r>
      <w:r w:rsidRPr="00EA429C">
        <w:t xml:space="preserve">tructure Definitions, Metadata Structure Definitions, Code </w:t>
      </w:r>
      <w:r w:rsidR="009A7532">
        <w:t>L</w:t>
      </w:r>
      <w:r w:rsidRPr="00EA429C">
        <w:t>ists, Concept Schemes, etc.)</w:t>
      </w:r>
    </w:p>
    <w:p w14:paraId="02E0C448" w14:textId="00073F95" w:rsidR="00281D0F" w:rsidRPr="00EA429C" w:rsidRDefault="003606B2" w:rsidP="00DD664C">
      <w:r w:rsidRPr="00EA429C">
        <w:t xml:space="preserve">At a minimum, structural metadata definitions may be submitted to and queried from the registry via an HTTP/HTTPS POST in the form of one of the SDMX-ML messages for structural metadata and </w:t>
      </w:r>
      <w:r w:rsidR="00EA429C" w:rsidRPr="00EA429C">
        <w:t>the SDMX RESTful API</w:t>
      </w:r>
      <w:r w:rsidRPr="00EA429C">
        <w:t xml:space="preserve"> for structure queries</w:t>
      </w:r>
      <w:r w:rsidR="00EA429C" w:rsidRPr="00EA429C">
        <w:t>.</w:t>
      </w:r>
      <w:r w:rsidRPr="00EA429C">
        <w:t xml:space="preserve"> The message may contain all structural metadata items for the whole registry, structural metadata items for one maintenance agency, or individual structural metadata items.</w:t>
      </w:r>
    </w:p>
    <w:p w14:paraId="03D6B3F5" w14:textId="311EDDDE" w:rsidR="00281D0F" w:rsidRPr="00EA429C" w:rsidRDefault="003606B2" w:rsidP="00DD664C">
      <w:r w:rsidRPr="00EA429C">
        <w:t>Structural metadata items</w:t>
      </w:r>
    </w:p>
    <w:p w14:paraId="5EC28184" w14:textId="083263F9" w:rsidR="00281D0F" w:rsidRDefault="003606B2" w:rsidP="00DD664C">
      <w:pPr>
        <w:pStyle w:val="ListParagraph"/>
      </w:pPr>
      <w:r>
        <w:t xml:space="preserve">may only be modified by the maintenance agency which created </w:t>
      </w:r>
      <w:proofErr w:type="gramStart"/>
      <w:r>
        <w:t>them</w:t>
      </w:r>
      <w:r w:rsidR="00EA429C">
        <w:t>;</w:t>
      </w:r>
      <w:proofErr w:type="gramEnd"/>
    </w:p>
    <w:p w14:paraId="66EF88AC" w14:textId="1031EBCD" w:rsidR="00281D0F" w:rsidRDefault="003606B2" w:rsidP="00DD664C">
      <w:pPr>
        <w:pStyle w:val="ListParagraph"/>
      </w:pPr>
      <w:r>
        <w:t xml:space="preserve">may only be deleted by the agency which created </w:t>
      </w:r>
      <w:proofErr w:type="gramStart"/>
      <w:r>
        <w:t>them</w:t>
      </w:r>
      <w:r w:rsidR="00EA429C">
        <w:t>;</w:t>
      </w:r>
      <w:proofErr w:type="gramEnd"/>
    </w:p>
    <w:p w14:paraId="5774B1A4" w14:textId="1FF79150" w:rsidR="00281D0F" w:rsidRPr="00EA429C" w:rsidRDefault="003606B2" w:rsidP="00DD664C">
      <w:pPr>
        <w:pStyle w:val="ListParagraph"/>
      </w:pPr>
      <w:r>
        <w:t>may not be deleted if they are referenced from other constructs in the Registry</w:t>
      </w:r>
      <w:r w:rsidR="00EA429C">
        <w:t>.</w:t>
      </w:r>
    </w:p>
    <w:p w14:paraId="6F20F614" w14:textId="0D1683CF" w:rsidR="0047714B" w:rsidRDefault="003606B2" w:rsidP="00EA429C">
      <w:r w:rsidRPr="00EA429C">
        <w:t xml:space="preserve">The level of granularity for the maintenance of SDMX Structural Metadata objects in the registry is the Maintainable Artefact. </w:t>
      </w:r>
      <w:r w:rsidR="00EA429C">
        <w:t>Especially for Item Schemes, though, partial maintenance may be performed, i.e., at the level of the Item</w:t>
      </w:r>
      <w:r w:rsidR="0047714B">
        <w:t>, by submitting an Item Scheme with the '</w:t>
      </w:r>
      <w:proofErr w:type="spellStart"/>
      <w:r w:rsidR="0047714B">
        <w:t>isPartial</w:t>
      </w:r>
      <w:proofErr w:type="spellEnd"/>
      <w:r w:rsidR="0047714B">
        <w:t>' flag set and a reduced set of Items.</w:t>
      </w:r>
    </w:p>
    <w:p w14:paraId="4C5CD176" w14:textId="10621A63" w:rsidR="00281D0F" w:rsidRPr="00EA429C" w:rsidRDefault="003606B2" w:rsidP="00DD664C">
      <w:r>
        <w:t>The following table lists the Maintainable Artefacts.</w:t>
      </w:r>
    </w:p>
    <w:tbl>
      <w:tblPr>
        <w:tblStyle w:val="TableGrid1"/>
        <w:tblW w:w="5000" w:type="pct"/>
        <w:jc w:val="center"/>
        <w:tblInd w:w="0" w:type="dxa"/>
        <w:tblCellMar>
          <w:top w:w="28" w:type="dxa"/>
          <w:left w:w="57" w:type="dxa"/>
          <w:bottom w:w="57" w:type="dxa"/>
          <w:right w:w="57" w:type="dxa"/>
        </w:tblCellMar>
        <w:tblLook w:val="04A0" w:firstRow="1" w:lastRow="0" w:firstColumn="1" w:lastColumn="0" w:noHBand="0" w:noVBand="1"/>
      </w:tblPr>
      <w:tblGrid>
        <w:gridCol w:w="1980"/>
        <w:gridCol w:w="3260"/>
        <w:gridCol w:w="3441"/>
      </w:tblGrid>
      <w:tr w:rsidR="00281D0F" w:rsidRPr="0047714B" w14:paraId="0207E4D2" w14:textId="77777777" w:rsidTr="007B7A2D">
        <w:trPr>
          <w:trHeight w:val="263"/>
          <w:jc w:val="center"/>
        </w:trPr>
        <w:tc>
          <w:tcPr>
            <w:tcW w:w="5240" w:type="dxa"/>
            <w:gridSpan w:val="2"/>
            <w:tcBorders>
              <w:top w:val="single" w:sz="4" w:space="0" w:color="000000"/>
              <w:left w:val="single" w:sz="4" w:space="0" w:color="000000"/>
              <w:bottom w:val="single" w:sz="4" w:space="0" w:color="000000"/>
              <w:right w:val="single" w:sz="4" w:space="0" w:color="000000"/>
            </w:tcBorders>
          </w:tcPr>
          <w:p w14:paraId="68C1A53B" w14:textId="1E9B118C" w:rsidR="00281D0F" w:rsidRPr="00DD664C" w:rsidRDefault="003606B2" w:rsidP="00DD664C">
            <w:pPr>
              <w:pStyle w:val="TableText"/>
              <w:rPr>
                <w:b/>
                <w:bCs/>
              </w:rPr>
            </w:pPr>
            <w:r w:rsidRPr="00DD664C">
              <w:rPr>
                <w:b/>
                <w:bCs/>
              </w:rPr>
              <w:t>Maintainable Artefacts</w:t>
            </w:r>
          </w:p>
        </w:tc>
        <w:tc>
          <w:tcPr>
            <w:tcW w:w="3441" w:type="dxa"/>
            <w:tcBorders>
              <w:top w:val="single" w:sz="4" w:space="0" w:color="000000"/>
              <w:left w:val="single" w:sz="4" w:space="0" w:color="000000"/>
              <w:bottom w:val="single" w:sz="4" w:space="0" w:color="000000"/>
              <w:right w:val="single" w:sz="4" w:space="0" w:color="000000"/>
            </w:tcBorders>
          </w:tcPr>
          <w:p w14:paraId="67ECC9D5" w14:textId="3DFCE992" w:rsidR="00281D0F" w:rsidRPr="00DD664C" w:rsidRDefault="003606B2" w:rsidP="00DD664C">
            <w:pPr>
              <w:pStyle w:val="TableText"/>
              <w:rPr>
                <w:b/>
                <w:bCs/>
              </w:rPr>
            </w:pPr>
            <w:r w:rsidRPr="00DD664C">
              <w:rPr>
                <w:b/>
                <w:bCs/>
              </w:rPr>
              <w:t>Content</w:t>
            </w:r>
          </w:p>
        </w:tc>
      </w:tr>
      <w:tr w:rsidR="00281D0F" w14:paraId="4289B2BC" w14:textId="77777777" w:rsidTr="007B7A2D">
        <w:trPr>
          <w:trHeight w:val="263"/>
          <w:jc w:val="center"/>
        </w:trPr>
        <w:tc>
          <w:tcPr>
            <w:tcW w:w="1980" w:type="dxa"/>
            <w:tcBorders>
              <w:top w:val="single" w:sz="4" w:space="0" w:color="000000"/>
              <w:left w:val="single" w:sz="4" w:space="0" w:color="000000"/>
              <w:bottom w:val="single" w:sz="4" w:space="0" w:color="000000"/>
              <w:right w:val="single" w:sz="4" w:space="0" w:color="000000"/>
            </w:tcBorders>
          </w:tcPr>
          <w:p w14:paraId="03E20A1C" w14:textId="2A996B58" w:rsidR="00281D0F" w:rsidRPr="00DD664C" w:rsidRDefault="003606B2" w:rsidP="00DD664C">
            <w:pPr>
              <w:pStyle w:val="TableText"/>
              <w:rPr>
                <w:b/>
                <w:bCs/>
              </w:rPr>
            </w:pPr>
            <w:r w:rsidRPr="00DD664C">
              <w:rPr>
                <w:b/>
                <w:bCs/>
              </w:rPr>
              <w:t>Abstract Class</w:t>
            </w:r>
          </w:p>
        </w:tc>
        <w:tc>
          <w:tcPr>
            <w:tcW w:w="3260" w:type="dxa"/>
            <w:tcBorders>
              <w:top w:val="single" w:sz="4" w:space="0" w:color="000000"/>
              <w:left w:val="single" w:sz="4" w:space="0" w:color="000000"/>
              <w:bottom w:val="single" w:sz="4" w:space="0" w:color="000000"/>
              <w:right w:val="single" w:sz="4" w:space="0" w:color="000000"/>
            </w:tcBorders>
          </w:tcPr>
          <w:p w14:paraId="11AA8209" w14:textId="5AB7D89F" w:rsidR="00281D0F" w:rsidRPr="00DD664C" w:rsidRDefault="003606B2" w:rsidP="00DD664C">
            <w:pPr>
              <w:pStyle w:val="TableText"/>
              <w:rPr>
                <w:b/>
                <w:bCs/>
              </w:rPr>
            </w:pPr>
            <w:r w:rsidRPr="00DD664C">
              <w:rPr>
                <w:b/>
                <w:bCs/>
              </w:rPr>
              <w:t>Concrete Class</w:t>
            </w:r>
          </w:p>
        </w:tc>
        <w:tc>
          <w:tcPr>
            <w:tcW w:w="3441" w:type="dxa"/>
            <w:tcBorders>
              <w:top w:val="single" w:sz="4" w:space="0" w:color="000000"/>
              <w:left w:val="single" w:sz="4" w:space="0" w:color="000000"/>
              <w:bottom w:val="single" w:sz="4" w:space="0" w:color="000000"/>
              <w:right w:val="single" w:sz="4" w:space="0" w:color="000000"/>
            </w:tcBorders>
          </w:tcPr>
          <w:p w14:paraId="554B3DAB" w14:textId="59FE3ACE" w:rsidR="00281D0F" w:rsidRDefault="00281D0F" w:rsidP="00DD664C">
            <w:pPr>
              <w:pStyle w:val="TableText"/>
            </w:pPr>
          </w:p>
        </w:tc>
      </w:tr>
      <w:tr w:rsidR="00281D0F" w14:paraId="6E9E429A" w14:textId="77777777" w:rsidTr="007B7A2D">
        <w:trPr>
          <w:trHeight w:val="263"/>
          <w:jc w:val="center"/>
        </w:trPr>
        <w:tc>
          <w:tcPr>
            <w:tcW w:w="1980" w:type="dxa"/>
            <w:tcBorders>
              <w:top w:val="single" w:sz="4" w:space="0" w:color="000000"/>
              <w:left w:val="single" w:sz="4" w:space="0" w:color="000000"/>
              <w:bottom w:val="single" w:sz="4" w:space="0" w:color="000000"/>
              <w:right w:val="single" w:sz="4" w:space="0" w:color="000000"/>
            </w:tcBorders>
          </w:tcPr>
          <w:p w14:paraId="379A9DC8" w14:textId="77777777" w:rsidR="00281D0F" w:rsidRDefault="003606B2" w:rsidP="00DD664C">
            <w:pPr>
              <w:pStyle w:val="TableText"/>
            </w:pPr>
            <w:r>
              <w:t xml:space="preserve">Item Scheme </w:t>
            </w:r>
          </w:p>
        </w:tc>
        <w:tc>
          <w:tcPr>
            <w:tcW w:w="3260" w:type="dxa"/>
            <w:tcBorders>
              <w:top w:val="single" w:sz="4" w:space="0" w:color="000000"/>
              <w:left w:val="single" w:sz="4" w:space="0" w:color="000000"/>
              <w:bottom w:val="single" w:sz="4" w:space="0" w:color="000000"/>
              <w:right w:val="single" w:sz="4" w:space="0" w:color="000000"/>
            </w:tcBorders>
          </w:tcPr>
          <w:p w14:paraId="41A3C012" w14:textId="77777777" w:rsidR="00281D0F" w:rsidRDefault="003606B2" w:rsidP="00DD664C">
            <w:pPr>
              <w:pStyle w:val="TableText"/>
            </w:pPr>
            <w:proofErr w:type="spellStart"/>
            <w:r>
              <w:t>Codelist</w:t>
            </w:r>
            <w:proofErr w:type="spellEnd"/>
            <w:r>
              <w:t xml:space="preserve"> </w:t>
            </w:r>
          </w:p>
        </w:tc>
        <w:tc>
          <w:tcPr>
            <w:tcW w:w="3441" w:type="dxa"/>
            <w:tcBorders>
              <w:top w:val="single" w:sz="4" w:space="0" w:color="000000"/>
              <w:left w:val="single" w:sz="4" w:space="0" w:color="000000"/>
              <w:bottom w:val="single" w:sz="4" w:space="0" w:color="000000"/>
              <w:right w:val="single" w:sz="4" w:space="0" w:color="000000"/>
            </w:tcBorders>
          </w:tcPr>
          <w:p w14:paraId="420C5824" w14:textId="77777777" w:rsidR="00281D0F" w:rsidRDefault="003606B2" w:rsidP="00DD664C">
            <w:pPr>
              <w:pStyle w:val="TableText"/>
            </w:pPr>
            <w:r>
              <w:t xml:space="preserve">Code </w:t>
            </w:r>
          </w:p>
        </w:tc>
      </w:tr>
      <w:tr w:rsidR="00281D0F" w14:paraId="5907C2E6" w14:textId="77777777" w:rsidTr="007B7A2D">
        <w:trPr>
          <w:trHeight w:val="264"/>
          <w:jc w:val="center"/>
        </w:trPr>
        <w:tc>
          <w:tcPr>
            <w:tcW w:w="1980" w:type="dxa"/>
            <w:tcBorders>
              <w:top w:val="single" w:sz="4" w:space="0" w:color="000000"/>
              <w:left w:val="single" w:sz="4" w:space="0" w:color="000000"/>
              <w:bottom w:val="single" w:sz="4" w:space="0" w:color="000000"/>
              <w:right w:val="single" w:sz="4" w:space="0" w:color="000000"/>
            </w:tcBorders>
          </w:tcPr>
          <w:p w14:paraId="486E12DE" w14:textId="0922D206" w:rsidR="00281D0F" w:rsidRDefault="00281D0F" w:rsidP="00DD664C">
            <w:pPr>
              <w:pStyle w:val="TableText"/>
            </w:pPr>
          </w:p>
        </w:tc>
        <w:tc>
          <w:tcPr>
            <w:tcW w:w="3260" w:type="dxa"/>
            <w:tcBorders>
              <w:top w:val="single" w:sz="4" w:space="0" w:color="000000"/>
              <w:left w:val="single" w:sz="4" w:space="0" w:color="000000"/>
              <w:bottom w:val="single" w:sz="4" w:space="0" w:color="000000"/>
              <w:right w:val="single" w:sz="4" w:space="0" w:color="000000"/>
            </w:tcBorders>
          </w:tcPr>
          <w:p w14:paraId="41D6B17B" w14:textId="77777777" w:rsidR="00281D0F" w:rsidRDefault="003606B2" w:rsidP="00DD664C">
            <w:pPr>
              <w:pStyle w:val="TableText"/>
            </w:pPr>
            <w:r>
              <w:t xml:space="preserve">Concept Scheme </w:t>
            </w:r>
          </w:p>
        </w:tc>
        <w:tc>
          <w:tcPr>
            <w:tcW w:w="3441" w:type="dxa"/>
            <w:tcBorders>
              <w:top w:val="single" w:sz="4" w:space="0" w:color="000000"/>
              <w:left w:val="single" w:sz="4" w:space="0" w:color="000000"/>
              <w:bottom w:val="single" w:sz="4" w:space="0" w:color="000000"/>
              <w:right w:val="single" w:sz="4" w:space="0" w:color="000000"/>
            </w:tcBorders>
          </w:tcPr>
          <w:p w14:paraId="64638590" w14:textId="77777777" w:rsidR="00281D0F" w:rsidRDefault="003606B2" w:rsidP="00DD664C">
            <w:pPr>
              <w:pStyle w:val="TableText"/>
            </w:pPr>
            <w:r>
              <w:t xml:space="preserve">Concept </w:t>
            </w:r>
          </w:p>
        </w:tc>
      </w:tr>
      <w:tr w:rsidR="00281D0F" w14:paraId="595A1EFC" w14:textId="77777777" w:rsidTr="007B7A2D">
        <w:trPr>
          <w:trHeight w:val="263"/>
          <w:jc w:val="center"/>
        </w:trPr>
        <w:tc>
          <w:tcPr>
            <w:tcW w:w="1980" w:type="dxa"/>
            <w:tcBorders>
              <w:top w:val="single" w:sz="4" w:space="0" w:color="000000"/>
              <w:left w:val="single" w:sz="4" w:space="0" w:color="000000"/>
              <w:bottom w:val="single" w:sz="4" w:space="0" w:color="000000"/>
              <w:right w:val="single" w:sz="4" w:space="0" w:color="000000"/>
            </w:tcBorders>
          </w:tcPr>
          <w:p w14:paraId="19CCC660" w14:textId="17DFD3D9" w:rsidR="00281D0F" w:rsidRDefault="00281D0F" w:rsidP="00DD664C">
            <w:pPr>
              <w:pStyle w:val="TableText"/>
            </w:pPr>
          </w:p>
        </w:tc>
        <w:tc>
          <w:tcPr>
            <w:tcW w:w="3260" w:type="dxa"/>
            <w:tcBorders>
              <w:top w:val="single" w:sz="4" w:space="0" w:color="000000"/>
              <w:left w:val="single" w:sz="4" w:space="0" w:color="000000"/>
              <w:bottom w:val="single" w:sz="4" w:space="0" w:color="000000"/>
              <w:right w:val="single" w:sz="4" w:space="0" w:color="000000"/>
            </w:tcBorders>
          </w:tcPr>
          <w:p w14:paraId="5FE31C07" w14:textId="77777777" w:rsidR="00281D0F" w:rsidRDefault="003606B2" w:rsidP="00DD664C">
            <w:pPr>
              <w:pStyle w:val="TableText"/>
            </w:pPr>
            <w:r>
              <w:t xml:space="preserve">Category Scheme </w:t>
            </w:r>
          </w:p>
        </w:tc>
        <w:tc>
          <w:tcPr>
            <w:tcW w:w="3441" w:type="dxa"/>
            <w:tcBorders>
              <w:top w:val="single" w:sz="4" w:space="0" w:color="000000"/>
              <w:left w:val="single" w:sz="4" w:space="0" w:color="000000"/>
              <w:bottom w:val="single" w:sz="4" w:space="0" w:color="000000"/>
              <w:right w:val="single" w:sz="4" w:space="0" w:color="000000"/>
            </w:tcBorders>
          </w:tcPr>
          <w:p w14:paraId="26B71981" w14:textId="77777777" w:rsidR="00281D0F" w:rsidRDefault="003606B2" w:rsidP="00DD664C">
            <w:pPr>
              <w:pStyle w:val="TableText"/>
            </w:pPr>
            <w:r>
              <w:t xml:space="preserve">Category </w:t>
            </w:r>
          </w:p>
        </w:tc>
      </w:tr>
      <w:tr w:rsidR="00281D0F" w14:paraId="72872C61" w14:textId="77777777" w:rsidTr="007B7A2D">
        <w:trPr>
          <w:trHeight w:val="240"/>
          <w:jc w:val="center"/>
        </w:trPr>
        <w:tc>
          <w:tcPr>
            <w:tcW w:w="1980" w:type="dxa"/>
            <w:tcBorders>
              <w:top w:val="single" w:sz="4" w:space="0" w:color="000000"/>
              <w:left w:val="single" w:sz="4" w:space="0" w:color="000000"/>
              <w:bottom w:val="single" w:sz="4" w:space="0" w:color="000000"/>
              <w:right w:val="single" w:sz="4" w:space="0" w:color="000000"/>
            </w:tcBorders>
          </w:tcPr>
          <w:p w14:paraId="7163A16E" w14:textId="00CEF0FF" w:rsidR="00281D0F" w:rsidRDefault="00281D0F" w:rsidP="00DD664C">
            <w:pPr>
              <w:pStyle w:val="TableText"/>
            </w:pPr>
          </w:p>
        </w:tc>
        <w:tc>
          <w:tcPr>
            <w:tcW w:w="3260" w:type="dxa"/>
            <w:tcBorders>
              <w:top w:val="single" w:sz="4" w:space="0" w:color="000000"/>
              <w:left w:val="single" w:sz="4" w:space="0" w:color="000000"/>
              <w:bottom w:val="single" w:sz="4" w:space="0" w:color="000000"/>
              <w:right w:val="single" w:sz="4" w:space="0" w:color="000000"/>
            </w:tcBorders>
          </w:tcPr>
          <w:p w14:paraId="071FAAD7" w14:textId="02F9D31A" w:rsidR="00281D0F" w:rsidRDefault="003606B2" w:rsidP="00DD664C">
            <w:pPr>
              <w:pStyle w:val="TableText"/>
            </w:pPr>
            <w:r>
              <w:t>Organisation Unit Scheme</w:t>
            </w:r>
          </w:p>
        </w:tc>
        <w:tc>
          <w:tcPr>
            <w:tcW w:w="3441" w:type="dxa"/>
            <w:tcBorders>
              <w:top w:val="single" w:sz="4" w:space="0" w:color="000000"/>
              <w:left w:val="single" w:sz="4" w:space="0" w:color="000000"/>
              <w:bottom w:val="single" w:sz="4" w:space="0" w:color="000000"/>
              <w:right w:val="single" w:sz="4" w:space="0" w:color="000000"/>
            </w:tcBorders>
          </w:tcPr>
          <w:p w14:paraId="64E9A5B6" w14:textId="77777777" w:rsidR="00281D0F" w:rsidRDefault="003606B2" w:rsidP="00DD664C">
            <w:pPr>
              <w:pStyle w:val="TableText"/>
            </w:pPr>
            <w:r>
              <w:t xml:space="preserve">Organisation Unit </w:t>
            </w:r>
          </w:p>
        </w:tc>
      </w:tr>
      <w:tr w:rsidR="00281D0F" w14:paraId="037FA2C6" w14:textId="77777777" w:rsidTr="007B7A2D">
        <w:trPr>
          <w:trHeight w:val="263"/>
          <w:jc w:val="center"/>
        </w:trPr>
        <w:tc>
          <w:tcPr>
            <w:tcW w:w="1980" w:type="dxa"/>
            <w:tcBorders>
              <w:top w:val="single" w:sz="4" w:space="0" w:color="000000"/>
              <w:left w:val="single" w:sz="4" w:space="0" w:color="000000"/>
              <w:bottom w:val="single" w:sz="4" w:space="0" w:color="000000"/>
              <w:right w:val="single" w:sz="4" w:space="0" w:color="000000"/>
            </w:tcBorders>
          </w:tcPr>
          <w:p w14:paraId="46BE6958" w14:textId="45244B7F" w:rsidR="00281D0F" w:rsidRDefault="00281D0F" w:rsidP="00DD664C">
            <w:pPr>
              <w:pStyle w:val="TableText"/>
            </w:pPr>
          </w:p>
        </w:tc>
        <w:tc>
          <w:tcPr>
            <w:tcW w:w="3260" w:type="dxa"/>
            <w:tcBorders>
              <w:top w:val="single" w:sz="4" w:space="0" w:color="000000"/>
              <w:left w:val="single" w:sz="4" w:space="0" w:color="000000"/>
              <w:bottom w:val="single" w:sz="4" w:space="0" w:color="000000"/>
              <w:right w:val="single" w:sz="4" w:space="0" w:color="000000"/>
            </w:tcBorders>
          </w:tcPr>
          <w:p w14:paraId="11DC2239" w14:textId="1C712E6E" w:rsidR="00281D0F" w:rsidRDefault="003606B2" w:rsidP="00DD664C">
            <w:pPr>
              <w:pStyle w:val="TableText"/>
            </w:pPr>
            <w:r>
              <w:t>Agency Scheme</w:t>
            </w:r>
          </w:p>
        </w:tc>
        <w:tc>
          <w:tcPr>
            <w:tcW w:w="3441" w:type="dxa"/>
            <w:tcBorders>
              <w:top w:val="single" w:sz="4" w:space="0" w:color="000000"/>
              <w:left w:val="single" w:sz="4" w:space="0" w:color="000000"/>
              <w:bottom w:val="single" w:sz="4" w:space="0" w:color="000000"/>
              <w:right w:val="single" w:sz="4" w:space="0" w:color="000000"/>
            </w:tcBorders>
          </w:tcPr>
          <w:p w14:paraId="4519A299" w14:textId="77777777" w:rsidR="00281D0F" w:rsidRDefault="003606B2" w:rsidP="00DD664C">
            <w:pPr>
              <w:pStyle w:val="TableText"/>
            </w:pPr>
            <w:r>
              <w:t xml:space="preserve">Agency </w:t>
            </w:r>
          </w:p>
        </w:tc>
      </w:tr>
      <w:tr w:rsidR="00281D0F" w14:paraId="5048B083" w14:textId="77777777" w:rsidTr="007B7A2D">
        <w:trPr>
          <w:trHeight w:val="263"/>
          <w:jc w:val="center"/>
        </w:trPr>
        <w:tc>
          <w:tcPr>
            <w:tcW w:w="1980" w:type="dxa"/>
            <w:tcBorders>
              <w:top w:val="single" w:sz="4" w:space="0" w:color="000000"/>
              <w:left w:val="single" w:sz="4" w:space="0" w:color="000000"/>
              <w:bottom w:val="single" w:sz="4" w:space="0" w:color="000000"/>
              <w:right w:val="single" w:sz="4" w:space="0" w:color="000000"/>
            </w:tcBorders>
          </w:tcPr>
          <w:p w14:paraId="52943B94" w14:textId="3D0EF83F" w:rsidR="00281D0F" w:rsidRDefault="00281D0F" w:rsidP="00DD664C">
            <w:pPr>
              <w:pStyle w:val="TableText"/>
            </w:pPr>
          </w:p>
        </w:tc>
        <w:tc>
          <w:tcPr>
            <w:tcW w:w="3260" w:type="dxa"/>
            <w:tcBorders>
              <w:top w:val="single" w:sz="4" w:space="0" w:color="000000"/>
              <w:left w:val="single" w:sz="4" w:space="0" w:color="000000"/>
              <w:bottom w:val="single" w:sz="4" w:space="0" w:color="000000"/>
              <w:right w:val="single" w:sz="4" w:space="0" w:color="000000"/>
            </w:tcBorders>
          </w:tcPr>
          <w:p w14:paraId="1BBE78B5" w14:textId="02564AE7" w:rsidR="00281D0F" w:rsidRDefault="003606B2" w:rsidP="00DD664C">
            <w:pPr>
              <w:pStyle w:val="TableText"/>
            </w:pPr>
            <w:r>
              <w:t>Data Provider Scheme</w:t>
            </w:r>
          </w:p>
        </w:tc>
        <w:tc>
          <w:tcPr>
            <w:tcW w:w="3441" w:type="dxa"/>
            <w:tcBorders>
              <w:top w:val="single" w:sz="4" w:space="0" w:color="000000"/>
              <w:left w:val="single" w:sz="4" w:space="0" w:color="000000"/>
              <w:bottom w:val="single" w:sz="4" w:space="0" w:color="000000"/>
              <w:right w:val="single" w:sz="4" w:space="0" w:color="000000"/>
            </w:tcBorders>
          </w:tcPr>
          <w:p w14:paraId="7529665B" w14:textId="77777777" w:rsidR="00281D0F" w:rsidRDefault="003606B2" w:rsidP="00DD664C">
            <w:pPr>
              <w:pStyle w:val="TableText"/>
            </w:pPr>
            <w:r>
              <w:t xml:space="preserve">Data Provider </w:t>
            </w:r>
          </w:p>
        </w:tc>
      </w:tr>
      <w:tr w:rsidR="004327F7" w14:paraId="00E006BB" w14:textId="77777777" w:rsidTr="007B7A2D">
        <w:trPr>
          <w:trHeight w:val="162"/>
          <w:jc w:val="center"/>
        </w:trPr>
        <w:tc>
          <w:tcPr>
            <w:tcW w:w="1980" w:type="dxa"/>
            <w:tcBorders>
              <w:top w:val="single" w:sz="4" w:space="0" w:color="000000"/>
              <w:left w:val="single" w:sz="4" w:space="0" w:color="000000"/>
              <w:bottom w:val="single" w:sz="4" w:space="0" w:color="000000"/>
              <w:right w:val="single" w:sz="4" w:space="0" w:color="000000"/>
            </w:tcBorders>
          </w:tcPr>
          <w:p w14:paraId="27EAD0BB" w14:textId="77777777" w:rsidR="004327F7" w:rsidRDefault="004327F7" w:rsidP="004327F7">
            <w:pPr>
              <w:pStyle w:val="TableText"/>
            </w:pPr>
          </w:p>
        </w:tc>
        <w:tc>
          <w:tcPr>
            <w:tcW w:w="3260" w:type="dxa"/>
            <w:tcBorders>
              <w:top w:val="single" w:sz="4" w:space="0" w:color="000000"/>
              <w:left w:val="single" w:sz="4" w:space="0" w:color="000000"/>
              <w:bottom w:val="single" w:sz="4" w:space="0" w:color="000000"/>
              <w:right w:val="single" w:sz="4" w:space="0" w:color="000000"/>
            </w:tcBorders>
          </w:tcPr>
          <w:p w14:paraId="76565625" w14:textId="79137D28" w:rsidR="004327F7" w:rsidRDefault="004327F7" w:rsidP="004327F7">
            <w:pPr>
              <w:pStyle w:val="TableText"/>
            </w:pPr>
            <w:r>
              <w:t xml:space="preserve">Metadata Provider Scheme </w:t>
            </w:r>
          </w:p>
        </w:tc>
        <w:tc>
          <w:tcPr>
            <w:tcW w:w="3441" w:type="dxa"/>
            <w:tcBorders>
              <w:top w:val="single" w:sz="4" w:space="0" w:color="000000"/>
              <w:left w:val="single" w:sz="4" w:space="0" w:color="000000"/>
              <w:bottom w:val="single" w:sz="4" w:space="0" w:color="000000"/>
              <w:right w:val="single" w:sz="4" w:space="0" w:color="000000"/>
            </w:tcBorders>
          </w:tcPr>
          <w:p w14:paraId="6933BCD4" w14:textId="5F954C1F" w:rsidR="004327F7" w:rsidRDefault="004327F7" w:rsidP="004327F7">
            <w:pPr>
              <w:pStyle w:val="TableText"/>
            </w:pPr>
            <w:r>
              <w:t xml:space="preserve">Metadata Provider </w:t>
            </w:r>
          </w:p>
        </w:tc>
      </w:tr>
      <w:tr w:rsidR="00281D0F" w14:paraId="3DE2E1E9" w14:textId="77777777" w:rsidTr="007B7A2D">
        <w:trPr>
          <w:trHeight w:val="223"/>
          <w:jc w:val="center"/>
        </w:trPr>
        <w:tc>
          <w:tcPr>
            <w:tcW w:w="1980" w:type="dxa"/>
            <w:tcBorders>
              <w:top w:val="single" w:sz="4" w:space="0" w:color="000000"/>
              <w:left w:val="single" w:sz="4" w:space="0" w:color="000000"/>
              <w:bottom w:val="single" w:sz="4" w:space="0" w:color="000000"/>
              <w:right w:val="single" w:sz="4" w:space="0" w:color="000000"/>
            </w:tcBorders>
          </w:tcPr>
          <w:p w14:paraId="0FA86A62" w14:textId="4384345E" w:rsidR="00281D0F" w:rsidRDefault="00281D0F" w:rsidP="00DD664C">
            <w:pPr>
              <w:pStyle w:val="TableText"/>
            </w:pPr>
          </w:p>
        </w:tc>
        <w:tc>
          <w:tcPr>
            <w:tcW w:w="3260" w:type="dxa"/>
            <w:tcBorders>
              <w:top w:val="single" w:sz="4" w:space="0" w:color="000000"/>
              <w:left w:val="single" w:sz="4" w:space="0" w:color="000000"/>
              <w:bottom w:val="single" w:sz="4" w:space="0" w:color="000000"/>
              <w:right w:val="single" w:sz="4" w:space="0" w:color="000000"/>
            </w:tcBorders>
          </w:tcPr>
          <w:p w14:paraId="4B05EE71" w14:textId="77777777" w:rsidR="00281D0F" w:rsidRDefault="003606B2" w:rsidP="00DD664C">
            <w:pPr>
              <w:pStyle w:val="TableText"/>
            </w:pPr>
            <w:r>
              <w:t xml:space="preserve">Data Consumer Scheme </w:t>
            </w:r>
          </w:p>
        </w:tc>
        <w:tc>
          <w:tcPr>
            <w:tcW w:w="3441" w:type="dxa"/>
            <w:tcBorders>
              <w:top w:val="single" w:sz="4" w:space="0" w:color="000000"/>
              <w:left w:val="single" w:sz="4" w:space="0" w:color="000000"/>
              <w:bottom w:val="single" w:sz="4" w:space="0" w:color="000000"/>
              <w:right w:val="single" w:sz="4" w:space="0" w:color="000000"/>
            </w:tcBorders>
          </w:tcPr>
          <w:p w14:paraId="3D9951C6" w14:textId="77777777" w:rsidR="00281D0F" w:rsidRDefault="003606B2" w:rsidP="00DD664C">
            <w:pPr>
              <w:pStyle w:val="TableText"/>
            </w:pPr>
            <w:r>
              <w:t xml:space="preserve">Data Consumer </w:t>
            </w:r>
          </w:p>
        </w:tc>
      </w:tr>
      <w:tr w:rsidR="00281D0F" w14:paraId="560C7A81" w14:textId="77777777" w:rsidTr="007B7A2D">
        <w:trPr>
          <w:trHeight w:val="263"/>
          <w:jc w:val="center"/>
        </w:trPr>
        <w:tc>
          <w:tcPr>
            <w:tcW w:w="1980" w:type="dxa"/>
            <w:tcBorders>
              <w:top w:val="single" w:sz="4" w:space="0" w:color="000000"/>
              <w:left w:val="single" w:sz="4" w:space="0" w:color="000000"/>
              <w:bottom w:val="single" w:sz="4" w:space="0" w:color="000000"/>
              <w:right w:val="single" w:sz="4" w:space="0" w:color="000000"/>
            </w:tcBorders>
          </w:tcPr>
          <w:p w14:paraId="44017E56" w14:textId="41D9D9AF" w:rsidR="00281D0F" w:rsidRDefault="00281D0F" w:rsidP="00DD664C">
            <w:pPr>
              <w:pStyle w:val="TableText"/>
            </w:pPr>
          </w:p>
        </w:tc>
        <w:tc>
          <w:tcPr>
            <w:tcW w:w="3260" w:type="dxa"/>
            <w:tcBorders>
              <w:top w:val="single" w:sz="4" w:space="0" w:color="000000"/>
              <w:left w:val="single" w:sz="4" w:space="0" w:color="000000"/>
              <w:bottom w:val="single" w:sz="4" w:space="0" w:color="000000"/>
              <w:right w:val="single" w:sz="4" w:space="0" w:color="000000"/>
            </w:tcBorders>
          </w:tcPr>
          <w:p w14:paraId="08588927" w14:textId="77777777" w:rsidR="00281D0F" w:rsidRDefault="003606B2" w:rsidP="00DD664C">
            <w:pPr>
              <w:pStyle w:val="TableText"/>
            </w:pPr>
            <w:r>
              <w:t xml:space="preserve">Reporting Taxonomy </w:t>
            </w:r>
          </w:p>
        </w:tc>
        <w:tc>
          <w:tcPr>
            <w:tcW w:w="3441" w:type="dxa"/>
            <w:tcBorders>
              <w:top w:val="single" w:sz="4" w:space="0" w:color="000000"/>
              <w:left w:val="single" w:sz="4" w:space="0" w:color="000000"/>
              <w:bottom w:val="single" w:sz="4" w:space="0" w:color="000000"/>
              <w:right w:val="single" w:sz="4" w:space="0" w:color="000000"/>
            </w:tcBorders>
          </w:tcPr>
          <w:p w14:paraId="479263D3" w14:textId="77777777" w:rsidR="00281D0F" w:rsidRDefault="003606B2" w:rsidP="00DD664C">
            <w:pPr>
              <w:pStyle w:val="TableText"/>
            </w:pPr>
            <w:r>
              <w:t xml:space="preserve">Reporting Category </w:t>
            </w:r>
          </w:p>
        </w:tc>
      </w:tr>
      <w:tr w:rsidR="004327F7" w14:paraId="05E7C35D" w14:textId="77777777" w:rsidTr="007B7A2D">
        <w:trPr>
          <w:trHeight w:val="272"/>
          <w:jc w:val="center"/>
        </w:trPr>
        <w:tc>
          <w:tcPr>
            <w:tcW w:w="1980" w:type="dxa"/>
            <w:tcBorders>
              <w:top w:val="single" w:sz="4" w:space="0" w:color="000000"/>
              <w:left w:val="single" w:sz="4" w:space="0" w:color="000000"/>
              <w:right w:val="single" w:sz="4" w:space="0" w:color="000000"/>
            </w:tcBorders>
          </w:tcPr>
          <w:p w14:paraId="03D658F5" w14:textId="77777777" w:rsidR="004327F7" w:rsidRDefault="004327F7" w:rsidP="0047714B">
            <w:pPr>
              <w:pStyle w:val="TableText"/>
            </w:pPr>
          </w:p>
        </w:tc>
        <w:tc>
          <w:tcPr>
            <w:tcW w:w="3260" w:type="dxa"/>
            <w:tcBorders>
              <w:top w:val="single" w:sz="4" w:space="0" w:color="000000"/>
              <w:left w:val="single" w:sz="4" w:space="0" w:color="000000"/>
              <w:right w:val="single" w:sz="4" w:space="0" w:color="000000"/>
            </w:tcBorders>
          </w:tcPr>
          <w:p w14:paraId="511F6CD2" w14:textId="48F44020" w:rsidR="004327F7" w:rsidRDefault="004327F7" w:rsidP="0047714B">
            <w:pPr>
              <w:pStyle w:val="TableText"/>
            </w:pPr>
            <w:r>
              <w:t>Transformation Scheme</w:t>
            </w:r>
          </w:p>
        </w:tc>
        <w:tc>
          <w:tcPr>
            <w:tcW w:w="3441" w:type="dxa"/>
            <w:tcBorders>
              <w:top w:val="single" w:sz="4" w:space="0" w:color="000000"/>
              <w:left w:val="single" w:sz="4" w:space="0" w:color="000000"/>
              <w:right w:val="single" w:sz="4" w:space="0" w:color="000000"/>
            </w:tcBorders>
          </w:tcPr>
          <w:p w14:paraId="3D9E8882" w14:textId="5B24AB4C" w:rsidR="004327F7" w:rsidRDefault="004327F7" w:rsidP="0047714B">
            <w:pPr>
              <w:pStyle w:val="TableText"/>
            </w:pPr>
            <w:r>
              <w:t>Transformation</w:t>
            </w:r>
          </w:p>
        </w:tc>
      </w:tr>
      <w:tr w:rsidR="00E17D40" w14:paraId="2AEF098A" w14:textId="77777777" w:rsidTr="007B7A2D">
        <w:trPr>
          <w:trHeight w:val="272"/>
          <w:jc w:val="center"/>
        </w:trPr>
        <w:tc>
          <w:tcPr>
            <w:tcW w:w="1980" w:type="dxa"/>
            <w:tcBorders>
              <w:top w:val="single" w:sz="4" w:space="0" w:color="000000"/>
              <w:left w:val="single" w:sz="4" w:space="0" w:color="000000"/>
              <w:right w:val="single" w:sz="4" w:space="0" w:color="000000"/>
            </w:tcBorders>
          </w:tcPr>
          <w:p w14:paraId="3880DA51" w14:textId="77777777" w:rsidR="00E17D40" w:rsidRDefault="00E17D40" w:rsidP="0047714B">
            <w:pPr>
              <w:pStyle w:val="TableText"/>
            </w:pPr>
          </w:p>
        </w:tc>
        <w:tc>
          <w:tcPr>
            <w:tcW w:w="3260" w:type="dxa"/>
            <w:tcBorders>
              <w:top w:val="single" w:sz="4" w:space="0" w:color="000000"/>
              <w:left w:val="single" w:sz="4" w:space="0" w:color="000000"/>
              <w:right w:val="single" w:sz="4" w:space="0" w:color="000000"/>
            </w:tcBorders>
          </w:tcPr>
          <w:p w14:paraId="42441EA2" w14:textId="7F6E51EF" w:rsidR="00E17D40" w:rsidRDefault="00E17D40" w:rsidP="0047714B">
            <w:pPr>
              <w:pStyle w:val="TableText"/>
            </w:pPr>
            <w:r>
              <w:t>Custom Type Scheme</w:t>
            </w:r>
          </w:p>
        </w:tc>
        <w:tc>
          <w:tcPr>
            <w:tcW w:w="3441" w:type="dxa"/>
            <w:tcBorders>
              <w:top w:val="single" w:sz="4" w:space="0" w:color="000000"/>
              <w:left w:val="single" w:sz="4" w:space="0" w:color="000000"/>
              <w:right w:val="single" w:sz="4" w:space="0" w:color="000000"/>
            </w:tcBorders>
          </w:tcPr>
          <w:p w14:paraId="4A57F216" w14:textId="3B396051" w:rsidR="00E17D40" w:rsidRDefault="00E17D40" w:rsidP="0047714B">
            <w:pPr>
              <w:pStyle w:val="TableText"/>
            </w:pPr>
            <w:r>
              <w:t>Custom Type</w:t>
            </w:r>
          </w:p>
        </w:tc>
      </w:tr>
      <w:tr w:rsidR="00DE25DB" w14:paraId="2F664468" w14:textId="77777777" w:rsidTr="007B7A2D">
        <w:trPr>
          <w:trHeight w:val="272"/>
          <w:jc w:val="center"/>
        </w:trPr>
        <w:tc>
          <w:tcPr>
            <w:tcW w:w="1980" w:type="dxa"/>
            <w:tcBorders>
              <w:top w:val="single" w:sz="4" w:space="0" w:color="000000"/>
              <w:left w:val="single" w:sz="4" w:space="0" w:color="000000"/>
              <w:right w:val="single" w:sz="4" w:space="0" w:color="000000"/>
            </w:tcBorders>
          </w:tcPr>
          <w:p w14:paraId="4B4737DB" w14:textId="77777777" w:rsidR="00DE25DB" w:rsidRDefault="00DE25DB" w:rsidP="0047714B">
            <w:pPr>
              <w:pStyle w:val="TableText"/>
            </w:pPr>
          </w:p>
        </w:tc>
        <w:tc>
          <w:tcPr>
            <w:tcW w:w="3260" w:type="dxa"/>
            <w:tcBorders>
              <w:top w:val="single" w:sz="4" w:space="0" w:color="000000"/>
              <w:left w:val="single" w:sz="4" w:space="0" w:color="000000"/>
              <w:right w:val="single" w:sz="4" w:space="0" w:color="000000"/>
            </w:tcBorders>
          </w:tcPr>
          <w:p w14:paraId="0636B47D" w14:textId="05BD7D5B" w:rsidR="00DE25DB" w:rsidRDefault="00DE25DB" w:rsidP="0047714B">
            <w:pPr>
              <w:pStyle w:val="TableText"/>
            </w:pPr>
            <w:r>
              <w:t>Name Personalisation Scheme</w:t>
            </w:r>
          </w:p>
        </w:tc>
        <w:tc>
          <w:tcPr>
            <w:tcW w:w="3441" w:type="dxa"/>
            <w:tcBorders>
              <w:top w:val="single" w:sz="4" w:space="0" w:color="000000"/>
              <w:left w:val="single" w:sz="4" w:space="0" w:color="000000"/>
              <w:right w:val="single" w:sz="4" w:space="0" w:color="000000"/>
            </w:tcBorders>
          </w:tcPr>
          <w:p w14:paraId="7BB6D069" w14:textId="3F0080BA" w:rsidR="00DE25DB" w:rsidRDefault="00DE25DB" w:rsidP="0047714B">
            <w:pPr>
              <w:pStyle w:val="TableText"/>
            </w:pPr>
            <w:r>
              <w:t>Name Personalisation</w:t>
            </w:r>
          </w:p>
        </w:tc>
      </w:tr>
      <w:tr w:rsidR="00DE25DB" w14:paraId="5DA7A0C7" w14:textId="77777777" w:rsidTr="007B7A2D">
        <w:trPr>
          <w:trHeight w:val="272"/>
          <w:jc w:val="center"/>
        </w:trPr>
        <w:tc>
          <w:tcPr>
            <w:tcW w:w="1980" w:type="dxa"/>
            <w:tcBorders>
              <w:top w:val="single" w:sz="4" w:space="0" w:color="000000"/>
              <w:left w:val="single" w:sz="4" w:space="0" w:color="000000"/>
              <w:right w:val="single" w:sz="4" w:space="0" w:color="000000"/>
            </w:tcBorders>
          </w:tcPr>
          <w:p w14:paraId="1F3B10E6" w14:textId="77777777" w:rsidR="00DE25DB" w:rsidRDefault="00DE25DB" w:rsidP="0047714B">
            <w:pPr>
              <w:pStyle w:val="TableText"/>
            </w:pPr>
          </w:p>
        </w:tc>
        <w:tc>
          <w:tcPr>
            <w:tcW w:w="3260" w:type="dxa"/>
            <w:tcBorders>
              <w:top w:val="single" w:sz="4" w:space="0" w:color="000000"/>
              <w:left w:val="single" w:sz="4" w:space="0" w:color="000000"/>
              <w:right w:val="single" w:sz="4" w:space="0" w:color="000000"/>
            </w:tcBorders>
          </w:tcPr>
          <w:p w14:paraId="3803F93C" w14:textId="37015C3A" w:rsidR="00DE25DB" w:rsidRDefault="00DE25DB" w:rsidP="0047714B">
            <w:pPr>
              <w:pStyle w:val="TableText"/>
            </w:pPr>
            <w:proofErr w:type="spellStart"/>
            <w:r>
              <w:t>Vtl</w:t>
            </w:r>
            <w:proofErr w:type="spellEnd"/>
            <w:r>
              <w:t xml:space="preserve"> Mapping Scheme</w:t>
            </w:r>
          </w:p>
        </w:tc>
        <w:tc>
          <w:tcPr>
            <w:tcW w:w="3441" w:type="dxa"/>
            <w:tcBorders>
              <w:top w:val="single" w:sz="4" w:space="0" w:color="000000"/>
              <w:left w:val="single" w:sz="4" w:space="0" w:color="000000"/>
              <w:right w:val="single" w:sz="4" w:space="0" w:color="000000"/>
            </w:tcBorders>
          </w:tcPr>
          <w:p w14:paraId="3525CF73" w14:textId="77777777" w:rsidR="00DE25DB" w:rsidRDefault="00DE25DB" w:rsidP="0047714B">
            <w:pPr>
              <w:pStyle w:val="TableText"/>
            </w:pPr>
            <w:proofErr w:type="spellStart"/>
            <w:r>
              <w:t>Vtl</w:t>
            </w:r>
            <w:proofErr w:type="spellEnd"/>
            <w:r>
              <w:t xml:space="preserve"> </w:t>
            </w:r>
            <w:proofErr w:type="spellStart"/>
            <w:r>
              <w:t>Codelist</w:t>
            </w:r>
            <w:proofErr w:type="spellEnd"/>
            <w:r>
              <w:t xml:space="preserve"> Mapping</w:t>
            </w:r>
          </w:p>
          <w:p w14:paraId="0B7D36AF" w14:textId="3D150B85" w:rsidR="009D1A27" w:rsidRDefault="009D1A27" w:rsidP="0047714B">
            <w:pPr>
              <w:pStyle w:val="TableText"/>
            </w:pPr>
            <w:proofErr w:type="spellStart"/>
            <w:r>
              <w:t>Vtl</w:t>
            </w:r>
            <w:proofErr w:type="spellEnd"/>
            <w:r>
              <w:t xml:space="preserve"> Concept Mapping</w:t>
            </w:r>
          </w:p>
        </w:tc>
      </w:tr>
      <w:tr w:rsidR="00DE25DB" w14:paraId="75E3ACFE" w14:textId="77777777" w:rsidTr="007B7A2D">
        <w:trPr>
          <w:trHeight w:val="272"/>
          <w:jc w:val="center"/>
        </w:trPr>
        <w:tc>
          <w:tcPr>
            <w:tcW w:w="1980" w:type="dxa"/>
            <w:tcBorders>
              <w:top w:val="single" w:sz="4" w:space="0" w:color="000000"/>
              <w:left w:val="single" w:sz="4" w:space="0" w:color="000000"/>
              <w:right w:val="single" w:sz="4" w:space="0" w:color="000000"/>
            </w:tcBorders>
          </w:tcPr>
          <w:p w14:paraId="2FC8A3B8" w14:textId="77777777" w:rsidR="00DE25DB" w:rsidRDefault="00DE25DB" w:rsidP="0047714B">
            <w:pPr>
              <w:pStyle w:val="TableText"/>
            </w:pPr>
          </w:p>
        </w:tc>
        <w:tc>
          <w:tcPr>
            <w:tcW w:w="3260" w:type="dxa"/>
            <w:tcBorders>
              <w:top w:val="single" w:sz="4" w:space="0" w:color="000000"/>
              <w:left w:val="single" w:sz="4" w:space="0" w:color="000000"/>
              <w:right w:val="single" w:sz="4" w:space="0" w:color="000000"/>
            </w:tcBorders>
          </w:tcPr>
          <w:p w14:paraId="3F3DA5EE" w14:textId="37817F65" w:rsidR="00DE25DB" w:rsidRDefault="00DE25DB" w:rsidP="0047714B">
            <w:pPr>
              <w:pStyle w:val="TableText"/>
            </w:pPr>
            <w:r>
              <w:t>Ruleset Scheme</w:t>
            </w:r>
          </w:p>
        </w:tc>
        <w:tc>
          <w:tcPr>
            <w:tcW w:w="3441" w:type="dxa"/>
            <w:tcBorders>
              <w:top w:val="single" w:sz="4" w:space="0" w:color="000000"/>
              <w:left w:val="single" w:sz="4" w:space="0" w:color="000000"/>
              <w:right w:val="single" w:sz="4" w:space="0" w:color="000000"/>
            </w:tcBorders>
          </w:tcPr>
          <w:p w14:paraId="3B137E5E" w14:textId="12A23C07" w:rsidR="00DE25DB" w:rsidRDefault="00DE25DB" w:rsidP="0047714B">
            <w:pPr>
              <w:pStyle w:val="TableText"/>
            </w:pPr>
            <w:r>
              <w:t>Ruleset</w:t>
            </w:r>
          </w:p>
        </w:tc>
      </w:tr>
      <w:tr w:rsidR="00DE25DB" w14:paraId="16A86EEB" w14:textId="77777777" w:rsidTr="007B7A2D">
        <w:trPr>
          <w:trHeight w:val="272"/>
          <w:jc w:val="center"/>
        </w:trPr>
        <w:tc>
          <w:tcPr>
            <w:tcW w:w="1980" w:type="dxa"/>
            <w:tcBorders>
              <w:top w:val="single" w:sz="4" w:space="0" w:color="000000"/>
              <w:left w:val="single" w:sz="4" w:space="0" w:color="000000"/>
              <w:right w:val="single" w:sz="4" w:space="0" w:color="000000"/>
            </w:tcBorders>
          </w:tcPr>
          <w:p w14:paraId="551BB0F1" w14:textId="77777777" w:rsidR="00DE25DB" w:rsidRDefault="00DE25DB" w:rsidP="0047714B">
            <w:pPr>
              <w:pStyle w:val="TableText"/>
            </w:pPr>
          </w:p>
        </w:tc>
        <w:tc>
          <w:tcPr>
            <w:tcW w:w="3260" w:type="dxa"/>
            <w:tcBorders>
              <w:top w:val="single" w:sz="4" w:space="0" w:color="000000"/>
              <w:left w:val="single" w:sz="4" w:space="0" w:color="000000"/>
              <w:right w:val="single" w:sz="4" w:space="0" w:color="000000"/>
            </w:tcBorders>
          </w:tcPr>
          <w:p w14:paraId="225FF8DA" w14:textId="56693D67" w:rsidR="00DE25DB" w:rsidRDefault="00DE25DB" w:rsidP="0047714B">
            <w:pPr>
              <w:pStyle w:val="TableText"/>
            </w:pPr>
            <w:r>
              <w:t>User Defined Operator Scheme</w:t>
            </w:r>
          </w:p>
        </w:tc>
        <w:tc>
          <w:tcPr>
            <w:tcW w:w="3441" w:type="dxa"/>
            <w:tcBorders>
              <w:top w:val="single" w:sz="4" w:space="0" w:color="000000"/>
              <w:left w:val="single" w:sz="4" w:space="0" w:color="000000"/>
              <w:right w:val="single" w:sz="4" w:space="0" w:color="000000"/>
            </w:tcBorders>
          </w:tcPr>
          <w:p w14:paraId="56DA7ADE" w14:textId="471B3B60" w:rsidR="00DE25DB" w:rsidRDefault="00DE25DB" w:rsidP="0047714B">
            <w:pPr>
              <w:pStyle w:val="TableText"/>
            </w:pPr>
            <w:r>
              <w:t>User Defined Operator</w:t>
            </w:r>
          </w:p>
        </w:tc>
      </w:tr>
      <w:tr w:rsidR="009502BE" w14:paraId="51BC199C" w14:textId="77777777" w:rsidTr="007B7A2D">
        <w:trPr>
          <w:trHeight w:val="263"/>
          <w:jc w:val="center"/>
        </w:trPr>
        <w:tc>
          <w:tcPr>
            <w:tcW w:w="1980" w:type="dxa"/>
            <w:tcBorders>
              <w:top w:val="single" w:sz="4" w:space="0" w:color="000000"/>
              <w:left w:val="single" w:sz="4" w:space="0" w:color="000000"/>
              <w:bottom w:val="single" w:sz="4" w:space="0" w:color="000000"/>
              <w:right w:val="single" w:sz="4" w:space="0" w:color="000000"/>
            </w:tcBorders>
          </w:tcPr>
          <w:p w14:paraId="60F3C0CD" w14:textId="4F4805A7" w:rsidR="009502BE" w:rsidRDefault="009502BE" w:rsidP="00BC04AF">
            <w:pPr>
              <w:pStyle w:val="TableText"/>
            </w:pPr>
            <w:r>
              <w:t>Enumerated List</w:t>
            </w:r>
          </w:p>
        </w:tc>
        <w:tc>
          <w:tcPr>
            <w:tcW w:w="3260" w:type="dxa"/>
            <w:tcBorders>
              <w:top w:val="single" w:sz="4" w:space="0" w:color="000000"/>
              <w:left w:val="single" w:sz="4" w:space="0" w:color="000000"/>
              <w:bottom w:val="single" w:sz="4" w:space="0" w:color="000000"/>
              <w:right w:val="single" w:sz="4" w:space="0" w:color="000000"/>
            </w:tcBorders>
          </w:tcPr>
          <w:p w14:paraId="023853BD" w14:textId="55BF1640" w:rsidR="009502BE" w:rsidRDefault="009502BE" w:rsidP="00BC04AF">
            <w:pPr>
              <w:pStyle w:val="TableText"/>
            </w:pPr>
            <w:proofErr w:type="spellStart"/>
            <w:r>
              <w:t>Value</w:t>
            </w:r>
            <w:r w:rsidR="0069186E">
              <w:t>L</w:t>
            </w:r>
            <w:r>
              <w:t>ist</w:t>
            </w:r>
            <w:proofErr w:type="spellEnd"/>
          </w:p>
        </w:tc>
        <w:tc>
          <w:tcPr>
            <w:tcW w:w="3441" w:type="dxa"/>
            <w:tcBorders>
              <w:top w:val="single" w:sz="4" w:space="0" w:color="000000"/>
              <w:left w:val="single" w:sz="4" w:space="0" w:color="000000"/>
              <w:bottom w:val="single" w:sz="4" w:space="0" w:color="000000"/>
              <w:right w:val="single" w:sz="4" w:space="0" w:color="000000"/>
            </w:tcBorders>
          </w:tcPr>
          <w:p w14:paraId="45F13647" w14:textId="77777777" w:rsidR="009502BE" w:rsidRDefault="009502BE" w:rsidP="00BC04AF">
            <w:pPr>
              <w:pStyle w:val="TableText"/>
            </w:pPr>
            <w:r>
              <w:t>Value Item</w:t>
            </w:r>
          </w:p>
        </w:tc>
      </w:tr>
      <w:tr w:rsidR="0028093A" w14:paraId="12ADD2DB" w14:textId="77777777" w:rsidTr="007B7A2D">
        <w:trPr>
          <w:trHeight w:val="1828"/>
          <w:jc w:val="center"/>
        </w:trPr>
        <w:tc>
          <w:tcPr>
            <w:tcW w:w="1980" w:type="dxa"/>
            <w:tcBorders>
              <w:top w:val="single" w:sz="4" w:space="0" w:color="000000"/>
              <w:left w:val="single" w:sz="4" w:space="0" w:color="000000"/>
              <w:right w:val="single" w:sz="4" w:space="0" w:color="000000"/>
            </w:tcBorders>
          </w:tcPr>
          <w:p w14:paraId="011C200E" w14:textId="77777777" w:rsidR="0028093A" w:rsidRDefault="0028093A" w:rsidP="00DD664C">
            <w:pPr>
              <w:pStyle w:val="TableText"/>
            </w:pPr>
            <w:r>
              <w:t xml:space="preserve">Structure </w:t>
            </w:r>
          </w:p>
        </w:tc>
        <w:tc>
          <w:tcPr>
            <w:tcW w:w="3260" w:type="dxa"/>
            <w:tcBorders>
              <w:top w:val="single" w:sz="4" w:space="0" w:color="000000"/>
              <w:left w:val="single" w:sz="4" w:space="0" w:color="000000"/>
              <w:right w:val="single" w:sz="4" w:space="0" w:color="000000"/>
            </w:tcBorders>
          </w:tcPr>
          <w:p w14:paraId="2F066200" w14:textId="77777777" w:rsidR="0028093A" w:rsidRDefault="0028093A" w:rsidP="00DD664C">
            <w:pPr>
              <w:pStyle w:val="TableText"/>
            </w:pPr>
            <w:r>
              <w:t xml:space="preserve">Data Structure Definition </w:t>
            </w:r>
          </w:p>
        </w:tc>
        <w:tc>
          <w:tcPr>
            <w:tcW w:w="3441" w:type="dxa"/>
            <w:tcBorders>
              <w:top w:val="single" w:sz="4" w:space="0" w:color="000000"/>
              <w:left w:val="single" w:sz="4" w:space="0" w:color="000000"/>
              <w:right w:val="single" w:sz="4" w:space="0" w:color="000000"/>
            </w:tcBorders>
          </w:tcPr>
          <w:p w14:paraId="5990B5F9" w14:textId="22AF1D24" w:rsidR="004327F7" w:rsidRPr="00F84D68" w:rsidRDefault="0028093A" w:rsidP="0047714B">
            <w:pPr>
              <w:pStyle w:val="TableText"/>
              <w:rPr>
                <w:lang w:val="fr-CH"/>
              </w:rPr>
            </w:pPr>
            <w:r w:rsidRPr="00F84D68">
              <w:rPr>
                <w:lang w:val="fr-CH"/>
              </w:rPr>
              <w:t xml:space="preserve">Dimension </w:t>
            </w:r>
            <w:proofErr w:type="spellStart"/>
            <w:r w:rsidRPr="009A6893">
              <w:rPr>
                <w:lang w:val="fr-CH"/>
              </w:rPr>
              <w:t>Descriptor</w:t>
            </w:r>
            <w:proofErr w:type="spellEnd"/>
          </w:p>
          <w:p w14:paraId="60638B46" w14:textId="0FE72567" w:rsidR="0028093A" w:rsidRPr="00F84D68" w:rsidRDefault="0028093A" w:rsidP="00DD664C">
            <w:pPr>
              <w:pStyle w:val="TableText"/>
              <w:rPr>
                <w:lang w:val="fr-CH"/>
              </w:rPr>
            </w:pPr>
            <w:r w:rsidRPr="00F84D68">
              <w:rPr>
                <w:lang w:val="fr-CH"/>
              </w:rPr>
              <w:t>Group</w:t>
            </w:r>
            <w:r w:rsidR="004327F7" w:rsidRPr="00F84D68">
              <w:rPr>
                <w:lang w:val="fr-CH"/>
              </w:rPr>
              <w:t xml:space="preserve"> </w:t>
            </w:r>
            <w:r w:rsidRPr="00F84D68">
              <w:rPr>
                <w:lang w:val="fr-CH"/>
              </w:rPr>
              <w:t>Dimension</w:t>
            </w:r>
            <w:r w:rsidR="004327F7" w:rsidRPr="00F84D68">
              <w:rPr>
                <w:lang w:val="fr-CH"/>
              </w:rPr>
              <w:t xml:space="preserve"> </w:t>
            </w:r>
            <w:proofErr w:type="spellStart"/>
            <w:r w:rsidRPr="009A6893">
              <w:rPr>
                <w:lang w:val="fr-CH"/>
              </w:rPr>
              <w:t>Descriptor</w:t>
            </w:r>
            <w:proofErr w:type="spellEnd"/>
          </w:p>
          <w:p w14:paraId="65E2E16E" w14:textId="319293F8" w:rsidR="0028093A" w:rsidRPr="00F84D68" w:rsidRDefault="0028093A" w:rsidP="00DD664C">
            <w:pPr>
              <w:pStyle w:val="TableText"/>
              <w:rPr>
                <w:lang w:val="fr-CH"/>
              </w:rPr>
            </w:pPr>
            <w:r w:rsidRPr="00F84D68">
              <w:rPr>
                <w:lang w:val="fr-CH"/>
              </w:rPr>
              <w:t>Dimension</w:t>
            </w:r>
          </w:p>
          <w:p w14:paraId="32965BC2" w14:textId="383C2691" w:rsidR="0028093A" w:rsidRDefault="0028093A" w:rsidP="00DD664C">
            <w:pPr>
              <w:pStyle w:val="TableText"/>
            </w:pPr>
            <w:r>
              <w:t>Time Dimension</w:t>
            </w:r>
          </w:p>
          <w:p w14:paraId="4D4B0129" w14:textId="76A05746" w:rsidR="0028093A" w:rsidRDefault="0028093A" w:rsidP="00DD664C">
            <w:pPr>
              <w:pStyle w:val="TableText"/>
            </w:pPr>
            <w:r>
              <w:t>Attribute Descriptor</w:t>
            </w:r>
          </w:p>
          <w:p w14:paraId="51785A02" w14:textId="00410707" w:rsidR="0028093A" w:rsidRDefault="0028093A" w:rsidP="00DD664C">
            <w:pPr>
              <w:pStyle w:val="TableText"/>
            </w:pPr>
            <w:r>
              <w:t>Data Attribute</w:t>
            </w:r>
          </w:p>
          <w:p w14:paraId="1121EFF2" w14:textId="59B74EEA" w:rsidR="0028093A" w:rsidRDefault="0028093A" w:rsidP="00DD664C">
            <w:pPr>
              <w:pStyle w:val="TableText"/>
            </w:pPr>
            <w:r>
              <w:t>Measure Descriptor</w:t>
            </w:r>
          </w:p>
          <w:p w14:paraId="22EA5439" w14:textId="1129B581" w:rsidR="0028093A" w:rsidRDefault="0028093A" w:rsidP="00DD664C">
            <w:pPr>
              <w:pStyle w:val="TableText"/>
            </w:pPr>
            <w:r>
              <w:t>Measure</w:t>
            </w:r>
          </w:p>
        </w:tc>
      </w:tr>
      <w:tr w:rsidR="00281D0F" w:rsidRPr="007B7A2D" w14:paraId="7E2700AF" w14:textId="77777777" w:rsidTr="007B7A2D">
        <w:trPr>
          <w:trHeight w:val="559"/>
          <w:jc w:val="center"/>
        </w:trPr>
        <w:tc>
          <w:tcPr>
            <w:tcW w:w="1980" w:type="dxa"/>
            <w:tcBorders>
              <w:top w:val="single" w:sz="4" w:space="0" w:color="000000"/>
              <w:left w:val="single" w:sz="4" w:space="0" w:color="000000"/>
              <w:bottom w:val="single" w:sz="4" w:space="0" w:color="000000"/>
              <w:right w:val="single" w:sz="4" w:space="0" w:color="000000"/>
            </w:tcBorders>
          </w:tcPr>
          <w:p w14:paraId="247181B3" w14:textId="77777777" w:rsidR="00281D0F" w:rsidRDefault="003606B2" w:rsidP="00DD664C">
            <w:pPr>
              <w:pStyle w:val="TableText"/>
            </w:pPr>
            <w:r>
              <w:t xml:space="preserve"> </w:t>
            </w:r>
          </w:p>
        </w:tc>
        <w:tc>
          <w:tcPr>
            <w:tcW w:w="3260" w:type="dxa"/>
            <w:tcBorders>
              <w:top w:val="single" w:sz="4" w:space="0" w:color="000000"/>
              <w:left w:val="single" w:sz="4" w:space="0" w:color="000000"/>
              <w:bottom w:val="single" w:sz="4" w:space="0" w:color="000000"/>
              <w:right w:val="single" w:sz="4" w:space="0" w:color="000000"/>
            </w:tcBorders>
          </w:tcPr>
          <w:p w14:paraId="318966F3" w14:textId="0824CC6A" w:rsidR="00281D0F" w:rsidRDefault="003606B2" w:rsidP="00DD664C">
            <w:pPr>
              <w:pStyle w:val="TableText"/>
            </w:pPr>
            <w:r>
              <w:t>Metadata Structure Definition</w:t>
            </w:r>
          </w:p>
        </w:tc>
        <w:tc>
          <w:tcPr>
            <w:tcW w:w="3441" w:type="dxa"/>
            <w:tcBorders>
              <w:top w:val="single" w:sz="4" w:space="0" w:color="000000"/>
              <w:left w:val="single" w:sz="4" w:space="0" w:color="000000"/>
              <w:bottom w:val="single" w:sz="4" w:space="0" w:color="000000"/>
              <w:right w:val="single" w:sz="4" w:space="0" w:color="000000"/>
            </w:tcBorders>
          </w:tcPr>
          <w:p w14:paraId="3CDC0FD2" w14:textId="52223E8F" w:rsidR="00281D0F" w:rsidRPr="009A6893" w:rsidRDefault="009502BE" w:rsidP="00DD664C">
            <w:pPr>
              <w:pStyle w:val="TableText"/>
              <w:rPr>
                <w:lang w:val="it-CH"/>
              </w:rPr>
            </w:pPr>
            <w:r w:rsidRPr="009A6893">
              <w:rPr>
                <w:lang w:val="it-CH"/>
              </w:rPr>
              <w:t>Metadata Attribute Descriptor</w:t>
            </w:r>
          </w:p>
          <w:p w14:paraId="6157BE28" w14:textId="0CD2512B" w:rsidR="00281D0F" w:rsidRPr="009A6893" w:rsidRDefault="003606B2" w:rsidP="00DD664C">
            <w:pPr>
              <w:pStyle w:val="TableText"/>
              <w:rPr>
                <w:lang w:val="it-CH"/>
              </w:rPr>
            </w:pPr>
            <w:r w:rsidRPr="009A6893">
              <w:rPr>
                <w:lang w:val="it-CH"/>
              </w:rPr>
              <w:t>Metadata Attribute</w:t>
            </w:r>
          </w:p>
        </w:tc>
      </w:tr>
      <w:tr w:rsidR="00281D0F" w14:paraId="00A96243" w14:textId="77777777" w:rsidTr="007B7A2D">
        <w:trPr>
          <w:trHeight w:val="263"/>
          <w:jc w:val="center"/>
        </w:trPr>
        <w:tc>
          <w:tcPr>
            <w:tcW w:w="1980" w:type="dxa"/>
            <w:tcBorders>
              <w:top w:val="single" w:sz="4" w:space="0" w:color="000000"/>
              <w:left w:val="single" w:sz="4" w:space="0" w:color="000000"/>
              <w:bottom w:val="single" w:sz="4" w:space="0" w:color="000000"/>
              <w:right w:val="single" w:sz="4" w:space="0" w:color="000000"/>
            </w:tcBorders>
          </w:tcPr>
          <w:p w14:paraId="395238F4" w14:textId="77777777" w:rsidR="00281D0F" w:rsidRDefault="003606B2" w:rsidP="00DD664C">
            <w:pPr>
              <w:pStyle w:val="TableText"/>
            </w:pPr>
            <w:r>
              <w:t xml:space="preserve">Structure Usage </w:t>
            </w:r>
          </w:p>
        </w:tc>
        <w:tc>
          <w:tcPr>
            <w:tcW w:w="3260" w:type="dxa"/>
            <w:tcBorders>
              <w:top w:val="single" w:sz="4" w:space="0" w:color="000000"/>
              <w:left w:val="single" w:sz="4" w:space="0" w:color="000000"/>
              <w:bottom w:val="single" w:sz="4" w:space="0" w:color="000000"/>
              <w:right w:val="single" w:sz="4" w:space="0" w:color="000000"/>
            </w:tcBorders>
          </w:tcPr>
          <w:p w14:paraId="225FBA64" w14:textId="7B809851" w:rsidR="00281D0F" w:rsidRDefault="003606B2" w:rsidP="00DD664C">
            <w:pPr>
              <w:pStyle w:val="TableText"/>
            </w:pPr>
            <w:r>
              <w:t>Dataflow</w:t>
            </w:r>
          </w:p>
        </w:tc>
        <w:tc>
          <w:tcPr>
            <w:tcW w:w="3441" w:type="dxa"/>
            <w:tcBorders>
              <w:top w:val="single" w:sz="4" w:space="0" w:color="000000"/>
              <w:left w:val="single" w:sz="4" w:space="0" w:color="000000"/>
              <w:bottom w:val="single" w:sz="4" w:space="0" w:color="000000"/>
              <w:right w:val="single" w:sz="4" w:space="0" w:color="000000"/>
            </w:tcBorders>
          </w:tcPr>
          <w:p w14:paraId="4D7E4852" w14:textId="0F604704" w:rsidR="00281D0F" w:rsidRDefault="00281D0F" w:rsidP="00DD664C">
            <w:pPr>
              <w:pStyle w:val="TableText"/>
            </w:pPr>
          </w:p>
        </w:tc>
      </w:tr>
      <w:tr w:rsidR="00281D0F" w14:paraId="78147187" w14:textId="77777777" w:rsidTr="007B7A2D">
        <w:trPr>
          <w:trHeight w:val="263"/>
          <w:jc w:val="center"/>
        </w:trPr>
        <w:tc>
          <w:tcPr>
            <w:tcW w:w="1980" w:type="dxa"/>
            <w:tcBorders>
              <w:top w:val="single" w:sz="4" w:space="0" w:color="000000"/>
              <w:left w:val="single" w:sz="4" w:space="0" w:color="000000"/>
              <w:bottom w:val="single" w:sz="4" w:space="0" w:color="000000"/>
              <w:right w:val="single" w:sz="4" w:space="0" w:color="000000"/>
            </w:tcBorders>
          </w:tcPr>
          <w:p w14:paraId="7D2B4A1A" w14:textId="77777777" w:rsidR="00281D0F" w:rsidRDefault="003606B2" w:rsidP="00DD664C">
            <w:pPr>
              <w:pStyle w:val="TableText"/>
            </w:pPr>
            <w:r>
              <w:t xml:space="preserve"> </w:t>
            </w:r>
          </w:p>
        </w:tc>
        <w:tc>
          <w:tcPr>
            <w:tcW w:w="3260" w:type="dxa"/>
            <w:tcBorders>
              <w:top w:val="single" w:sz="4" w:space="0" w:color="000000"/>
              <w:left w:val="single" w:sz="4" w:space="0" w:color="000000"/>
              <w:bottom w:val="single" w:sz="4" w:space="0" w:color="000000"/>
              <w:right w:val="single" w:sz="4" w:space="0" w:color="000000"/>
            </w:tcBorders>
          </w:tcPr>
          <w:p w14:paraId="00C6B645" w14:textId="7B9128DC" w:rsidR="00281D0F" w:rsidRDefault="003606B2" w:rsidP="00DD664C">
            <w:pPr>
              <w:pStyle w:val="TableText"/>
            </w:pPr>
            <w:proofErr w:type="spellStart"/>
            <w:r>
              <w:t>Metadataflow</w:t>
            </w:r>
            <w:proofErr w:type="spellEnd"/>
          </w:p>
        </w:tc>
        <w:tc>
          <w:tcPr>
            <w:tcW w:w="3441" w:type="dxa"/>
            <w:tcBorders>
              <w:top w:val="single" w:sz="4" w:space="0" w:color="000000"/>
              <w:left w:val="single" w:sz="4" w:space="0" w:color="000000"/>
              <w:bottom w:val="single" w:sz="4" w:space="0" w:color="000000"/>
              <w:right w:val="single" w:sz="4" w:space="0" w:color="000000"/>
            </w:tcBorders>
          </w:tcPr>
          <w:p w14:paraId="624B2698" w14:textId="0AD979E9" w:rsidR="00281D0F" w:rsidRDefault="00281D0F" w:rsidP="00DD664C">
            <w:pPr>
              <w:pStyle w:val="TableText"/>
            </w:pPr>
          </w:p>
        </w:tc>
      </w:tr>
      <w:tr w:rsidR="00281D0F" w14:paraId="0669B526" w14:textId="77777777" w:rsidTr="007B7A2D">
        <w:trPr>
          <w:trHeight w:val="263"/>
          <w:jc w:val="center"/>
        </w:trPr>
        <w:tc>
          <w:tcPr>
            <w:tcW w:w="1980" w:type="dxa"/>
            <w:tcBorders>
              <w:top w:val="single" w:sz="4" w:space="0" w:color="000000"/>
              <w:left w:val="single" w:sz="4" w:space="0" w:color="000000"/>
              <w:bottom w:val="single" w:sz="4" w:space="0" w:color="000000"/>
              <w:right w:val="single" w:sz="4" w:space="0" w:color="000000"/>
            </w:tcBorders>
          </w:tcPr>
          <w:p w14:paraId="43544B51" w14:textId="54268808" w:rsidR="00281D0F" w:rsidRDefault="003606B2" w:rsidP="00DD664C">
            <w:pPr>
              <w:pStyle w:val="TableText"/>
            </w:pPr>
            <w:r>
              <w:t>None</w:t>
            </w:r>
          </w:p>
        </w:tc>
        <w:tc>
          <w:tcPr>
            <w:tcW w:w="3260" w:type="dxa"/>
            <w:tcBorders>
              <w:top w:val="single" w:sz="4" w:space="0" w:color="000000"/>
              <w:left w:val="single" w:sz="4" w:space="0" w:color="000000"/>
              <w:bottom w:val="single" w:sz="4" w:space="0" w:color="000000"/>
              <w:right w:val="single" w:sz="4" w:space="0" w:color="000000"/>
            </w:tcBorders>
          </w:tcPr>
          <w:p w14:paraId="13DA4542" w14:textId="653D7112" w:rsidR="00281D0F" w:rsidRDefault="003606B2" w:rsidP="00DD664C">
            <w:pPr>
              <w:pStyle w:val="TableText"/>
            </w:pPr>
            <w:r>
              <w:t>Process</w:t>
            </w:r>
          </w:p>
        </w:tc>
        <w:tc>
          <w:tcPr>
            <w:tcW w:w="3441" w:type="dxa"/>
            <w:tcBorders>
              <w:top w:val="single" w:sz="4" w:space="0" w:color="000000"/>
              <w:left w:val="single" w:sz="4" w:space="0" w:color="000000"/>
              <w:bottom w:val="single" w:sz="4" w:space="0" w:color="000000"/>
              <w:right w:val="single" w:sz="4" w:space="0" w:color="000000"/>
            </w:tcBorders>
          </w:tcPr>
          <w:p w14:paraId="379FBEDB" w14:textId="0127BB66" w:rsidR="00281D0F" w:rsidRDefault="003606B2" w:rsidP="00DD664C">
            <w:pPr>
              <w:pStyle w:val="TableText"/>
            </w:pPr>
            <w:r>
              <w:t>Process Step</w:t>
            </w:r>
          </w:p>
        </w:tc>
      </w:tr>
      <w:tr w:rsidR="00281D0F" w14:paraId="07AF89CA" w14:textId="77777777" w:rsidTr="007B7A2D">
        <w:trPr>
          <w:trHeight w:val="898"/>
          <w:jc w:val="center"/>
        </w:trPr>
        <w:tc>
          <w:tcPr>
            <w:tcW w:w="1980" w:type="dxa"/>
            <w:tcBorders>
              <w:top w:val="single" w:sz="4" w:space="0" w:color="000000"/>
              <w:left w:val="single" w:sz="4" w:space="0" w:color="000000"/>
              <w:bottom w:val="single" w:sz="4" w:space="0" w:color="000000"/>
              <w:right w:val="single" w:sz="4" w:space="0" w:color="000000"/>
            </w:tcBorders>
          </w:tcPr>
          <w:p w14:paraId="20572143" w14:textId="6C4CF532" w:rsidR="00281D0F" w:rsidRDefault="003606B2" w:rsidP="00DD664C">
            <w:pPr>
              <w:pStyle w:val="TableText"/>
            </w:pPr>
            <w:r>
              <w:t>None</w:t>
            </w:r>
          </w:p>
        </w:tc>
        <w:tc>
          <w:tcPr>
            <w:tcW w:w="3260" w:type="dxa"/>
            <w:tcBorders>
              <w:top w:val="single" w:sz="4" w:space="0" w:color="000000"/>
              <w:left w:val="single" w:sz="4" w:space="0" w:color="000000"/>
              <w:bottom w:val="single" w:sz="4" w:space="0" w:color="000000"/>
              <w:right w:val="single" w:sz="4" w:space="0" w:color="000000"/>
            </w:tcBorders>
          </w:tcPr>
          <w:p w14:paraId="49A3D27E" w14:textId="5F676165" w:rsidR="00281D0F" w:rsidRDefault="003606B2" w:rsidP="00DD664C">
            <w:pPr>
              <w:pStyle w:val="TableText"/>
            </w:pPr>
            <w:r>
              <w:t xml:space="preserve">Structure </w:t>
            </w:r>
            <w:r w:rsidR="004613AD">
              <w:t>Map</w:t>
            </w:r>
          </w:p>
        </w:tc>
        <w:tc>
          <w:tcPr>
            <w:tcW w:w="3441" w:type="dxa"/>
            <w:tcBorders>
              <w:top w:val="single" w:sz="4" w:space="0" w:color="000000"/>
              <w:left w:val="single" w:sz="4" w:space="0" w:color="000000"/>
              <w:bottom w:val="single" w:sz="4" w:space="0" w:color="000000"/>
              <w:right w:val="single" w:sz="4" w:space="0" w:color="000000"/>
            </w:tcBorders>
          </w:tcPr>
          <w:p w14:paraId="0CDCD10A" w14:textId="77777777" w:rsidR="00081BA9" w:rsidRDefault="003606B2" w:rsidP="00DD664C">
            <w:pPr>
              <w:pStyle w:val="TableText"/>
            </w:pPr>
            <w:r>
              <w:t>Component Map</w:t>
            </w:r>
          </w:p>
          <w:p w14:paraId="689618CD" w14:textId="516AA759" w:rsidR="00081BA9" w:rsidRDefault="00081BA9" w:rsidP="00DD664C">
            <w:pPr>
              <w:pStyle w:val="TableText"/>
            </w:pPr>
            <w:r>
              <w:t>Epoch</w:t>
            </w:r>
            <w:r w:rsidR="009502BE">
              <w:t xml:space="preserve"> </w:t>
            </w:r>
            <w:r>
              <w:t>Map</w:t>
            </w:r>
          </w:p>
          <w:p w14:paraId="49561D51" w14:textId="3B19D004" w:rsidR="00281D0F" w:rsidRDefault="00081BA9" w:rsidP="00DD664C">
            <w:pPr>
              <w:pStyle w:val="TableText"/>
            </w:pPr>
            <w:r>
              <w:t>Date</w:t>
            </w:r>
            <w:r w:rsidR="009502BE">
              <w:t xml:space="preserve"> </w:t>
            </w:r>
            <w:r>
              <w:t>Pattern</w:t>
            </w:r>
            <w:r w:rsidR="009502BE">
              <w:t xml:space="preserve"> </w:t>
            </w:r>
            <w:r>
              <w:t>Map</w:t>
            </w:r>
          </w:p>
        </w:tc>
      </w:tr>
      <w:tr w:rsidR="0028093A" w14:paraId="1B30405F" w14:textId="77777777" w:rsidTr="007B7A2D">
        <w:trPr>
          <w:trHeight w:val="263"/>
          <w:jc w:val="center"/>
        </w:trPr>
        <w:tc>
          <w:tcPr>
            <w:tcW w:w="1980" w:type="dxa"/>
            <w:tcBorders>
              <w:top w:val="single" w:sz="4" w:space="0" w:color="000000"/>
              <w:left w:val="single" w:sz="4" w:space="0" w:color="000000"/>
              <w:bottom w:val="single" w:sz="4" w:space="0" w:color="000000"/>
              <w:right w:val="single" w:sz="4" w:space="0" w:color="000000"/>
            </w:tcBorders>
          </w:tcPr>
          <w:p w14:paraId="0DCB44CD" w14:textId="485661A3" w:rsidR="0028093A" w:rsidRDefault="0028093A" w:rsidP="00DD664C">
            <w:pPr>
              <w:pStyle w:val="TableText"/>
            </w:pPr>
            <w:r>
              <w:t>None</w:t>
            </w:r>
          </w:p>
        </w:tc>
        <w:tc>
          <w:tcPr>
            <w:tcW w:w="3260" w:type="dxa"/>
            <w:tcBorders>
              <w:top w:val="single" w:sz="4" w:space="0" w:color="000000"/>
              <w:left w:val="single" w:sz="4" w:space="0" w:color="000000"/>
              <w:bottom w:val="single" w:sz="4" w:space="0" w:color="000000"/>
              <w:right w:val="single" w:sz="4" w:space="0" w:color="000000"/>
            </w:tcBorders>
          </w:tcPr>
          <w:p w14:paraId="4A1B1CBA" w14:textId="3D8EAC1C" w:rsidR="0028093A" w:rsidRDefault="0028093A" w:rsidP="00DD664C">
            <w:pPr>
              <w:pStyle w:val="TableText"/>
            </w:pPr>
            <w:r>
              <w:t>Representation Map</w:t>
            </w:r>
          </w:p>
        </w:tc>
        <w:tc>
          <w:tcPr>
            <w:tcW w:w="3441" w:type="dxa"/>
            <w:tcBorders>
              <w:top w:val="single" w:sz="4" w:space="0" w:color="000000"/>
              <w:left w:val="single" w:sz="4" w:space="0" w:color="000000"/>
              <w:bottom w:val="single" w:sz="4" w:space="0" w:color="000000"/>
              <w:right w:val="single" w:sz="4" w:space="0" w:color="000000"/>
            </w:tcBorders>
          </w:tcPr>
          <w:p w14:paraId="0D29E483" w14:textId="0B4E224F" w:rsidR="0028093A" w:rsidRDefault="00081BA9" w:rsidP="00DD664C">
            <w:pPr>
              <w:pStyle w:val="TableText"/>
            </w:pPr>
            <w:r>
              <w:t>Representation Mapping</w:t>
            </w:r>
          </w:p>
        </w:tc>
      </w:tr>
      <w:tr w:rsidR="0028093A" w14:paraId="25C048B8" w14:textId="77777777" w:rsidTr="007B7A2D">
        <w:trPr>
          <w:trHeight w:val="263"/>
          <w:jc w:val="center"/>
        </w:trPr>
        <w:tc>
          <w:tcPr>
            <w:tcW w:w="1980" w:type="dxa"/>
            <w:tcBorders>
              <w:top w:val="single" w:sz="4" w:space="0" w:color="000000"/>
              <w:left w:val="single" w:sz="4" w:space="0" w:color="000000"/>
              <w:bottom w:val="single" w:sz="4" w:space="0" w:color="000000"/>
              <w:right w:val="single" w:sz="4" w:space="0" w:color="000000"/>
            </w:tcBorders>
          </w:tcPr>
          <w:p w14:paraId="2EF68166" w14:textId="3D96B851" w:rsidR="0028093A" w:rsidRDefault="00081BA9" w:rsidP="00DD664C">
            <w:pPr>
              <w:pStyle w:val="TableText"/>
            </w:pPr>
            <w:r>
              <w:t>Item</w:t>
            </w:r>
            <w:r w:rsidR="009502BE">
              <w:t xml:space="preserve"> </w:t>
            </w:r>
            <w:r>
              <w:t>Scheme</w:t>
            </w:r>
            <w:r w:rsidR="009502BE">
              <w:t xml:space="preserve"> </w:t>
            </w:r>
            <w:r>
              <w:t>Map</w:t>
            </w:r>
          </w:p>
        </w:tc>
        <w:tc>
          <w:tcPr>
            <w:tcW w:w="3260" w:type="dxa"/>
            <w:tcBorders>
              <w:top w:val="single" w:sz="4" w:space="0" w:color="000000"/>
              <w:left w:val="single" w:sz="4" w:space="0" w:color="000000"/>
              <w:bottom w:val="single" w:sz="4" w:space="0" w:color="000000"/>
              <w:right w:val="single" w:sz="4" w:space="0" w:color="000000"/>
            </w:tcBorders>
          </w:tcPr>
          <w:p w14:paraId="41CEF388" w14:textId="45942BE7" w:rsidR="0028093A" w:rsidRDefault="00081BA9" w:rsidP="00DD664C">
            <w:pPr>
              <w:pStyle w:val="TableText"/>
            </w:pPr>
            <w:r>
              <w:t>Organisation Scheme Map</w:t>
            </w:r>
          </w:p>
        </w:tc>
        <w:tc>
          <w:tcPr>
            <w:tcW w:w="3441" w:type="dxa"/>
            <w:tcBorders>
              <w:top w:val="single" w:sz="4" w:space="0" w:color="000000"/>
              <w:left w:val="single" w:sz="4" w:space="0" w:color="000000"/>
              <w:bottom w:val="single" w:sz="4" w:space="0" w:color="000000"/>
              <w:right w:val="single" w:sz="4" w:space="0" w:color="000000"/>
            </w:tcBorders>
          </w:tcPr>
          <w:p w14:paraId="3B617B34" w14:textId="597D8F06" w:rsidR="0028093A" w:rsidRDefault="00694E0B" w:rsidP="00DD664C">
            <w:pPr>
              <w:pStyle w:val="TableText"/>
            </w:pPr>
            <w:r>
              <w:t>Item</w:t>
            </w:r>
            <w:r w:rsidR="009502BE">
              <w:t xml:space="preserve"> </w:t>
            </w:r>
            <w:r>
              <w:t>Map</w:t>
            </w:r>
          </w:p>
        </w:tc>
      </w:tr>
      <w:tr w:rsidR="00081BA9" w14:paraId="55D72709" w14:textId="77777777" w:rsidTr="007B7A2D">
        <w:trPr>
          <w:trHeight w:val="263"/>
          <w:jc w:val="center"/>
        </w:trPr>
        <w:tc>
          <w:tcPr>
            <w:tcW w:w="1980" w:type="dxa"/>
            <w:tcBorders>
              <w:top w:val="single" w:sz="4" w:space="0" w:color="000000"/>
              <w:left w:val="single" w:sz="4" w:space="0" w:color="000000"/>
              <w:bottom w:val="single" w:sz="4" w:space="0" w:color="000000"/>
              <w:right w:val="single" w:sz="4" w:space="0" w:color="000000"/>
            </w:tcBorders>
          </w:tcPr>
          <w:p w14:paraId="6F6237C5" w14:textId="28924883" w:rsidR="00081BA9" w:rsidRDefault="00081BA9" w:rsidP="00DD664C">
            <w:pPr>
              <w:pStyle w:val="TableText"/>
            </w:pPr>
          </w:p>
        </w:tc>
        <w:tc>
          <w:tcPr>
            <w:tcW w:w="3260" w:type="dxa"/>
            <w:tcBorders>
              <w:top w:val="single" w:sz="4" w:space="0" w:color="000000"/>
              <w:left w:val="single" w:sz="4" w:space="0" w:color="000000"/>
              <w:bottom w:val="single" w:sz="4" w:space="0" w:color="000000"/>
              <w:right w:val="single" w:sz="4" w:space="0" w:color="000000"/>
            </w:tcBorders>
          </w:tcPr>
          <w:p w14:paraId="26026BCA" w14:textId="3FC241E0" w:rsidR="00081BA9" w:rsidRDefault="00081BA9" w:rsidP="00DD664C">
            <w:pPr>
              <w:pStyle w:val="TableText"/>
            </w:pPr>
            <w:r>
              <w:t>Concept Scheme Map</w:t>
            </w:r>
          </w:p>
        </w:tc>
        <w:tc>
          <w:tcPr>
            <w:tcW w:w="3441" w:type="dxa"/>
            <w:tcBorders>
              <w:top w:val="single" w:sz="4" w:space="0" w:color="000000"/>
              <w:left w:val="single" w:sz="4" w:space="0" w:color="000000"/>
              <w:bottom w:val="single" w:sz="4" w:space="0" w:color="000000"/>
              <w:right w:val="single" w:sz="4" w:space="0" w:color="000000"/>
            </w:tcBorders>
          </w:tcPr>
          <w:p w14:paraId="45EDFB86" w14:textId="6EE53959" w:rsidR="00081BA9" w:rsidRDefault="00694E0B" w:rsidP="00DD664C">
            <w:pPr>
              <w:pStyle w:val="TableText"/>
            </w:pPr>
            <w:r>
              <w:t>Item</w:t>
            </w:r>
            <w:r w:rsidR="009502BE">
              <w:t xml:space="preserve"> </w:t>
            </w:r>
            <w:r>
              <w:t>Map</w:t>
            </w:r>
          </w:p>
        </w:tc>
      </w:tr>
      <w:tr w:rsidR="00081BA9" w14:paraId="7918A859" w14:textId="77777777" w:rsidTr="007B7A2D">
        <w:trPr>
          <w:trHeight w:val="263"/>
          <w:jc w:val="center"/>
        </w:trPr>
        <w:tc>
          <w:tcPr>
            <w:tcW w:w="1980" w:type="dxa"/>
            <w:tcBorders>
              <w:top w:val="single" w:sz="4" w:space="0" w:color="000000"/>
              <w:left w:val="single" w:sz="4" w:space="0" w:color="000000"/>
              <w:bottom w:val="single" w:sz="4" w:space="0" w:color="000000"/>
              <w:right w:val="single" w:sz="4" w:space="0" w:color="000000"/>
            </w:tcBorders>
          </w:tcPr>
          <w:p w14:paraId="592C645E" w14:textId="0EF493D9" w:rsidR="00081BA9" w:rsidRDefault="00081BA9" w:rsidP="00DD664C">
            <w:pPr>
              <w:pStyle w:val="TableText"/>
            </w:pPr>
          </w:p>
        </w:tc>
        <w:tc>
          <w:tcPr>
            <w:tcW w:w="3260" w:type="dxa"/>
            <w:tcBorders>
              <w:top w:val="single" w:sz="4" w:space="0" w:color="000000"/>
              <w:left w:val="single" w:sz="4" w:space="0" w:color="000000"/>
              <w:bottom w:val="single" w:sz="4" w:space="0" w:color="000000"/>
              <w:right w:val="single" w:sz="4" w:space="0" w:color="000000"/>
            </w:tcBorders>
          </w:tcPr>
          <w:p w14:paraId="17134FC1" w14:textId="250CA328" w:rsidR="00081BA9" w:rsidRDefault="00081BA9" w:rsidP="00DD664C">
            <w:pPr>
              <w:pStyle w:val="TableText"/>
            </w:pPr>
            <w:r>
              <w:t>Category Scheme Map</w:t>
            </w:r>
          </w:p>
        </w:tc>
        <w:tc>
          <w:tcPr>
            <w:tcW w:w="3441" w:type="dxa"/>
            <w:tcBorders>
              <w:top w:val="single" w:sz="4" w:space="0" w:color="000000"/>
              <w:left w:val="single" w:sz="4" w:space="0" w:color="000000"/>
              <w:bottom w:val="single" w:sz="4" w:space="0" w:color="000000"/>
              <w:right w:val="single" w:sz="4" w:space="0" w:color="000000"/>
            </w:tcBorders>
          </w:tcPr>
          <w:p w14:paraId="5AE75E47" w14:textId="2662EB33" w:rsidR="00081BA9" w:rsidRDefault="00694E0B" w:rsidP="00DD664C">
            <w:pPr>
              <w:pStyle w:val="TableText"/>
            </w:pPr>
            <w:r>
              <w:t>Item</w:t>
            </w:r>
            <w:r w:rsidR="009502BE">
              <w:t xml:space="preserve"> </w:t>
            </w:r>
            <w:r>
              <w:t>Map</w:t>
            </w:r>
          </w:p>
        </w:tc>
      </w:tr>
      <w:tr w:rsidR="00081BA9" w14:paraId="1F61ABFA" w14:textId="77777777" w:rsidTr="007B7A2D">
        <w:trPr>
          <w:trHeight w:val="263"/>
          <w:jc w:val="center"/>
        </w:trPr>
        <w:tc>
          <w:tcPr>
            <w:tcW w:w="1980" w:type="dxa"/>
            <w:tcBorders>
              <w:top w:val="single" w:sz="4" w:space="0" w:color="000000"/>
              <w:left w:val="single" w:sz="4" w:space="0" w:color="000000"/>
              <w:bottom w:val="single" w:sz="4" w:space="0" w:color="000000"/>
              <w:right w:val="single" w:sz="4" w:space="0" w:color="000000"/>
            </w:tcBorders>
          </w:tcPr>
          <w:p w14:paraId="40FC422E" w14:textId="77777777" w:rsidR="00081BA9" w:rsidRDefault="00081BA9" w:rsidP="00DD664C">
            <w:pPr>
              <w:pStyle w:val="TableText"/>
            </w:pPr>
          </w:p>
        </w:tc>
        <w:tc>
          <w:tcPr>
            <w:tcW w:w="3260" w:type="dxa"/>
            <w:tcBorders>
              <w:top w:val="single" w:sz="4" w:space="0" w:color="000000"/>
              <w:left w:val="single" w:sz="4" w:space="0" w:color="000000"/>
              <w:bottom w:val="single" w:sz="4" w:space="0" w:color="000000"/>
              <w:right w:val="single" w:sz="4" w:space="0" w:color="000000"/>
            </w:tcBorders>
          </w:tcPr>
          <w:p w14:paraId="2883BFD2" w14:textId="69897C69" w:rsidR="00081BA9" w:rsidRDefault="00081BA9" w:rsidP="00DD664C">
            <w:pPr>
              <w:pStyle w:val="TableText"/>
            </w:pPr>
            <w:r>
              <w:t>Reporting Taxonomy Map</w:t>
            </w:r>
          </w:p>
        </w:tc>
        <w:tc>
          <w:tcPr>
            <w:tcW w:w="3441" w:type="dxa"/>
            <w:tcBorders>
              <w:top w:val="single" w:sz="4" w:space="0" w:color="000000"/>
              <w:left w:val="single" w:sz="4" w:space="0" w:color="000000"/>
              <w:bottom w:val="single" w:sz="4" w:space="0" w:color="000000"/>
              <w:right w:val="single" w:sz="4" w:space="0" w:color="000000"/>
            </w:tcBorders>
          </w:tcPr>
          <w:p w14:paraId="61629E59" w14:textId="2776B654" w:rsidR="00081BA9" w:rsidRDefault="00694E0B" w:rsidP="00DD664C">
            <w:pPr>
              <w:pStyle w:val="TableText"/>
            </w:pPr>
            <w:r>
              <w:t>Item</w:t>
            </w:r>
            <w:r w:rsidR="009502BE">
              <w:t xml:space="preserve"> </w:t>
            </w:r>
            <w:r>
              <w:t>Map</w:t>
            </w:r>
          </w:p>
        </w:tc>
      </w:tr>
      <w:tr w:rsidR="00281D0F" w14:paraId="07ADD28F" w14:textId="77777777" w:rsidTr="007B7A2D">
        <w:trPr>
          <w:trHeight w:val="263"/>
          <w:jc w:val="center"/>
        </w:trPr>
        <w:tc>
          <w:tcPr>
            <w:tcW w:w="1980" w:type="dxa"/>
            <w:tcBorders>
              <w:top w:val="single" w:sz="4" w:space="0" w:color="000000"/>
              <w:left w:val="single" w:sz="4" w:space="0" w:color="000000"/>
              <w:bottom w:val="single" w:sz="4" w:space="0" w:color="000000"/>
              <w:right w:val="single" w:sz="4" w:space="0" w:color="000000"/>
            </w:tcBorders>
          </w:tcPr>
          <w:p w14:paraId="7445CA4B" w14:textId="77777777" w:rsidR="00281D0F" w:rsidRDefault="003606B2" w:rsidP="00DD664C">
            <w:pPr>
              <w:pStyle w:val="TableText"/>
            </w:pPr>
            <w:r>
              <w:t xml:space="preserve">None </w:t>
            </w:r>
          </w:p>
        </w:tc>
        <w:tc>
          <w:tcPr>
            <w:tcW w:w="3260" w:type="dxa"/>
            <w:tcBorders>
              <w:top w:val="single" w:sz="4" w:space="0" w:color="000000"/>
              <w:left w:val="single" w:sz="4" w:space="0" w:color="000000"/>
              <w:bottom w:val="single" w:sz="4" w:space="0" w:color="000000"/>
              <w:right w:val="single" w:sz="4" w:space="0" w:color="000000"/>
            </w:tcBorders>
          </w:tcPr>
          <w:p w14:paraId="346E9D20" w14:textId="36B62845" w:rsidR="00281D0F" w:rsidRDefault="003606B2" w:rsidP="00DD664C">
            <w:pPr>
              <w:pStyle w:val="TableText"/>
            </w:pPr>
            <w:r>
              <w:t>Provision Agreement</w:t>
            </w:r>
          </w:p>
        </w:tc>
        <w:tc>
          <w:tcPr>
            <w:tcW w:w="3441" w:type="dxa"/>
            <w:tcBorders>
              <w:top w:val="single" w:sz="4" w:space="0" w:color="000000"/>
              <w:left w:val="single" w:sz="4" w:space="0" w:color="000000"/>
              <w:bottom w:val="single" w:sz="4" w:space="0" w:color="000000"/>
              <w:right w:val="single" w:sz="4" w:space="0" w:color="000000"/>
            </w:tcBorders>
          </w:tcPr>
          <w:p w14:paraId="128EB476" w14:textId="0533C2A6" w:rsidR="00281D0F" w:rsidRDefault="00281D0F" w:rsidP="00DD664C">
            <w:pPr>
              <w:pStyle w:val="TableText"/>
            </w:pPr>
          </w:p>
        </w:tc>
      </w:tr>
      <w:tr w:rsidR="004327F7" w14:paraId="307833C9" w14:textId="77777777" w:rsidTr="007B7A2D">
        <w:trPr>
          <w:trHeight w:val="66"/>
          <w:jc w:val="center"/>
        </w:trPr>
        <w:tc>
          <w:tcPr>
            <w:tcW w:w="1980" w:type="dxa"/>
            <w:tcBorders>
              <w:top w:val="single" w:sz="4" w:space="0" w:color="000000"/>
              <w:left w:val="single" w:sz="4" w:space="0" w:color="000000"/>
              <w:bottom w:val="single" w:sz="4" w:space="0" w:color="000000"/>
              <w:right w:val="single" w:sz="4" w:space="0" w:color="000000"/>
            </w:tcBorders>
          </w:tcPr>
          <w:p w14:paraId="5BD1B50D" w14:textId="0B09D439" w:rsidR="004327F7" w:rsidRDefault="004327F7" w:rsidP="0047714B">
            <w:pPr>
              <w:pStyle w:val="TableText"/>
            </w:pPr>
            <w:r>
              <w:t>None</w:t>
            </w:r>
          </w:p>
        </w:tc>
        <w:tc>
          <w:tcPr>
            <w:tcW w:w="3260" w:type="dxa"/>
            <w:tcBorders>
              <w:top w:val="single" w:sz="4" w:space="0" w:color="000000"/>
              <w:left w:val="single" w:sz="4" w:space="0" w:color="000000"/>
              <w:bottom w:val="single" w:sz="4" w:space="0" w:color="000000"/>
              <w:right w:val="single" w:sz="4" w:space="0" w:color="000000"/>
            </w:tcBorders>
          </w:tcPr>
          <w:p w14:paraId="171B9535" w14:textId="7D1D4590" w:rsidR="004327F7" w:rsidRDefault="004327F7" w:rsidP="0047714B">
            <w:pPr>
              <w:pStyle w:val="TableText"/>
            </w:pPr>
            <w:r>
              <w:t>Metadata Provision Agreement</w:t>
            </w:r>
          </w:p>
        </w:tc>
        <w:tc>
          <w:tcPr>
            <w:tcW w:w="3441" w:type="dxa"/>
            <w:tcBorders>
              <w:top w:val="single" w:sz="4" w:space="0" w:color="000000"/>
              <w:left w:val="single" w:sz="4" w:space="0" w:color="000000"/>
              <w:bottom w:val="single" w:sz="4" w:space="0" w:color="000000"/>
              <w:right w:val="single" w:sz="4" w:space="0" w:color="000000"/>
            </w:tcBorders>
          </w:tcPr>
          <w:p w14:paraId="1837D1CC" w14:textId="77777777" w:rsidR="004327F7" w:rsidRDefault="004327F7" w:rsidP="0047714B">
            <w:pPr>
              <w:pStyle w:val="TableText"/>
            </w:pPr>
          </w:p>
        </w:tc>
      </w:tr>
      <w:tr w:rsidR="00281D0F" w14:paraId="57D1CE5F" w14:textId="77777777" w:rsidTr="007B7A2D">
        <w:trPr>
          <w:trHeight w:val="128"/>
          <w:jc w:val="center"/>
        </w:trPr>
        <w:tc>
          <w:tcPr>
            <w:tcW w:w="1980" w:type="dxa"/>
            <w:tcBorders>
              <w:top w:val="single" w:sz="4" w:space="0" w:color="000000"/>
              <w:left w:val="single" w:sz="4" w:space="0" w:color="000000"/>
              <w:bottom w:val="single" w:sz="4" w:space="0" w:color="000000"/>
              <w:right w:val="single" w:sz="4" w:space="0" w:color="000000"/>
            </w:tcBorders>
          </w:tcPr>
          <w:p w14:paraId="32737A90" w14:textId="77777777" w:rsidR="00281D0F" w:rsidRDefault="003606B2" w:rsidP="00DD664C">
            <w:pPr>
              <w:pStyle w:val="TableText"/>
            </w:pPr>
            <w:r>
              <w:t xml:space="preserve">None </w:t>
            </w:r>
          </w:p>
        </w:tc>
        <w:tc>
          <w:tcPr>
            <w:tcW w:w="3260" w:type="dxa"/>
            <w:tcBorders>
              <w:top w:val="single" w:sz="4" w:space="0" w:color="000000"/>
              <w:left w:val="single" w:sz="4" w:space="0" w:color="000000"/>
              <w:bottom w:val="single" w:sz="4" w:space="0" w:color="000000"/>
              <w:right w:val="single" w:sz="4" w:space="0" w:color="000000"/>
            </w:tcBorders>
          </w:tcPr>
          <w:p w14:paraId="1331AC26" w14:textId="2DBF1D24" w:rsidR="00281D0F" w:rsidRDefault="003606B2" w:rsidP="00DD664C">
            <w:pPr>
              <w:pStyle w:val="TableText"/>
            </w:pPr>
            <w:r>
              <w:t>Hierarch</w:t>
            </w:r>
            <w:r w:rsidR="004327F7">
              <w:t>y</w:t>
            </w:r>
          </w:p>
        </w:tc>
        <w:tc>
          <w:tcPr>
            <w:tcW w:w="3441" w:type="dxa"/>
            <w:tcBorders>
              <w:top w:val="single" w:sz="4" w:space="0" w:color="000000"/>
              <w:left w:val="single" w:sz="4" w:space="0" w:color="000000"/>
              <w:bottom w:val="single" w:sz="4" w:space="0" w:color="000000"/>
              <w:right w:val="single" w:sz="4" w:space="0" w:color="000000"/>
            </w:tcBorders>
          </w:tcPr>
          <w:p w14:paraId="3F69C5B0" w14:textId="4C9DD27E" w:rsidR="00281D0F" w:rsidRDefault="003606B2" w:rsidP="00DD664C">
            <w:pPr>
              <w:pStyle w:val="TableText"/>
            </w:pPr>
            <w:r>
              <w:t>Hierarchical Code</w:t>
            </w:r>
          </w:p>
        </w:tc>
      </w:tr>
      <w:tr w:rsidR="004327F7" w14:paraId="1B91A79D" w14:textId="77777777" w:rsidTr="007B7A2D">
        <w:trPr>
          <w:trHeight w:val="303"/>
          <w:jc w:val="center"/>
        </w:trPr>
        <w:tc>
          <w:tcPr>
            <w:tcW w:w="1980" w:type="dxa"/>
            <w:tcBorders>
              <w:top w:val="single" w:sz="4" w:space="0" w:color="000000"/>
              <w:left w:val="single" w:sz="4" w:space="0" w:color="000000"/>
              <w:bottom w:val="single" w:sz="4" w:space="0" w:color="000000"/>
              <w:right w:val="single" w:sz="4" w:space="0" w:color="000000"/>
            </w:tcBorders>
          </w:tcPr>
          <w:p w14:paraId="1A458FE5" w14:textId="68AAE63D" w:rsidR="004327F7" w:rsidRDefault="004327F7" w:rsidP="0047714B">
            <w:pPr>
              <w:pStyle w:val="TableText"/>
            </w:pPr>
            <w:r>
              <w:t>None</w:t>
            </w:r>
          </w:p>
        </w:tc>
        <w:tc>
          <w:tcPr>
            <w:tcW w:w="3260" w:type="dxa"/>
            <w:tcBorders>
              <w:top w:val="single" w:sz="4" w:space="0" w:color="000000"/>
              <w:left w:val="single" w:sz="4" w:space="0" w:color="000000"/>
              <w:bottom w:val="single" w:sz="4" w:space="0" w:color="000000"/>
              <w:right w:val="single" w:sz="4" w:space="0" w:color="000000"/>
            </w:tcBorders>
          </w:tcPr>
          <w:p w14:paraId="79AE0EBE" w14:textId="25C1CCE1" w:rsidR="004327F7" w:rsidRDefault="004327F7" w:rsidP="0047714B">
            <w:pPr>
              <w:pStyle w:val="TableText"/>
            </w:pPr>
            <w:r>
              <w:t>Hierarchy Association</w:t>
            </w:r>
          </w:p>
        </w:tc>
        <w:tc>
          <w:tcPr>
            <w:tcW w:w="3441" w:type="dxa"/>
            <w:tcBorders>
              <w:top w:val="single" w:sz="4" w:space="0" w:color="000000"/>
              <w:left w:val="single" w:sz="4" w:space="0" w:color="000000"/>
              <w:bottom w:val="single" w:sz="4" w:space="0" w:color="000000"/>
              <w:right w:val="single" w:sz="4" w:space="0" w:color="000000"/>
            </w:tcBorders>
          </w:tcPr>
          <w:p w14:paraId="257884F6" w14:textId="77777777" w:rsidR="004327F7" w:rsidRDefault="004327F7" w:rsidP="0047714B">
            <w:pPr>
              <w:pStyle w:val="TableText"/>
            </w:pPr>
          </w:p>
        </w:tc>
      </w:tr>
      <w:tr w:rsidR="004327F7" w14:paraId="2246FFD1" w14:textId="77777777" w:rsidTr="007B7A2D">
        <w:trPr>
          <w:trHeight w:val="303"/>
          <w:jc w:val="center"/>
        </w:trPr>
        <w:tc>
          <w:tcPr>
            <w:tcW w:w="1980" w:type="dxa"/>
            <w:tcBorders>
              <w:top w:val="single" w:sz="4" w:space="0" w:color="000000"/>
              <w:left w:val="single" w:sz="4" w:space="0" w:color="000000"/>
              <w:bottom w:val="single" w:sz="4" w:space="0" w:color="000000"/>
              <w:right w:val="single" w:sz="4" w:space="0" w:color="000000"/>
            </w:tcBorders>
          </w:tcPr>
          <w:p w14:paraId="75B3899B" w14:textId="765ECE02" w:rsidR="004327F7" w:rsidRDefault="004327F7" w:rsidP="0047714B">
            <w:pPr>
              <w:pStyle w:val="TableText"/>
            </w:pPr>
            <w:r>
              <w:t>None</w:t>
            </w:r>
          </w:p>
        </w:tc>
        <w:tc>
          <w:tcPr>
            <w:tcW w:w="3260" w:type="dxa"/>
            <w:tcBorders>
              <w:top w:val="single" w:sz="4" w:space="0" w:color="000000"/>
              <w:left w:val="single" w:sz="4" w:space="0" w:color="000000"/>
              <w:bottom w:val="single" w:sz="4" w:space="0" w:color="000000"/>
              <w:right w:val="single" w:sz="4" w:space="0" w:color="000000"/>
            </w:tcBorders>
          </w:tcPr>
          <w:p w14:paraId="03B2E3DE" w14:textId="6A6121B2" w:rsidR="004327F7" w:rsidRDefault="004327F7" w:rsidP="0047714B">
            <w:pPr>
              <w:pStyle w:val="TableText"/>
            </w:pPr>
            <w:r>
              <w:t>Categorisation</w:t>
            </w:r>
          </w:p>
        </w:tc>
        <w:tc>
          <w:tcPr>
            <w:tcW w:w="3441" w:type="dxa"/>
            <w:tcBorders>
              <w:top w:val="single" w:sz="4" w:space="0" w:color="000000"/>
              <w:left w:val="single" w:sz="4" w:space="0" w:color="000000"/>
              <w:bottom w:val="single" w:sz="4" w:space="0" w:color="000000"/>
              <w:right w:val="single" w:sz="4" w:space="0" w:color="000000"/>
            </w:tcBorders>
          </w:tcPr>
          <w:p w14:paraId="00DC6623" w14:textId="77777777" w:rsidR="004327F7" w:rsidRDefault="004327F7" w:rsidP="0047714B">
            <w:pPr>
              <w:pStyle w:val="TableText"/>
            </w:pPr>
          </w:p>
        </w:tc>
      </w:tr>
      <w:tr w:rsidR="002F3CB4" w14:paraId="58158E2F" w14:textId="77777777" w:rsidTr="007B7A2D">
        <w:trPr>
          <w:trHeight w:val="303"/>
          <w:jc w:val="center"/>
          <w:ins w:id="473" w:author="Matthew Nelson" w:date="2024-09-16T14:58:00Z"/>
        </w:trPr>
        <w:tc>
          <w:tcPr>
            <w:tcW w:w="1980" w:type="dxa"/>
            <w:tcBorders>
              <w:top w:val="single" w:sz="4" w:space="0" w:color="000000"/>
              <w:left w:val="single" w:sz="4" w:space="0" w:color="000000"/>
              <w:bottom w:val="single" w:sz="4" w:space="0" w:color="000000"/>
              <w:right w:val="single" w:sz="4" w:space="0" w:color="000000"/>
            </w:tcBorders>
          </w:tcPr>
          <w:p w14:paraId="122E7EF5" w14:textId="2C8CBF12" w:rsidR="002F3CB4" w:rsidRDefault="002F3CB4" w:rsidP="0047714B">
            <w:pPr>
              <w:pStyle w:val="TableText"/>
              <w:rPr>
                <w:ins w:id="474" w:author="Matthew Nelson" w:date="2024-09-16T14:58:00Z"/>
              </w:rPr>
            </w:pPr>
            <w:ins w:id="475" w:author="Matthew Nelson" w:date="2024-09-16T14:58:00Z">
              <w:r>
                <w:t>None</w:t>
              </w:r>
            </w:ins>
          </w:p>
        </w:tc>
        <w:tc>
          <w:tcPr>
            <w:tcW w:w="3260" w:type="dxa"/>
            <w:tcBorders>
              <w:top w:val="single" w:sz="4" w:space="0" w:color="000000"/>
              <w:left w:val="single" w:sz="4" w:space="0" w:color="000000"/>
              <w:bottom w:val="single" w:sz="4" w:space="0" w:color="000000"/>
              <w:right w:val="single" w:sz="4" w:space="0" w:color="000000"/>
            </w:tcBorders>
          </w:tcPr>
          <w:p w14:paraId="1CC93368" w14:textId="2C5CAA21" w:rsidR="002F3CB4" w:rsidRDefault="002F3CB4" w:rsidP="0047714B">
            <w:pPr>
              <w:pStyle w:val="TableText"/>
              <w:rPr>
                <w:ins w:id="476" w:author="Matthew Nelson" w:date="2024-09-16T14:58:00Z"/>
              </w:rPr>
            </w:pPr>
            <w:ins w:id="477" w:author="Matthew Nelson" w:date="2024-09-16T14:58:00Z">
              <w:r>
                <w:t>Data Constraint</w:t>
              </w:r>
            </w:ins>
          </w:p>
        </w:tc>
        <w:tc>
          <w:tcPr>
            <w:tcW w:w="3441" w:type="dxa"/>
            <w:tcBorders>
              <w:top w:val="single" w:sz="4" w:space="0" w:color="000000"/>
              <w:left w:val="single" w:sz="4" w:space="0" w:color="000000"/>
              <w:bottom w:val="single" w:sz="4" w:space="0" w:color="000000"/>
              <w:right w:val="single" w:sz="4" w:space="0" w:color="000000"/>
            </w:tcBorders>
          </w:tcPr>
          <w:p w14:paraId="4C6203D5" w14:textId="5186BD94" w:rsidR="002F3CB4" w:rsidRDefault="0014577F" w:rsidP="0047714B">
            <w:pPr>
              <w:pStyle w:val="TableText"/>
              <w:rPr>
                <w:ins w:id="478" w:author="Matthew Nelson" w:date="2024-09-20T11:49:00Z"/>
              </w:rPr>
            </w:pPr>
            <w:proofErr w:type="spellStart"/>
            <w:ins w:id="479" w:author="Matthew Nelson" w:date="2024-09-20T11:49:00Z">
              <w:r>
                <w:t>DataKeySet</w:t>
              </w:r>
              <w:proofErr w:type="spellEnd"/>
            </w:ins>
          </w:p>
          <w:p w14:paraId="6DC5CB4F" w14:textId="4E731CEE" w:rsidR="0014577F" w:rsidRDefault="0014577F" w:rsidP="0047714B">
            <w:pPr>
              <w:pStyle w:val="TableText"/>
              <w:rPr>
                <w:ins w:id="480" w:author="Matthew Nelson" w:date="2024-09-16T14:58:00Z"/>
              </w:rPr>
            </w:pPr>
            <w:proofErr w:type="spellStart"/>
            <w:ins w:id="481" w:author="Matthew Nelson" w:date="2024-09-20T11:49:00Z">
              <w:r>
                <w:lastRenderedPageBreak/>
                <w:t>CubeRegion</w:t>
              </w:r>
            </w:ins>
            <w:proofErr w:type="spellEnd"/>
          </w:p>
        </w:tc>
      </w:tr>
      <w:tr w:rsidR="002F3CB4" w14:paraId="5A9B8C0F" w14:textId="77777777" w:rsidTr="007B7A2D">
        <w:trPr>
          <w:trHeight w:val="303"/>
          <w:jc w:val="center"/>
          <w:ins w:id="482" w:author="Matthew Nelson" w:date="2024-09-16T14:58:00Z"/>
        </w:trPr>
        <w:tc>
          <w:tcPr>
            <w:tcW w:w="1980" w:type="dxa"/>
            <w:tcBorders>
              <w:top w:val="single" w:sz="4" w:space="0" w:color="000000"/>
              <w:left w:val="single" w:sz="4" w:space="0" w:color="000000"/>
              <w:bottom w:val="single" w:sz="4" w:space="0" w:color="000000"/>
              <w:right w:val="single" w:sz="4" w:space="0" w:color="000000"/>
            </w:tcBorders>
          </w:tcPr>
          <w:p w14:paraId="14E9285A" w14:textId="13F6030F" w:rsidR="002F3CB4" w:rsidRDefault="002F3CB4" w:rsidP="0047714B">
            <w:pPr>
              <w:pStyle w:val="TableText"/>
              <w:rPr>
                <w:ins w:id="483" w:author="Matthew Nelson" w:date="2024-09-16T14:58:00Z"/>
              </w:rPr>
            </w:pPr>
            <w:ins w:id="484" w:author="Matthew Nelson" w:date="2024-09-16T14:58:00Z">
              <w:r>
                <w:lastRenderedPageBreak/>
                <w:t>None</w:t>
              </w:r>
            </w:ins>
          </w:p>
        </w:tc>
        <w:tc>
          <w:tcPr>
            <w:tcW w:w="3260" w:type="dxa"/>
            <w:tcBorders>
              <w:top w:val="single" w:sz="4" w:space="0" w:color="000000"/>
              <w:left w:val="single" w:sz="4" w:space="0" w:color="000000"/>
              <w:bottom w:val="single" w:sz="4" w:space="0" w:color="000000"/>
              <w:right w:val="single" w:sz="4" w:space="0" w:color="000000"/>
            </w:tcBorders>
          </w:tcPr>
          <w:p w14:paraId="4FBDD325" w14:textId="554F7A32" w:rsidR="002F3CB4" w:rsidRDefault="002F3CB4" w:rsidP="0047714B">
            <w:pPr>
              <w:pStyle w:val="TableText"/>
              <w:rPr>
                <w:ins w:id="485" w:author="Matthew Nelson" w:date="2024-09-16T14:58:00Z"/>
              </w:rPr>
            </w:pPr>
            <w:ins w:id="486" w:author="Matthew Nelson" w:date="2024-09-16T14:58:00Z">
              <w:r>
                <w:t>Dimension Constraint</w:t>
              </w:r>
            </w:ins>
          </w:p>
        </w:tc>
        <w:tc>
          <w:tcPr>
            <w:tcW w:w="3441" w:type="dxa"/>
            <w:tcBorders>
              <w:top w:val="single" w:sz="4" w:space="0" w:color="000000"/>
              <w:left w:val="single" w:sz="4" w:space="0" w:color="000000"/>
              <w:bottom w:val="single" w:sz="4" w:space="0" w:color="000000"/>
              <w:right w:val="single" w:sz="4" w:space="0" w:color="000000"/>
            </w:tcBorders>
          </w:tcPr>
          <w:p w14:paraId="405A1319" w14:textId="77777777" w:rsidR="002F3CB4" w:rsidRDefault="002F3CB4" w:rsidP="0047714B">
            <w:pPr>
              <w:pStyle w:val="TableText"/>
              <w:rPr>
                <w:ins w:id="487" w:author="Matthew Nelson" w:date="2024-09-16T14:58:00Z"/>
              </w:rPr>
            </w:pPr>
          </w:p>
        </w:tc>
      </w:tr>
    </w:tbl>
    <w:p w14:paraId="4CDE9709" w14:textId="252E2AFC" w:rsidR="00550B9C" w:rsidRPr="00F84D68" w:rsidRDefault="003606B2">
      <w:pPr>
        <w:pStyle w:val="Caption"/>
      </w:pPr>
      <w:r w:rsidRPr="008E07A9">
        <w:t>Table 4: Table of Maintainable Artefacts for Structural Definition Metadata</w:t>
      </w:r>
    </w:p>
    <w:p w14:paraId="06EE88E0" w14:textId="2D4E5155" w:rsidR="00281D0F" w:rsidRDefault="003606B2" w:rsidP="00663EEA">
      <w:pPr>
        <w:pStyle w:val="Heading3"/>
      </w:pPr>
      <w:bookmarkStart w:id="488" w:name="_Toc178072847"/>
      <w:r>
        <w:t>7.1.2 Item Scheme, Structure</w:t>
      </w:r>
      <w:bookmarkEnd w:id="488"/>
    </w:p>
    <w:p w14:paraId="5DB94DDF" w14:textId="0909A8B8" w:rsidR="00281D0F" w:rsidRPr="004327F7" w:rsidRDefault="003606B2" w:rsidP="00DD664C">
      <w:r w:rsidRPr="004327F7">
        <w:t>The artefacts included in the structural definitions are:</w:t>
      </w:r>
    </w:p>
    <w:p w14:paraId="28ED5EBF" w14:textId="0729AB73" w:rsidR="00281D0F" w:rsidRDefault="003606B2" w:rsidP="00DD664C">
      <w:pPr>
        <w:pStyle w:val="ListParagraph"/>
      </w:pPr>
      <w:r w:rsidRPr="004327F7">
        <w:t>All types of Item Scheme (</w:t>
      </w:r>
      <w:proofErr w:type="spellStart"/>
      <w:r w:rsidRPr="004327F7">
        <w:t>Codelist</w:t>
      </w:r>
      <w:proofErr w:type="spellEnd"/>
      <w:r w:rsidRPr="004327F7">
        <w:t>, Concept Scheme, Category Scheme, Organisation Scheme</w:t>
      </w:r>
      <w:r w:rsidR="004327F7">
        <w:t xml:space="preserve">, </w:t>
      </w:r>
      <w:r w:rsidRPr="004327F7">
        <w:t>Agency Scheme, Data Provider Scheme</w:t>
      </w:r>
      <w:r w:rsidR="004327F7">
        <w:t>, Metad</w:t>
      </w:r>
      <w:r w:rsidR="004327F7" w:rsidRPr="002A7055">
        <w:t>ata Provider Scheme</w:t>
      </w:r>
      <w:r w:rsidRPr="004327F7">
        <w:t>, Data Consumer Scheme, Organisation Unit Scheme</w:t>
      </w:r>
      <w:r w:rsidR="004327F7">
        <w:t xml:space="preserve">, </w:t>
      </w:r>
      <w:r w:rsidR="00B00E26">
        <w:t xml:space="preserve">Transformation Scheme, </w:t>
      </w:r>
      <w:r w:rsidR="00CD329A">
        <w:t xml:space="preserve">Name Personalisation Scheme, Custom Type Scheme, </w:t>
      </w:r>
      <w:proofErr w:type="spellStart"/>
      <w:r w:rsidR="00CD329A">
        <w:t>Vtl</w:t>
      </w:r>
      <w:proofErr w:type="spellEnd"/>
      <w:r w:rsidR="00CD329A">
        <w:t xml:space="preserve"> Mapping Scheme, Ruleset Scheme, User Defined Operator Scheme</w:t>
      </w:r>
      <w:r w:rsidRPr="004327F7">
        <w:t>)</w:t>
      </w:r>
    </w:p>
    <w:p w14:paraId="64A2FEE4" w14:textId="1EC583C6" w:rsidR="009502BE" w:rsidRPr="004327F7" w:rsidRDefault="009502BE" w:rsidP="00DD664C">
      <w:pPr>
        <w:pStyle w:val="ListParagraph"/>
      </w:pPr>
      <w:r>
        <w:t>All types of Enumerated List (</w:t>
      </w:r>
      <w:proofErr w:type="spellStart"/>
      <w:r>
        <w:t>Value</w:t>
      </w:r>
      <w:r w:rsidR="0069186E">
        <w:t>L</w:t>
      </w:r>
      <w:r>
        <w:t>ist</w:t>
      </w:r>
      <w:proofErr w:type="spellEnd"/>
      <w:r>
        <w:t>)</w:t>
      </w:r>
      <w:r>
        <w:rPr>
          <w:rStyle w:val="FootnoteReference"/>
        </w:rPr>
        <w:footnoteReference w:id="4"/>
      </w:r>
    </w:p>
    <w:p w14:paraId="2129A50B" w14:textId="7D383D49" w:rsidR="00281D0F" w:rsidRPr="004327F7" w:rsidRDefault="003606B2" w:rsidP="00DD664C">
      <w:pPr>
        <w:pStyle w:val="ListParagraph"/>
      </w:pPr>
      <w:r w:rsidRPr="004327F7">
        <w:t>All types of Structure (Data Structure Definition, Metadata Structure Definition)</w:t>
      </w:r>
    </w:p>
    <w:p w14:paraId="55AD49DF" w14:textId="7B6CCDBF" w:rsidR="00281D0F" w:rsidRPr="004327F7" w:rsidRDefault="003606B2" w:rsidP="00DD664C">
      <w:pPr>
        <w:pStyle w:val="ListParagraph"/>
      </w:pPr>
      <w:r w:rsidRPr="004327F7">
        <w:t xml:space="preserve">All types of Structure Usage (Dataflow, </w:t>
      </w:r>
      <w:proofErr w:type="spellStart"/>
      <w:r w:rsidRPr="004327F7">
        <w:t>Metadataflow</w:t>
      </w:r>
      <w:proofErr w:type="spellEnd"/>
      <w:r w:rsidRPr="004327F7">
        <w:t>)</w:t>
      </w:r>
    </w:p>
    <w:p w14:paraId="73F7D6A9" w14:textId="4D55C6E8" w:rsidR="00281D0F" w:rsidRDefault="003606B2" w:rsidP="00663EEA">
      <w:pPr>
        <w:pStyle w:val="Heading3"/>
      </w:pPr>
      <w:bookmarkStart w:id="489" w:name="_Toc178072848"/>
      <w:r>
        <w:t>7.1.3 Structure Usage</w:t>
      </w:r>
      <w:bookmarkEnd w:id="489"/>
    </w:p>
    <w:p w14:paraId="05F30BC2" w14:textId="6EBC8BE5" w:rsidR="00281D0F" w:rsidRDefault="003606B2" w:rsidP="00E04029">
      <w:pPr>
        <w:pStyle w:val="Heading4"/>
      </w:pPr>
      <w:r>
        <w:t>7.1.3.1 Structure Usage: Basic Concepts</w:t>
      </w:r>
    </w:p>
    <w:p w14:paraId="5816B66A" w14:textId="7372FBC5" w:rsidR="00281D0F" w:rsidRPr="00CD329A" w:rsidRDefault="003606B2" w:rsidP="00DD664C">
      <w:r w:rsidRPr="00CD329A">
        <w:t xml:space="preserve">The Structure Usage defines, in its concrete classes of Dataflow and </w:t>
      </w:r>
      <w:proofErr w:type="spellStart"/>
      <w:r w:rsidRPr="00CD329A">
        <w:t>Metadataflow</w:t>
      </w:r>
      <w:proofErr w:type="spellEnd"/>
      <w:r w:rsidRPr="00CD329A">
        <w:t>, which flows of data and metadata use which specific Structure, and importantly for the support of data and metadata discovery, the Structure Usage can be linked to one or more Category in one or more Category Scheme using the Categorisation mechanism. This gives the ability for an application to discover data and metadata by “drilling down” the Category Schemes.</w:t>
      </w:r>
    </w:p>
    <w:p w14:paraId="7A60EF66" w14:textId="1D31A8EF" w:rsidR="00281D0F" w:rsidRDefault="003606B2" w:rsidP="00E04029">
      <w:pPr>
        <w:pStyle w:val="Heading4"/>
      </w:pPr>
      <w:r>
        <w:lastRenderedPageBreak/>
        <w:t>7.1.3.2 Structure Usage Schematic</w:t>
      </w:r>
    </w:p>
    <w:p w14:paraId="72A2D231" w14:textId="77777777" w:rsidR="00123148" w:rsidRDefault="003606B2" w:rsidP="00F84D68">
      <w:pPr>
        <w:keepNext/>
        <w:spacing w:after="0" w:line="259" w:lineRule="auto"/>
        <w:ind w:right="2"/>
        <w:jc w:val="center"/>
      </w:pPr>
      <w:r>
        <w:rPr>
          <w:noProof/>
        </w:rPr>
        <w:drawing>
          <wp:inline distT="0" distB="0" distL="0" distR="0" wp14:anchorId="130B8D85" wp14:editId="547B2E61">
            <wp:extent cx="4169664" cy="2340864"/>
            <wp:effectExtent l="0" t="0" r="2540" b="2540"/>
            <wp:docPr id="50913" name="Picture 509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91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69664" cy="2340864"/>
                    </a:xfrm>
                    <a:prstGeom prst="rect">
                      <a:avLst/>
                    </a:prstGeom>
                  </pic:spPr>
                </pic:pic>
              </a:graphicData>
            </a:graphic>
          </wp:inline>
        </w:drawing>
      </w:r>
    </w:p>
    <w:p w14:paraId="73CD15A9" w14:textId="0E8A85A0" w:rsidR="00281D0F" w:rsidRDefault="00123148" w:rsidP="00F84D68">
      <w:pPr>
        <w:pStyle w:val="Caption"/>
      </w:pPr>
      <w:r>
        <w:t xml:space="preserve">Figure </w:t>
      </w:r>
      <w:r w:rsidR="007B7A2D">
        <w:fldChar w:fldCharType="begin"/>
      </w:r>
      <w:r w:rsidR="007B7A2D">
        <w:instrText xml:space="preserve"> SEQ Figure \* ARABIC </w:instrText>
      </w:r>
      <w:r w:rsidR="007B7A2D">
        <w:fldChar w:fldCharType="separate"/>
      </w:r>
      <w:r w:rsidR="007B7A2D">
        <w:rPr>
          <w:noProof/>
        </w:rPr>
        <w:t>9</w:t>
      </w:r>
      <w:r w:rsidR="007B7A2D">
        <w:rPr>
          <w:noProof/>
        </w:rPr>
        <w:fldChar w:fldCharType="end"/>
      </w:r>
      <w:r w:rsidRPr="00B65A06">
        <w:t>: Schematic of Linking the Data and Metadata Flows to Categories and Structure Definitions</w:t>
      </w:r>
    </w:p>
    <w:p w14:paraId="4BF3A189" w14:textId="77777777" w:rsidR="00123148" w:rsidRPr="00123148" w:rsidRDefault="00123148" w:rsidP="00F84D68"/>
    <w:p w14:paraId="26C8F043" w14:textId="77777777" w:rsidR="00281D0F" w:rsidRDefault="003606B2" w:rsidP="00E04029">
      <w:pPr>
        <w:pStyle w:val="Heading4"/>
      </w:pPr>
      <w:r>
        <w:lastRenderedPageBreak/>
        <w:t xml:space="preserve">7.1.3.3 Structure Usage Model </w:t>
      </w:r>
    </w:p>
    <w:p w14:paraId="0C8753FF" w14:textId="77777777" w:rsidR="00123148" w:rsidRDefault="00E315C0" w:rsidP="00F84D68">
      <w:pPr>
        <w:keepNext/>
      </w:pPr>
      <w:r>
        <w:rPr>
          <w:noProof/>
        </w:rPr>
        <w:drawing>
          <wp:inline distT="0" distB="0" distL="0" distR="0" wp14:anchorId="311753B5" wp14:editId="39718EAC">
            <wp:extent cx="5508981" cy="522033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8981" cy="5220337"/>
                    </a:xfrm>
                    <a:prstGeom prst="rect">
                      <a:avLst/>
                    </a:prstGeom>
                  </pic:spPr>
                </pic:pic>
              </a:graphicData>
            </a:graphic>
          </wp:inline>
        </w:drawing>
      </w:r>
    </w:p>
    <w:p w14:paraId="05B610D0" w14:textId="11307C05" w:rsidR="00281D0F" w:rsidRPr="00344B39" w:rsidRDefault="00123148" w:rsidP="00F84D68">
      <w:pPr>
        <w:pStyle w:val="Caption"/>
      </w:pPr>
      <w:r>
        <w:t xml:space="preserve">Figure </w:t>
      </w:r>
      <w:r w:rsidR="007B7A2D">
        <w:fldChar w:fldCharType="begin"/>
      </w:r>
      <w:r w:rsidR="007B7A2D">
        <w:instrText xml:space="preserve"> SEQ Figure \* ARABIC </w:instrText>
      </w:r>
      <w:r w:rsidR="007B7A2D">
        <w:fldChar w:fldCharType="separate"/>
      </w:r>
      <w:r w:rsidR="007B7A2D">
        <w:rPr>
          <w:noProof/>
        </w:rPr>
        <w:t>10</w:t>
      </w:r>
      <w:r w:rsidR="007B7A2D">
        <w:rPr>
          <w:noProof/>
        </w:rPr>
        <w:fldChar w:fldCharType="end"/>
      </w:r>
      <w:r w:rsidRPr="00123148">
        <w:t>: SDMX-IM of links from Structure Usage to Category</w:t>
      </w:r>
    </w:p>
    <w:p w14:paraId="4E936EA6" w14:textId="2F2A0135" w:rsidR="00281D0F" w:rsidRPr="00E315C0" w:rsidRDefault="003606B2" w:rsidP="00DD664C">
      <w:r w:rsidRPr="00E315C0">
        <w:t xml:space="preserve">In addition to the maintenance of the Dataflow and the </w:t>
      </w:r>
      <w:proofErr w:type="spellStart"/>
      <w:r w:rsidRPr="00E315C0">
        <w:t>Metadataflow</w:t>
      </w:r>
      <w:proofErr w:type="spellEnd"/>
      <w:r w:rsidR="00E315C0">
        <w:t>,</w:t>
      </w:r>
      <w:r w:rsidRPr="00E315C0">
        <w:t xml:space="preserve"> the following links must be maintained in the registry:</w:t>
      </w:r>
    </w:p>
    <w:p w14:paraId="0908A8CE" w14:textId="514CD454" w:rsidR="00281D0F" w:rsidRPr="00E315C0" w:rsidRDefault="003606B2" w:rsidP="00DD664C">
      <w:pPr>
        <w:pStyle w:val="ListParagraph"/>
      </w:pPr>
      <w:r w:rsidRPr="00E315C0">
        <w:t>Dataflow to Data Structure Definition</w:t>
      </w:r>
    </w:p>
    <w:p w14:paraId="2C4099CA" w14:textId="7743F0E5" w:rsidR="00281D0F" w:rsidRPr="00E315C0" w:rsidRDefault="003606B2" w:rsidP="00DD664C">
      <w:pPr>
        <w:pStyle w:val="ListParagraph"/>
      </w:pPr>
      <w:proofErr w:type="spellStart"/>
      <w:r w:rsidRPr="00E315C0">
        <w:t>Metadataflow</w:t>
      </w:r>
      <w:proofErr w:type="spellEnd"/>
      <w:r w:rsidRPr="00E315C0">
        <w:t xml:space="preserve"> to Metadata Structure Definition</w:t>
      </w:r>
    </w:p>
    <w:p w14:paraId="4558A1A4" w14:textId="047D7DA7" w:rsidR="00281D0F" w:rsidRPr="00E315C0" w:rsidRDefault="003606B2" w:rsidP="00DD664C">
      <w:r w:rsidRPr="00E315C0">
        <w:t>The following links may be created by means of a Categorisation</w:t>
      </w:r>
    </w:p>
    <w:p w14:paraId="743DE073" w14:textId="7E83E782" w:rsidR="00281D0F" w:rsidRPr="00E315C0" w:rsidRDefault="003606B2" w:rsidP="00DD664C">
      <w:pPr>
        <w:pStyle w:val="ListParagraph"/>
      </w:pPr>
      <w:r w:rsidRPr="00E315C0">
        <w:t>Categorisation to Dataflow and Category</w:t>
      </w:r>
    </w:p>
    <w:p w14:paraId="04D88DBF" w14:textId="58DCD4FB" w:rsidR="00281D0F" w:rsidRPr="00E315C0" w:rsidRDefault="003606B2" w:rsidP="00DD664C">
      <w:pPr>
        <w:pStyle w:val="ListParagraph"/>
      </w:pPr>
      <w:r w:rsidRPr="00E315C0">
        <w:t xml:space="preserve">Categorisation to </w:t>
      </w:r>
      <w:proofErr w:type="spellStart"/>
      <w:r w:rsidRPr="00E315C0">
        <w:t>Metadataflow</w:t>
      </w:r>
      <w:proofErr w:type="spellEnd"/>
      <w:r w:rsidRPr="00E315C0">
        <w:t xml:space="preserve"> and Category</w:t>
      </w:r>
    </w:p>
    <w:p w14:paraId="02C29682" w14:textId="6B9D16F2" w:rsidR="00281D0F" w:rsidRDefault="003606B2" w:rsidP="00205F80">
      <w:pPr>
        <w:pStyle w:val="Heading2"/>
      </w:pPr>
      <w:bookmarkStart w:id="490" w:name="_Toc178072849"/>
      <w:r>
        <w:lastRenderedPageBreak/>
        <w:t>7.2 Data and Metadata Provisioning</w:t>
      </w:r>
      <w:bookmarkEnd w:id="490"/>
    </w:p>
    <w:p w14:paraId="7E149C97" w14:textId="04863F6C" w:rsidR="00281D0F" w:rsidRDefault="003606B2" w:rsidP="00663EEA">
      <w:pPr>
        <w:pStyle w:val="Heading3"/>
      </w:pPr>
      <w:bookmarkStart w:id="491" w:name="_Toc178072850"/>
      <w:r>
        <w:t>7.2.1 Provisioning Agreement: Basic concepts</w:t>
      </w:r>
      <w:bookmarkEnd w:id="491"/>
    </w:p>
    <w:p w14:paraId="58BA32B6" w14:textId="2D3BCF4D" w:rsidR="00281D0F" w:rsidRPr="00782FA8" w:rsidRDefault="003606B2" w:rsidP="00DD664C">
      <w:r w:rsidRPr="00782FA8">
        <w:t>Data</w:t>
      </w:r>
      <w:r w:rsidR="00782FA8">
        <w:t>/Metadata</w:t>
      </w:r>
      <w:r w:rsidRPr="00782FA8">
        <w:t xml:space="preserve"> provisioning defines a framework in which the provision of different types of statistical data and metadata by various data</w:t>
      </w:r>
      <w:r w:rsidR="00782FA8">
        <w:t>/metadata</w:t>
      </w:r>
      <w:r w:rsidRPr="00782FA8">
        <w:t xml:space="preserve"> providers can be specified and controlled. This framework is the basis on which the existence of data can be made known to the SDMX-enabled community and hence the basis on which data can subsequently be discovered. Such a framework can be used to regulate the data content to facilitate the building of intelligent applications. It can also be used to facilitate the processing implied by service level agreements, or other provisioning agreements in those scenarios that are based on legal directives. Additionally, quality and timeliness metadata can be supported by this framework which makes it practical to implement information supply chain monitoring.</w:t>
      </w:r>
    </w:p>
    <w:p w14:paraId="5E90B59F" w14:textId="2EB918C7" w:rsidR="00281D0F" w:rsidRPr="00782FA8" w:rsidRDefault="003606B2" w:rsidP="00DD664C">
      <w:r w:rsidRPr="00782FA8">
        <w:t>Note that the term “data provisioning” here includes both the provisioning of data and metadata.</w:t>
      </w:r>
    </w:p>
    <w:p w14:paraId="70946EE6" w14:textId="0DF8621D" w:rsidR="00281D0F" w:rsidRPr="00782FA8" w:rsidRDefault="003606B2" w:rsidP="00DD664C">
      <w:r w:rsidRPr="00782FA8">
        <w:t>Although the Provision Agreement directly supports the data-sharing “pull” model, it is also useful in “push” exchanges (bilateral and gateway scenarios), or in a dissemination environment. It should be noted, too, that in any exchange scenario, the registry functions as a repository of structural metadata.</w:t>
      </w:r>
    </w:p>
    <w:p w14:paraId="096F5B1B" w14:textId="0BCF9100" w:rsidR="00281D0F" w:rsidRDefault="003606B2" w:rsidP="00663EEA">
      <w:pPr>
        <w:pStyle w:val="Heading3"/>
      </w:pPr>
      <w:bookmarkStart w:id="492" w:name="_Toc178072851"/>
      <w:r>
        <w:t>7.2.2 Provisioning Agreement Model – pull use case</w:t>
      </w:r>
      <w:bookmarkEnd w:id="492"/>
    </w:p>
    <w:p w14:paraId="1006BD81" w14:textId="34FA6AF7" w:rsidR="00281D0F" w:rsidRPr="0022058E" w:rsidRDefault="003606B2" w:rsidP="00DD664C">
      <w:r w:rsidRPr="0022058E">
        <w:t>An organisation which publishes statistical data or reference metadata and wishes to make it available to an SDMX enabled community is called a Data Provider.  In terms of the SDMX Information Model, the Data Provider is maintained in a Data Provider Scheme.</w:t>
      </w:r>
    </w:p>
    <w:p w14:paraId="000D5127" w14:textId="77777777" w:rsidR="00123148" w:rsidRDefault="0022058E" w:rsidP="00F84D68">
      <w:pPr>
        <w:keepNext/>
      </w:pPr>
      <w:r>
        <w:rPr>
          <w:noProof/>
        </w:rPr>
        <w:lastRenderedPageBreak/>
        <w:drawing>
          <wp:inline distT="0" distB="0" distL="0" distR="0" wp14:anchorId="685CD512" wp14:editId="4DBAC9BA">
            <wp:extent cx="5248467" cy="4330903"/>
            <wp:effectExtent l="0" t="0" r="0" b="0"/>
            <wp:docPr id="245376" name="Picture 24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376"/>
                    <pic:cNvPicPr/>
                  </pic:nvPicPr>
                  <pic:blipFill>
                    <a:blip r:embed="rId41">
                      <a:extLst>
                        <a:ext uri="{28A0092B-C50C-407E-A947-70E740481C1C}">
                          <a14:useLocalDpi xmlns:a14="http://schemas.microsoft.com/office/drawing/2010/main" val="0"/>
                        </a:ext>
                      </a:extLst>
                    </a:blip>
                    <a:stretch>
                      <a:fillRect/>
                    </a:stretch>
                  </pic:blipFill>
                  <pic:spPr>
                    <a:xfrm>
                      <a:off x="0" y="0"/>
                      <a:ext cx="5248467" cy="4330903"/>
                    </a:xfrm>
                    <a:prstGeom prst="rect">
                      <a:avLst/>
                    </a:prstGeom>
                  </pic:spPr>
                </pic:pic>
              </a:graphicData>
            </a:graphic>
          </wp:inline>
        </w:drawing>
      </w:r>
    </w:p>
    <w:p w14:paraId="4952C1AE" w14:textId="143190F4" w:rsidR="00281D0F" w:rsidRPr="00344B39" w:rsidRDefault="00123148" w:rsidP="00F84D68">
      <w:pPr>
        <w:pStyle w:val="Caption"/>
      </w:pPr>
      <w:r>
        <w:t xml:space="preserve">Figure </w:t>
      </w:r>
      <w:r w:rsidR="007B7A2D">
        <w:fldChar w:fldCharType="begin"/>
      </w:r>
      <w:r w:rsidR="007B7A2D">
        <w:instrText xml:space="preserve"> SEQ Figure \* ARABIC </w:instrText>
      </w:r>
      <w:r w:rsidR="007B7A2D">
        <w:fldChar w:fldCharType="separate"/>
      </w:r>
      <w:r w:rsidR="007B7A2D">
        <w:rPr>
          <w:noProof/>
        </w:rPr>
        <w:t>11</w:t>
      </w:r>
      <w:r w:rsidR="007B7A2D">
        <w:rPr>
          <w:noProof/>
        </w:rPr>
        <w:fldChar w:fldCharType="end"/>
      </w:r>
      <w:r w:rsidRPr="00123148">
        <w:t>: SDMX-IM of the Data Provider</w:t>
      </w:r>
    </w:p>
    <w:p w14:paraId="6D29AB0D" w14:textId="671ED8D3" w:rsidR="00281D0F" w:rsidRPr="0022058E" w:rsidRDefault="003606B2" w:rsidP="00DD664C">
      <w:r w:rsidRPr="0022058E">
        <w:t>Note that the Data Provider does not inherit the hierarchy association. The diagram below shows a logical schematic of the data model classes required to maintain provision agreements</w:t>
      </w:r>
      <w:r w:rsidR="0022058E">
        <w:t>.</w:t>
      </w:r>
    </w:p>
    <w:p w14:paraId="43C3AD5F" w14:textId="77777777" w:rsidR="00DB4751" w:rsidRDefault="003606B2" w:rsidP="00F84D68">
      <w:pPr>
        <w:keepNext/>
        <w:jc w:val="center"/>
      </w:pPr>
      <w:r>
        <w:rPr>
          <w:noProof/>
        </w:rPr>
        <w:lastRenderedPageBreak/>
        <w:drawing>
          <wp:inline distT="0" distB="0" distL="0" distR="0" wp14:anchorId="7A020D2A" wp14:editId="6E2FC3A5">
            <wp:extent cx="5073585" cy="2852928"/>
            <wp:effectExtent l="0" t="0" r="0" b="5080"/>
            <wp:docPr id="54863" name="Picture 54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6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93629" cy="2864199"/>
                    </a:xfrm>
                    <a:prstGeom prst="rect">
                      <a:avLst/>
                    </a:prstGeom>
                  </pic:spPr>
                </pic:pic>
              </a:graphicData>
            </a:graphic>
          </wp:inline>
        </w:drawing>
      </w:r>
    </w:p>
    <w:p w14:paraId="729408DB" w14:textId="08D4EAF4" w:rsidR="00281D0F" w:rsidRDefault="00DB4751" w:rsidP="00F84D68">
      <w:pPr>
        <w:pStyle w:val="Caption"/>
      </w:pPr>
      <w:r>
        <w:t xml:space="preserve">Figure </w:t>
      </w:r>
      <w:r w:rsidR="007B7A2D">
        <w:fldChar w:fldCharType="begin"/>
      </w:r>
      <w:r w:rsidR="007B7A2D">
        <w:instrText xml:space="preserve"> SEQ Figure \* ARABIC </w:instrText>
      </w:r>
      <w:r w:rsidR="007B7A2D">
        <w:fldChar w:fldCharType="separate"/>
      </w:r>
      <w:r w:rsidR="007B7A2D">
        <w:rPr>
          <w:noProof/>
        </w:rPr>
        <w:t>12</w:t>
      </w:r>
      <w:r w:rsidR="007B7A2D">
        <w:rPr>
          <w:noProof/>
        </w:rPr>
        <w:fldChar w:fldCharType="end"/>
      </w:r>
      <w:r>
        <w:t xml:space="preserve">: </w:t>
      </w:r>
      <w:r w:rsidRPr="00242C4E">
        <w:t>Schematic of the Provision Agreement</w:t>
      </w:r>
    </w:p>
    <w:p w14:paraId="61EEB87E" w14:textId="4101E0A9" w:rsidR="00281D0F" w:rsidRDefault="003606B2" w:rsidP="000C61AC">
      <w:r w:rsidRPr="0022058E">
        <w:t xml:space="preserve">The diagram below is a logical representation of the data required </w:t>
      </w:r>
      <w:proofErr w:type="gramStart"/>
      <w:r w:rsidRPr="0022058E">
        <w:t>in order to</w:t>
      </w:r>
      <w:proofErr w:type="gramEnd"/>
      <w:r w:rsidRPr="0022058E">
        <w:t xml:space="preserve"> maintain Provision Agreements.</w:t>
      </w:r>
    </w:p>
    <w:p w14:paraId="1640EC44" w14:textId="77777777" w:rsidR="00DB4751" w:rsidRDefault="000C61AC" w:rsidP="00F84D68">
      <w:pPr>
        <w:keepNext/>
      </w:pPr>
      <w:r>
        <w:rPr>
          <w:noProof/>
        </w:rPr>
        <w:drawing>
          <wp:inline distT="0" distB="0" distL="0" distR="0" wp14:anchorId="4AF90DFA" wp14:editId="40A3FD0D">
            <wp:extent cx="5518784" cy="2343593"/>
            <wp:effectExtent l="0" t="0" r="6350" b="0"/>
            <wp:docPr id="245377" name="Picture 24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37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18784" cy="2343593"/>
                    </a:xfrm>
                    <a:prstGeom prst="rect">
                      <a:avLst/>
                    </a:prstGeom>
                  </pic:spPr>
                </pic:pic>
              </a:graphicData>
            </a:graphic>
          </wp:inline>
        </w:drawing>
      </w:r>
    </w:p>
    <w:p w14:paraId="77027E75" w14:textId="6EC67F75" w:rsidR="000C61AC" w:rsidRDefault="00DB4751" w:rsidP="00F84D68">
      <w:pPr>
        <w:pStyle w:val="Caption"/>
      </w:pPr>
      <w:r>
        <w:t xml:space="preserve">Figure </w:t>
      </w:r>
      <w:r w:rsidR="007B7A2D">
        <w:fldChar w:fldCharType="begin"/>
      </w:r>
      <w:r w:rsidR="007B7A2D">
        <w:instrText xml:space="preserve"> SEQ Figure \* ARABIC </w:instrText>
      </w:r>
      <w:r w:rsidR="007B7A2D">
        <w:fldChar w:fldCharType="separate"/>
      </w:r>
      <w:r w:rsidR="007B7A2D">
        <w:rPr>
          <w:noProof/>
        </w:rPr>
        <w:t>13</w:t>
      </w:r>
      <w:r w:rsidR="007B7A2D">
        <w:rPr>
          <w:noProof/>
        </w:rPr>
        <w:fldChar w:fldCharType="end"/>
      </w:r>
      <w:r>
        <w:t xml:space="preserve">: </w:t>
      </w:r>
      <w:r w:rsidRPr="00816740">
        <w:t xml:space="preserve">Logical class diagram of the information </w:t>
      </w:r>
      <w:r w:rsidRPr="00344B39">
        <w:t>contained</w:t>
      </w:r>
      <w:r w:rsidRPr="00816740">
        <w:t xml:space="preserve"> in the Provision Agreement</w:t>
      </w:r>
    </w:p>
    <w:p w14:paraId="1626BA89" w14:textId="2BD22753" w:rsidR="00281D0F" w:rsidRDefault="003606B2" w:rsidP="007809AE">
      <w:pPr>
        <w:spacing w:after="292"/>
        <w:ind w:left="-5"/>
      </w:pPr>
      <w:r>
        <w:t>A Provision Agreement is structural metadata. Each Provision Agreement must reference a Data Provider</w:t>
      </w:r>
      <w:r w:rsidR="000C61AC">
        <w:t xml:space="preserve"> or Metadata Provider</w:t>
      </w:r>
      <w:r>
        <w:t xml:space="preserve"> and a Dataflow or </w:t>
      </w:r>
      <w:proofErr w:type="spellStart"/>
      <w:r>
        <w:t>Metadataflow</w:t>
      </w:r>
      <w:proofErr w:type="spellEnd"/>
      <w:r>
        <w:t xml:space="preserve"> Definition. The Data</w:t>
      </w:r>
      <w:r w:rsidR="000C61AC">
        <w:t>/Metadata</w:t>
      </w:r>
      <w:r>
        <w:t xml:space="preserve"> Provider and the Dataflow/</w:t>
      </w:r>
      <w:proofErr w:type="spellStart"/>
      <w:r>
        <w:t>Metadataflow</w:t>
      </w:r>
      <w:proofErr w:type="spellEnd"/>
      <w:r>
        <w:t xml:space="preserve"> must exist already </w:t>
      </w:r>
      <w:proofErr w:type="gramStart"/>
      <w:r>
        <w:t>in order to</w:t>
      </w:r>
      <w:proofErr w:type="gramEnd"/>
      <w:r>
        <w:t xml:space="preserve"> set up a </w:t>
      </w:r>
      <w:r w:rsidR="000C61AC">
        <w:t xml:space="preserve">Metadata Provision or </w:t>
      </w:r>
      <w:r>
        <w:t>Provision Agreement.</w:t>
      </w:r>
    </w:p>
    <w:p w14:paraId="66CEE7C5" w14:textId="75AAC40E" w:rsidR="00281D0F" w:rsidRDefault="003606B2" w:rsidP="00205F80">
      <w:pPr>
        <w:pStyle w:val="Heading2"/>
      </w:pPr>
      <w:bookmarkStart w:id="493" w:name="_Toc178072852"/>
      <w:r>
        <w:lastRenderedPageBreak/>
        <w:t xml:space="preserve">7.3 </w:t>
      </w:r>
      <w:del w:id="494" w:author="Matthew Nelson" w:date="2024-09-16T15:20:00Z">
        <w:r w:rsidDel="002F3CB4">
          <w:delText>Data and Metadata</w:delText>
        </w:r>
      </w:del>
      <w:del w:id="495" w:author="Matthew Nelson" w:date="2024-09-20T11:14:00Z">
        <w:r w:rsidDel="00BC0547">
          <w:delText xml:space="preserve"> C</w:delText>
        </w:r>
      </w:del>
      <w:ins w:id="496" w:author="Matthew Nelson" w:date="2024-09-20T11:14:00Z">
        <w:r w:rsidR="00BC0547">
          <w:t>C</w:t>
        </w:r>
      </w:ins>
      <w:r>
        <w:t>onstraints</w:t>
      </w:r>
      <w:bookmarkEnd w:id="493"/>
    </w:p>
    <w:p w14:paraId="2A9E4DC7" w14:textId="512C7D9E" w:rsidR="00281D0F" w:rsidRDefault="003606B2" w:rsidP="00663EEA">
      <w:pPr>
        <w:pStyle w:val="Heading3"/>
      </w:pPr>
      <w:bookmarkStart w:id="497" w:name="_Toc178072853"/>
      <w:r>
        <w:t xml:space="preserve">7.3.1 </w:t>
      </w:r>
      <w:del w:id="498" w:author="Matthew Nelson" w:date="2024-09-16T15:20:00Z">
        <w:r w:rsidDel="002F3CB4">
          <w:delText>Data and Metadata</w:delText>
        </w:r>
      </w:del>
      <w:del w:id="499" w:author="Matthew Nelson" w:date="2024-09-20T11:14:00Z">
        <w:r w:rsidDel="00BC0547">
          <w:delText xml:space="preserve"> </w:delText>
        </w:r>
      </w:del>
      <w:r>
        <w:t>Constraints: Basic Concepts</w:t>
      </w:r>
      <w:bookmarkEnd w:id="497"/>
    </w:p>
    <w:p w14:paraId="46B14264" w14:textId="18824DF5" w:rsidR="002B093F" w:rsidRDefault="002F3CB4" w:rsidP="00DD664C">
      <w:pPr>
        <w:rPr>
          <w:ins w:id="500" w:author="Matthew Nelson" w:date="2024-09-16T15:23:00Z"/>
        </w:rPr>
      </w:pPr>
      <w:ins w:id="501" w:author="Matthew Nelson" w:date="2024-09-16T15:20:00Z">
        <w:r>
          <w:t xml:space="preserve">Constraints </w:t>
        </w:r>
      </w:ins>
      <w:ins w:id="502" w:author="Matthew Nelson" w:date="2024-09-16T15:21:00Z">
        <w:r w:rsidR="002B093F">
          <w:t>is a collective term for a Data Constraint</w:t>
        </w:r>
      </w:ins>
      <w:ins w:id="503" w:author="Matthew Nelson" w:date="2024-09-20T11:15:00Z">
        <w:r w:rsidR="00BC0547">
          <w:t xml:space="preserve"> </w:t>
        </w:r>
      </w:ins>
      <w:ins w:id="504" w:author="Matthew Nelson" w:date="2024-09-16T15:22:00Z">
        <w:r w:rsidR="002B093F">
          <w:t xml:space="preserve">and Dimension Constraint.  </w:t>
        </w:r>
      </w:ins>
      <w:ins w:id="505" w:author="Matthew Nelson" w:date="2024-09-20T11:35:00Z">
        <w:r w:rsidR="00B8624B">
          <w:t>Data Constraints</w:t>
        </w:r>
      </w:ins>
      <w:ins w:id="506" w:author="Matthew Nelson" w:date="2024-09-16T15:22:00Z">
        <w:r w:rsidR="002B093F">
          <w:t xml:space="preserve"> are used to restrict the allowable content that can be reported in a Dataset or </w:t>
        </w:r>
        <w:proofErr w:type="spellStart"/>
        <w:r w:rsidR="002B093F">
          <w:t>Metadataset</w:t>
        </w:r>
      </w:ins>
      <w:proofErr w:type="spellEnd"/>
      <w:ins w:id="507" w:author="Matthew Nelson" w:date="2024-09-20T11:35:00Z">
        <w:r w:rsidR="00B8624B">
          <w:t>, which a Di</w:t>
        </w:r>
      </w:ins>
      <w:ins w:id="508" w:author="Matthew Nelson" w:date="2024-09-20T11:36:00Z">
        <w:r w:rsidR="00B8624B">
          <w:t>mension Constraint is a restriction applicable only to Dataflows.</w:t>
        </w:r>
      </w:ins>
    </w:p>
    <w:p w14:paraId="58F36DB7" w14:textId="17F5685C" w:rsidR="002F3CB4" w:rsidRDefault="002B093F" w:rsidP="00DD664C">
      <w:pPr>
        <w:rPr>
          <w:ins w:id="509" w:author="Matthew Nelson" w:date="2024-09-16T15:20:00Z"/>
        </w:rPr>
      </w:pPr>
      <w:ins w:id="510" w:author="Matthew Nelson" w:date="2024-09-16T15:23:00Z">
        <w:r>
          <w:t>Data Constraint</w:t>
        </w:r>
      </w:ins>
      <w:ins w:id="511" w:author="Matthew Nelson" w:date="2024-09-20T11:15:00Z">
        <w:r w:rsidR="00BC0547">
          <w:t xml:space="preserve">s </w:t>
        </w:r>
      </w:ins>
      <w:ins w:id="512" w:author="Matthew Nelson" w:date="2024-09-16T15:23:00Z">
        <w:r>
          <w:t>restrict values that can be repor</w:t>
        </w:r>
      </w:ins>
      <w:ins w:id="513" w:author="Matthew Nelson" w:date="2024-09-16T15:24:00Z">
        <w:r>
          <w:t xml:space="preserve">ted by defining a subset of values for a Component (Dimension, Attribute or Measure) or by defining </w:t>
        </w:r>
      </w:ins>
      <w:ins w:id="514" w:author="Matthew Nelson" w:date="2024-09-20T11:37:00Z">
        <w:r w:rsidR="00B8624B">
          <w:t>valid or invalid combination</w:t>
        </w:r>
      </w:ins>
      <w:ins w:id="515" w:author="Matthew Nelson" w:date="2024-09-24T12:22:00Z" w16du:dateUtc="2024-09-24T11:22:00Z">
        <w:r w:rsidR="00206FCC">
          <w:t>s</w:t>
        </w:r>
      </w:ins>
      <w:ins w:id="516" w:author="Matthew Nelson" w:date="2024-09-20T11:37:00Z">
        <w:r w:rsidR="00B8624B">
          <w:t xml:space="preserve"> of values across Components; for </w:t>
        </w:r>
      </w:ins>
      <w:ins w:id="517" w:author="Matthew Nelson" w:date="2024-09-20T11:51:00Z">
        <w:r w:rsidR="0014577F">
          <w:t>example,</w:t>
        </w:r>
      </w:ins>
      <w:ins w:id="518" w:author="Matthew Nelson" w:date="2024-09-20T11:37:00Z">
        <w:r w:rsidR="00B8624B">
          <w:t xml:space="preserve"> Frequency </w:t>
        </w:r>
      </w:ins>
      <w:ins w:id="519" w:author="Matthew Nelson" w:date="2024-09-20T11:38:00Z">
        <w:r w:rsidR="00B8624B">
          <w:t>‘</w:t>
        </w:r>
      </w:ins>
      <w:ins w:id="520" w:author="Matthew Nelson" w:date="2024-09-20T11:37:00Z">
        <w:r w:rsidR="00B8624B">
          <w:t>A</w:t>
        </w:r>
      </w:ins>
      <w:ins w:id="521" w:author="Matthew Nelson" w:date="2024-09-20T11:38:00Z">
        <w:r w:rsidR="00B8624B">
          <w:t>’</w:t>
        </w:r>
      </w:ins>
      <w:ins w:id="522" w:author="Matthew Nelson" w:date="2024-09-20T11:37:00Z">
        <w:r w:rsidR="00B8624B">
          <w:t xml:space="preserve"> may only be valid when reported in</w:t>
        </w:r>
      </w:ins>
      <w:ins w:id="523" w:author="Matthew Nelson" w:date="2024-09-20T11:38:00Z">
        <w:r w:rsidR="00B8624B">
          <w:t xml:space="preserve"> combination with Indicator ‘X’.  Frequency and Indicator are the Components where ‘A’ and ‘X’ are the reported values for these Components.</w:t>
        </w:r>
      </w:ins>
    </w:p>
    <w:p w14:paraId="40D602DE" w14:textId="26DD7B0F" w:rsidR="002F3CB4" w:rsidRDefault="002B093F" w:rsidP="00DD664C">
      <w:pPr>
        <w:rPr>
          <w:ins w:id="524" w:author="Matthew Nelson" w:date="2024-09-16T15:30:00Z"/>
        </w:rPr>
      </w:pPr>
      <w:ins w:id="525" w:author="Matthew Nelson" w:date="2024-09-16T15:26:00Z">
        <w:r>
          <w:t>A Dimens</w:t>
        </w:r>
      </w:ins>
      <w:ins w:id="526" w:author="Matthew Nelson" w:date="2024-09-16T15:37:00Z">
        <w:r w:rsidR="00000575">
          <w:t>i</w:t>
        </w:r>
      </w:ins>
      <w:ins w:id="527" w:author="Matthew Nelson" w:date="2024-09-16T15:26:00Z">
        <w:r>
          <w:t>on Constraint is only applicable for a D</w:t>
        </w:r>
      </w:ins>
      <w:ins w:id="528" w:author="Matthew Nelson" w:date="2024-09-16T15:27:00Z">
        <w:r>
          <w:t>ataflow</w:t>
        </w:r>
      </w:ins>
      <w:ins w:id="529" w:author="Matthew Nelson" w:date="2024-09-20T11:38:00Z">
        <w:r w:rsidR="00B8624B">
          <w:t xml:space="preserve">, </w:t>
        </w:r>
      </w:ins>
      <w:ins w:id="530" w:author="Matthew Nelson" w:date="2024-09-16T15:27:00Z">
        <w:r>
          <w:t>its purpose is to restrict the reporting Dimensions by defining which Dimensions are included in the Dataflow</w:t>
        </w:r>
      </w:ins>
      <w:ins w:id="531" w:author="Matthew Nelson" w:date="2024-09-20T11:39:00Z">
        <w:r w:rsidR="00B8624B">
          <w:t>.</w:t>
        </w:r>
      </w:ins>
      <w:ins w:id="532" w:author="Matthew Nelson" w:date="2024-09-16T15:27:00Z">
        <w:r>
          <w:t xml:space="preserve"> </w:t>
        </w:r>
      </w:ins>
      <w:ins w:id="533" w:author="Matthew Nelson" w:date="2024-09-20T11:39:00Z">
        <w:r w:rsidR="00B8624B">
          <w:t>The Dimension C</w:t>
        </w:r>
      </w:ins>
      <w:ins w:id="534" w:author="Matthew Nelson" w:date="2024-09-16T15:27:00Z">
        <w:r>
          <w:t>onstraint allows the Data Structure Definition to evolve over time</w:t>
        </w:r>
      </w:ins>
      <w:ins w:id="535" w:author="Matthew Nelson" w:date="2024-09-20T11:39:00Z">
        <w:r w:rsidR="00B8624B">
          <w:t xml:space="preserve"> with the </w:t>
        </w:r>
      </w:ins>
      <w:ins w:id="536" w:author="Matthew Nelson" w:date="2024-09-16T15:27:00Z">
        <w:r>
          <w:t>addi</w:t>
        </w:r>
      </w:ins>
      <w:ins w:id="537" w:author="Matthew Nelson" w:date="2024-09-20T11:39:00Z">
        <w:r w:rsidR="00B8624B">
          <w:t>tion of</w:t>
        </w:r>
      </w:ins>
      <w:ins w:id="538" w:author="Matthew Nelson" w:date="2024-09-16T15:27:00Z">
        <w:r>
          <w:t xml:space="preserve"> new Dimensions, </w:t>
        </w:r>
      </w:ins>
      <w:ins w:id="539" w:author="Matthew Nelson" w:date="2024-09-20T11:40:00Z">
        <w:r w:rsidR="00B8624B">
          <w:t xml:space="preserve">whilst maintaining the integrity of existing collections which are set up against the </w:t>
        </w:r>
      </w:ins>
      <w:ins w:id="540" w:author="Matthew Nelson" w:date="2024-09-20T11:41:00Z">
        <w:r w:rsidR="00B8624B">
          <w:t xml:space="preserve">evolving </w:t>
        </w:r>
      </w:ins>
      <w:ins w:id="541" w:author="Matthew Nelson" w:date="2024-09-20T11:40:00Z">
        <w:r w:rsidR="00B8624B">
          <w:t>Data S</w:t>
        </w:r>
      </w:ins>
      <w:ins w:id="542" w:author="Matthew Nelson" w:date="2024-09-20T11:41:00Z">
        <w:r w:rsidR="00B8624B">
          <w:t>tructure Definition.</w:t>
        </w:r>
      </w:ins>
      <w:ins w:id="543" w:author="Matthew Nelson" w:date="2024-09-16T15:27:00Z">
        <w:r>
          <w:t xml:space="preserve"> </w:t>
        </w:r>
      </w:ins>
    </w:p>
    <w:p w14:paraId="161AA3A3" w14:textId="1B62762A" w:rsidR="00281D0F" w:rsidRPr="00622DBE" w:rsidDel="00072478" w:rsidRDefault="003606B2" w:rsidP="00DD664C">
      <w:pPr>
        <w:rPr>
          <w:del w:id="544" w:author="Matthew Nelson" w:date="2024-09-16T15:45:00Z"/>
        </w:rPr>
      </w:pPr>
      <w:del w:id="545" w:author="Matthew Nelson" w:date="2024-09-16T15:45:00Z">
        <w:r w:rsidRPr="00622DBE" w:rsidDel="00072478">
          <w:delText xml:space="preserve">Constraints are, effectively, lists of the valid or actual content of data and metadata. Constraints can be used to specify a </w:delText>
        </w:r>
        <w:r w:rsidR="00622DBE" w:rsidRPr="00622DBE" w:rsidDel="00072478">
          <w:delText>subset</w:delText>
        </w:r>
        <w:r w:rsidRPr="00622DBE" w:rsidDel="00072478">
          <w:delText xml:space="preserve"> of the theoretical content of data set or metadata set which can be derived from the specification of the DSD or MSD. A Constraint can comprise a list of keys or a list of content (usually code values) of a specific component such as a dimension or attribute.</w:delText>
        </w:r>
      </w:del>
    </w:p>
    <w:p w14:paraId="06C4C136" w14:textId="24F125B4" w:rsidR="00281D0F" w:rsidRPr="00622DBE" w:rsidDel="00072478" w:rsidRDefault="003606B2" w:rsidP="00DD664C">
      <w:pPr>
        <w:rPr>
          <w:del w:id="546" w:author="Matthew Nelson" w:date="2024-09-16T15:45:00Z"/>
        </w:rPr>
      </w:pPr>
      <w:del w:id="547" w:author="Matthew Nelson" w:date="2024-09-16T15:45:00Z">
        <w:r w:rsidRPr="00622DBE" w:rsidDel="00072478">
          <w:delText xml:space="preserve">Constraints comprise the specification of subsets of key or attribute values that </w:delText>
        </w:r>
      </w:del>
      <w:del w:id="548" w:author="Matthew Nelson" w:date="2024-09-16T15:01:00Z">
        <w:r w:rsidRPr="00622DBE" w:rsidDel="002F3CB4">
          <w:delText xml:space="preserve">are contained in a </w:delText>
        </w:r>
        <w:r w:rsidR="00CC35FC" w:rsidDel="002F3CB4">
          <w:delText>d</w:delText>
        </w:r>
        <w:r w:rsidRPr="00622DBE" w:rsidDel="002F3CB4">
          <w:delText>ata</w:delText>
        </w:r>
        <w:r w:rsidR="00CC35FC" w:rsidDel="002F3CB4">
          <w:delText xml:space="preserve"> </w:delText>
        </w:r>
        <w:r w:rsidRPr="00622DBE" w:rsidDel="002F3CB4">
          <w:delText xml:space="preserve">source, or is to </w:delText>
        </w:r>
      </w:del>
      <w:del w:id="549" w:author="Matthew Nelson" w:date="2024-09-16T15:45:00Z">
        <w:r w:rsidRPr="00622DBE" w:rsidDel="00072478">
          <w:delText>be provided for a Dataflow or Metadataflow, or directly attached to a Data Structure Definition or Metadata Structure Definition. This is important metadata because, for example, the full range of possibilities which is implied by the Data Structure Definition (e.g.</w:delText>
        </w:r>
        <w:r w:rsidR="00CC35FC" w:rsidDel="00072478">
          <w:delText>,</w:delText>
        </w:r>
        <w:r w:rsidRPr="00622DBE" w:rsidDel="00072478">
          <w:delText xml:space="preserve"> the complete set of valid keys is the Cartesian product of all the values in the code lists for each of the Dimensions) is often more than is actually present in any specific </w:delText>
        </w:r>
        <w:r w:rsidR="00CC35FC" w:rsidDel="00072478">
          <w:delText>d</w:delText>
        </w:r>
        <w:r w:rsidRPr="00622DBE" w:rsidDel="00072478">
          <w:delText>ata</w:delText>
        </w:r>
        <w:r w:rsidR="00CC35FC" w:rsidDel="00072478">
          <w:delText xml:space="preserve"> </w:delText>
        </w:r>
        <w:r w:rsidRPr="00622DBE" w:rsidDel="00072478">
          <w:delText>source, or more than is intended to be supplied according to a specific Dataflow.</w:delText>
        </w:r>
      </w:del>
    </w:p>
    <w:p w14:paraId="4534FA13" w14:textId="34B516B7" w:rsidR="00281D0F" w:rsidRPr="00622DBE" w:rsidDel="00072478" w:rsidRDefault="003606B2" w:rsidP="00DD664C">
      <w:pPr>
        <w:rPr>
          <w:del w:id="550" w:author="Matthew Nelson" w:date="2024-09-16T15:45:00Z"/>
        </w:rPr>
      </w:pPr>
      <w:del w:id="551" w:author="Matthew Nelson" w:date="2024-09-16T15:45:00Z">
        <w:r w:rsidRPr="00622DBE" w:rsidDel="00072478">
          <w:delText xml:space="preserve">Often a Data Provider will not be able to provide data for all key combinations, either because the combination itself is not meaningful, or simply because the provider does not have the data for that combination. In this case the Data Provider could constrain the </w:delText>
        </w:r>
        <w:r w:rsidR="00FC336E" w:rsidDel="00072478">
          <w:delText>d</w:delText>
        </w:r>
        <w:r w:rsidRPr="00622DBE" w:rsidDel="00072478">
          <w:delText>ata</w:delText>
        </w:r>
        <w:r w:rsidR="00FC336E" w:rsidDel="00072478">
          <w:delText xml:space="preserve"> </w:delText>
        </w:r>
        <w:r w:rsidRPr="00622DBE" w:rsidDel="00072478">
          <w:delText xml:space="preserve">source (at the level of the Provision Agreement or the Data Provider) by supplying metadata that defines the key combinations or cube regions that are available. This is done by means of a Constraint. The Constraint is also used to define a code list subset which is used to populate a </w:delText>
        </w:r>
        <w:r w:rsidR="00FC336E" w:rsidDel="00072478">
          <w:delText>p</w:delText>
        </w:r>
        <w:r w:rsidRPr="00622DBE" w:rsidDel="00072478">
          <w:delText xml:space="preserve">artial </w:delText>
        </w:r>
        <w:r w:rsidR="00FC336E" w:rsidDel="00072478">
          <w:delText>c</w:delText>
        </w:r>
        <w:r w:rsidRPr="00622DBE" w:rsidDel="00072478">
          <w:delText xml:space="preserve">ode </w:delText>
        </w:r>
        <w:r w:rsidR="00FC336E" w:rsidDel="00072478">
          <w:delText>l</w:delText>
        </w:r>
        <w:r w:rsidRPr="00622DBE" w:rsidDel="00072478">
          <w:delText>ist.</w:delText>
        </w:r>
      </w:del>
    </w:p>
    <w:p w14:paraId="08DBB4BD" w14:textId="701D945F" w:rsidR="00281D0F" w:rsidRPr="00622DBE" w:rsidDel="00072478" w:rsidRDefault="003606B2" w:rsidP="00DD664C">
      <w:pPr>
        <w:rPr>
          <w:del w:id="552" w:author="Matthew Nelson" w:date="2024-09-16T15:45:00Z"/>
        </w:rPr>
      </w:pPr>
      <w:del w:id="553" w:author="Matthew Nelson" w:date="2024-09-16T15:45:00Z">
        <w:r w:rsidRPr="00622DBE" w:rsidDel="00072478">
          <w:delText>Furthermore, it is often useful to define subsets or views of the Data Structure Definition which restrict values in some code lists, especially where many such subsets restrict the same Data Structure Definition. Such a view is called a Dataflow, and there can be one or more defined for any Data Structure Definition.</w:delText>
        </w:r>
      </w:del>
    </w:p>
    <w:p w14:paraId="01F72CC6" w14:textId="48D9B992" w:rsidR="00281D0F" w:rsidRPr="00622DBE" w:rsidDel="00072478" w:rsidRDefault="003606B2" w:rsidP="00DD664C">
      <w:pPr>
        <w:rPr>
          <w:del w:id="554" w:author="Matthew Nelson" w:date="2024-09-16T15:45:00Z"/>
        </w:rPr>
      </w:pPr>
      <w:del w:id="555" w:author="Matthew Nelson" w:date="2024-09-16T15:45:00Z">
        <w:r w:rsidRPr="00622DBE" w:rsidDel="00072478">
          <w:delText>Whenever data is published or made available by a Data Provider, it must conform to a Dataflow (and hence to a Data Structure Definition). The Dataflow is thus a means of enabling content based processing.</w:delText>
        </w:r>
      </w:del>
    </w:p>
    <w:p w14:paraId="027D57D0" w14:textId="1A2BC6CE" w:rsidR="00281D0F" w:rsidRPr="00622DBE" w:rsidDel="00072478" w:rsidRDefault="003606B2" w:rsidP="00DD664C">
      <w:pPr>
        <w:rPr>
          <w:del w:id="556" w:author="Matthew Nelson" w:date="2024-09-16T15:45:00Z"/>
        </w:rPr>
      </w:pPr>
      <w:del w:id="557" w:author="Matthew Nelson" w:date="2024-09-16T15:45:00Z">
        <w:r w:rsidRPr="00622DBE" w:rsidDel="00072478">
          <w:delText>In addition, Constraints can be extremely useful in a data visualisation system, such as dissemination of statistics on a website. In such a system a Cube Region can be used to specify the Dimension codes that actually exist in a data</w:delText>
        </w:r>
        <w:r w:rsidR="00FC336E" w:rsidDel="00072478">
          <w:delText xml:space="preserve"> </w:delText>
        </w:r>
        <w:r w:rsidRPr="00622DBE" w:rsidDel="00072478">
          <w:delText>source (these can be used to build relevant selection tables), and the Key Set can be used to specify the keys that exist in a data</w:delText>
        </w:r>
        <w:r w:rsidR="00FC336E" w:rsidDel="00072478">
          <w:delText xml:space="preserve"> </w:delText>
        </w:r>
        <w:r w:rsidRPr="00622DBE" w:rsidDel="00072478">
          <w:delText>source (these can be used to guide the user to select only those Dimension code values that will return data based on the Dimension values already selected).</w:delText>
        </w:r>
      </w:del>
    </w:p>
    <w:p w14:paraId="1D9E7CAA" w14:textId="52D26C9A" w:rsidR="00281D0F" w:rsidRDefault="003606B2" w:rsidP="00663EEA">
      <w:pPr>
        <w:pStyle w:val="Heading3"/>
      </w:pPr>
      <w:bookmarkStart w:id="558" w:name="_Toc178072854"/>
      <w:r>
        <w:t>7.3.2</w:t>
      </w:r>
      <w:ins w:id="559" w:author="Matthew Nelson" w:date="2024-09-20T11:14:00Z">
        <w:r w:rsidR="00BC0547">
          <w:t xml:space="preserve"> </w:t>
        </w:r>
      </w:ins>
      <w:del w:id="560" w:author="Matthew Nelson" w:date="2024-09-20T11:14:00Z">
        <w:r w:rsidDel="00BC0547">
          <w:delText xml:space="preserve"> Data and Metadata </w:delText>
        </w:r>
      </w:del>
      <w:r>
        <w:t>Constraints: Schematic</w:t>
      </w:r>
      <w:bookmarkEnd w:id="558"/>
    </w:p>
    <w:p w14:paraId="55106CD5" w14:textId="296227E8" w:rsidR="00DB4751" w:rsidRDefault="003606B2" w:rsidP="00F84D68">
      <w:pPr>
        <w:keepNext/>
        <w:spacing w:after="0" w:line="259" w:lineRule="auto"/>
        <w:ind w:right="768"/>
        <w:jc w:val="right"/>
      </w:pPr>
      <w:del w:id="561" w:author="Matthew Nelson" w:date="2024-09-16T16:53:00Z">
        <w:r w:rsidDel="00E00745">
          <w:rPr>
            <w:noProof/>
          </w:rPr>
          <w:drawing>
            <wp:inline distT="0" distB="0" distL="0" distR="0" wp14:anchorId="2681D899" wp14:editId="711AA1F3">
              <wp:extent cx="5522976" cy="3108960"/>
              <wp:effectExtent l="0" t="0" r="1905" b="0"/>
              <wp:docPr id="57521" name="Picture 57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21"/>
                      <pic:cNvPicPr/>
                    </pic:nvPicPr>
                    <pic:blipFill>
                      <a:blip r:embed="rId44">
                        <a:extLst>
                          <a:ext uri="{28A0092B-C50C-407E-A947-70E740481C1C}">
                            <a14:useLocalDpi xmlns:a14="http://schemas.microsoft.com/office/drawing/2010/main" val="0"/>
                          </a:ext>
                        </a:extLst>
                      </a:blip>
                      <a:stretch>
                        <a:fillRect/>
                      </a:stretch>
                    </pic:blipFill>
                    <pic:spPr>
                      <a:xfrm>
                        <a:off x="0" y="0"/>
                        <a:ext cx="5522976" cy="3108960"/>
                      </a:xfrm>
                      <a:prstGeom prst="rect">
                        <a:avLst/>
                      </a:prstGeom>
                    </pic:spPr>
                  </pic:pic>
                </a:graphicData>
              </a:graphic>
            </wp:inline>
          </w:drawing>
        </w:r>
      </w:del>
      <w:ins w:id="562" w:author="Matthew Nelson" w:date="2024-09-20T12:06:00Z">
        <w:r w:rsidR="002324A2">
          <w:rPr>
            <w:noProof/>
          </w:rPr>
          <w:drawing>
            <wp:inline distT="0" distB="0" distL="0" distR="0" wp14:anchorId="35A1A7C7" wp14:editId="3328D5EF">
              <wp:extent cx="5518785" cy="3490595"/>
              <wp:effectExtent l="0" t="0" r="5715" b="1905"/>
              <wp:docPr id="1272590802"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90802" name="Picture 1" descr="A diagram of data flow&#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18785" cy="3490595"/>
                      </a:xfrm>
                      <a:prstGeom prst="rect">
                        <a:avLst/>
                      </a:prstGeom>
                    </pic:spPr>
                  </pic:pic>
                </a:graphicData>
              </a:graphic>
            </wp:inline>
          </w:drawing>
        </w:r>
      </w:ins>
    </w:p>
    <w:p w14:paraId="642155C6" w14:textId="1A947346" w:rsidR="00281D0F" w:rsidRDefault="00DB4751" w:rsidP="00F84D68">
      <w:pPr>
        <w:pStyle w:val="Caption"/>
      </w:pPr>
      <w:r>
        <w:t xml:space="preserve">Figure </w:t>
      </w:r>
      <w:r w:rsidR="007B7A2D">
        <w:fldChar w:fldCharType="begin"/>
      </w:r>
      <w:r w:rsidR="007B7A2D">
        <w:instrText xml:space="preserve"> SEQ Figure \* ARABIC </w:instrText>
      </w:r>
      <w:r w:rsidR="007B7A2D">
        <w:fldChar w:fldCharType="separate"/>
      </w:r>
      <w:r w:rsidR="007B7A2D">
        <w:rPr>
          <w:noProof/>
        </w:rPr>
        <w:t>14</w:t>
      </w:r>
      <w:r w:rsidR="007B7A2D">
        <w:rPr>
          <w:noProof/>
        </w:rPr>
        <w:fldChar w:fldCharType="end"/>
      </w:r>
      <w:r>
        <w:t xml:space="preserve">: </w:t>
      </w:r>
      <w:r w:rsidRPr="007355AF">
        <w:t>Schematic of the Constraint and the Artefacts that can be constrained</w:t>
      </w:r>
    </w:p>
    <w:p w14:paraId="60AE7C7C" w14:textId="77777777" w:rsidR="00DB4751" w:rsidRPr="00DB4751" w:rsidRDefault="00DB4751" w:rsidP="00F84D68"/>
    <w:p w14:paraId="175357D9" w14:textId="681C5E8B" w:rsidR="00281D0F" w:rsidRDefault="003606B2" w:rsidP="00663EEA">
      <w:pPr>
        <w:pStyle w:val="Heading3"/>
      </w:pPr>
      <w:bookmarkStart w:id="563" w:name="_Toc178072855"/>
      <w:r>
        <w:lastRenderedPageBreak/>
        <w:t>7.3.3 Data and Metadata Constraints: Model</w:t>
      </w:r>
      <w:bookmarkEnd w:id="563"/>
    </w:p>
    <w:p w14:paraId="45091072" w14:textId="77777777" w:rsidR="00C53159" w:rsidRDefault="00C53159" w:rsidP="00EA53F8">
      <w:pPr>
        <w:keepNext/>
        <w:jc w:val="center"/>
        <w:rPr>
          <w:ins w:id="564" w:author="Matthew Nelson" w:date="2024-09-16T16:54:00Z"/>
          <w:b/>
          <w:bCs/>
        </w:rPr>
      </w:pPr>
    </w:p>
    <w:p w14:paraId="24AB90CD" w14:textId="06F02005" w:rsidR="00DB4751" w:rsidRDefault="00DF0F7D" w:rsidP="00EA53F8">
      <w:pPr>
        <w:keepNext/>
        <w:jc w:val="center"/>
        <w:rPr>
          <w:ins w:id="565" w:author="Matthew Nelson" w:date="2024-09-16T16:54:00Z"/>
        </w:rPr>
      </w:pPr>
      <w:ins w:id="566" w:author="Matthew Nelson" w:date="2024-09-16T16:54:00Z">
        <w:r w:rsidRPr="00DF0F7D">
          <w:rPr>
            <w:b/>
            <w:bCs/>
            <w:rPrChange w:id="567" w:author="Matthew Nelson" w:date="2024-09-16T16:54:00Z">
              <w:rPr/>
            </w:rPrChange>
          </w:rPr>
          <w:t>TODO</w:t>
        </w:r>
        <w:r>
          <w:t xml:space="preserve"> </w:t>
        </w:r>
      </w:ins>
      <w:del w:id="568" w:author="Matthew Nelson" w:date="2024-09-16T16:54:00Z">
        <w:r w:rsidR="003606B2" w:rsidRPr="00344B39" w:rsidDel="00DF0F7D">
          <w:rPr>
            <w:noProof/>
          </w:rPr>
          <w:drawing>
            <wp:inline distT="0" distB="0" distL="0" distR="0" wp14:anchorId="04C95E2A" wp14:editId="40590BDC">
              <wp:extent cx="5554008" cy="5375472"/>
              <wp:effectExtent l="0" t="0" r="8890" b="0"/>
              <wp:docPr id="251171" name="Picture 25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71" name="Picture 25117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54008" cy="5375472"/>
                      </a:xfrm>
                      <a:prstGeom prst="rect">
                        <a:avLst/>
                      </a:prstGeom>
                    </pic:spPr>
                  </pic:pic>
                </a:graphicData>
              </a:graphic>
            </wp:inline>
          </w:drawing>
        </w:r>
      </w:del>
      <w:ins w:id="569" w:author="Matthew Nelson" w:date="2024-09-16T16:54:00Z">
        <w:r>
          <w:t>UML TO BE UPDATED</w:t>
        </w:r>
      </w:ins>
    </w:p>
    <w:p w14:paraId="31564891" w14:textId="77777777" w:rsidR="00C53159" w:rsidRDefault="00C53159">
      <w:pPr>
        <w:keepNext/>
        <w:jc w:val="center"/>
        <w:pPrChange w:id="570" w:author="Matthew Nelson" w:date="2024-09-16T16:54:00Z">
          <w:pPr>
            <w:keepNext/>
          </w:pPr>
        </w:pPrChange>
      </w:pPr>
    </w:p>
    <w:p w14:paraId="735DE836" w14:textId="0F9B848E" w:rsidR="00281D0F" w:rsidRPr="00344B39" w:rsidRDefault="00DB4751" w:rsidP="00F84D68">
      <w:pPr>
        <w:pStyle w:val="Caption"/>
      </w:pPr>
      <w:r>
        <w:t xml:space="preserve">Figure </w:t>
      </w:r>
      <w:r w:rsidR="007B7A2D">
        <w:fldChar w:fldCharType="begin"/>
      </w:r>
      <w:r w:rsidR="007B7A2D">
        <w:instrText xml:space="preserve"> SEQ Figure \* ARABIC </w:instrText>
      </w:r>
      <w:r w:rsidR="007B7A2D">
        <w:fldChar w:fldCharType="separate"/>
      </w:r>
      <w:r w:rsidR="007B7A2D">
        <w:rPr>
          <w:noProof/>
        </w:rPr>
        <w:t>15</w:t>
      </w:r>
      <w:r w:rsidR="007B7A2D">
        <w:rPr>
          <w:noProof/>
        </w:rPr>
        <w:fldChar w:fldCharType="end"/>
      </w:r>
      <w:r>
        <w:t xml:space="preserve">: </w:t>
      </w:r>
      <w:r w:rsidRPr="00FC0C2A">
        <w:rPr>
          <w:noProof/>
        </w:rPr>
        <w:t>Logical class diagram showing inher</w:t>
      </w:r>
      <w:r>
        <w:rPr>
          <w:noProof/>
        </w:rPr>
        <w:t xml:space="preserve">itance between and reference to </w:t>
      </w:r>
      <w:r w:rsidRPr="00FC0C2A">
        <w:rPr>
          <w:noProof/>
        </w:rPr>
        <w:t>constrainable artefacts</w:t>
      </w:r>
    </w:p>
    <w:p w14:paraId="7E807E38" w14:textId="77777777" w:rsidR="00DB4751" w:rsidRPr="00F84D68" w:rsidRDefault="00DB4751" w:rsidP="00F84D68"/>
    <w:p w14:paraId="7CD22C6D" w14:textId="02C63480" w:rsidR="00DB4751" w:rsidRPr="00DB4751" w:rsidRDefault="00DB4751">
      <w:r w:rsidRPr="00DB4751">
        <w:t>Logical class diagram showing inheritance between and reference to constrainable artefacts</w:t>
      </w:r>
    </w:p>
    <w:p w14:paraId="30E69CE8" w14:textId="2F4ECFCB" w:rsidR="00281D0F" w:rsidRPr="00723C20" w:rsidRDefault="003606B2" w:rsidP="00DD664C">
      <w:r w:rsidRPr="00723C20">
        <w:t xml:space="preserve">The class diagram above shows that </w:t>
      </w:r>
      <w:del w:id="571" w:author="Matthew Nelson" w:date="2024-09-16T16:55:00Z">
        <w:r w:rsidRPr="00723C20" w:rsidDel="0084507D">
          <w:delText>Data</w:delText>
        </w:r>
        <w:r w:rsidR="00C24247" w:rsidDel="0084507D">
          <w:delText xml:space="preserve"> </w:delText>
        </w:r>
        <w:r w:rsidRPr="00723C20" w:rsidDel="0084507D">
          <w:delText>Provider,</w:delText>
        </w:r>
        <w:r w:rsidR="00C24247" w:rsidDel="0084507D">
          <w:delText xml:space="preserve"> Metadata Provider,</w:delText>
        </w:r>
        <w:r w:rsidRPr="00723C20" w:rsidDel="0084507D">
          <w:delText xml:space="preserve"> </w:delText>
        </w:r>
      </w:del>
      <w:r w:rsidRPr="00723C20">
        <w:t xml:space="preserve">Dataflow, </w:t>
      </w:r>
      <w:proofErr w:type="spellStart"/>
      <w:r w:rsidRPr="00723C20">
        <w:t>Metadataflow</w:t>
      </w:r>
      <w:proofErr w:type="spellEnd"/>
      <w:r w:rsidRPr="00723C20">
        <w:t>, Provision</w:t>
      </w:r>
      <w:r w:rsidR="004F4532" w:rsidRPr="00723C20">
        <w:t xml:space="preserve"> </w:t>
      </w:r>
      <w:r w:rsidRPr="00723C20">
        <w:t>Agreement</w:t>
      </w:r>
      <w:r w:rsidR="004F4532" w:rsidRPr="00723C20">
        <w:t>, Metadata Provision Agreement</w:t>
      </w:r>
      <w:r w:rsidRPr="00723C20">
        <w:t>, Data</w:t>
      </w:r>
      <w:r w:rsidR="004F4532" w:rsidRPr="00723C20">
        <w:t xml:space="preserve"> </w:t>
      </w:r>
      <w:r w:rsidRPr="00723C20">
        <w:t>Structure</w:t>
      </w:r>
      <w:r w:rsidR="004F4532" w:rsidRPr="00723C20">
        <w:t xml:space="preserve"> </w:t>
      </w:r>
      <w:r w:rsidRPr="00723C20">
        <w:t>Definition, Metadata</w:t>
      </w:r>
      <w:r w:rsidR="004F4532" w:rsidRPr="00723C20">
        <w:t xml:space="preserve"> </w:t>
      </w:r>
      <w:r w:rsidRPr="00723C20">
        <w:t>Structure</w:t>
      </w:r>
      <w:r w:rsidR="004F4532" w:rsidRPr="00723C20">
        <w:t xml:space="preserve"> </w:t>
      </w:r>
      <w:r w:rsidRPr="00723C20">
        <w:t xml:space="preserve">Definition, </w:t>
      </w:r>
      <w:del w:id="572" w:author="Matthew Nelson" w:date="2024-09-16T16:55:00Z">
        <w:r w:rsidRPr="00723C20" w:rsidDel="0084507D">
          <w:delText>Simple</w:delText>
        </w:r>
        <w:r w:rsidR="004F4532" w:rsidRPr="00723C20" w:rsidDel="0084507D">
          <w:delText xml:space="preserve"> </w:delText>
        </w:r>
        <w:r w:rsidRPr="00723C20" w:rsidDel="0084507D">
          <w:delText xml:space="preserve">Datasource and </w:delText>
        </w:r>
        <w:r w:rsidR="00C24247" w:rsidDel="0084507D">
          <w:delText xml:space="preserve">REST Datasource (via the abstract </w:delText>
        </w:r>
        <w:r w:rsidRPr="00723C20" w:rsidDel="0084507D">
          <w:delText>Query</w:delText>
        </w:r>
        <w:r w:rsidR="004F4532" w:rsidRPr="00723C20" w:rsidDel="0084507D">
          <w:delText xml:space="preserve"> </w:delText>
        </w:r>
        <w:r w:rsidRPr="00723C20" w:rsidDel="0084507D">
          <w:delText>Datasource</w:delText>
        </w:r>
        <w:r w:rsidR="00C24247" w:rsidDel="0084507D">
          <w:delText>)</w:delText>
        </w:r>
        <w:r w:rsidRPr="00723C20" w:rsidDel="0084507D">
          <w:delText xml:space="preserve"> </w:delText>
        </w:r>
      </w:del>
      <w:r w:rsidRPr="00723C20">
        <w:t>are all concrete sub-classes of Constrainable</w:t>
      </w:r>
      <w:r w:rsidR="004F4532" w:rsidRPr="00723C20">
        <w:t xml:space="preserve"> </w:t>
      </w:r>
      <w:r w:rsidRPr="00723C20">
        <w:t xml:space="preserve">Artefact and can therefore have Constraints specified. </w:t>
      </w:r>
      <w:del w:id="573" w:author="Matthew Nelson" w:date="2024-09-16T16:55:00Z">
        <w:r w:rsidRPr="00723C20" w:rsidDel="0084507D">
          <w:delText>Note that the actual Constraint as submitted is associated to the reference classes which inherit from ConstrainableRef: these are used to refer to the classes to which the Constraint applies.</w:delText>
        </w:r>
      </w:del>
    </w:p>
    <w:p w14:paraId="1A1E3E22" w14:textId="04ED9842" w:rsidR="00281D0F" w:rsidRPr="00DB4751" w:rsidRDefault="003606B2" w:rsidP="00DD664C">
      <w:r w:rsidRPr="00DB4751">
        <w:t>The content of the Constraint can be found in the SDMX Information Model document.</w:t>
      </w:r>
    </w:p>
    <w:p w14:paraId="15426DA1" w14:textId="2442DE20" w:rsidR="00281D0F" w:rsidRPr="00F84D68" w:rsidRDefault="003606B2" w:rsidP="00205F80">
      <w:pPr>
        <w:pStyle w:val="Heading2"/>
      </w:pPr>
      <w:bookmarkStart w:id="574" w:name="_Toc178072856"/>
      <w:r w:rsidRPr="00F84D68">
        <w:t>7.4 Data and Metadata Registration</w:t>
      </w:r>
      <w:bookmarkEnd w:id="574"/>
    </w:p>
    <w:p w14:paraId="307473B5" w14:textId="2C14B889" w:rsidR="00281D0F" w:rsidRPr="00F84D68" w:rsidRDefault="003606B2" w:rsidP="00663EEA">
      <w:pPr>
        <w:pStyle w:val="Heading3"/>
      </w:pPr>
      <w:bookmarkStart w:id="575" w:name="_Toc178072857"/>
      <w:r w:rsidRPr="00F84D68">
        <w:t>7.4.1 Basic Concepts</w:t>
      </w:r>
      <w:bookmarkEnd w:id="575"/>
    </w:p>
    <w:p w14:paraId="39BAAFF8" w14:textId="1CF6BDB7" w:rsidR="00281D0F" w:rsidRPr="00F84D68" w:rsidRDefault="003606B2" w:rsidP="00DD664C">
      <w:r w:rsidRPr="00F84D68">
        <w:t>A Data Provider has published a new dataset conforming to an existing Dataflow (and hence Data Structure Definition). This is implemented as either a web-accessible SDMX-ML file, or in a database which has a web-services interface capable of responding to an S</w:t>
      </w:r>
      <w:r w:rsidR="00C57955" w:rsidRPr="00F84D68">
        <w:t>DMX</w:t>
      </w:r>
      <w:r w:rsidRPr="00F84D68">
        <w:t xml:space="preserve"> RESTful query with an SDMX-ML data stream.</w:t>
      </w:r>
    </w:p>
    <w:p w14:paraId="1E273C6F" w14:textId="40D8C7C2" w:rsidR="00281D0F" w:rsidRPr="00F84D68" w:rsidRDefault="003606B2" w:rsidP="00DD664C">
      <w:r w:rsidRPr="00F84D68">
        <w:t>The Data Provider wishes to make this new data available to one or more data collectors in a “pull” scenario, or to make the data available to data consumers. To do this, the Data Provider registers the new dataset with one or more SDMX conformant registries that have been configured with structural and provisioning metadata. In other words, the registry “knows” the Data Provider and “knows” what data flows the data provider has agreed to make available.</w:t>
      </w:r>
    </w:p>
    <w:p w14:paraId="38A53A79" w14:textId="61C8BB35" w:rsidR="00281D0F" w:rsidRPr="00F84D68" w:rsidRDefault="003606B2" w:rsidP="00DD664C">
      <w:r w:rsidRPr="00F84D68">
        <w:t xml:space="preserve">The same mechanism can be used to report or make available a metadata set. </w:t>
      </w:r>
    </w:p>
    <w:p w14:paraId="35C0F91E" w14:textId="577432BE" w:rsidR="00281D0F" w:rsidRPr="00F84D68" w:rsidRDefault="003606B2" w:rsidP="00DD664C">
      <w:r w:rsidRPr="00F84D68">
        <w:t>SDMX-RR supports dataset and metadata set registration via the Registration Request, which can be created by the Data</w:t>
      </w:r>
      <w:r w:rsidR="00C57955" w:rsidRPr="00F84D68">
        <w:t>/Metadata</w:t>
      </w:r>
      <w:r w:rsidRPr="00F84D68">
        <w:t xml:space="preserve"> Provider (giving the Data Provider maximum control). The registry responds to the registration request with a registration response which indicates if the registration was successful. In the event of an error, the error messages are returned as a registry exception within the response.</w:t>
      </w:r>
    </w:p>
    <w:p w14:paraId="4721C07A" w14:textId="03B484B1" w:rsidR="00281D0F" w:rsidRPr="00F84D68" w:rsidRDefault="003606B2" w:rsidP="00663EEA">
      <w:pPr>
        <w:pStyle w:val="Heading3"/>
      </w:pPr>
      <w:bookmarkStart w:id="576" w:name="_Toc178072858"/>
      <w:r w:rsidRPr="00F84D68">
        <w:lastRenderedPageBreak/>
        <w:t>7.4.2 The Registration Request</w:t>
      </w:r>
      <w:bookmarkEnd w:id="576"/>
      <w:r w:rsidRPr="00F84D68">
        <w:t xml:space="preserve"> </w:t>
      </w:r>
    </w:p>
    <w:p w14:paraId="74E1D438" w14:textId="77777777" w:rsidR="00281D0F" w:rsidRPr="00F84D68" w:rsidRDefault="003606B2" w:rsidP="00E04029">
      <w:pPr>
        <w:pStyle w:val="Heading4"/>
      </w:pPr>
      <w:r w:rsidRPr="00F84D68">
        <w:t xml:space="preserve">7.4.2.1 Registration Request Schematic </w:t>
      </w:r>
    </w:p>
    <w:p w14:paraId="09A662A4" w14:textId="77777777" w:rsidR="001A0507" w:rsidRDefault="003606B2" w:rsidP="00F84D68">
      <w:pPr>
        <w:keepNext/>
        <w:spacing w:after="0" w:line="259" w:lineRule="auto"/>
        <w:ind w:right="5"/>
        <w:jc w:val="right"/>
      </w:pPr>
      <w:r w:rsidRPr="00344B39">
        <w:rPr>
          <w:noProof/>
        </w:rPr>
        <w:drawing>
          <wp:inline distT="0" distB="0" distL="0" distR="0" wp14:anchorId="50163F8C" wp14:editId="455AF9E7">
            <wp:extent cx="5274566" cy="3211767"/>
            <wp:effectExtent l="0" t="0" r="2540" b="8255"/>
            <wp:docPr id="60232" name="Picture 60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232"/>
                    <pic:cNvPicPr/>
                  </pic:nvPicPr>
                  <pic:blipFill>
                    <a:blip r:embed="rId47">
                      <a:extLst>
                        <a:ext uri="{28A0092B-C50C-407E-A947-70E740481C1C}">
                          <a14:useLocalDpi xmlns:a14="http://schemas.microsoft.com/office/drawing/2010/main" val="0"/>
                        </a:ext>
                      </a:extLst>
                    </a:blip>
                    <a:stretch>
                      <a:fillRect/>
                    </a:stretch>
                  </pic:blipFill>
                  <pic:spPr>
                    <a:xfrm>
                      <a:off x="0" y="0"/>
                      <a:ext cx="5274566" cy="3211767"/>
                    </a:xfrm>
                    <a:prstGeom prst="rect">
                      <a:avLst/>
                    </a:prstGeom>
                  </pic:spPr>
                </pic:pic>
              </a:graphicData>
            </a:graphic>
          </wp:inline>
        </w:drawing>
      </w:r>
    </w:p>
    <w:p w14:paraId="4F22F655" w14:textId="57C0D5E6" w:rsidR="001A0507" w:rsidRDefault="001A0507" w:rsidP="00F84D68">
      <w:pPr>
        <w:pStyle w:val="Caption"/>
      </w:pPr>
      <w:r w:rsidRPr="00344B39">
        <w:t xml:space="preserve">Figure </w:t>
      </w:r>
      <w:r w:rsidRPr="00344B39">
        <w:fldChar w:fldCharType="begin"/>
      </w:r>
      <w:r w:rsidRPr="00F84D68">
        <w:instrText xml:space="preserve"> SEQ Figure \* ARABIC </w:instrText>
      </w:r>
      <w:r w:rsidRPr="00344B39">
        <w:fldChar w:fldCharType="separate"/>
      </w:r>
      <w:r w:rsidR="007B7A2D">
        <w:rPr>
          <w:noProof/>
        </w:rPr>
        <w:t>16</w:t>
      </w:r>
      <w:r w:rsidRPr="00344B39">
        <w:fldChar w:fldCharType="end"/>
      </w:r>
      <w:r w:rsidRPr="00F84D68">
        <w:t>: Schematic of the Objects Concerned with Registration</w:t>
      </w:r>
    </w:p>
    <w:p w14:paraId="6BD78298" w14:textId="77777777" w:rsidR="001A0507" w:rsidRPr="00344B39" w:rsidRDefault="001A0507" w:rsidP="00F84D68"/>
    <w:p w14:paraId="4F7FF689" w14:textId="77777777" w:rsidR="00281D0F" w:rsidRPr="00F84D68" w:rsidRDefault="003606B2" w:rsidP="00E04029">
      <w:pPr>
        <w:pStyle w:val="Heading4"/>
      </w:pPr>
      <w:r w:rsidRPr="00F84D68">
        <w:t xml:space="preserve">7.4.2.2 Registration Request Model </w:t>
      </w:r>
    </w:p>
    <w:p w14:paraId="5BDCD185" w14:textId="30F6B24C" w:rsidR="00281D0F" w:rsidRPr="00F84D68" w:rsidRDefault="003606B2" w:rsidP="00991DAF">
      <w:pPr>
        <w:spacing w:after="292"/>
        <w:ind w:left="-5"/>
      </w:pPr>
      <w:r w:rsidRPr="00F84D68">
        <w:t>The following UML diagram shows the composition of the registration request. Each request is made up of one or more Registrations, one per dataset or metadata set to be registered. The Registration can optionally have information</w:t>
      </w:r>
      <w:r w:rsidR="001A0507">
        <w:t>,</w:t>
      </w:r>
      <w:r w:rsidRPr="00F84D68">
        <w:t xml:space="preserve"> which has been extracted from the Registration:</w:t>
      </w:r>
    </w:p>
    <w:p w14:paraId="415EBE26" w14:textId="0322E607" w:rsidR="00281D0F" w:rsidRPr="00F84D68" w:rsidRDefault="003606B2" w:rsidP="00991DAF">
      <w:pPr>
        <w:numPr>
          <w:ilvl w:val="0"/>
          <w:numId w:val="4"/>
        </w:numPr>
        <w:ind w:left="641" w:hanging="357"/>
      </w:pPr>
      <w:r w:rsidRPr="009A6893">
        <w:rPr>
          <w:rStyle w:val="ArtefactClass"/>
        </w:rPr>
        <w:t>validFrom</w:t>
      </w:r>
    </w:p>
    <w:p w14:paraId="6AB181AF" w14:textId="6CDF5AE7" w:rsidR="00281D0F" w:rsidRPr="00F84D68" w:rsidRDefault="003606B2" w:rsidP="00991DAF">
      <w:pPr>
        <w:numPr>
          <w:ilvl w:val="0"/>
          <w:numId w:val="4"/>
        </w:numPr>
        <w:ind w:left="641" w:hanging="357"/>
      </w:pPr>
      <w:r w:rsidRPr="009A6893">
        <w:rPr>
          <w:rStyle w:val="ArtefactClass"/>
        </w:rPr>
        <w:t>validTo</w:t>
      </w:r>
    </w:p>
    <w:p w14:paraId="36C8F429" w14:textId="77777777" w:rsidR="00281D0F" w:rsidRPr="00F84D68" w:rsidRDefault="003606B2" w:rsidP="00991DAF">
      <w:pPr>
        <w:numPr>
          <w:ilvl w:val="0"/>
          <w:numId w:val="4"/>
        </w:numPr>
        <w:ind w:left="641" w:hanging="357"/>
      </w:pPr>
      <w:r w:rsidRPr="009A6893">
        <w:rPr>
          <w:rStyle w:val="ArtefactClass"/>
        </w:rPr>
        <w:t>lastUpdated</w:t>
      </w:r>
      <w:r w:rsidRPr="00F84D68">
        <w:t xml:space="preserve"> </w:t>
      </w:r>
    </w:p>
    <w:p w14:paraId="283267D0" w14:textId="13CCBC13" w:rsidR="00281D0F" w:rsidRPr="00F84D68" w:rsidRDefault="003606B2" w:rsidP="008576A2">
      <w:pPr>
        <w:spacing w:after="292"/>
        <w:ind w:left="-5"/>
      </w:pPr>
      <w:r w:rsidRPr="00F84D68">
        <w:t>The last updated date is useful during the discovery process to make sure the client knows which data is freshest.</w:t>
      </w:r>
    </w:p>
    <w:p w14:paraId="1BF57076" w14:textId="3057E4BE" w:rsidR="00281D0F" w:rsidRPr="00F84D68" w:rsidRDefault="003606B2" w:rsidP="00991DAF">
      <w:pPr>
        <w:spacing w:after="292"/>
        <w:ind w:left="-5"/>
      </w:pPr>
      <w:r w:rsidRPr="00F84D68">
        <w:t>The Registration has an action attribute which takes one of the following values:</w:t>
      </w:r>
    </w:p>
    <w:tbl>
      <w:tblPr>
        <w:tblStyle w:val="TableGrid1"/>
        <w:tblW w:w="9152" w:type="dxa"/>
        <w:tblInd w:w="-5" w:type="dxa"/>
        <w:tblCellMar>
          <w:top w:w="5" w:type="dxa"/>
          <w:left w:w="108" w:type="dxa"/>
          <w:right w:w="12" w:type="dxa"/>
        </w:tblCellMar>
        <w:tblLook w:val="04A0" w:firstRow="1" w:lastRow="0" w:firstColumn="1" w:lastColumn="0" w:noHBand="0" w:noVBand="1"/>
      </w:tblPr>
      <w:tblGrid>
        <w:gridCol w:w="2399"/>
        <w:gridCol w:w="6753"/>
      </w:tblGrid>
      <w:tr w:rsidR="00281D0F" w:rsidRPr="00DB4751" w14:paraId="1A4248FB" w14:textId="77777777" w:rsidTr="00991DAF">
        <w:trPr>
          <w:trHeight w:val="373"/>
        </w:trPr>
        <w:tc>
          <w:tcPr>
            <w:tcW w:w="2399" w:type="dxa"/>
            <w:tcBorders>
              <w:top w:val="single" w:sz="4" w:space="0" w:color="000000"/>
              <w:left w:val="single" w:sz="4" w:space="0" w:color="000000"/>
              <w:bottom w:val="single" w:sz="4" w:space="0" w:color="000000"/>
              <w:right w:val="single" w:sz="4" w:space="0" w:color="000000"/>
            </w:tcBorders>
          </w:tcPr>
          <w:p w14:paraId="31E82A52" w14:textId="77777777" w:rsidR="00281D0F" w:rsidRPr="00F84D68" w:rsidRDefault="003606B2">
            <w:pPr>
              <w:spacing w:after="0" w:line="259" w:lineRule="auto"/>
              <w:jc w:val="left"/>
            </w:pPr>
            <w:r w:rsidRPr="00F84D68">
              <w:rPr>
                <w:rFonts w:eastAsia="Courier New"/>
                <w:b/>
              </w:rPr>
              <w:t xml:space="preserve">Action Attribute Value </w:t>
            </w:r>
          </w:p>
        </w:tc>
        <w:tc>
          <w:tcPr>
            <w:tcW w:w="6753" w:type="dxa"/>
            <w:tcBorders>
              <w:top w:val="single" w:sz="4" w:space="0" w:color="000000"/>
              <w:left w:val="single" w:sz="4" w:space="0" w:color="000000"/>
              <w:bottom w:val="single" w:sz="4" w:space="0" w:color="000000"/>
              <w:right w:val="single" w:sz="4" w:space="0" w:color="000000"/>
            </w:tcBorders>
          </w:tcPr>
          <w:p w14:paraId="32AC6242" w14:textId="77777777" w:rsidR="00281D0F" w:rsidRPr="00F84D68" w:rsidRDefault="003606B2">
            <w:pPr>
              <w:spacing w:after="0" w:line="259" w:lineRule="auto"/>
              <w:jc w:val="left"/>
            </w:pPr>
            <w:r w:rsidRPr="00F84D68">
              <w:rPr>
                <w:b/>
              </w:rPr>
              <w:t xml:space="preserve">Behaviour </w:t>
            </w:r>
          </w:p>
        </w:tc>
      </w:tr>
      <w:tr w:rsidR="00281D0F" w:rsidRPr="00DB4751" w14:paraId="4E51329C" w14:textId="77777777" w:rsidTr="00991DAF">
        <w:trPr>
          <w:trHeight w:val="263"/>
        </w:trPr>
        <w:tc>
          <w:tcPr>
            <w:tcW w:w="2399" w:type="dxa"/>
            <w:tcBorders>
              <w:top w:val="single" w:sz="4" w:space="0" w:color="000000"/>
              <w:left w:val="single" w:sz="4" w:space="0" w:color="000000"/>
              <w:bottom w:val="single" w:sz="4" w:space="0" w:color="000000"/>
              <w:right w:val="single" w:sz="4" w:space="0" w:color="000000"/>
            </w:tcBorders>
          </w:tcPr>
          <w:p w14:paraId="7BF69833" w14:textId="77777777" w:rsidR="00281D0F" w:rsidRPr="00F84D68" w:rsidRDefault="003606B2">
            <w:pPr>
              <w:spacing w:after="0" w:line="259" w:lineRule="auto"/>
              <w:jc w:val="left"/>
            </w:pPr>
            <w:r w:rsidRPr="009A6893">
              <w:rPr>
                <w:rStyle w:val="ArtefactClass"/>
              </w:rPr>
              <w:lastRenderedPageBreak/>
              <w:t>Append</w:t>
            </w:r>
            <w:r w:rsidRPr="00F84D68">
              <w:t xml:space="preserve"> </w:t>
            </w:r>
          </w:p>
        </w:tc>
        <w:tc>
          <w:tcPr>
            <w:tcW w:w="6753" w:type="dxa"/>
            <w:tcBorders>
              <w:top w:val="single" w:sz="4" w:space="0" w:color="000000"/>
              <w:left w:val="single" w:sz="4" w:space="0" w:color="000000"/>
              <w:bottom w:val="single" w:sz="4" w:space="0" w:color="000000"/>
              <w:right w:val="single" w:sz="4" w:space="0" w:color="000000"/>
            </w:tcBorders>
          </w:tcPr>
          <w:p w14:paraId="3E39E69F" w14:textId="36EF1D92" w:rsidR="00281D0F" w:rsidRPr="00F84D68" w:rsidRDefault="003606B2">
            <w:pPr>
              <w:spacing w:after="0" w:line="259" w:lineRule="auto"/>
              <w:jc w:val="left"/>
            </w:pPr>
            <w:r w:rsidRPr="00F84D68">
              <w:t>Add this Registration to the registry</w:t>
            </w:r>
          </w:p>
        </w:tc>
      </w:tr>
      <w:tr w:rsidR="00281D0F" w:rsidRPr="00DB4751" w14:paraId="207C1D47" w14:textId="77777777" w:rsidTr="00991DAF">
        <w:trPr>
          <w:trHeight w:val="516"/>
        </w:trPr>
        <w:tc>
          <w:tcPr>
            <w:tcW w:w="2399" w:type="dxa"/>
            <w:tcBorders>
              <w:top w:val="single" w:sz="4" w:space="0" w:color="000000"/>
              <w:left w:val="single" w:sz="4" w:space="0" w:color="000000"/>
              <w:bottom w:val="single" w:sz="4" w:space="0" w:color="000000"/>
              <w:right w:val="single" w:sz="4" w:space="0" w:color="000000"/>
            </w:tcBorders>
          </w:tcPr>
          <w:p w14:paraId="1C0F6424" w14:textId="77777777" w:rsidR="00281D0F" w:rsidRPr="00F84D68" w:rsidRDefault="003606B2">
            <w:pPr>
              <w:spacing w:after="0" w:line="259" w:lineRule="auto"/>
              <w:jc w:val="left"/>
            </w:pPr>
            <w:r w:rsidRPr="009A6893">
              <w:rPr>
                <w:rStyle w:val="ArtefactClass"/>
              </w:rPr>
              <w:t>Replace</w:t>
            </w:r>
            <w:r w:rsidRPr="00F84D68">
              <w:rPr>
                <w:rFonts w:ascii="Courier New" w:eastAsia="Courier New" w:hAnsi="Courier New" w:cs="Courier New"/>
                <w:vertAlign w:val="subscript"/>
              </w:rPr>
              <w:t xml:space="preserve"> </w:t>
            </w:r>
          </w:p>
        </w:tc>
        <w:tc>
          <w:tcPr>
            <w:tcW w:w="6753" w:type="dxa"/>
            <w:tcBorders>
              <w:top w:val="single" w:sz="4" w:space="0" w:color="000000"/>
              <w:left w:val="single" w:sz="4" w:space="0" w:color="000000"/>
              <w:bottom w:val="single" w:sz="4" w:space="0" w:color="000000"/>
              <w:right w:val="single" w:sz="4" w:space="0" w:color="000000"/>
            </w:tcBorders>
          </w:tcPr>
          <w:p w14:paraId="158167E9" w14:textId="0361DD46" w:rsidR="00281D0F" w:rsidRPr="00F84D68" w:rsidRDefault="003606B2" w:rsidP="009A6893">
            <w:pPr>
              <w:spacing w:after="0" w:line="259" w:lineRule="auto"/>
            </w:pPr>
            <w:r w:rsidRPr="00F84D68">
              <w:t xml:space="preserve">Replace the existing Registration with identified by the id in the Registration of the </w:t>
            </w:r>
            <w:r w:rsidRPr="009A6893">
              <w:rPr>
                <w:rStyle w:val="ArtefactClass"/>
              </w:rPr>
              <w:t>SubmitRegistrationRequest</w:t>
            </w:r>
          </w:p>
        </w:tc>
      </w:tr>
      <w:tr w:rsidR="00281D0F" w:rsidRPr="00DB4751" w14:paraId="4F76E7C0" w14:textId="77777777" w:rsidTr="00991DAF">
        <w:trPr>
          <w:trHeight w:val="516"/>
        </w:trPr>
        <w:tc>
          <w:tcPr>
            <w:tcW w:w="2399" w:type="dxa"/>
            <w:tcBorders>
              <w:top w:val="single" w:sz="4" w:space="0" w:color="000000"/>
              <w:left w:val="single" w:sz="4" w:space="0" w:color="000000"/>
              <w:bottom w:val="single" w:sz="4" w:space="0" w:color="000000"/>
              <w:right w:val="single" w:sz="4" w:space="0" w:color="000000"/>
            </w:tcBorders>
          </w:tcPr>
          <w:p w14:paraId="547BF925" w14:textId="77777777" w:rsidR="00281D0F" w:rsidRPr="00F84D68" w:rsidRDefault="003606B2">
            <w:pPr>
              <w:spacing w:after="0" w:line="259" w:lineRule="auto"/>
              <w:jc w:val="left"/>
            </w:pPr>
            <w:r w:rsidRPr="009A6893">
              <w:rPr>
                <w:rStyle w:val="ArtefactClass"/>
              </w:rPr>
              <w:t>Delete</w:t>
            </w:r>
            <w:r w:rsidRPr="00F84D68">
              <w:t xml:space="preserve"> </w:t>
            </w:r>
          </w:p>
        </w:tc>
        <w:tc>
          <w:tcPr>
            <w:tcW w:w="6753" w:type="dxa"/>
            <w:tcBorders>
              <w:top w:val="single" w:sz="4" w:space="0" w:color="000000"/>
              <w:left w:val="single" w:sz="4" w:space="0" w:color="000000"/>
              <w:bottom w:val="single" w:sz="4" w:space="0" w:color="000000"/>
              <w:right w:val="single" w:sz="4" w:space="0" w:color="000000"/>
            </w:tcBorders>
          </w:tcPr>
          <w:p w14:paraId="3311DDCE" w14:textId="2C2C2871" w:rsidR="00281D0F" w:rsidRPr="00F84D68" w:rsidRDefault="003606B2">
            <w:pPr>
              <w:spacing w:after="0" w:line="259" w:lineRule="auto"/>
            </w:pPr>
            <w:r w:rsidRPr="00F84D68">
              <w:t xml:space="preserve">Delete the existing Registration identified by the id in the Registration of the </w:t>
            </w:r>
            <w:r w:rsidRPr="009A6893">
              <w:rPr>
                <w:rStyle w:val="ArtefactClass"/>
              </w:rPr>
              <w:t>SubmitRegistrationRequest</w:t>
            </w:r>
          </w:p>
        </w:tc>
      </w:tr>
    </w:tbl>
    <w:p w14:paraId="5D29E004" w14:textId="77777777" w:rsidR="008F6C07" w:rsidRDefault="008F6C07" w:rsidP="00F84D68">
      <w:pPr>
        <w:keepNext/>
      </w:pPr>
      <w:r>
        <w:rPr>
          <w:noProof/>
        </w:rPr>
        <w:drawing>
          <wp:inline distT="0" distB="0" distL="0" distR="0" wp14:anchorId="295B293B" wp14:editId="01A8B5F4">
            <wp:extent cx="5518785" cy="5481320"/>
            <wp:effectExtent l="0" t="0" r="571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gistration_reques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18785" cy="5481320"/>
                    </a:xfrm>
                    <a:prstGeom prst="rect">
                      <a:avLst/>
                    </a:prstGeom>
                  </pic:spPr>
                </pic:pic>
              </a:graphicData>
            </a:graphic>
          </wp:inline>
        </w:drawing>
      </w:r>
    </w:p>
    <w:p w14:paraId="30E63244" w14:textId="1D13591B" w:rsidR="00281D0F" w:rsidRPr="00F84D68" w:rsidRDefault="008F6C07" w:rsidP="00F84D68">
      <w:pPr>
        <w:pStyle w:val="Caption"/>
      </w:pPr>
      <w:r>
        <w:t xml:space="preserve">Figure </w:t>
      </w:r>
      <w:r w:rsidR="007B7A2D">
        <w:fldChar w:fldCharType="begin"/>
      </w:r>
      <w:r w:rsidR="007B7A2D">
        <w:instrText xml:space="preserve"> SEQ Figure \* ARABIC </w:instrText>
      </w:r>
      <w:r w:rsidR="007B7A2D">
        <w:fldChar w:fldCharType="separate"/>
      </w:r>
      <w:r w:rsidR="007B7A2D">
        <w:rPr>
          <w:noProof/>
        </w:rPr>
        <w:t>17</w:t>
      </w:r>
      <w:r w:rsidR="007B7A2D">
        <w:rPr>
          <w:noProof/>
        </w:rPr>
        <w:fldChar w:fldCharType="end"/>
      </w:r>
      <w:r>
        <w:t xml:space="preserve">: </w:t>
      </w:r>
      <w:r w:rsidRPr="008F6C07">
        <w:t>Logical Class Diagram of Registration of Data and Metadata</w:t>
      </w:r>
    </w:p>
    <w:p w14:paraId="00A40CB4" w14:textId="0AEC6C96" w:rsidR="00281D0F" w:rsidRPr="00F84D68" w:rsidRDefault="003606B2">
      <w:pPr>
        <w:spacing w:after="292"/>
        <w:ind w:left="-5"/>
      </w:pPr>
      <w:r w:rsidRPr="00F84D68">
        <w:t xml:space="preserve">The </w:t>
      </w:r>
      <w:r w:rsidRPr="00F84D68">
        <w:rPr>
          <w:rStyle w:val="ArtefactClassAbstract"/>
        </w:rPr>
        <w:t>QueryDatasource</w:t>
      </w:r>
      <w:r w:rsidRPr="00F84D68">
        <w:t xml:space="preserve"> is an abstract class that represents a data source</w:t>
      </w:r>
      <w:r w:rsidR="005E092C">
        <w:t>,</w:t>
      </w:r>
      <w:r w:rsidRPr="00F84D68">
        <w:t xml:space="preserve"> which can understand an </w:t>
      </w:r>
      <w:r w:rsidR="005E092C">
        <w:t>API</w:t>
      </w:r>
      <w:r w:rsidRPr="00F84D68">
        <w:t xml:space="preserve"> query (</w:t>
      </w:r>
      <w:r w:rsidR="005E092C">
        <w:t xml:space="preserve">i.e., a </w:t>
      </w:r>
      <w:r w:rsidRPr="00F84D68">
        <w:t>RESTful query</w:t>
      </w:r>
      <w:r w:rsidR="005E092C">
        <w:t xml:space="preserve"> – </w:t>
      </w:r>
      <w:r w:rsidRPr="00F84D68">
        <w:rPr>
          <w:rStyle w:val="ArtefactClass"/>
        </w:rPr>
        <w:t>RESTDatasource</w:t>
      </w:r>
      <w:r w:rsidRPr="00F84D68">
        <w:t xml:space="preserve">) and respond appropriately. Each </w:t>
      </w:r>
      <w:r w:rsidR="005E092C">
        <w:t>d</w:t>
      </w:r>
      <w:r w:rsidRPr="00F84D68">
        <w:t>ata</w:t>
      </w:r>
      <w:r w:rsidR="005E092C">
        <w:t xml:space="preserve"> </w:t>
      </w:r>
      <w:r w:rsidRPr="00F84D68">
        <w:t>source inherit</w:t>
      </w:r>
      <w:r w:rsidR="005E092C">
        <w:t>s</w:t>
      </w:r>
      <w:r w:rsidRPr="00F84D68">
        <w:t xml:space="preserve"> the </w:t>
      </w:r>
      <w:r w:rsidRPr="00F84D68">
        <w:rPr>
          <w:rStyle w:val="ArtefactClass"/>
        </w:rPr>
        <w:t>dataURL</w:t>
      </w:r>
      <w:r w:rsidRPr="00F84D68">
        <w:t xml:space="preserve"> from </w:t>
      </w:r>
      <w:r w:rsidRPr="00F84D68">
        <w:rPr>
          <w:rStyle w:val="ArtefactClassAbstract"/>
        </w:rPr>
        <w:t>Datasource</w:t>
      </w:r>
      <w:r w:rsidRPr="00F84D68">
        <w:t xml:space="preserve">, and the </w:t>
      </w:r>
      <w:r w:rsidRPr="00F84D68">
        <w:rPr>
          <w:rStyle w:val="ArtefactClassAbstract"/>
        </w:rPr>
        <w:t>QueryDatasource</w:t>
      </w:r>
      <w:r w:rsidRPr="00F84D68">
        <w:t xml:space="preserve"> has an additional URL to locate </w:t>
      </w:r>
      <w:r w:rsidR="005E092C">
        <w:t xml:space="preserve">the specification of the service </w:t>
      </w:r>
      <w:r w:rsidR="005E092C">
        <w:lastRenderedPageBreak/>
        <w:t>(</w:t>
      </w:r>
      <w:proofErr w:type="spellStart"/>
      <w:r w:rsidR="005E092C" w:rsidRPr="00F84D68">
        <w:rPr>
          <w:rStyle w:val="ArtefactClass"/>
        </w:rPr>
        <w:t>specURL</w:t>
      </w:r>
      <w:proofErr w:type="spellEnd"/>
      <w:r w:rsidR="005E092C">
        <w:t>)</w:t>
      </w:r>
      <w:r w:rsidRPr="00F84D68">
        <w:t xml:space="preserve"> to describe how to access it. All other supported protocols are assumed to use the </w:t>
      </w:r>
      <w:r w:rsidRPr="00F84D68">
        <w:rPr>
          <w:rStyle w:val="ArtefactClass"/>
        </w:rPr>
        <w:t>SimpleDatasource</w:t>
      </w:r>
      <w:r w:rsidRPr="00F84D68">
        <w:t xml:space="preserve"> URL. </w:t>
      </w:r>
    </w:p>
    <w:p w14:paraId="6BE3342D" w14:textId="61E1CDD3" w:rsidR="00281D0F" w:rsidRPr="00F84D68" w:rsidRDefault="003606B2" w:rsidP="003674DD">
      <w:pPr>
        <w:spacing w:after="292"/>
        <w:ind w:left="-5"/>
      </w:pPr>
      <w:r w:rsidRPr="00F84D68">
        <w:t xml:space="preserve">A </w:t>
      </w:r>
      <w:r w:rsidRPr="00F84D68">
        <w:rPr>
          <w:rStyle w:val="ArtefactClass"/>
        </w:rPr>
        <w:t>SimpleDatasource</w:t>
      </w:r>
      <w:r w:rsidRPr="00F84D68">
        <w:t xml:space="preserve"> is used to reference a physical SDMX-ML file that is available at a URL.</w:t>
      </w:r>
    </w:p>
    <w:p w14:paraId="14C09EBC" w14:textId="1A8B68F8" w:rsidR="00281D0F" w:rsidRPr="00F84D68" w:rsidRDefault="003606B2" w:rsidP="003674DD">
      <w:pPr>
        <w:spacing w:after="292"/>
        <w:ind w:left="-5"/>
      </w:pPr>
      <w:r w:rsidRPr="00F84D68">
        <w:t xml:space="preserve">The </w:t>
      </w:r>
      <w:r w:rsidRPr="00F84D68">
        <w:rPr>
          <w:rStyle w:val="ArtefactClass"/>
        </w:rPr>
        <w:t>RegistrationRequest</w:t>
      </w:r>
      <w:r w:rsidRPr="00F84D68">
        <w:t xml:space="preserve"> has an </w:t>
      </w:r>
      <w:r w:rsidRPr="00F84D68">
        <w:rPr>
          <w:rStyle w:val="ArtefactClass"/>
        </w:rPr>
        <w:t>action</w:t>
      </w:r>
      <w:r w:rsidRPr="00F84D68">
        <w:t xml:space="preserve"> attribute which defines whether this is a new (append) or updated (replace) </w:t>
      </w:r>
      <w:r w:rsidRPr="00F84D68">
        <w:rPr>
          <w:rStyle w:val="ArtefactClass"/>
        </w:rPr>
        <w:t>Registration</w:t>
      </w:r>
      <w:r w:rsidRPr="00F84D68">
        <w:t xml:space="preserve">, or that the </w:t>
      </w:r>
      <w:r w:rsidRPr="00F84D68">
        <w:rPr>
          <w:rStyle w:val="ArtefactClass"/>
        </w:rPr>
        <w:t>Registration</w:t>
      </w:r>
      <w:r w:rsidRPr="00F84D68">
        <w:t xml:space="preserve"> is to be deleted (delete). The </w:t>
      </w:r>
      <w:r w:rsidRPr="00F84D68">
        <w:rPr>
          <w:rStyle w:val="ArtefactClass"/>
        </w:rPr>
        <w:t>id</w:t>
      </w:r>
      <w:r w:rsidRPr="00F84D68">
        <w:t xml:space="preserve"> is only provided for the replace and delete actions, as the Registry will allocate the unique </w:t>
      </w:r>
      <w:r w:rsidRPr="00F84D68">
        <w:rPr>
          <w:rStyle w:val="ArtefactClass"/>
        </w:rPr>
        <w:t>id</w:t>
      </w:r>
      <w:r w:rsidRPr="00F84D68">
        <w:t xml:space="preserve"> of the (new) </w:t>
      </w:r>
      <w:r w:rsidRPr="00F84D68">
        <w:rPr>
          <w:rStyle w:val="ArtefactClass"/>
        </w:rPr>
        <w:t>Registration</w:t>
      </w:r>
      <w:r w:rsidRPr="00F84D68">
        <w:t>.</w:t>
      </w:r>
    </w:p>
    <w:p w14:paraId="6E0AB710" w14:textId="3DBDCA0C" w:rsidR="00281D0F" w:rsidRPr="00F84D68" w:rsidRDefault="003606B2" w:rsidP="003674DD">
      <w:pPr>
        <w:spacing w:after="292"/>
        <w:ind w:left="-5"/>
      </w:pPr>
      <w:r w:rsidRPr="00F84D68">
        <w:t xml:space="preserve">The </w:t>
      </w:r>
      <w:r w:rsidRPr="00F84D68">
        <w:rPr>
          <w:rStyle w:val="ArtefactClass"/>
        </w:rPr>
        <w:t>Registration</w:t>
      </w:r>
      <w:r w:rsidRPr="00F84D68">
        <w:t xml:space="preserve"> includes attributes that state how a </w:t>
      </w:r>
      <w:r w:rsidRPr="00F84D68">
        <w:rPr>
          <w:rStyle w:val="ArtefactClass"/>
        </w:rPr>
        <w:t>SimpleDatasource</w:t>
      </w:r>
      <w:r w:rsidRPr="00F84D68">
        <w:t xml:space="preserve"> is to be indexed when registered. The Registry registration process must act as follows</w:t>
      </w:r>
      <w:r w:rsidR="005E092C">
        <w:t>:</w:t>
      </w:r>
    </w:p>
    <w:p w14:paraId="0E124D73" w14:textId="2F97972D" w:rsidR="00281D0F" w:rsidRDefault="003606B2" w:rsidP="003674DD">
      <w:pPr>
        <w:spacing w:after="292"/>
        <w:ind w:left="-5"/>
        <w:rPr>
          <w:ins w:id="577" w:author="Matthew Nelson" w:date="2024-09-16T16:45:00Z"/>
        </w:rPr>
      </w:pPr>
      <w:r w:rsidRPr="00F84D68">
        <w:t xml:space="preserve">Information in the data or metadata set is extracted and </w:t>
      </w:r>
      <w:ins w:id="578" w:author="Matthew Nelson" w:date="2024-09-16T16:43:00Z">
        <w:r w:rsidR="00E21748">
          <w:t xml:space="preserve">made available via the availability REST API </w:t>
        </w:r>
      </w:ins>
      <w:ins w:id="579" w:author="Matthew Nelson" w:date="2024-09-16T16:44:00Z">
        <w:r w:rsidR="00E21748">
          <w:t>as documented here</w:t>
        </w:r>
      </w:ins>
      <w:ins w:id="580" w:author="Matthew Nelson" w:date="2024-09-16T16:45:00Z">
        <w:r w:rsidR="00E21748">
          <w:t>:</w:t>
        </w:r>
      </w:ins>
      <w:del w:id="581" w:author="Matthew Nelson" w:date="2024-09-16T16:43:00Z">
        <w:r w:rsidRPr="00F84D68" w:rsidDel="00E21748">
          <w:delText xml:space="preserve">placed in one or more </w:delText>
        </w:r>
        <w:r w:rsidRPr="00F84D68" w:rsidDel="00E21748">
          <w:rPr>
            <w:rStyle w:val="ArtefactClassAbstract"/>
          </w:rPr>
          <w:delText>Constraint</w:delText>
        </w:r>
        <w:r w:rsidRPr="00F84D68" w:rsidDel="00E21748">
          <w:delText xml:space="preserve">s (see the </w:delText>
        </w:r>
        <w:r w:rsidRPr="00F84D68" w:rsidDel="00E21748">
          <w:rPr>
            <w:rStyle w:val="ArtefactClassAbstract"/>
          </w:rPr>
          <w:delText>Constraint</w:delText>
        </w:r>
        <w:r w:rsidRPr="00F84D68" w:rsidDel="00E21748">
          <w:delText xml:space="preserve"> model in the SDMX Information Model – Section 2 of the SDMX Standards). The information to be extracted is indicated by the Boolean values set on the </w:delText>
        </w:r>
        <w:r w:rsidRPr="00F84D68" w:rsidDel="00E21748">
          <w:rPr>
            <w:rStyle w:val="ArtefactClass"/>
          </w:rPr>
          <w:delText>ProvisionAgreement</w:delText>
        </w:r>
        <w:r w:rsidRPr="00F84D68" w:rsidDel="00E21748">
          <w:delText xml:space="preserve"> </w:delText>
        </w:r>
        <w:r w:rsidR="005E092C" w:rsidDel="00E21748">
          <w:delText xml:space="preserve">or </w:delText>
        </w:r>
        <w:r w:rsidR="005E092C" w:rsidRPr="00F84D68" w:rsidDel="00E21748">
          <w:rPr>
            <w:rStyle w:val="ArtefactClass"/>
          </w:rPr>
          <w:delText>MetadataProvisionAgreement</w:delText>
        </w:r>
        <w:r w:rsidR="005E092C" w:rsidDel="00E21748">
          <w:delText xml:space="preserve"> </w:delText>
        </w:r>
        <w:r w:rsidRPr="00F84D68" w:rsidDel="00E21748">
          <w:delText xml:space="preserve">as shown in the table below. </w:delText>
        </w:r>
      </w:del>
    </w:p>
    <w:p w14:paraId="402189D2" w14:textId="6A292181" w:rsidR="00E21748" w:rsidRPr="00F84D68" w:rsidRDefault="00E21748" w:rsidP="003674DD">
      <w:pPr>
        <w:spacing w:after="292"/>
        <w:ind w:left="-5"/>
      </w:pPr>
      <w:ins w:id="582" w:author="Matthew Nelson" w:date="2024-09-16T16:45:00Z">
        <w:r w:rsidRPr="00E21748">
          <w:t>https://github.com/sdmx-twg/sdmx-rest/blob/master/doc/availability.md</w:t>
        </w:r>
      </w:ins>
    </w:p>
    <w:tbl>
      <w:tblPr>
        <w:tblStyle w:val="TableGrid1"/>
        <w:tblW w:w="9092" w:type="dxa"/>
        <w:tblInd w:w="-5" w:type="dxa"/>
        <w:tblCellMar>
          <w:top w:w="10" w:type="dxa"/>
          <w:left w:w="107" w:type="dxa"/>
          <w:right w:w="48" w:type="dxa"/>
        </w:tblCellMar>
        <w:tblLook w:val="04A0" w:firstRow="1" w:lastRow="0" w:firstColumn="1" w:lastColumn="0" w:noHBand="0" w:noVBand="1"/>
      </w:tblPr>
      <w:tblGrid>
        <w:gridCol w:w="4111"/>
        <w:gridCol w:w="4981"/>
      </w:tblGrid>
      <w:tr w:rsidR="00281D0F" w:rsidRPr="00DB4751" w14:paraId="3B1BA4F9" w14:textId="77777777" w:rsidTr="00150C56">
        <w:trPr>
          <w:trHeight w:val="263"/>
          <w:tblHeader/>
        </w:trPr>
        <w:tc>
          <w:tcPr>
            <w:tcW w:w="4111" w:type="dxa"/>
            <w:tcBorders>
              <w:top w:val="single" w:sz="4" w:space="0" w:color="000000"/>
              <w:left w:val="single" w:sz="4" w:space="0" w:color="000000"/>
              <w:bottom w:val="single" w:sz="4" w:space="0" w:color="000000"/>
              <w:right w:val="single" w:sz="4" w:space="0" w:color="000000"/>
            </w:tcBorders>
          </w:tcPr>
          <w:p w14:paraId="6F31EC5F" w14:textId="77777777" w:rsidR="00281D0F" w:rsidRPr="00F84D68" w:rsidRDefault="003606B2">
            <w:pPr>
              <w:spacing w:after="0" w:line="259" w:lineRule="auto"/>
              <w:ind w:left="1"/>
              <w:jc w:val="left"/>
            </w:pPr>
            <w:r w:rsidRPr="00F84D68">
              <w:rPr>
                <w:b/>
              </w:rPr>
              <w:t xml:space="preserve">Indexing Required </w:t>
            </w:r>
          </w:p>
        </w:tc>
        <w:tc>
          <w:tcPr>
            <w:tcW w:w="4981" w:type="dxa"/>
            <w:tcBorders>
              <w:top w:val="single" w:sz="4" w:space="0" w:color="000000"/>
              <w:left w:val="single" w:sz="4" w:space="0" w:color="000000"/>
              <w:bottom w:val="single" w:sz="4" w:space="0" w:color="000000"/>
              <w:right w:val="single" w:sz="4" w:space="0" w:color="000000"/>
            </w:tcBorders>
          </w:tcPr>
          <w:p w14:paraId="6945F02C" w14:textId="77777777" w:rsidR="00281D0F" w:rsidRPr="00F84D68" w:rsidRDefault="003606B2">
            <w:pPr>
              <w:spacing w:after="0" w:line="259" w:lineRule="auto"/>
              <w:ind w:left="1"/>
              <w:jc w:val="left"/>
            </w:pPr>
            <w:r w:rsidRPr="00F84D68">
              <w:rPr>
                <w:b/>
              </w:rPr>
              <w:t xml:space="preserve">Registration Process Activity </w:t>
            </w:r>
          </w:p>
        </w:tc>
      </w:tr>
      <w:tr w:rsidR="00281D0F" w:rsidRPr="00DB4751" w14:paraId="6392653C" w14:textId="77777777" w:rsidTr="003674DD">
        <w:trPr>
          <w:trHeight w:val="516"/>
        </w:trPr>
        <w:tc>
          <w:tcPr>
            <w:tcW w:w="4111" w:type="dxa"/>
            <w:tcBorders>
              <w:top w:val="single" w:sz="4" w:space="0" w:color="000000"/>
              <w:left w:val="single" w:sz="4" w:space="0" w:color="000000"/>
              <w:bottom w:val="single" w:sz="4" w:space="0" w:color="000000"/>
              <w:right w:val="single" w:sz="4" w:space="0" w:color="000000"/>
            </w:tcBorders>
          </w:tcPr>
          <w:p w14:paraId="2E94A7E5" w14:textId="604FF707" w:rsidR="00281D0F" w:rsidRPr="00F84D68" w:rsidRDefault="003606B2">
            <w:pPr>
              <w:spacing w:after="0" w:line="259" w:lineRule="auto"/>
              <w:ind w:left="1"/>
              <w:jc w:val="left"/>
            </w:pPr>
            <w:r w:rsidRPr="00F84D68">
              <w:rPr>
                <w:rStyle w:val="ArtefactClass"/>
              </w:rPr>
              <w:t>indexTimeSeries</w:t>
            </w:r>
          </w:p>
        </w:tc>
        <w:tc>
          <w:tcPr>
            <w:tcW w:w="4981" w:type="dxa"/>
            <w:tcBorders>
              <w:top w:val="single" w:sz="4" w:space="0" w:color="000000"/>
              <w:left w:val="single" w:sz="4" w:space="0" w:color="000000"/>
              <w:bottom w:val="single" w:sz="4" w:space="0" w:color="000000"/>
              <w:right w:val="single" w:sz="4" w:space="0" w:color="000000"/>
            </w:tcBorders>
          </w:tcPr>
          <w:p w14:paraId="17F9C1F4" w14:textId="77777777" w:rsidR="00281D0F" w:rsidRPr="00F84D68" w:rsidRDefault="003606B2">
            <w:pPr>
              <w:spacing w:after="0" w:line="259" w:lineRule="auto"/>
              <w:ind w:left="1" w:hanging="1"/>
            </w:pPr>
            <w:r w:rsidRPr="00F84D68">
              <w:t xml:space="preserve">Extract all the series keys and create a </w:t>
            </w:r>
            <w:proofErr w:type="spellStart"/>
            <w:r w:rsidRPr="00F84D68">
              <w:t>KeySet</w:t>
            </w:r>
            <w:proofErr w:type="spellEnd"/>
            <w:r w:rsidRPr="00F84D68">
              <w:t xml:space="preserve">(s) Constraint. </w:t>
            </w:r>
          </w:p>
        </w:tc>
      </w:tr>
      <w:tr w:rsidR="00281D0F" w:rsidRPr="00DB4751" w14:paraId="4D07CC57" w14:textId="77777777" w:rsidTr="003674DD">
        <w:trPr>
          <w:trHeight w:val="1781"/>
        </w:trPr>
        <w:tc>
          <w:tcPr>
            <w:tcW w:w="4111" w:type="dxa"/>
            <w:tcBorders>
              <w:top w:val="single" w:sz="4" w:space="0" w:color="000000"/>
              <w:left w:val="single" w:sz="4" w:space="0" w:color="000000"/>
              <w:bottom w:val="single" w:sz="4" w:space="0" w:color="000000"/>
              <w:right w:val="single" w:sz="4" w:space="0" w:color="000000"/>
            </w:tcBorders>
          </w:tcPr>
          <w:p w14:paraId="0242A676" w14:textId="76C4C32C" w:rsidR="00281D0F" w:rsidRPr="00F84D68" w:rsidRDefault="003606B2">
            <w:pPr>
              <w:spacing w:after="0" w:line="259" w:lineRule="auto"/>
              <w:ind w:left="1"/>
              <w:jc w:val="left"/>
            </w:pPr>
            <w:r w:rsidRPr="00F84D68">
              <w:rPr>
                <w:rStyle w:val="ArtefactClass"/>
              </w:rPr>
              <w:t>indexDataSet</w:t>
            </w:r>
          </w:p>
        </w:tc>
        <w:tc>
          <w:tcPr>
            <w:tcW w:w="4981" w:type="dxa"/>
            <w:tcBorders>
              <w:top w:val="single" w:sz="4" w:space="0" w:color="000000"/>
              <w:left w:val="single" w:sz="4" w:space="0" w:color="000000"/>
              <w:bottom w:val="single" w:sz="4" w:space="0" w:color="000000"/>
              <w:right w:val="single" w:sz="4" w:space="0" w:color="000000"/>
            </w:tcBorders>
          </w:tcPr>
          <w:p w14:paraId="51F8B36A" w14:textId="77777777" w:rsidR="00281D0F" w:rsidRPr="00F84D68" w:rsidRDefault="003606B2">
            <w:pPr>
              <w:spacing w:after="0" w:line="259" w:lineRule="auto"/>
              <w:ind w:right="60"/>
            </w:pPr>
            <w:r w:rsidRPr="00F84D68">
              <w:t xml:space="preserve">Extract all the codes and other content of the Key value of the Series Key in a Data Set and create one or more Cube Regions containing Member Selections of Dimension Components of the Constraints model in the SDMX-IM, and the associated Selection Value. </w:t>
            </w:r>
          </w:p>
        </w:tc>
      </w:tr>
      <w:tr w:rsidR="00281D0F" w:rsidRPr="00DB4751" w14:paraId="22CCBBE4" w14:textId="77777777" w:rsidTr="003674DD">
        <w:trPr>
          <w:trHeight w:val="1276"/>
        </w:trPr>
        <w:tc>
          <w:tcPr>
            <w:tcW w:w="4111" w:type="dxa"/>
            <w:tcBorders>
              <w:top w:val="single" w:sz="4" w:space="0" w:color="000000"/>
              <w:left w:val="single" w:sz="4" w:space="0" w:color="000000"/>
              <w:bottom w:val="single" w:sz="4" w:space="0" w:color="000000"/>
              <w:right w:val="single" w:sz="4" w:space="0" w:color="000000"/>
            </w:tcBorders>
          </w:tcPr>
          <w:p w14:paraId="3F37067D" w14:textId="758063F2" w:rsidR="00281D0F" w:rsidRPr="00F84D68" w:rsidRDefault="003606B2">
            <w:pPr>
              <w:spacing w:after="0" w:line="259" w:lineRule="auto"/>
              <w:ind w:left="1"/>
              <w:jc w:val="left"/>
            </w:pPr>
            <w:r w:rsidRPr="00F84D68">
              <w:rPr>
                <w:rStyle w:val="ArtefactClass"/>
              </w:rPr>
              <w:t>indexReportingPeriod</w:t>
            </w:r>
          </w:p>
        </w:tc>
        <w:tc>
          <w:tcPr>
            <w:tcW w:w="4981" w:type="dxa"/>
            <w:tcBorders>
              <w:top w:val="single" w:sz="4" w:space="0" w:color="000000"/>
              <w:left w:val="single" w:sz="4" w:space="0" w:color="000000"/>
              <w:bottom w:val="single" w:sz="4" w:space="0" w:color="000000"/>
              <w:right w:val="single" w:sz="4" w:space="0" w:color="000000"/>
            </w:tcBorders>
          </w:tcPr>
          <w:p w14:paraId="3D00BDEE" w14:textId="77777777" w:rsidR="00281D0F" w:rsidRPr="00F84D68" w:rsidRDefault="003606B2">
            <w:pPr>
              <w:spacing w:after="0" w:line="259" w:lineRule="auto"/>
              <w:ind w:left="1"/>
              <w:jc w:val="left"/>
            </w:pPr>
            <w:r w:rsidRPr="00F84D68">
              <w:t xml:space="preserve">This applies only to a registered </w:t>
            </w:r>
            <w:r w:rsidRPr="00F84D68">
              <w:rPr>
                <w:u w:val="single" w:color="000000"/>
              </w:rPr>
              <w:t>dataset</w:t>
            </w:r>
            <w:r w:rsidRPr="00F84D68">
              <w:t xml:space="preserve">. </w:t>
            </w:r>
          </w:p>
          <w:p w14:paraId="6083291A" w14:textId="77777777" w:rsidR="00281D0F" w:rsidRPr="00F84D68" w:rsidRDefault="003606B2">
            <w:pPr>
              <w:spacing w:after="0" w:line="259" w:lineRule="auto"/>
              <w:ind w:left="1" w:right="61"/>
            </w:pPr>
            <w:r w:rsidRPr="00F84D68">
              <w:t xml:space="preserve">Extract the Reporting Begin and Reporting End from the Header of the Message containing the data </w:t>
            </w:r>
            <w:proofErr w:type="gramStart"/>
            <w:r w:rsidRPr="00F84D68">
              <w:t>set, and</w:t>
            </w:r>
            <w:proofErr w:type="gramEnd"/>
            <w:r w:rsidRPr="00F84D68">
              <w:t xml:space="preserve"> create a Reference Period constraint. </w:t>
            </w:r>
          </w:p>
        </w:tc>
      </w:tr>
      <w:tr w:rsidR="00281D0F" w:rsidRPr="00DB4751" w14:paraId="3E063DEB" w14:textId="77777777" w:rsidTr="003674DD">
        <w:trPr>
          <w:trHeight w:val="3805"/>
        </w:trPr>
        <w:tc>
          <w:tcPr>
            <w:tcW w:w="4111" w:type="dxa"/>
            <w:tcBorders>
              <w:top w:val="single" w:sz="4" w:space="0" w:color="000000"/>
              <w:left w:val="single" w:sz="4" w:space="0" w:color="000000"/>
              <w:bottom w:val="single" w:sz="4" w:space="0" w:color="000000"/>
              <w:right w:val="single" w:sz="4" w:space="0" w:color="000000"/>
            </w:tcBorders>
          </w:tcPr>
          <w:p w14:paraId="2350CD75" w14:textId="59872995" w:rsidR="00281D0F" w:rsidRPr="00F84D68" w:rsidRDefault="003606B2">
            <w:pPr>
              <w:spacing w:after="0" w:line="259" w:lineRule="auto"/>
              <w:ind w:left="1"/>
              <w:jc w:val="left"/>
            </w:pPr>
            <w:r w:rsidRPr="00F84D68">
              <w:rPr>
                <w:rStyle w:val="ArtefactClass"/>
              </w:rPr>
              <w:lastRenderedPageBreak/>
              <w:t>indexAttributes</w:t>
            </w:r>
          </w:p>
        </w:tc>
        <w:tc>
          <w:tcPr>
            <w:tcW w:w="4981" w:type="dxa"/>
            <w:tcBorders>
              <w:top w:val="single" w:sz="4" w:space="0" w:color="000000"/>
              <w:left w:val="single" w:sz="4" w:space="0" w:color="000000"/>
              <w:bottom w:val="single" w:sz="4" w:space="0" w:color="000000"/>
              <w:right w:val="single" w:sz="4" w:space="0" w:color="000000"/>
            </w:tcBorders>
          </w:tcPr>
          <w:p w14:paraId="6DE6BABF" w14:textId="77777777" w:rsidR="00281D0F" w:rsidRPr="00F84D68" w:rsidRDefault="003606B2">
            <w:pPr>
              <w:spacing w:after="0" w:line="259" w:lineRule="auto"/>
              <w:ind w:left="1"/>
              <w:jc w:val="left"/>
            </w:pPr>
            <w:r w:rsidRPr="00F84D68">
              <w:rPr>
                <w:b/>
              </w:rPr>
              <w:t xml:space="preserve">Data Set </w:t>
            </w:r>
          </w:p>
          <w:p w14:paraId="479728E6" w14:textId="77777777" w:rsidR="00281D0F" w:rsidRPr="00F84D68" w:rsidRDefault="003606B2">
            <w:pPr>
              <w:spacing w:after="0" w:line="240" w:lineRule="auto"/>
              <w:ind w:left="1" w:right="60"/>
            </w:pPr>
            <w:r w:rsidRPr="00F84D68">
              <w:t xml:space="preserve">Extract the content of the Attribute Values in a Data Set and create one or more Cube Regions containing Member Selections of Data Attribute Components of the Constraints model in the SDMXIM, and the associated Selection Value </w:t>
            </w:r>
          </w:p>
          <w:p w14:paraId="0D08CE9C" w14:textId="77777777" w:rsidR="00281D0F" w:rsidRPr="00F84D68" w:rsidRDefault="003606B2" w:rsidP="00BD3A10">
            <w:pPr>
              <w:spacing w:after="0" w:line="259" w:lineRule="auto"/>
              <w:jc w:val="left"/>
            </w:pPr>
            <w:r w:rsidRPr="00F84D68">
              <w:rPr>
                <w:b/>
              </w:rPr>
              <w:t xml:space="preserve">Metadata Set </w:t>
            </w:r>
          </w:p>
          <w:p w14:paraId="25EADBFD" w14:textId="77777777" w:rsidR="00281D0F" w:rsidRPr="00F84D68" w:rsidRDefault="003606B2">
            <w:pPr>
              <w:spacing w:after="0" w:line="259" w:lineRule="auto"/>
              <w:ind w:left="1" w:right="60"/>
            </w:pPr>
            <w:r w:rsidRPr="00F84D68">
              <w:t xml:space="preserve">Indicate the presence of a Reported Attribute by creating one or more Cube Regions containing Member Selections of Metadata Attribute Components of the Constraints model in the SDMX-IM. Note that the content is not stored in the Selection Value. </w:t>
            </w:r>
          </w:p>
        </w:tc>
      </w:tr>
    </w:tbl>
    <w:p w14:paraId="10824561" w14:textId="77777777" w:rsidR="00281D0F" w:rsidRPr="00F84D68" w:rsidRDefault="003606B2">
      <w:pPr>
        <w:spacing w:after="0" w:line="259" w:lineRule="auto"/>
        <w:ind w:left="727"/>
        <w:jc w:val="left"/>
      </w:pPr>
      <w:r w:rsidRPr="00F84D68">
        <w:t xml:space="preserve"> </w:t>
      </w:r>
    </w:p>
    <w:p w14:paraId="1C53C0FC" w14:textId="60EE4F64" w:rsidR="00281D0F" w:rsidRPr="00F84D68" w:rsidDel="00D12AE6" w:rsidRDefault="003606B2" w:rsidP="003674DD">
      <w:pPr>
        <w:spacing w:after="292"/>
        <w:ind w:left="-5"/>
        <w:rPr>
          <w:del w:id="583" w:author="Matthew Nelson" w:date="2024-09-16T16:45:00Z"/>
        </w:rPr>
      </w:pPr>
      <w:del w:id="584" w:author="Matthew Nelson" w:date="2024-09-16T16:45:00Z">
        <w:r w:rsidRPr="00F84D68" w:rsidDel="00D12AE6">
          <w:delText xml:space="preserve">Constraints that specify the contents of a </w:delText>
        </w:r>
        <w:r w:rsidRPr="00F84D68" w:rsidDel="00D12AE6">
          <w:rPr>
            <w:rStyle w:val="ArtefactClassAbstract"/>
          </w:rPr>
          <w:delText>QueryDatasource</w:delText>
        </w:r>
        <w:r w:rsidRPr="00F84D68" w:rsidDel="00D12AE6">
          <w:delText xml:space="preserve"> are submitted to the Registry </w:delText>
        </w:r>
        <w:r w:rsidR="00F92662" w:rsidDel="00D12AE6">
          <w:delText>via the s</w:delText>
        </w:r>
        <w:r w:rsidRPr="00F84D68" w:rsidDel="00D12AE6">
          <w:delText xml:space="preserve">tructure </w:delText>
        </w:r>
        <w:r w:rsidR="00F92662" w:rsidDel="00D12AE6">
          <w:delText>submission service (i.e., the RESTful API)</w:delText>
        </w:r>
        <w:r w:rsidRPr="00F84D68" w:rsidDel="00D12AE6">
          <w:delText>.</w:delText>
        </w:r>
      </w:del>
    </w:p>
    <w:p w14:paraId="541F3D04" w14:textId="7BBF1019" w:rsidR="00281D0F" w:rsidRPr="00F84D68" w:rsidRDefault="003606B2" w:rsidP="003674DD">
      <w:pPr>
        <w:spacing w:after="292"/>
        <w:ind w:left="-5"/>
      </w:pPr>
      <w:r w:rsidRPr="00F84D68">
        <w:t xml:space="preserve">The </w:t>
      </w:r>
      <w:r w:rsidRPr="00F84D68">
        <w:rPr>
          <w:rStyle w:val="ArtefactClass"/>
        </w:rPr>
        <w:t>Registration</w:t>
      </w:r>
      <w:r w:rsidRPr="00F84D68">
        <w:t xml:space="preserve"> must reference the </w:t>
      </w:r>
      <w:r w:rsidRPr="00F84D68">
        <w:rPr>
          <w:rStyle w:val="ArtefactClass"/>
        </w:rPr>
        <w:t>ProvisionAgreement</w:t>
      </w:r>
      <w:del w:id="585" w:author="Matthew Nelson" w:date="2024-09-20T12:22:00Z">
        <w:r w:rsidRPr="00F84D68" w:rsidDel="00EC38CC">
          <w:delText xml:space="preserve"> </w:delText>
        </w:r>
        <w:r w:rsidR="00F92662" w:rsidDel="00EC38CC">
          <w:delText xml:space="preserve">or </w:delText>
        </w:r>
        <w:r w:rsidR="00F92662" w:rsidRPr="00F84D68" w:rsidDel="00EC38CC">
          <w:rPr>
            <w:rStyle w:val="ArtefactClass"/>
          </w:rPr>
          <w:delText>MetadataProvisionAgreement</w:delText>
        </w:r>
      </w:del>
      <w:r w:rsidR="00F92662">
        <w:t xml:space="preserve"> </w:t>
      </w:r>
      <w:r w:rsidRPr="00F84D68">
        <w:t xml:space="preserve">to which it relates. </w:t>
      </w:r>
    </w:p>
    <w:p w14:paraId="4D74A881" w14:textId="625C825F" w:rsidR="00281D0F" w:rsidRPr="00F84D68" w:rsidRDefault="003606B2" w:rsidP="00663EEA">
      <w:pPr>
        <w:pStyle w:val="Heading3"/>
      </w:pPr>
      <w:bookmarkStart w:id="586" w:name="_Toc178072859"/>
      <w:r w:rsidRPr="00F84D68">
        <w:t>7.4.3 Registration Response</w:t>
      </w:r>
      <w:bookmarkEnd w:id="586"/>
      <w:r w:rsidRPr="00F84D68">
        <w:t xml:space="preserve"> </w:t>
      </w:r>
    </w:p>
    <w:p w14:paraId="07910EF1" w14:textId="7611DB94" w:rsidR="00281D0F" w:rsidRPr="00F84D68" w:rsidRDefault="003606B2" w:rsidP="00D258D3">
      <w:pPr>
        <w:spacing w:after="292"/>
        <w:ind w:left="-5"/>
      </w:pPr>
      <w:r w:rsidRPr="00F84D68">
        <w:t xml:space="preserve">After a registration request has been submitted to the registry, a response is returned to the submitter indicating success or failure. Given that a registration request can hold many </w:t>
      </w:r>
      <w:r w:rsidRPr="00F84D68">
        <w:rPr>
          <w:rStyle w:val="ArtefactClass"/>
        </w:rPr>
        <w:t>Registration</w:t>
      </w:r>
      <w:r w:rsidRPr="00F84D68">
        <w:t xml:space="preserve">s, then there must be a registration status for each </w:t>
      </w:r>
      <w:r w:rsidRPr="00F84D68">
        <w:rPr>
          <w:rStyle w:val="ArtefactClass"/>
        </w:rPr>
        <w:t>Registration</w:t>
      </w:r>
      <w:r w:rsidRPr="00F84D68">
        <w:t xml:space="preserve">. The </w:t>
      </w:r>
      <w:r w:rsidRPr="00F84D68">
        <w:rPr>
          <w:rStyle w:val="ArtefactClass"/>
        </w:rPr>
        <w:t>SubmitRegistration</w:t>
      </w:r>
      <w:r w:rsidRPr="00F84D68">
        <w:t xml:space="preserve"> class has a status field</w:t>
      </w:r>
      <w:r w:rsidR="00F92662">
        <w:t>,</w:t>
      </w:r>
      <w:r w:rsidRPr="00F84D68">
        <w:t xml:space="preserve"> which is either set to “Success”, “Warning” or “Failure”.</w:t>
      </w:r>
    </w:p>
    <w:p w14:paraId="36B33613" w14:textId="0739C2F2" w:rsidR="00281D0F" w:rsidRPr="00F84D68" w:rsidRDefault="003606B2" w:rsidP="00D258D3">
      <w:pPr>
        <w:spacing w:after="292"/>
        <w:ind w:left="-5"/>
      </w:pPr>
      <w:r w:rsidRPr="00F84D68">
        <w:t xml:space="preserve">If the registration has succeeded, a </w:t>
      </w:r>
      <w:r w:rsidRPr="00F84D68">
        <w:rPr>
          <w:rStyle w:val="ArtefactClass"/>
        </w:rPr>
        <w:t>Registration</w:t>
      </w:r>
      <w:r w:rsidRPr="00F84D68">
        <w:t xml:space="preserve"> will be returned </w:t>
      </w:r>
      <w:r w:rsidR="00F92662">
        <w:t>–</w:t>
      </w:r>
      <w:r w:rsidRPr="00F84D68">
        <w:t xml:space="preserve"> this holds the Registry-allocated </w:t>
      </w:r>
      <w:r w:rsidRPr="00F84D68">
        <w:rPr>
          <w:rStyle w:val="ArtefactClass"/>
        </w:rPr>
        <w:t>Id</w:t>
      </w:r>
      <w:r w:rsidRPr="00F84D68">
        <w:t xml:space="preserve"> of the newly registered </w:t>
      </w:r>
      <w:r w:rsidRPr="00F84D68">
        <w:rPr>
          <w:rStyle w:val="ArtefactClassAbstract"/>
        </w:rPr>
        <w:t>Datasource</w:t>
      </w:r>
      <w:r w:rsidRPr="00F84D68">
        <w:t xml:space="preserve"> plus a </w:t>
      </w:r>
      <w:r w:rsidRPr="00F84D68">
        <w:rPr>
          <w:rStyle w:val="ArtefactClassAbstract"/>
        </w:rPr>
        <w:t>Datasource</w:t>
      </w:r>
      <w:r w:rsidRPr="00F84D68">
        <w:t xml:space="preserve"> holding the URL to access the dataset</w:t>
      </w:r>
      <w:del w:id="587" w:author="Matthew Nelson" w:date="2024-09-20T12:22:00Z">
        <w:r w:rsidRPr="00F84D68" w:rsidDel="00EC38CC">
          <w:delText>, metadataset</w:delText>
        </w:r>
      </w:del>
      <w:r w:rsidRPr="00F84D68">
        <w:t>, or query service.</w:t>
      </w:r>
    </w:p>
    <w:p w14:paraId="506094BF" w14:textId="08ABA1C1" w:rsidR="00281D0F" w:rsidRPr="00F84D68" w:rsidRDefault="003606B2" w:rsidP="00D258D3">
      <w:pPr>
        <w:spacing w:after="292"/>
        <w:ind w:left="-5"/>
      </w:pPr>
      <w:r w:rsidRPr="00F84D68">
        <w:t xml:space="preserve">The </w:t>
      </w:r>
      <w:r w:rsidRPr="00F84D68">
        <w:rPr>
          <w:rStyle w:val="ArtefactClass"/>
        </w:rPr>
        <w:t>RegistrationResponse</w:t>
      </w:r>
      <w:r w:rsidRPr="00F84D68">
        <w:t xml:space="preserve"> returns set of registration status (one for each registration submitted) in terms of a </w:t>
      </w:r>
      <w:r w:rsidRPr="00F84D68">
        <w:rPr>
          <w:rStyle w:val="ArtefactClass"/>
        </w:rPr>
        <w:t>StatusMessage</w:t>
      </w:r>
      <w:r w:rsidRPr="00F84D68">
        <w:t xml:space="preserve"> (this is common to all Registry </w:t>
      </w:r>
      <w:r w:rsidR="00B45EA6">
        <w:t>r</w:t>
      </w:r>
      <w:r w:rsidRPr="00F84D68">
        <w:t xml:space="preserve">esponses) that indicates success or failure. In the event of registration failure, a set of </w:t>
      </w:r>
      <w:r w:rsidRPr="00F84D68">
        <w:rPr>
          <w:rStyle w:val="ArtefactClass"/>
        </w:rPr>
        <w:t>MessageText</w:t>
      </w:r>
      <w:r w:rsidRPr="00F84D68">
        <w:t xml:space="preserve"> are returned, giving the error messages that occurred during registration. It is entirely possible when registering a batch of datasets, that the response will contain some successful and some failed statuses. The logical model for the </w:t>
      </w:r>
      <w:r w:rsidRPr="00F84D68">
        <w:rPr>
          <w:rStyle w:val="ArtefactClass"/>
        </w:rPr>
        <w:t>RegistrationResponse</w:t>
      </w:r>
      <w:r w:rsidRPr="00F84D68">
        <w:t xml:space="preserve"> is shown below:</w:t>
      </w:r>
    </w:p>
    <w:p w14:paraId="7AAB4B68" w14:textId="3B6914E9" w:rsidR="008F6C07" w:rsidRDefault="008F6C07" w:rsidP="00F84D68">
      <w:pPr>
        <w:keepNext/>
      </w:pPr>
      <w:r>
        <w:rPr>
          <w:noProof/>
        </w:rPr>
        <w:lastRenderedPageBreak/>
        <w:drawing>
          <wp:inline distT="0" distB="0" distL="0" distR="0" wp14:anchorId="7CF5CA66" wp14:editId="510C1422">
            <wp:extent cx="5518784" cy="3537039"/>
            <wp:effectExtent l="0" t="0" r="6350" b="6350"/>
            <wp:docPr id="245378" name="Picture 245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78" name="registration_request.png"/>
                    <pic:cNvPicPr/>
                  </pic:nvPicPr>
                  <pic:blipFill>
                    <a:blip r:embed="rId49">
                      <a:extLst>
                        <a:ext uri="{28A0092B-C50C-407E-A947-70E740481C1C}">
                          <a14:useLocalDpi xmlns:a14="http://schemas.microsoft.com/office/drawing/2010/main" val="0"/>
                        </a:ext>
                      </a:extLst>
                    </a:blip>
                    <a:stretch>
                      <a:fillRect/>
                    </a:stretch>
                  </pic:blipFill>
                  <pic:spPr>
                    <a:xfrm>
                      <a:off x="0" y="0"/>
                      <a:ext cx="5518784" cy="3537039"/>
                    </a:xfrm>
                    <a:prstGeom prst="rect">
                      <a:avLst/>
                    </a:prstGeom>
                  </pic:spPr>
                </pic:pic>
              </a:graphicData>
            </a:graphic>
          </wp:inline>
        </w:drawing>
      </w:r>
    </w:p>
    <w:p w14:paraId="1878CADF" w14:textId="4A9B0A5B" w:rsidR="008F6C07" w:rsidRPr="00344B39" w:rsidRDefault="008F6C07" w:rsidP="00F84D68">
      <w:pPr>
        <w:pStyle w:val="Caption"/>
      </w:pPr>
      <w:r>
        <w:t xml:space="preserve">Figure </w:t>
      </w:r>
      <w:r w:rsidR="007B7A2D">
        <w:fldChar w:fldCharType="begin"/>
      </w:r>
      <w:r w:rsidR="007B7A2D">
        <w:instrText xml:space="preserve"> SEQ Figure \* ARABIC </w:instrText>
      </w:r>
      <w:r w:rsidR="007B7A2D">
        <w:fldChar w:fldCharType="separate"/>
      </w:r>
      <w:r w:rsidR="007B7A2D">
        <w:rPr>
          <w:noProof/>
        </w:rPr>
        <w:t>18</w:t>
      </w:r>
      <w:r w:rsidR="007B7A2D">
        <w:rPr>
          <w:noProof/>
        </w:rPr>
        <w:fldChar w:fldCharType="end"/>
      </w:r>
      <w:r w:rsidRPr="00562E39">
        <w:t>: Logical class diagram showing the registration response</w:t>
      </w:r>
    </w:p>
    <w:p w14:paraId="34475ECA" w14:textId="061F4EBC" w:rsidR="00281D0F" w:rsidRPr="00F84D68" w:rsidRDefault="00281D0F" w:rsidP="00F84D68"/>
    <w:p w14:paraId="310C42AD" w14:textId="10F74004" w:rsidR="00281D0F" w:rsidRPr="00F84D68" w:rsidRDefault="003606B2" w:rsidP="00205F80">
      <w:pPr>
        <w:pStyle w:val="Heading2"/>
      </w:pPr>
      <w:bookmarkStart w:id="588" w:name="_Toc178072860"/>
      <w:r w:rsidRPr="00F84D68">
        <w:t>7.5 Subscription and Notification Service</w:t>
      </w:r>
      <w:bookmarkEnd w:id="588"/>
      <w:r w:rsidRPr="00F84D68">
        <w:t xml:space="preserve"> </w:t>
      </w:r>
    </w:p>
    <w:p w14:paraId="04BEEB59" w14:textId="3EB2547F" w:rsidR="00281D0F" w:rsidRPr="00F84D68" w:rsidRDefault="003606B2" w:rsidP="00FB3D0A">
      <w:pPr>
        <w:spacing w:after="292"/>
        <w:ind w:left="-5"/>
      </w:pPr>
      <w:r w:rsidRPr="00F84D68">
        <w:t xml:space="preserve">The contents of the SDMX Registry/Repository will change regularly: new code lists and key families will be </w:t>
      </w:r>
      <w:proofErr w:type="gramStart"/>
      <w:r w:rsidRPr="00F84D68">
        <w:t>publishe</w:t>
      </w:r>
      <w:r w:rsidR="00FB3D0A" w:rsidRPr="00F84D68">
        <w:t>d</w:t>
      </w:r>
      <w:proofErr w:type="gramEnd"/>
      <w:r w:rsidR="00FB3D0A" w:rsidRPr="00F84D68">
        <w:t xml:space="preserve"> and </w:t>
      </w:r>
      <w:r w:rsidRPr="00F84D68">
        <w:t>new datasets and metadata-sets will be registered. To obviate the need for users to repeatedly query the registry to see when new information is available, a mechanism is provided to allow users to be notified when these events happen.</w:t>
      </w:r>
    </w:p>
    <w:p w14:paraId="557626B0" w14:textId="531D78E3" w:rsidR="00281D0F" w:rsidRPr="00F84D68" w:rsidRDefault="003606B2" w:rsidP="00FB3D0A">
      <w:pPr>
        <w:spacing w:after="292"/>
        <w:ind w:left="-5"/>
      </w:pPr>
      <w:r w:rsidRPr="00F84D68">
        <w:t>A user can submit a subscription in the registry that defines which events are of interest, and either an email and/or an HTTP address to which a notification of qualifying events will be delivered. The subscription will be identified in the registry by a URN</w:t>
      </w:r>
      <w:r w:rsidR="00344B39">
        <w:t>,</w:t>
      </w:r>
      <w:r w:rsidRPr="00F84D68">
        <w:t xml:space="preserve"> which is returned to the user when the subscription is created. If the user wants to delete the subscription at a later point, the subscription URN is used as identification. Subscriptions have a validity period expressed as a date range (</w:t>
      </w:r>
      <w:proofErr w:type="spellStart"/>
      <w:r w:rsidRPr="00F84D68">
        <w:t>startDate</w:t>
      </w:r>
      <w:proofErr w:type="spellEnd"/>
      <w:r w:rsidRPr="00F84D68">
        <w:t xml:space="preserve">, </w:t>
      </w:r>
      <w:proofErr w:type="spellStart"/>
      <w:r w:rsidRPr="00F84D68">
        <w:t>endDate</w:t>
      </w:r>
      <w:proofErr w:type="spellEnd"/>
      <w:r w:rsidRPr="00F84D68">
        <w:t xml:space="preserve">) and the registry may delete any expired subscriptions, and will notify the subscriber on expiry. </w:t>
      </w:r>
    </w:p>
    <w:p w14:paraId="6EB97AB2" w14:textId="3BC840F0" w:rsidR="00281D0F" w:rsidRDefault="003606B2" w:rsidP="00AB06ED">
      <w:pPr>
        <w:spacing w:after="292"/>
        <w:ind w:left="-5"/>
      </w:pPr>
      <w:r w:rsidRPr="00F84D68">
        <w:t>When a registry/repository artefact is modified, any subscriptions which are observing the object are activated, and either an email or HTTP POST is instigated to report details of the changes to the user specified in the subscription. This is called a “notification”.</w:t>
      </w:r>
    </w:p>
    <w:p w14:paraId="1717E8E2" w14:textId="77777777" w:rsidR="00417681" w:rsidRPr="009D199D" w:rsidRDefault="00417681" w:rsidP="00417681">
      <w:pPr>
        <w:pStyle w:val="Heading3"/>
      </w:pPr>
      <w:r w:rsidRPr="009D199D">
        <w:rPr>
          <w:color w:val="000000"/>
        </w:rPr>
        <w:lastRenderedPageBreak/>
        <w:tab/>
      </w:r>
      <w:bookmarkStart w:id="589" w:name="_Toc178072861"/>
      <w:r w:rsidRPr="009D199D">
        <w:t>7.5.1 Subscription Logical Class Diagram</w:t>
      </w:r>
      <w:bookmarkEnd w:id="589"/>
      <w:r w:rsidRPr="009D199D">
        <w:t xml:space="preserve"> </w:t>
      </w:r>
    </w:p>
    <w:p w14:paraId="65C9483D" w14:textId="77777777" w:rsidR="00417681" w:rsidRDefault="00417681" w:rsidP="00F84D68">
      <w:pPr>
        <w:keepNext/>
        <w:spacing w:after="292"/>
        <w:ind w:left="-5"/>
      </w:pPr>
      <w:r>
        <w:rPr>
          <w:noProof/>
        </w:rPr>
        <w:drawing>
          <wp:inline distT="0" distB="0" distL="0" distR="0" wp14:anchorId="4E4DFF2E" wp14:editId="1E641C91">
            <wp:extent cx="5594515" cy="6480313"/>
            <wp:effectExtent l="0" t="0" r="6350" b="0"/>
            <wp:docPr id="245386" name="Picture 24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86" name="subscrip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99207" cy="6485748"/>
                    </a:xfrm>
                    <a:prstGeom prst="rect">
                      <a:avLst/>
                    </a:prstGeom>
                  </pic:spPr>
                </pic:pic>
              </a:graphicData>
            </a:graphic>
          </wp:inline>
        </w:drawing>
      </w:r>
    </w:p>
    <w:p w14:paraId="70B2750B" w14:textId="3CC5FD27" w:rsidR="00417681" w:rsidRPr="00344B39" w:rsidRDefault="00417681" w:rsidP="00F84D68">
      <w:pPr>
        <w:pStyle w:val="Caption"/>
      </w:pPr>
      <w:r>
        <w:t xml:space="preserve">Figure </w:t>
      </w:r>
      <w:r w:rsidR="007B7A2D">
        <w:fldChar w:fldCharType="begin"/>
      </w:r>
      <w:r w:rsidR="007B7A2D">
        <w:instrText xml:space="preserve"> SEQ Figure \* ARABIC </w:instrText>
      </w:r>
      <w:r w:rsidR="007B7A2D">
        <w:fldChar w:fldCharType="separate"/>
      </w:r>
      <w:r w:rsidR="007B7A2D">
        <w:rPr>
          <w:noProof/>
        </w:rPr>
        <w:t>19</w:t>
      </w:r>
      <w:r w:rsidR="007B7A2D">
        <w:rPr>
          <w:noProof/>
        </w:rPr>
        <w:fldChar w:fldCharType="end"/>
      </w:r>
      <w:r>
        <w:t xml:space="preserve">: </w:t>
      </w:r>
      <w:r w:rsidRPr="00417681">
        <w:t>Logical Class Diagram of the Subscription</w:t>
      </w:r>
    </w:p>
    <w:p w14:paraId="601220C6" w14:textId="77777777" w:rsidR="007D2044" w:rsidRPr="009D199D" w:rsidRDefault="007D2044" w:rsidP="007D2044">
      <w:pPr>
        <w:pStyle w:val="Heading3"/>
      </w:pPr>
      <w:r w:rsidRPr="009D199D">
        <w:rPr>
          <w:color w:val="000000"/>
        </w:rPr>
        <w:tab/>
      </w:r>
      <w:bookmarkStart w:id="590" w:name="_Toc178072862"/>
      <w:r w:rsidRPr="009D199D">
        <w:t>7.5.2 Subscription Information</w:t>
      </w:r>
      <w:bookmarkEnd w:id="590"/>
    </w:p>
    <w:p w14:paraId="32802732" w14:textId="2676F2CB" w:rsidR="007D2044" w:rsidRPr="009D199D" w:rsidRDefault="007D2044" w:rsidP="007D2044">
      <w:pPr>
        <w:spacing w:after="292"/>
        <w:ind w:left="-5"/>
      </w:pPr>
      <w:r w:rsidRPr="009D199D">
        <w:tab/>
        <w:t>Regardless of the type of registry/repository events being observed, a subscription</w:t>
      </w:r>
      <w:r w:rsidRPr="009D199D">
        <w:tab/>
        <w:t>always contains:</w:t>
      </w:r>
    </w:p>
    <w:p w14:paraId="796C65C7" w14:textId="77777777" w:rsidR="007D2044" w:rsidRPr="009D199D" w:rsidRDefault="007D2044" w:rsidP="007D2044">
      <w:pPr>
        <w:pStyle w:val="ListParagraph"/>
        <w:numPr>
          <w:ilvl w:val="0"/>
          <w:numId w:val="37"/>
        </w:numPr>
      </w:pPr>
      <w:r w:rsidRPr="009D199D">
        <w:lastRenderedPageBreak/>
        <w:t xml:space="preserve">A set of URIs describing the </w:t>
      </w:r>
      <w:proofErr w:type="gramStart"/>
      <w:r w:rsidRPr="009D199D">
        <w:t>end-points</w:t>
      </w:r>
      <w:proofErr w:type="gramEnd"/>
      <w:r w:rsidRPr="009D199D">
        <w:t xml:space="preserve"> to which notifications must be sent if the subscription is activated. The URIs can be either </w:t>
      </w:r>
      <w:proofErr w:type="spellStart"/>
      <w:r w:rsidRPr="009D199D">
        <w:t>mailto</w:t>
      </w:r>
      <w:proofErr w:type="spellEnd"/>
      <w:r w:rsidRPr="009D199D">
        <w:t>: or http: protocol. In the former case an email notification is sent; in the latter an HTTP POST notification is sent.</w:t>
      </w:r>
    </w:p>
    <w:p w14:paraId="4E898179" w14:textId="2B1A433E" w:rsidR="007D2044" w:rsidRPr="009D199D" w:rsidRDefault="007D2044" w:rsidP="007D2044">
      <w:pPr>
        <w:pStyle w:val="ListParagraph"/>
        <w:numPr>
          <w:ilvl w:val="0"/>
          <w:numId w:val="37"/>
        </w:numPr>
      </w:pPr>
      <w:r w:rsidRPr="009D199D">
        <w:t>A user-defined identifier</w:t>
      </w:r>
      <w:r w:rsidR="00344B39">
        <w:t>,</w:t>
      </w:r>
      <w:r w:rsidRPr="009D199D">
        <w:t xml:space="preserve"> which is returned in the response to the subscription request. This helps with asynchronous processing and is NOT stored in the Registry. </w:t>
      </w:r>
    </w:p>
    <w:p w14:paraId="0C38D44E" w14:textId="77777777" w:rsidR="007D2044" w:rsidRPr="009D199D" w:rsidRDefault="007D2044" w:rsidP="007D2044">
      <w:pPr>
        <w:pStyle w:val="ListParagraph"/>
        <w:numPr>
          <w:ilvl w:val="0"/>
          <w:numId w:val="37"/>
        </w:numPr>
      </w:pPr>
      <w:r w:rsidRPr="009D199D">
        <w:t xml:space="preserve">A validity period which defines both when the subscription becomes active and expires. The subscriber may be sent a notification on expiration of the subscription. </w:t>
      </w:r>
    </w:p>
    <w:p w14:paraId="7B35638A" w14:textId="77777777" w:rsidR="007D2044" w:rsidRPr="009D199D" w:rsidRDefault="007D2044" w:rsidP="007D2044">
      <w:pPr>
        <w:pStyle w:val="ListParagraph"/>
        <w:numPr>
          <w:ilvl w:val="0"/>
          <w:numId w:val="37"/>
        </w:numPr>
      </w:pPr>
      <w:r w:rsidRPr="009D199D">
        <w:t xml:space="preserve">A selector which specifies which type of events are of interest. The set of event types is: </w:t>
      </w:r>
    </w:p>
    <w:tbl>
      <w:tblPr>
        <w:tblStyle w:val="TableGrid1"/>
        <w:tblW w:w="8708" w:type="dxa"/>
        <w:tblInd w:w="562" w:type="dxa"/>
        <w:tblCellMar>
          <w:top w:w="10" w:type="dxa"/>
          <w:left w:w="108" w:type="dxa"/>
          <w:right w:w="47" w:type="dxa"/>
        </w:tblCellMar>
        <w:tblLook w:val="04A0" w:firstRow="1" w:lastRow="0" w:firstColumn="1" w:lastColumn="0" w:noHBand="0" w:noVBand="1"/>
      </w:tblPr>
      <w:tblGrid>
        <w:gridCol w:w="4203"/>
        <w:gridCol w:w="4505"/>
      </w:tblGrid>
      <w:tr w:rsidR="007D2044" w:rsidRPr="009D199D" w14:paraId="1309EE69" w14:textId="77777777" w:rsidTr="00F84D68">
        <w:trPr>
          <w:trHeight w:val="263"/>
        </w:trPr>
        <w:tc>
          <w:tcPr>
            <w:tcW w:w="4203" w:type="dxa"/>
            <w:tcBorders>
              <w:top w:val="single" w:sz="4" w:space="0" w:color="000000"/>
              <w:left w:val="single" w:sz="4" w:space="0" w:color="000000"/>
              <w:bottom w:val="single" w:sz="4" w:space="0" w:color="000000"/>
              <w:right w:val="single" w:sz="4" w:space="0" w:color="000000"/>
            </w:tcBorders>
          </w:tcPr>
          <w:p w14:paraId="699EBB04" w14:textId="77777777" w:rsidR="007D2044" w:rsidRPr="009D199D" w:rsidRDefault="007D2044" w:rsidP="00344B39">
            <w:pPr>
              <w:spacing w:after="0" w:line="259" w:lineRule="auto"/>
              <w:jc w:val="left"/>
            </w:pPr>
            <w:r w:rsidRPr="009D199D">
              <w:rPr>
                <w:b/>
              </w:rPr>
              <w:t xml:space="preserve">Event Type </w:t>
            </w:r>
          </w:p>
        </w:tc>
        <w:tc>
          <w:tcPr>
            <w:tcW w:w="4505" w:type="dxa"/>
            <w:tcBorders>
              <w:top w:val="single" w:sz="4" w:space="0" w:color="000000"/>
              <w:left w:val="single" w:sz="4" w:space="0" w:color="000000"/>
              <w:bottom w:val="single" w:sz="4" w:space="0" w:color="000000"/>
              <w:right w:val="single" w:sz="4" w:space="0" w:color="000000"/>
            </w:tcBorders>
          </w:tcPr>
          <w:p w14:paraId="097971A8" w14:textId="77777777" w:rsidR="007D2044" w:rsidRPr="009D199D" w:rsidRDefault="007D2044" w:rsidP="00344B39">
            <w:pPr>
              <w:spacing w:after="0" w:line="259" w:lineRule="auto"/>
              <w:jc w:val="left"/>
            </w:pPr>
            <w:r w:rsidRPr="009D199D">
              <w:rPr>
                <w:b/>
              </w:rPr>
              <w:t xml:space="preserve">Comment </w:t>
            </w:r>
          </w:p>
        </w:tc>
      </w:tr>
      <w:tr w:rsidR="007D2044" w:rsidRPr="009D199D" w14:paraId="78A631A5" w14:textId="77777777" w:rsidTr="00F84D68">
        <w:trPr>
          <w:trHeight w:val="769"/>
        </w:trPr>
        <w:tc>
          <w:tcPr>
            <w:tcW w:w="4203" w:type="dxa"/>
            <w:tcBorders>
              <w:top w:val="single" w:sz="4" w:space="0" w:color="000000"/>
              <w:left w:val="single" w:sz="4" w:space="0" w:color="000000"/>
              <w:bottom w:val="single" w:sz="4" w:space="0" w:color="000000"/>
              <w:right w:val="single" w:sz="4" w:space="0" w:color="000000"/>
            </w:tcBorders>
          </w:tcPr>
          <w:p w14:paraId="7F0BE458" w14:textId="4E13EFB2" w:rsidR="007D2044" w:rsidRPr="00F84D68" w:rsidRDefault="007D2044" w:rsidP="00344B39">
            <w:pPr>
              <w:spacing w:after="0" w:line="259" w:lineRule="auto"/>
              <w:jc w:val="left"/>
              <w:rPr>
                <w:rStyle w:val="ArtefactClass"/>
              </w:rPr>
            </w:pPr>
            <w:r w:rsidRPr="00F84D68">
              <w:rPr>
                <w:rStyle w:val="ArtefactClass"/>
              </w:rPr>
              <w:t>STRUCTURAL_REPOSITORY_EVENTS</w:t>
            </w:r>
          </w:p>
        </w:tc>
        <w:tc>
          <w:tcPr>
            <w:tcW w:w="4505" w:type="dxa"/>
            <w:tcBorders>
              <w:top w:val="single" w:sz="4" w:space="0" w:color="000000"/>
              <w:left w:val="single" w:sz="4" w:space="0" w:color="000000"/>
              <w:bottom w:val="single" w:sz="4" w:space="0" w:color="000000"/>
              <w:right w:val="single" w:sz="4" w:space="0" w:color="000000"/>
            </w:tcBorders>
          </w:tcPr>
          <w:p w14:paraId="0643F8A3" w14:textId="6DDF6394" w:rsidR="007D2044" w:rsidRPr="009D199D" w:rsidRDefault="007D2044" w:rsidP="00344B39">
            <w:pPr>
              <w:spacing w:after="0" w:line="259" w:lineRule="auto"/>
              <w:ind w:right="61"/>
            </w:pPr>
            <w:r w:rsidRPr="009D199D">
              <w:t>Life-cycle changes to Maintainable Artefacts in the structural metadata repository.</w:t>
            </w:r>
          </w:p>
        </w:tc>
      </w:tr>
      <w:tr w:rsidR="007D2044" w:rsidRPr="009D199D" w14:paraId="5D942BFF" w14:textId="77777777" w:rsidTr="00F84D68">
        <w:trPr>
          <w:trHeight w:val="1021"/>
        </w:trPr>
        <w:tc>
          <w:tcPr>
            <w:tcW w:w="4203" w:type="dxa"/>
            <w:tcBorders>
              <w:top w:val="single" w:sz="4" w:space="0" w:color="000000"/>
              <w:left w:val="single" w:sz="4" w:space="0" w:color="000000"/>
              <w:bottom w:val="single" w:sz="4" w:space="0" w:color="000000"/>
              <w:right w:val="single" w:sz="4" w:space="0" w:color="000000"/>
            </w:tcBorders>
          </w:tcPr>
          <w:p w14:paraId="1ACB7C22" w14:textId="2DFC1A1B" w:rsidR="007D2044" w:rsidRPr="00F84D68" w:rsidRDefault="007D2044" w:rsidP="00344B39">
            <w:pPr>
              <w:spacing w:after="0" w:line="259" w:lineRule="auto"/>
              <w:jc w:val="left"/>
              <w:rPr>
                <w:rStyle w:val="ArtefactClass"/>
              </w:rPr>
            </w:pPr>
            <w:r w:rsidRPr="00F84D68">
              <w:rPr>
                <w:rStyle w:val="ArtefactClass"/>
              </w:rPr>
              <w:t>DATA_REGISTRATION_EVENTS</w:t>
            </w:r>
          </w:p>
        </w:tc>
        <w:tc>
          <w:tcPr>
            <w:tcW w:w="4505" w:type="dxa"/>
            <w:tcBorders>
              <w:top w:val="single" w:sz="4" w:space="0" w:color="000000"/>
              <w:left w:val="single" w:sz="4" w:space="0" w:color="000000"/>
              <w:bottom w:val="single" w:sz="4" w:space="0" w:color="000000"/>
              <w:right w:val="single" w:sz="4" w:space="0" w:color="000000"/>
            </w:tcBorders>
          </w:tcPr>
          <w:p w14:paraId="0B65DB21" w14:textId="77777777" w:rsidR="007D2044" w:rsidRPr="009D199D" w:rsidRDefault="007D2044" w:rsidP="00344B39">
            <w:pPr>
              <w:spacing w:after="0" w:line="259" w:lineRule="auto"/>
              <w:ind w:right="61" w:firstLine="1"/>
            </w:pPr>
            <w:r w:rsidRPr="009D199D">
              <w:t xml:space="preserve">Whenever a published dataset is registered. This can be either a SDMXML data file or an SDMX conformant database. </w:t>
            </w:r>
          </w:p>
        </w:tc>
      </w:tr>
      <w:tr w:rsidR="007D2044" w:rsidRPr="009D199D" w14:paraId="5074D303" w14:textId="77777777" w:rsidTr="00F84D68">
        <w:trPr>
          <w:trHeight w:val="1022"/>
        </w:trPr>
        <w:tc>
          <w:tcPr>
            <w:tcW w:w="4203" w:type="dxa"/>
            <w:tcBorders>
              <w:top w:val="single" w:sz="4" w:space="0" w:color="000000"/>
              <w:left w:val="single" w:sz="4" w:space="0" w:color="000000"/>
              <w:bottom w:val="single" w:sz="4" w:space="0" w:color="000000"/>
              <w:right w:val="single" w:sz="4" w:space="0" w:color="000000"/>
            </w:tcBorders>
          </w:tcPr>
          <w:p w14:paraId="1868B985" w14:textId="3B8242AB" w:rsidR="007D2044" w:rsidRPr="00F84D68" w:rsidRDefault="007D2044" w:rsidP="00344B39">
            <w:pPr>
              <w:spacing w:after="0" w:line="259" w:lineRule="auto"/>
              <w:jc w:val="left"/>
              <w:rPr>
                <w:rStyle w:val="ArtefactClass"/>
              </w:rPr>
            </w:pPr>
            <w:r w:rsidRPr="00F84D68">
              <w:rPr>
                <w:rStyle w:val="ArtefactClass"/>
              </w:rPr>
              <w:t>METADATA_REGISTRATION_EVENTS</w:t>
            </w:r>
          </w:p>
        </w:tc>
        <w:tc>
          <w:tcPr>
            <w:tcW w:w="4505" w:type="dxa"/>
            <w:tcBorders>
              <w:top w:val="single" w:sz="4" w:space="0" w:color="000000"/>
              <w:left w:val="single" w:sz="4" w:space="0" w:color="000000"/>
              <w:bottom w:val="single" w:sz="4" w:space="0" w:color="000000"/>
              <w:right w:val="single" w:sz="4" w:space="0" w:color="000000"/>
            </w:tcBorders>
          </w:tcPr>
          <w:p w14:paraId="04A1DBAB" w14:textId="77777777" w:rsidR="007D2044" w:rsidRPr="009D199D" w:rsidRDefault="007D2044" w:rsidP="00344B39">
            <w:pPr>
              <w:spacing w:after="0" w:line="259" w:lineRule="auto"/>
              <w:ind w:right="62" w:firstLine="1"/>
            </w:pPr>
            <w:r w:rsidRPr="009D199D">
              <w:t xml:space="preserve">Whenever a published </w:t>
            </w:r>
            <w:proofErr w:type="spellStart"/>
            <w:r w:rsidRPr="009D199D">
              <w:t>metadataset</w:t>
            </w:r>
            <w:proofErr w:type="spellEnd"/>
            <w:r w:rsidRPr="009D199D">
              <w:t xml:space="preserve"> is registered. This can be either a SDMXML reference metadata file or an SDMX conformant database. </w:t>
            </w:r>
          </w:p>
        </w:tc>
      </w:tr>
      <w:tr w:rsidR="007D2044" w:rsidRPr="009D199D" w14:paraId="7B970669" w14:textId="77777777" w:rsidTr="00F84D68">
        <w:trPr>
          <w:trHeight w:val="263"/>
        </w:trPr>
        <w:tc>
          <w:tcPr>
            <w:tcW w:w="4203" w:type="dxa"/>
            <w:tcBorders>
              <w:top w:val="single" w:sz="4" w:space="0" w:color="000000"/>
              <w:left w:val="single" w:sz="4" w:space="0" w:color="000000"/>
              <w:bottom w:val="single" w:sz="4" w:space="0" w:color="000000"/>
              <w:right w:val="single" w:sz="4" w:space="0" w:color="000000"/>
            </w:tcBorders>
          </w:tcPr>
          <w:p w14:paraId="2CCFF428" w14:textId="0F447131" w:rsidR="007D2044" w:rsidRPr="00F84D68" w:rsidRDefault="007D2044" w:rsidP="00344B39">
            <w:pPr>
              <w:spacing w:after="0" w:line="259" w:lineRule="auto"/>
              <w:jc w:val="left"/>
              <w:rPr>
                <w:rStyle w:val="ArtefactClass"/>
              </w:rPr>
            </w:pPr>
            <w:r w:rsidRPr="00F84D68">
              <w:rPr>
                <w:rStyle w:val="ArtefactClass"/>
              </w:rPr>
              <w:t>ALL_EVENTS</w:t>
            </w:r>
          </w:p>
        </w:tc>
        <w:tc>
          <w:tcPr>
            <w:tcW w:w="4505" w:type="dxa"/>
            <w:tcBorders>
              <w:top w:val="single" w:sz="4" w:space="0" w:color="000000"/>
              <w:left w:val="single" w:sz="4" w:space="0" w:color="000000"/>
              <w:bottom w:val="single" w:sz="4" w:space="0" w:color="000000"/>
              <w:right w:val="single" w:sz="4" w:space="0" w:color="000000"/>
            </w:tcBorders>
          </w:tcPr>
          <w:p w14:paraId="40D662BF" w14:textId="77777777" w:rsidR="007D2044" w:rsidRPr="009D199D" w:rsidRDefault="007D2044" w:rsidP="00344B39">
            <w:pPr>
              <w:spacing w:after="0" w:line="259" w:lineRule="auto"/>
              <w:jc w:val="left"/>
            </w:pPr>
            <w:r w:rsidRPr="009D199D">
              <w:t xml:space="preserve">All events of the specified </w:t>
            </w:r>
            <w:proofErr w:type="spellStart"/>
            <w:r w:rsidRPr="009D199D">
              <w:t>EventType</w:t>
            </w:r>
            <w:proofErr w:type="spellEnd"/>
            <w:r w:rsidRPr="009D199D">
              <w:t xml:space="preserve">  </w:t>
            </w:r>
          </w:p>
        </w:tc>
      </w:tr>
    </w:tbl>
    <w:p w14:paraId="68855562" w14:textId="77777777" w:rsidR="007D2044" w:rsidRPr="009D199D" w:rsidRDefault="007D2044" w:rsidP="007D2044">
      <w:pPr>
        <w:pStyle w:val="Heading3"/>
      </w:pPr>
      <w:r w:rsidRPr="009D199D">
        <w:rPr>
          <w:color w:val="000000"/>
        </w:rPr>
        <w:tab/>
      </w:r>
      <w:bookmarkStart w:id="591" w:name="_Toc178072863"/>
      <w:r w:rsidRPr="009D199D">
        <w:t>7.5.3 Wildcard Facility</w:t>
      </w:r>
      <w:bookmarkEnd w:id="591"/>
      <w:r w:rsidRPr="009D199D">
        <w:t xml:space="preserve"> </w:t>
      </w:r>
    </w:p>
    <w:p w14:paraId="5E2987D0" w14:textId="6AFE7351" w:rsidR="007D2044" w:rsidRPr="009D199D" w:rsidRDefault="007D2044" w:rsidP="007D2044">
      <w:pPr>
        <w:spacing w:after="292"/>
        <w:ind w:left="-5"/>
      </w:pPr>
      <w:r w:rsidRPr="009D199D">
        <w:t>Subscription notification supports wildcarded identifier components URNs, which are identi</w:t>
      </w:r>
      <w:r w:rsidR="00344B39">
        <w:t>f</w:t>
      </w:r>
      <w:r w:rsidRPr="009D199D">
        <w:t xml:space="preserve">iers which have some or </w:t>
      </w:r>
      <w:proofErr w:type="gramStart"/>
      <w:r w:rsidRPr="009D199D">
        <w:t>all of</w:t>
      </w:r>
      <w:proofErr w:type="gramEnd"/>
      <w:r w:rsidRPr="009D199D">
        <w:t xml:space="preserve"> their component parts replaced by the wildcard character </w:t>
      </w:r>
      <w:r w:rsidR="00AD382D" w:rsidRPr="009D199D">
        <w:t>`</w:t>
      </w:r>
      <w:r w:rsidR="00AD382D">
        <w:t>*</w:t>
      </w:r>
      <w:r w:rsidR="00AD382D" w:rsidRPr="009D199D">
        <w:t>`.</w:t>
      </w:r>
      <w:r w:rsidRPr="009D199D">
        <w:t xml:space="preserve"> Identifier components comprise:</w:t>
      </w:r>
    </w:p>
    <w:p w14:paraId="7A4C1006" w14:textId="77777777" w:rsidR="007D2044" w:rsidRPr="009D199D" w:rsidRDefault="007D2044" w:rsidP="007D2044">
      <w:pPr>
        <w:numPr>
          <w:ilvl w:val="0"/>
          <w:numId w:val="4"/>
        </w:numPr>
        <w:ind w:left="641" w:hanging="357"/>
      </w:pPr>
      <w:r w:rsidRPr="009A6893">
        <w:rPr>
          <w:rStyle w:val="ArtefactClass"/>
        </w:rPr>
        <w:t>agencyID</w:t>
      </w:r>
      <w:r w:rsidRPr="009D199D">
        <w:t xml:space="preserve"> </w:t>
      </w:r>
    </w:p>
    <w:p w14:paraId="530FB1BC" w14:textId="77777777" w:rsidR="007D2044" w:rsidRPr="009D199D" w:rsidRDefault="007D2044" w:rsidP="007D2044">
      <w:pPr>
        <w:numPr>
          <w:ilvl w:val="0"/>
          <w:numId w:val="4"/>
        </w:numPr>
        <w:ind w:left="641" w:hanging="357"/>
      </w:pPr>
      <w:r w:rsidRPr="009A6893">
        <w:rPr>
          <w:rStyle w:val="ArtefactClass"/>
        </w:rPr>
        <w:t>id</w:t>
      </w:r>
    </w:p>
    <w:p w14:paraId="1C22675E" w14:textId="365FD3E2" w:rsidR="007D2044" w:rsidRPr="009D199D" w:rsidRDefault="007D2044" w:rsidP="007D2044">
      <w:pPr>
        <w:numPr>
          <w:ilvl w:val="0"/>
          <w:numId w:val="4"/>
        </w:numPr>
        <w:ind w:left="641" w:hanging="357"/>
      </w:pPr>
      <w:r w:rsidRPr="009A6893">
        <w:rPr>
          <w:rStyle w:val="ArtefactClass"/>
        </w:rPr>
        <w:t>version</w:t>
      </w:r>
    </w:p>
    <w:p w14:paraId="488958D5" w14:textId="42129C6E" w:rsidR="007D2044" w:rsidRPr="009D199D" w:rsidRDefault="007D2044" w:rsidP="007D2044">
      <w:pPr>
        <w:spacing w:after="292"/>
        <w:ind w:left="-5"/>
      </w:pPr>
      <w:r w:rsidRPr="009D199D">
        <w:t xml:space="preserve">Examples of wildcarded identifier components for an identified object type of </w:t>
      </w:r>
      <w:r w:rsidRPr="009A6893">
        <w:rPr>
          <w:rStyle w:val="ArtefactClass"/>
        </w:rPr>
        <w:t>Codelist</w:t>
      </w:r>
      <w:r w:rsidRPr="009D199D">
        <w:t xml:space="preserve"> are shown below</w:t>
      </w:r>
      <w:r w:rsidR="00344B39">
        <w:t>:</w:t>
      </w:r>
    </w:p>
    <w:p w14:paraId="5821CA1B" w14:textId="3E9AD37A" w:rsidR="007D2044" w:rsidRPr="00F84D68" w:rsidRDefault="007D2044" w:rsidP="007D2044">
      <w:pPr>
        <w:rPr>
          <w:rStyle w:val="ArtefactClass"/>
        </w:rPr>
      </w:pPr>
      <w:r w:rsidRPr="00F84D68">
        <w:rPr>
          <w:rStyle w:val="ArtefactClass"/>
        </w:rPr>
        <w:t xml:space="preserve">AgencyID = </w:t>
      </w:r>
      <w:r w:rsidR="00AD382D">
        <w:rPr>
          <w:rStyle w:val="ArtefactClass"/>
        </w:rPr>
        <w:t>*</w:t>
      </w:r>
    </w:p>
    <w:p w14:paraId="235348C6" w14:textId="54AFBC45" w:rsidR="007D2044" w:rsidRPr="00F84D68" w:rsidRDefault="007D2044" w:rsidP="007D2044">
      <w:pPr>
        <w:rPr>
          <w:rStyle w:val="ArtefactClass"/>
        </w:rPr>
      </w:pPr>
      <w:r w:rsidRPr="00F84D68">
        <w:rPr>
          <w:rStyle w:val="ArtefactClass"/>
        </w:rPr>
        <w:t xml:space="preserve">Id = </w:t>
      </w:r>
      <w:r w:rsidR="00AD382D">
        <w:rPr>
          <w:rStyle w:val="ArtefactClass"/>
        </w:rPr>
        <w:t>*</w:t>
      </w:r>
    </w:p>
    <w:p w14:paraId="4D1B9B09" w14:textId="74D691CF" w:rsidR="007D2044" w:rsidRPr="00F84D68" w:rsidRDefault="007D2044" w:rsidP="007D2044">
      <w:pPr>
        <w:rPr>
          <w:rStyle w:val="ArtefactClass"/>
        </w:rPr>
      </w:pPr>
      <w:r w:rsidRPr="00F84D68">
        <w:rPr>
          <w:rStyle w:val="ArtefactClass"/>
        </w:rPr>
        <w:lastRenderedPageBreak/>
        <w:t xml:space="preserve">Version = </w:t>
      </w:r>
      <w:r w:rsidR="00AD382D">
        <w:rPr>
          <w:rStyle w:val="ArtefactClass"/>
        </w:rPr>
        <w:t>*</w:t>
      </w:r>
    </w:p>
    <w:p w14:paraId="7EDDF0C3" w14:textId="77777777" w:rsidR="00344B39" w:rsidRDefault="007D2044" w:rsidP="00F84D68">
      <w:r w:rsidRPr="00F84D68">
        <w:t xml:space="preserve">This subscribes to all </w:t>
      </w:r>
      <w:proofErr w:type="spellStart"/>
      <w:r w:rsidRPr="009A6893">
        <w:rPr>
          <w:rStyle w:val="ArtefactClass"/>
        </w:rPr>
        <w:t>Codelist</w:t>
      </w:r>
      <w:r w:rsidRPr="00F84D68">
        <w:t>s</w:t>
      </w:r>
      <w:proofErr w:type="spellEnd"/>
      <w:r w:rsidRPr="00F84D68">
        <w:t xml:space="preserve"> of all versions for all agencies.</w:t>
      </w:r>
    </w:p>
    <w:p w14:paraId="6B3C9353" w14:textId="080F055A" w:rsidR="007D2044" w:rsidRPr="00F84D68" w:rsidRDefault="007D2044" w:rsidP="00F84D68"/>
    <w:p w14:paraId="0DECB737" w14:textId="434D0D76" w:rsidR="007D2044" w:rsidRPr="00F84D68" w:rsidRDefault="007D2044" w:rsidP="00F84D68">
      <w:pPr>
        <w:rPr>
          <w:rStyle w:val="ArtefactClass"/>
        </w:rPr>
      </w:pPr>
      <w:r w:rsidRPr="00F84D68">
        <w:rPr>
          <w:rStyle w:val="ArtefactClass"/>
        </w:rPr>
        <w:t>AgencyID = AGENCY1</w:t>
      </w:r>
    </w:p>
    <w:p w14:paraId="4D3D675C" w14:textId="7E0A3171" w:rsidR="007D2044" w:rsidRPr="00F84D68" w:rsidRDefault="007D2044" w:rsidP="00F84D68">
      <w:pPr>
        <w:rPr>
          <w:rStyle w:val="ArtefactClass"/>
        </w:rPr>
      </w:pPr>
      <w:r w:rsidRPr="00F84D68">
        <w:rPr>
          <w:rStyle w:val="ArtefactClass"/>
        </w:rPr>
        <w:t>Id = CODELIST1</w:t>
      </w:r>
    </w:p>
    <w:p w14:paraId="47B31EF8" w14:textId="66A49DDF" w:rsidR="007D2044" w:rsidRPr="00F84D68" w:rsidRDefault="007D2044" w:rsidP="00F84D68">
      <w:pPr>
        <w:rPr>
          <w:rStyle w:val="ArtefactClass"/>
        </w:rPr>
      </w:pPr>
      <w:r w:rsidRPr="00F84D68">
        <w:rPr>
          <w:rStyle w:val="ArtefactClass"/>
        </w:rPr>
        <w:t xml:space="preserve">Version = </w:t>
      </w:r>
      <w:r w:rsidR="00AD382D">
        <w:rPr>
          <w:rStyle w:val="ArtefactClass"/>
        </w:rPr>
        <w:t>*</w:t>
      </w:r>
    </w:p>
    <w:p w14:paraId="55457419" w14:textId="35183CF6" w:rsidR="007D2044" w:rsidRPr="009D199D" w:rsidRDefault="007D2044" w:rsidP="00F84D68">
      <w:r w:rsidRPr="00F84D68">
        <w:t xml:space="preserve">This subscribes to all versions of </w:t>
      </w:r>
      <w:r w:rsidRPr="009A6893">
        <w:rPr>
          <w:rStyle w:val="ArtefactClass"/>
        </w:rPr>
        <w:t>Codelist</w:t>
      </w:r>
      <w:r w:rsidRPr="00F84D68">
        <w:t xml:space="preserve"> </w:t>
      </w:r>
      <w:r w:rsidRPr="00F84D68">
        <w:rPr>
          <w:rStyle w:val="ArtefactClass"/>
        </w:rPr>
        <w:t>CODELIST1</w:t>
      </w:r>
      <w:r w:rsidRPr="00F84D68">
        <w:t xml:space="preserve"> maintained by the agency</w:t>
      </w:r>
      <w:r w:rsidR="00BE76B6">
        <w:t xml:space="preserve"> </w:t>
      </w:r>
      <w:r w:rsidRPr="00F84D68">
        <w:rPr>
          <w:rStyle w:val="ArtefactClass"/>
        </w:rPr>
        <w:t>AGENCY</w:t>
      </w:r>
      <w:r w:rsidR="00344B39" w:rsidRPr="00F84D68">
        <w:rPr>
          <w:rStyle w:val="ArtefactClass"/>
        </w:rPr>
        <w:t>1</w:t>
      </w:r>
      <w:r w:rsidR="00344B39">
        <w:t>.</w:t>
      </w:r>
    </w:p>
    <w:p w14:paraId="08E90F85" w14:textId="77777777" w:rsidR="007D2044" w:rsidRPr="00F84D68" w:rsidRDefault="007D2044" w:rsidP="00F84D68"/>
    <w:p w14:paraId="70050C3F" w14:textId="422C7DC6" w:rsidR="007D2044" w:rsidRPr="00F84D68" w:rsidRDefault="00344B39" w:rsidP="00F84D68">
      <w:pPr>
        <w:rPr>
          <w:rStyle w:val="ArtefactClass"/>
        </w:rPr>
      </w:pPr>
      <w:r w:rsidRPr="00F84D68">
        <w:rPr>
          <w:rStyle w:val="ArtefactClass"/>
        </w:rPr>
        <w:t>AgencyID = AGENCY1</w:t>
      </w:r>
    </w:p>
    <w:p w14:paraId="0CB3D02A" w14:textId="54494E99" w:rsidR="007D2044" w:rsidRPr="00F84D68" w:rsidRDefault="00344B39" w:rsidP="00F84D68">
      <w:pPr>
        <w:rPr>
          <w:rStyle w:val="ArtefactClass"/>
        </w:rPr>
      </w:pPr>
      <w:r w:rsidRPr="00F84D68">
        <w:rPr>
          <w:rStyle w:val="ArtefactClass"/>
        </w:rPr>
        <w:t xml:space="preserve">Id = </w:t>
      </w:r>
      <w:r w:rsidR="00AD382D">
        <w:rPr>
          <w:rStyle w:val="ArtefactClass"/>
        </w:rPr>
        <w:t>*</w:t>
      </w:r>
    </w:p>
    <w:p w14:paraId="2DDA8473" w14:textId="1B593494" w:rsidR="007D2044" w:rsidRPr="00F84D68" w:rsidRDefault="00344B39" w:rsidP="00F84D68">
      <w:pPr>
        <w:rPr>
          <w:rStyle w:val="ArtefactClass"/>
        </w:rPr>
      </w:pPr>
      <w:r w:rsidRPr="00F84D68">
        <w:rPr>
          <w:rStyle w:val="ArtefactClass"/>
        </w:rPr>
        <w:t xml:space="preserve">Version = </w:t>
      </w:r>
      <w:r w:rsidR="00AD382D">
        <w:rPr>
          <w:rStyle w:val="ArtefactClass"/>
        </w:rPr>
        <w:t>*</w:t>
      </w:r>
    </w:p>
    <w:p w14:paraId="3CC57D9B" w14:textId="4D673069" w:rsidR="007D2044" w:rsidRPr="00F84D68" w:rsidRDefault="007D2044" w:rsidP="00F84D68">
      <w:r w:rsidRPr="00F84D68">
        <w:t xml:space="preserve">This subscribes to all versions of all </w:t>
      </w:r>
      <w:r w:rsidRPr="009A6893">
        <w:rPr>
          <w:rStyle w:val="ArtefactClass"/>
        </w:rPr>
        <w:t>Codelist</w:t>
      </w:r>
      <w:r w:rsidRPr="00F84D68">
        <w:t xml:space="preserve"> objects maintained by the agency </w:t>
      </w:r>
      <w:r w:rsidR="00344B39" w:rsidRPr="00F84D68">
        <w:rPr>
          <w:rStyle w:val="ArtefactClass"/>
        </w:rPr>
        <w:t>AGENCY1</w:t>
      </w:r>
      <w:r w:rsidR="00344B39" w:rsidRPr="00F84D68">
        <w:t>.</w:t>
      </w:r>
    </w:p>
    <w:p w14:paraId="7F706E75" w14:textId="12D46049" w:rsidR="007D2044" w:rsidRPr="00F84D68" w:rsidRDefault="007D2044" w:rsidP="00F84D68"/>
    <w:p w14:paraId="174A85D4" w14:textId="4842C1F2" w:rsidR="007D2044" w:rsidRPr="00F84D68" w:rsidRDefault="00344B39" w:rsidP="00F84D68">
      <w:pPr>
        <w:rPr>
          <w:rStyle w:val="ArtefactClass"/>
        </w:rPr>
      </w:pPr>
      <w:r w:rsidRPr="00F84D68">
        <w:rPr>
          <w:rStyle w:val="ArtefactClass"/>
        </w:rPr>
        <w:t xml:space="preserve">AgencyID = </w:t>
      </w:r>
      <w:r w:rsidR="00AD382D">
        <w:rPr>
          <w:rStyle w:val="ArtefactClass"/>
        </w:rPr>
        <w:t>*</w:t>
      </w:r>
    </w:p>
    <w:p w14:paraId="20FCCB4B" w14:textId="24CDF4D0" w:rsidR="007D2044" w:rsidRPr="00F84D68" w:rsidRDefault="00344B39" w:rsidP="00F84D68">
      <w:pPr>
        <w:rPr>
          <w:rStyle w:val="ArtefactClass"/>
        </w:rPr>
      </w:pPr>
      <w:r w:rsidRPr="00F84D68">
        <w:rPr>
          <w:rStyle w:val="ArtefactClass"/>
        </w:rPr>
        <w:t>Id = CODELIST1</w:t>
      </w:r>
    </w:p>
    <w:p w14:paraId="7EACB42D" w14:textId="441732E3" w:rsidR="007D2044" w:rsidRPr="00F84D68" w:rsidRDefault="00344B39" w:rsidP="00F84D68">
      <w:pPr>
        <w:rPr>
          <w:rStyle w:val="ArtefactClass"/>
        </w:rPr>
      </w:pPr>
      <w:r w:rsidRPr="00F84D68">
        <w:rPr>
          <w:rStyle w:val="ArtefactClass"/>
        </w:rPr>
        <w:t xml:space="preserve">Version = </w:t>
      </w:r>
      <w:r w:rsidR="00AD382D">
        <w:rPr>
          <w:rStyle w:val="ArtefactClass"/>
        </w:rPr>
        <w:t>*</w:t>
      </w:r>
    </w:p>
    <w:p w14:paraId="46954C68" w14:textId="7A970BF7" w:rsidR="007D2044" w:rsidRPr="009D199D" w:rsidRDefault="007D2044" w:rsidP="00F84D68">
      <w:pPr>
        <w:ind w:left="-5"/>
      </w:pPr>
      <w:r w:rsidRPr="009D199D">
        <w:t xml:space="preserve">This subscribes to all versions of </w:t>
      </w:r>
      <w:r w:rsidRPr="009A6893">
        <w:rPr>
          <w:rStyle w:val="ArtefactClass"/>
        </w:rPr>
        <w:t>Codelist</w:t>
      </w:r>
      <w:r w:rsidRPr="009D199D">
        <w:t xml:space="preserve"> </w:t>
      </w:r>
      <w:r w:rsidRPr="00F84D68">
        <w:rPr>
          <w:rStyle w:val="ArtefactClass"/>
        </w:rPr>
        <w:t>CODELIST1</w:t>
      </w:r>
      <w:r w:rsidRPr="009D199D">
        <w:t xml:space="preserve"> maintained by </w:t>
      </w:r>
      <w:r w:rsidR="00344B39">
        <w:t>any agency.</w:t>
      </w:r>
    </w:p>
    <w:p w14:paraId="0752CCE6" w14:textId="4907FD5D" w:rsidR="007D2044" w:rsidRPr="00F84D68" w:rsidRDefault="007D2044" w:rsidP="00F84D68">
      <w:r w:rsidRPr="009D199D">
        <w:t xml:space="preserve">Note that if the subscription is to the latest </w:t>
      </w:r>
      <w:r w:rsidR="00227A34">
        <w:t xml:space="preserve">stable </w:t>
      </w:r>
      <w:r w:rsidRPr="009D199D">
        <w:t>version then this can</w:t>
      </w:r>
      <w:r w:rsidR="00344B39">
        <w:t xml:space="preserve"> be achieved by the </w:t>
      </w:r>
      <w:r w:rsidR="00227A34">
        <w:t xml:space="preserve">+ </w:t>
      </w:r>
      <w:r w:rsidR="00344B39">
        <w:t>character, i.e.:</w:t>
      </w:r>
    </w:p>
    <w:p w14:paraId="12B4B29D" w14:textId="528FBCE3" w:rsidR="007D2044" w:rsidRPr="00F84D68" w:rsidRDefault="00344B39" w:rsidP="00F84D68">
      <w:pPr>
        <w:rPr>
          <w:rStyle w:val="ArtefactClass"/>
        </w:rPr>
      </w:pPr>
      <w:r w:rsidRPr="00F84D68">
        <w:rPr>
          <w:rStyle w:val="ArtefactClass"/>
        </w:rPr>
        <w:t xml:space="preserve">Version = </w:t>
      </w:r>
      <w:r w:rsidR="00227A34">
        <w:rPr>
          <w:rStyle w:val="ArtefactClass"/>
        </w:rPr>
        <w:t>+</w:t>
      </w:r>
    </w:p>
    <w:p w14:paraId="12577AE4" w14:textId="440E39A9" w:rsidR="00AD382D" w:rsidRPr="00F84D68" w:rsidRDefault="00AD382D" w:rsidP="00AD382D">
      <w:r>
        <w:t>A</w:t>
      </w:r>
      <w:r w:rsidRPr="009D199D">
        <w:t xml:space="preserve"> subscription to the </w:t>
      </w:r>
      <w:r>
        <w:t>l</w:t>
      </w:r>
      <w:r w:rsidRPr="00AD382D">
        <w:t xml:space="preserve">atest version (whether stable, draft or </w:t>
      </w:r>
      <w:r>
        <w:t>non-</w:t>
      </w:r>
      <w:r w:rsidRPr="00AD382D">
        <w:t>versioned)</w:t>
      </w:r>
      <w:r w:rsidRPr="009D199D">
        <w:t xml:space="preserve"> can</w:t>
      </w:r>
      <w:r>
        <w:t xml:space="preserve"> be achieved by the ~ character, i.e.:</w:t>
      </w:r>
    </w:p>
    <w:p w14:paraId="41124030" w14:textId="4F26174E" w:rsidR="00AD382D" w:rsidRPr="00F84D68" w:rsidRDefault="00AD382D" w:rsidP="00AD382D">
      <w:pPr>
        <w:rPr>
          <w:rStyle w:val="ArtefactClass"/>
        </w:rPr>
      </w:pPr>
      <w:r w:rsidRPr="00F84D68">
        <w:rPr>
          <w:rStyle w:val="ArtefactClass"/>
        </w:rPr>
        <w:t xml:space="preserve">Version = </w:t>
      </w:r>
      <w:r>
        <w:rPr>
          <w:rStyle w:val="ArtefactClass"/>
        </w:rPr>
        <w:t>~</w:t>
      </w:r>
    </w:p>
    <w:p w14:paraId="6AF8107B" w14:textId="03D11A3B" w:rsidR="00904496" w:rsidRPr="00F84D68" w:rsidRDefault="00904496" w:rsidP="00904496">
      <w:r>
        <w:t>A</w:t>
      </w:r>
      <w:r w:rsidRPr="009D199D">
        <w:t xml:space="preserve"> subscription to the </w:t>
      </w:r>
      <w:r>
        <w:t>l</w:t>
      </w:r>
      <w:r w:rsidRPr="00AD382D">
        <w:t xml:space="preserve">atest </w:t>
      </w:r>
      <w:r>
        <w:t xml:space="preserve">stable </w:t>
      </w:r>
      <w:r w:rsidRPr="00AD382D">
        <w:t xml:space="preserve">version </w:t>
      </w:r>
      <w:r>
        <w:t>within major version 2</w:t>
      </w:r>
      <w:r w:rsidRPr="009D199D">
        <w:t xml:space="preserve"> </w:t>
      </w:r>
      <w:r w:rsidR="00BF2389">
        <w:t xml:space="preserve">starting with version 2.3.1 </w:t>
      </w:r>
      <w:r w:rsidRPr="009D199D">
        <w:t>can</w:t>
      </w:r>
      <w:r>
        <w:t xml:space="preserve"> be achieved by </w:t>
      </w:r>
      <w:r w:rsidR="00BF2389">
        <w:t xml:space="preserve">adding </w:t>
      </w:r>
      <w:r>
        <w:t xml:space="preserve">the + character </w:t>
      </w:r>
      <w:r w:rsidR="00BF2389">
        <w:t>after</w:t>
      </w:r>
      <w:r>
        <w:t xml:space="preserve"> the m</w:t>
      </w:r>
      <w:r w:rsidR="00BF2389">
        <w:t>inor</w:t>
      </w:r>
      <w:r>
        <w:t xml:space="preserve"> version </w:t>
      </w:r>
      <w:r w:rsidR="00BF2389">
        <w:t>number</w:t>
      </w:r>
      <w:r>
        <w:t>, i.e.:</w:t>
      </w:r>
    </w:p>
    <w:p w14:paraId="499D2616" w14:textId="36BBAC33" w:rsidR="00904496" w:rsidRPr="00F84D68" w:rsidRDefault="00904496" w:rsidP="00904496">
      <w:pPr>
        <w:rPr>
          <w:rStyle w:val="ArtefactClass"/>
        </w:rPr>
      </w:pPr>
      <w:r w:rsidRPr="00F84D68">
        <w:rPr>
          <w:rStyle w:val="ArtefactClass"/>
        </w:rPr>
        <w:t xml:space="preserve">Version = </w:t>
      </w:r>
      <w:r w:rsidR="00BF2389">
        <w:rPr>
          <w:rStyle w:val="ArtefactClass"/>
        </w:rPr>
        <w:t>2.3+.1</w:t>
      </w:r>
    </w:p>
    <w:p w14:paraId="3934E1AA" w14:textId="77987517" w:rsidR="007D2044" w:rsidRPr="009D199D" w:rsidRDefault="00BF2389" w:rsidP="00F84D68">
      <w:r>
        <w:lastRenderedPageBreak/>
        <w:t>The complete SDMX versioning syntax can be found in the SDMX Standards Section 6 “</w:t>
      </w:r>
      <w:r w:rsidR="008E7085">
        <w:t>Technical Notes”, paragraph “4.3</w:t>
      </w:r>
      <w:r>
        <w:t xml:space="preserve"> Versioning”.</w:t>
      </w:r>
    </w:p>
    <w:p w14:paraId="3CC20C2D" w14:textId="77777777" w:rsidR="007D2044" w:rsidRPr="009D199D" w:rsidRDefault="007D2044" w:rsidP="007D2044">
      <w:pPr>
        <w:pStyle w:val="Heading3"/>
      </w:pPr>
      <w:bookmarkStart w:id="592" w:name="_Toc178072864"/>
      <w:r w:rsidRPr="009D199D">
        <w:t>7.5.4 Structural Repository Events</w:t>
      </w:r>
      <w:bookmarkEnd w:id="592"/>
      <w:r w:rsidRPr="009D199D">
        <w:t xml:space="preserve"> </w:t>
      </w:r>
    </w:p>
    <w:p w14:paraId="7B59F6E1" w14:textId="32FBA012" w:rsidR="007D2044" w:rsidRPr="009D199D" w:rsidRDefault="007D2044" w:rsidP="007D2044">
      <w:pPr>
        <w:spacing w:after="232"/>
        <w:ind w:left="-5"/>
      </w:pPr>
      <w:r w:rsidRPr="009D199D">
        <w:t xml:space="preserve">Whenever a maintainable artefact (data structure definition, concept scheme, </w:t>
      </w:r>
      <w:proofErr w:type="spellStart"/>
      <w:r w:rsidRPr="009D199D">
        <w:t>codelist</w:t>
      </w:r>
      <w:proofErr w:type="spellEnd"/>
      <w:r w:rsidRPr="009D199D">
        <w:t>, metadata structure definition, category scheme, etc.) is added to, deleted from, or modified in the structural metadata repository, a structural metadata event is triggered. Subscriptions may be set up to monitor all such events, or focus on specific artefacts such as</w:t>
      </w:r>
      <w:r w:rsidR="00344B39">
        <w:t xml:space="preserve"> a Data Structure Definition.</w:t>
      </w:r>
    </w:p>
    <w:p w14:paraId="45612274" w14:textId="77777777" w:rsidR="007D2044" w:rsidRPr="009D199D" w:rsidRDefault="007D2044" w:rsidP="007D2044">
      <w:pPr>
        <w:pStyle w:val="Heading3"/>
      </w:pPr>
      <w:bookmarkStart w:id="593" w:name="_Toc178072865"/>
      <w:r w:rsidRPr="009D199D">
        <w:t>7.5.5 Registration Events</w:t>
      </w:r>
      <w:bookmarkEnd w:id="593"/>
      <w:r w:rsidRPr="009D199D">
        <w:t xml:space="preserve"> </w:t>
      </w:r>
    </w:p>
    <w:p w14:paraId="3A739AC7" w14:textId="39360C11" w:rsidR="007D2044" w:rsidRPr="009D199D" w:rsidRDefault="007D2044" w:rsidP="007D2044">
      <w:pPr>
        <w:ind w:left="-5"/>
      </w:pPr>
      <w:r w:rsidRPr="009D199D">
        <w:t xml:space="preserve">Whenever a dataset </w:t>
      </w:r>
      <w:del w:id="594" w:author="Matthew Nelson" w:date="2024-09-20T12:22:00Z">
        <w:r w:rsidRPr="009D199D" w:rsidDel="00EC38CC">
          <w:delText xml:space="preserve">or metadata-set </w:delText>
        </w:r>
      </w:del>
      <w:r w:rsidRPr="009D199D">
        <w:t xml:space="preserve">is registered a registration event is created. A subscription may be observing all data or metadata registrations, or it may focus on specific registrations as shown in the table below: </w:t>
      </w:r>
    </w:p>
    <w:tbl>
      <w:tblPr>
        <w:tblStyle w:val="TableGrid1"/>
        <w:tblW w:w="8528" w:type="dxa"/>
        <w:tblInd w:w="-108" w:type="dxa"/>
        <w:tblCellMar>
          <w:top w:w="10" w:type="dxa"/>
          <w:left w:w="108" w:type="dxa"/>
          <w:right w:w="47" w:type="dxa"/>
        </w:tblCellMar>
        <w:tblLook w:val="04A0" w:firstRow="1" w:lastRow="0" w:firstColumn="1" w:lastColumn="0" w:noHBand="0" w:noVBand="1"/>
      </w:tblPr>
      <w:tblGrid>
        <w:gridCol w:w="4397"/>
        <w:gridCol w:w="4131"/>
      </w:tblGrid>
      <w:tr w:rsidR="007D2044" w:rsidRPr="009D199D" w14:paraId="376F5608" w14:textId="77777777" w:rsidTr="007D2044">
        <w:trPr>
          <w:trHeight w:val="264"/>
        </w:trPr>
        <w:tc>
          <w:tcPr>
            <w:tcW w:w="4397" w:type="dxa"/>
            <w:tcBorders>
              <w:top w:val="single" w:sz="4" w:space="0" w:color="000000"/>
              <w:left w:val="single" w:sz="4" w:space="0" w:color="000000"/>
              <w:bottom w:val="single" w:sz="4" w:space="0" w:color="000000"/>
              <w:right w:val="single" w:sz="4" w:space="0" w:color="000000"/>
            </w:tcBorders>
          </w:tcPr>
          <w:p w14:paraId="5B296432" w14:textId="77777777" w:rsidR="007D2044" w:rsidRPr="009D199D" w:rsidRDefault="007D2044" w:rsidP="00344B39">
            <w:pPr>
              <w:spacing w:after="0" w:line="259" w:lineRule="auto"/>
              <w:jc w:val="left"/>
            </w:pPr>
            <w:r w:rsidRPr="009D199D">
              <w:rPr>
                <w:b/>
              </w:rPr>
              <w:t xml:space="preserve">Selector </w:t>
            </w:r>
          </w:p>
        </w:tc>
        <w:tc>
          <w:tcPr>
            <w:tcW w:w="4131" w:type="dxa"/>
            <w:tcBorders>
              <w:top w:val="single" w:sz="4" w:space="0" w:color="000000"/>
              <w:left w:val="single" w:sz="4" w:space="0" w:color="000000"/>
              <w:bottom w:val="single" w:sz="4" w:space="0" w:color="000000"/>
              <w:right w:val="single" w:sz="4" w:space="0" w:color="000000"/>
            </w:tcBorders>
          </w:tcPr>
          <w:p w14:paraId="5DF5BD63" w14:textId="77777777" w:rsidR="007D2044" w:rsidRPr="009D199D" w:rsidRDefault="007D2044" w:rsidP="00344B39">
            <w:pPr>
              <w:spacing w:after="0" w:line="259" w:lineRule="auto"/>
              <w:jc w:val="left"/>
            </w:pPr>
            <w:r w:rsidRPr="009D199D">
              <w:rPr>
                <w:b/>
              </w:rPr>
              <w:t xml:space="preserve">Comment </w:t>
            </w:r>
          </w:p>
        </w:tc>
      </w:tr>
      <w:tr w:rsidR="007D2044" w:rsidRPr="009D199D" w14:paraId="487D501F" w14:textId="77777777" w:rsidTr="007D2044">
        <w:trPr>
          <w:trHeight w:val="768"/>
        </w:trPr>
        <w:tc>
          <w:tcPr>
            <w:tcW w:w="4397" w:type="dxa"/>
            <w:tcBorders>
              <w:top w:val="single" w:sz="4" w:space="0" w:color="000000"/>
              <w:left w:val="single" w:sz="4" w:space="0" w:color="000000"/>
              <w:bottom w:val="single" w:sz="4" w:space="0" w:color="000000"/>
              <w:right w:val="single" w:sz="4" w:space="0" w:color="000000"/>
            </w:tcBorders>
          </w:tcPr>
          <w:p w14:paraId="45444D4B" w14:textId="304C268C" w:rsidR="007D2044" w:rsidRPr="009D199D" w:rsidRDefault="007D2044" w:rsidP="00344B39">
            <w:pPr>
              <w:spacing w:after="0" w:line="259" w:lineRule="auto"/>
              <w:jc w:val="left"/>
            </w:pPr>
            <w:r w:rsidRPr="00F84D68">
              <w:rPr>
                <w:rStyle w:val="ArtefactClass"/>
              </w:rPr>
              <w:t>DataProvider</w:t>
            </w:r>
            <w:del w:id="595" w:author="Matthew Nelson" w:date="2024-09-20T12:23:00Z">
              <w:r w:rsidR="003C43E4" w:rsidDel="00EC38CC">
                <w:delText xml:space="preserve"> &amp; </w:delText>
              </w:r>
              <w:r w:rsidR="003C43E4" w:rsidRPr="00F84D68" w:rsidDel="00EC38CC">
                <w:rPr>
                  <w:rStyle w:val="ArtefactClass"/>
                </w:rPr>
                <w:delText>MetadataProvider</w:delText>
              </w:r>
            </w:del>
          </w:p>
        </w:tc>
        <w:tc>
          <w:tcPr>
            <w:tcW w:w="4131" w:type="dxa"/>
            <w:tcBorders>
              <w:top w:val="single" w:sz="4" w:space="0" w:color="000000"/>
              <w:left w:val="single" w:sz="4" w:space="0" w:color="000000"/>
              <w:bottom w:val="single" w:sz="4" w:space="0" w:color="000000"/>
              <w:right w:val="single" w:sz="4" w:space="0" w:color="000000"/>
            </w:tcBorders>
          </w:tcPr>
          <w:p w14:paraId="68560EA9" w14:textId="4FCBBCB0" w:rsidR="007D2044" w:rsidRPr="009D199D" w:rsidRDefault="007D2044" w:rsidP="00344B39">
            <w:pPr>
              <w:spacing w:after="0" w:line="259" w:lineRule="auto"/>
              <w:ind w:right="62" w:firstLine="1"/>
            </w:pPr>
            <w:r w:rsidRPr="009D199D">
              <w:t>Any datasets or metadata sets registered by the specified data</w:t>
            </w:r>
            <w:r w:rsidR="003C43E4">
              <w:t xml:space="preserve"> </w:t>
            </w:r>
            <w:del w:id="596" w:author="Matthew Nelson" w:date="2024-09-20T12:23:00Z">
              <w:r w:rsidR="003C43E4" w:rsidDel="00EC38CC">
                <w:delText>or metadata</w:delText>
              </w:r>
              <w:r w:rsidRPr="009D199D" w:rsidDel="00EC38CC">
                <w:delText xml:space="preserve"> </w:delText>
              </w:r>
            </w:del>
            <w:r w:rsidRPr="009D199D">
              <w:t>provider will activate the notification.</w:t>
            </w:r>
          </w:p>
        </w:tc>
      </w:tr>
      <w:tr w:rsidR="007D2044" w:rsidRPr="009D199D" w14:paraId="0EE04EA7" w14:textId="77777777" w:rsidTr="007D2044">
        <w:trPr>
          <w:trHeight w:val="769"/>
        </w:trPr>
        <w:tc>
          <w:tcPr>
            <w:tcW w:w="4397" w:type="dxa"/>
            <w:tcBorders>
              <w:top w:val="single" w:sz="4" w:space="0" w:color="000000"/>
              <w:left w:val="single" w:sz="4" w:space="0" w:color="000000"/>
              <w:bottom w:val="single" w:sz="4" w:space="0" w:color="000000"/>
              <w:right w:val="single" w:sz="4" w:space="0" w:color="000000"/>
            </w:tcBorders>
          </w:tcPr>
          <w:p w14:paraId="0A77903A" w14:textId="503DB17D" w:rsidR="007D2044" w:rsidRPr="009D199D" w:rsidRDefault="007D2044" w:rsidP="00344B39">
            <w:pPr>
              <w:spacing w:after="0" w:line="259" w:lineRule="auto"/>
              <w:jc w:val="left"/>
            </w:pPr>
            <w:r w:rsidRPr="00F84D68">
              <w:rPr>
                <w:rStyle w:val="ArtefactClass"/>
              </w:rPr>
              <w:t>ProvisionAgreement</w:t>
            </w:r>
            <w:del w:id="597" w:author="Matthew Nelson" w:date="2024-09-20T12:23:00Z">
              <w:r w:rsidRPr="009D199D" w:rsidDel="00EC38CC">
                <w:delText xml:space="preserve"> </w:delText>
              </w:r>
              <w:r w:rsidR="003C43E4" w:rsidDel="00EC38CC">
                <w:delText xml:space="preserve">&amp; </w:delText>
              </w:r>
              <w:r w:rsidR="003C43E4" w:rsidRPr="00F84D68" w:rsidDel="00EC38CC">
                <w:rPr>
                  <w:rStyle w:val="ArtefactClass"/>
                </w:rPr>
                <w:delText>MetadataProvisionAgreement</w:delText>
              </w:r>
            </w:del>
          </w:p>
        </w:tc>
        <w:tc>
          <w:tcPr>
            <w:tcW w:w="4131" w:type="dxa"/>
            <w:tcBorders>
              <w:top w:val="single" w:sz="4" w:space="0" w:color="000000"/>
              <w:left w:val="single" w:sz="4" w:space="0" w:color="000000"/>
              <w:bottom w:val="single" w:sz="4" w:space="0" w:color="000000"/>
              <w:right w:val="single" w:sz="4" w:space="0" w:color="000000"/>
            </w:tcBorders>
          </w:tcPr>
          <w:p w14:paraId="27E4C82E" w14:textId="43A999FB" w:rsidR="007D2044" w:rsidRPr="009D199D" w:rsidRDefault="007D2044" w:rsidP="00F84D68">
            <w:pPr>
              <w:spacing w:after="0" w:line="259" w:lineRule="auto"/>
              <w:ind w:right="62"/>
            </w:pPr>
            <w:r w:rsidRPr="009D199D">
              <w:t xml:space="preserve">Any datasets </w:t>
            </w:r>
            <w:del w:id="598" w:author="Matthew Nelson" w:date="2024-09-20T12:23:00Z">
              <w:r w:rsidRPr="009D199D" w:rsidDel="00EC38CC">
                <w:delText xml:space="preserve">or metadata sets </w:delText>
              </w:r>
            </w:del>
            <w:r w:rsidRPr="009D199D">
              <w:t>registered for the agreement will activate the notification.</w:t>
            </w:r>
          </w:p>
        </w:tc>
      </w:tr>
      <w:tr w:rsidR="007D2044" w:rsidRPr="009D199D" w14:paraId="76CC73AB" w14:textId="77777777" w:rsidTr="007D2044">
        <w:trPr>
          <w:trHeight w:val="1022"/>
        </w:trPr>
        <w:tc>
          <w:tcPr>
            <w:tcW w:w="4397" w:type="dxa"/>
            <w:tcBorders>
              <w:top w:val="single" w:sz="4" w:space="0" w:color="000000"/>
              <w:left w:val="single" w:sz="4" w:space="0" w:color="000000"/>
              <w:bottom w:val="single" w:sz="4" w:space="0" w:color="000000"/>
              <w:right w:val="single" w:sz="4" w:space="0" w:color="000000"/>
            </w:tcBorders>
          </w:tcPr>
          <w:p w14:paraId="4E360A26" w14:textId="0D5F9AF6" w:rsidR="007D2044" w:rsidRPr="009D199D" w:rsidRDefault="007D2044" w:rsidP="00344B39">
            <w:pPr>
              <w:spacing w:after="0" w:line="259" w:lineRule="auto"/>
              <w:jc w:val="left"/>
            </w:pPr>
            <w:r w:rsidRPr="00F84D68">
              <w:rPr>
                <w:rStyle w:val="ArtefactClass"/>
              </w:rPr>
              <w:t>Dataflow</w:t>
            </w:r>
            <w:del w:id="599" w:author="Matthew Nelson" w:date="2024-09-20T12:23:00Z">
              <w:r w:rsidRPr="009D199D" w:rsidDel="00EC38CC">
                <w:delText xml:space="preserve"> &amp;</w:delText>
              </w:r>
              <w:r w:rsidR="003C43E4" w:rsidDel="00EC38CC">
                <w:delText xml:space="preserve"> </w:delText>
              </w:r>
              <w:r w:rsidRPr="00F84D68" w:rsidDel="00EC38CC">
                <w:rPr>
                  <w:rStyle w:val="ArtefactClass"/>
                </w:rPr>
                <w:delText>Metadataflow</w:delText>
              </w:r>
            </w:del>
          </w:p>
        </w:tc>
        <w:tc>
          <w:tcPr>
            <w:tcW w:w="4131" w:type="dxa"/>
            <w:tcBorders>
              <w:top w:val="single" w:sz="4" w:space="0" w:color="000000"/>
              <w:left w:val="single" w:sz="4" w:space="0" w:color="000000"/>
              <w:bottom w:val="single" w:sz="4" w:space="0" w:color="000000"/>
              <w:right w:val="single" w:sz="4" w:space="0" w:color="000000"/>
            </w:tcBorders>
          </w:tcPr>
          <w:p w14:paraId="0A303777" w14:textId="071C4F27" w:rsidR="007D2044" w:rsidRPr="009D199D" w:rsidRDefault="007D2044" w:rsidP="00344B39">
            <w:pPr>
              <w:spacing w:after="0" w:line="259" w:lineRule="auto"/>
              <w:ind w:right="61"/>
            </w:pPr>
            <w:r w:rsidRPr="009D199D">
              <w:t xml:space="preserve">Any datasets </w:t>
            </w:r>
            <w:del w:id="600" w:author="Matthew Nelson" w:date="2024-09-20T12:23:00Z">
              <w:r w:rsidRPr="009D199D" w:rsidDel="00EC38CC">
                <w:delText xml:space="preserve">or metadata sets </w:delText>
              </w:r>
            </w:del>
            <w:r w:rsidRPr="009D199D">
              <w:t xml:space="preserve">registered for the specified dataflow </w:t>
            </w:r>
            <w:del w:id="601" w:author="Matthew Nelson" w:date="2024-09-20T12:23:00Z">
              <w:r w:rsidRPr="009D199D" w:rsidDel="00EC38CC">
                <w:delText xml:space="preserve">(or metadataflow) </w:delText>
              </w:r>
            </w:del>
            <w:r w:rsidRPr="009D199D">
              <w:t>will activate the notification.</w:t>
            </w:r>
          </w:p>
        </w:tc>
      </w:tr>
      <w:tr w:rsidR="007D2044" w:rsidRPr="009D199D" w14:paraId="37752ABE" w14:textId="77777777" w:rsidTr="007D2044">
        <w:trPr>
          <w:trHeight w:val="1022"/>
        </w:trPr>
        <w:tc>
          <w:tcPr>
            <w:tcW w:w="4397" w:type="dxa"/>
            <w:tcBorders>
              <w:top w:val="single" w:sz="4" w:space="0" w:color="000000"/>
              <w:left w:val="single" w:sz="4" w:space="0" w:color="000000"/>
              <w:bottom w:val="single" w:sz="4" w:space="0" w:color="000000"/>
              <w:right w:val="single" w:sz="4" w:space="0" w:color="000000"/>
            </w:tcBorders>
          </w:tcPr>
          <w:p w14:paraId="1C7E641B" w14:textId="13C08E10" w:rsidR="007D2044" w:rsidRPr="009D199D" w:rsidRDefault="007D2044" w:rsidP="00344B39">
            <w:pPr>
              <w:spacing w:after="0" w:line="259" w:lineRule="auto"/>
              <w:jc w:val="left"/>
            </w:pPr>
            <w:r w:rsidRPr="00F84D68">
              <w:rPr>
                <w:rStyle w:val="ArtefactClass"/>
              </w:rPr>
              <w:t>DataStructureDefinition</w:t>
            </w:r>
            <w:del w:id="602" w:author="Matthew Nelson" w:date="2024-09-20T12:23:00Z">
              <w:r w:rsidRPr="009D199D" w:rsidDel="00EC38CC">
                <w:delText xml:space="preserve"> &amp; </w:delText>
              </w:r>
              <w:r w:rsidRPr="00F84D68" w:rsidDel="00EC38CC">
                <w:rPr>
                  <w:rStyle w:val="ArtefactClass"/>
                </w:rPr>
                <w:delText>MetadataStructureDefinition</w:delText>
              </w:r>
            </w:del>
          </w:p>
        </w:tc>
        <w:tc>
          <w:tcPr>
            <w:tcW w:w="4131" w:type="dxa"/>
            <w:tcBorders>
              <w:top w:val="single" w:sz="4" w:space="0" w:color="000000"/>
              <w:left w:val="single" w:sz="4" w:space="0" w:color="000000"/>
              <w:bottom w:val="single" w:sz="4" w:space="0" w:color="000000"/>
              <w:right w:val="single" w:sz="4" w:space="0" w:color="000000"/>
            </w:tcBorders>
          </w:tcPr>
          <w:p w14:paraId="37D31263" w14:textId="7C683082" w:rsidR="007D2044" w:rsidRPr="009D199D" w:rsidRDefault="007D2044" w:rsidP="00344B39">
            <w:pPr>
              <w:spacing w:after="0" w:line="259" w:lineRule="auto"/>
              <w:ind w:right="61"/>
            </w:pPr>
            <w:r w:rsidRPr="009D199D">
              <w:t>Any datasets</w:t>
            </w:r>
            <w:ins w:id="603" w:author="Matthew Nelson" w:date="2024-09-20T12:24:00Z">
              <w:r w:rsidR="00EC38CC">
                <w:t xml:space="preserve"> </w:t>
              </w:r>
            </w:ins>
            <w:del w:id="604" w:author="Matthew Nelson" w:date="2024-09-20T12:23:00Z">
              <w:r w:rsidRPr="009D199D" w:rsidDel="00EC38CC">
                <w:delText xml:space="preserve"> or metadata sets </w:delText>
              </w:r>
            </w:del>
            <w:r w:rsidRPr="009D199D">
              <w:t xml:space="preserve">registered for those dataflows </w:t>
            </w:r>
            <w:del w:id="605" w:author="Matthew Nelson" w:date="2024-09-20T12:24:00Z">
              <w:r w:rsidRPr="009D199D" w:rsidDel="00EC38CC">
                <w:delText xml:space="preserve">(or metadataflows) </w:delText>
              </w:r>
            </w:del>
            <w:r w:rsidRPr="009D199D">
              <w:t xml:space="preserve">that are based on the specified Data Structure Definition will </w:t>
            </w:r>
            <w:r w:rsidR="003C43E4" w:rsidRPr="009D199D">
              <w:t>activate the notification</w:t>
            </w:r>
          </w:p>
        </w:tc>
      </w:tr>
      <w:tr w:rsidR="007D2044" w:rsidRPr="009D199D" w14:paraId="31DA959D" w14:textId="77777777" w:rsidTr="007D2044">
        <w:trPr>
          <w:trHeight w:val="1022"/>
        </w:trPr>
        <w:tc>
          <w:tcPr>
            <w:tcW w:w="4397" w:type="dxa"/>
            <w:tcBorders>
              <w:top w:val="single" w:sz="4" w:space="0" w:color="000000"/>
              <w:left w:val="single" w:sz="4" w:space="0" w:color="000000"/>
              <w:bottom w:val="single" w:sz="4" w:space="0" w:color="000000"/>
              <w:right w:val="single" w:sz="4" w:space="0" w:color="000000"/>
            </w:tcBorders>
          </w:tcPr>
          <w:p w14:paraId="0C6207F7" w14:textId="4FAC96D6" w:rsidR="007D2044" w:rsidRPr="009D199D" w:rsidRDefault="007D2044" w:rsidP="00344B39">
            <w:pPr>
              <w:spacing w:after="0" w:line="259" w:lineRule="auto"/>
              <w:jc w:val="left"/>
            </w:pPr>
            <w:r w:rsidRPr="00F84D68">
              <w:rPr>
                <w:rStyle w:val="ArtefactClass"/>
              </w:rPr>
              <w:t>Category</w:t>
            </w:r>
          </w:p>
        </w:tc>
        <w:tc>
          <w:tcPr>
            <w:tcW w:w="4131" w:type="dxa"/>
            <w:tcBorders>
              <w:top w:val="single" w:sz="4" w:space="0" w:color="000000"/>
              <w:left w:val="single" w:sz="4" w:space="0" w:color="000000"/>
              <w:bottom w:val="single" w:sz="4" w:space="0" w:color="000000"/>
              <w:right w:val="single" w:sz="4" w:space="0" w:color="000000"/>
            </w:tcBorders>
          </w:tcPr>
          <w:p w14:paraId="27D858FC" w14:textId="444095CC" w:rsidR="007D2044" w:rsidRPr="009D199D" w:rsidRDefault="007D2044" w:rsidP="00344B39">
            <w:pPr>
              <w:spacing w:after="0" w:line="259" w:lineRule="auto"/>
              <w:ind w:right="61"/>
            </w:pPr>
            <w:r w:rsidRPr="009D199D">
              <w:t xml:space="preserve">Any datasets </w:t>
            </w:r>
            <w:del w:id="606" w:author="Matthew Nelson" w:date="2024-09-20T12:24:00Z">
              <w:r w:rsidRPr="009D199D" w:rsidDel="00EC38CC">
                <w:delText xml:space="preserve">or metadata sets </w:delText>
              </w:r>
            </w:del>
            <w:r w:rsidRPr="009D199D">
              <w:t xml:space="preserve">registered for those dataflows, </w:t>
            </w:r>
            <w:del w:id="607" w:author="Matthew Nelson" w:date="2024-09-20T12:24:00Z">
              <w:r w:rsidRPr="009D199D" w:rsidDel="00EC38CC">
                <w:delText xml:space="preserve">metadataflows, </w:delText>
              </w:r>
            </w:del>
            <w:r w:rsidRPr="009D199D">
              <w:t xml:space="preserve">provision agreements that are categorised by the category. </w:t>
            </w:r>
          </w:p>
        </w:tc>
      </w:tr>
    </w:tbl>
    <w:p w14:paraId="7B06D357" w14:textId="21FC2179" w:rsidR="007D2044" w:rsidRPr="009D199D" w:rsidRDefault="007D2044" w:rsidP="007D2044">
      <w:pPr>
        <w:spacing w:after="290"/>
        <w:ind w:left="-5"/>
      </w:pPr>
      <w:r w:rsidRPr="009D199D">
        <w:t>The event will also capture the semantic of the registration: deletion or replacement of an existing registration or a new registration.</w:t>
      </w:r>
    </w:p>
    <w:p w14:paraId="4FE6BA06" w14:textId="609CD594" w:rsidR="007D2044" w:rsidRPr="009D199D" w:rsidRDefault="007D2044" w:rsidP="007D2044">
      <w:pPr>
        <w:pStyle w:val="Heading2"/>
      </w:pPr>
      <w:bookmarkStart w:id="608" w:name="_Toc178072866"/>
      <w:r w:rsidRPr="009D199D">
        <w:lastRenderedPageBreak/>
        <w:t>7.6 Notification</w:t>
      </w:r>
      <w:bookmarkEnd w:id="608"/>
    </w:p>
    <w:p w14:paraId="617B571D" w14:textId="7BBA7890" w:rsidR="007D2044" w:rsidRPr="009D199D" w:rsidRDefault="007D2044" w:rsidP="007D2044">
      <w:pPr>
        <w:pStyle w:val="Heading3"/>
      </w:pPr>
      <w:bookmarkStart w:id="609" w:name="_Toc178072867"/>
      <w:r w:rsidRPr="009D199D">
        <w:t>7.6.1 Logical Class Diagram</w:t>
      </w:r>
      <w:bookmarkEnd w:id="609"/>
    </w:p>
    <w:p w14:paraId="1929A2A0" w14:textId="77777777" w:rsidR="007D2044" w:rsidRDefault="007D2044" w:rsidP="00F84D68">
      <w:pPr>
        <w:keepNext/>
        <w:spacing w:after="292"/>
        <w:ind w:left="-5"/>
      </w:pPr>
      <w:r>
        <w:rPr>
          <w:noProof/>
        </w:rPr>
        <w:drawing>
          <wp:inline distT="0" distB="0" distL="0" distR="0" wp14:anchorId="2FDC70D8" wp14:editId="15595023">
            <wp:extent cx="5518785" cy="3608705"/>
            <wp:effectExtent l="0" t="0" r="5715" b="0"/>
            <wp:docPr id="245387" name="Picture 245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87" name="notificatio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18785" cy="3608705"/>
                    </a:xfrm>
                    <a:prstGeom prst="rect">
                      <a:avLst/>
                    </a:prstGeom>
                  </pic:spPr>
                </pic:pic>
              </a:graphicData>
            </a:graphic>
          </wp:inline>
        </w:drawing>
      </w:r>
    </w:p>
    <w:p w14:paraId="0286A7AD" w14:textId="2E109ABC" w:rsidR="00417681" w:rsidRDefault="007D2044" w:rsidP="00F84D68">
      <w:pPr>
        <w:pStyle w:val="Caption"/>
      </w:pPr>
      <w:r>
        <w:t xml:space="preserve">Figure </w:t>
      </w:r>
      <w:r w:rsidR="007B7A2D">
        <w:fldChar w:fldCharType="begin"/>
      </w:r>
      <w:r w:rsidR="007B7A2D">
        <w:instrText xml:space="preserve"> SEQ Figure \* ARABIC </w:instrText>
      </w:r>
      <w:r w:rsidR="007B7A2D">
        <w:fldChar w:fldCharType="separate"/>
      </w:r>
      <w:r w:rsidR="007B7A2D">
        <w:rPr>
          <w:noProof/>
        </w:rPr>
        <w:t>20</w:t>
      </w:r>
      <w:r w:rsidR="007B7A2D">
        <w:rPr>
          <w:noProof/>
        </w:rPr>
        <w:fldChar w:fldCharType="end"/>
      </w:r>
      <w:r>
        <w:t xml:space="preserve">: </w:t>
      </w:r>
      <w:r w:rsidRPr="007D2044">
        <w:t>Logical Class Diagram of the Notification</w:t>
      </w:r>
    </w:p>
    <w:p w14:paraId="4B9FED09" w14:textId="77777777" w:rsidR="007D2044" w:rsidRDefault="007D2044" w:rsidP="007D2044">
      <w:pPr>
        <w:ind w:left="-5"/>
      </w:pPr>
      <w:r w:rsidRPr="009D199D">
        <w:t>A notification is an XML document that is sent to a user via email or http POST whenever a subscription is activated. It is an asynchronous one-way message.</w:t>
      </w:r>
    </w:p>
    <w:p w14:paraId="5155400B" w14:textId="77777777" w:rsidR="007D2044" w:rsidRPr="009D199D" w:rsidRDefault="007D2044" w:rsidP="007D2044">
      <w:pPr>
        <w:ind w:left="-5"/>
      </w:pPr>
      <w:r w:rsidRPr="009D199D">
        <w:t>Regardless of the registry component that caused the event to be triggered, the following common information is in the message:</w:t>
      </w:r>
    </w:p>
    <w:p w14:paraId="4E86D4AA" w14:textId="77777777" w:rsidR="007D2044" w:rsidRPr="009D199D" w:rsidRDefault="007D2044" w:rsidP="007D2044">
      <w:pPr>
        <w:numPr>
          <w:ilvl w:val="0"/>
          <w:numId w:val="32"/>
        </w:numPr>
        <w:ind w:hanging="360"/>
      </w:pPr>
      <w:r w:rsidRPr="009D199D">
        <w:t xml:space="preserve">Date and time that the event occurred </w:t>
      </w:r>
    </w:p>
    <w:p w14:paraId="25996277" w14:textId="77777777" w:rsidR="007D2044" w:rsidRPr="009D199D" w:rsidRDefault="007D2044" w:rsidP="007D2044">
      <w:pPr>
        <w:numPr>
          <w:ilvl w:val="0"/>
          <w:numId w:val="32"/>
        </w:numPr>
        <w:ind w:hanging="360"/>
      </w:pPr>
      <w:r w:rsidRPr="009D199D">
        <w:t xml:space="preserve">The URN of the artefact that caused the event </w:t>
      </w:r>
    </w:p>
    <w:p w14:paraId="08632781" w14:textId="77777777" w:rsidR="007D2044" w:rsidRPr="009D199D" w:rsidRDefault="007D2044" w:rsidP="007D2044">
      <w:pPr>
        <w:numPr>
          <w:ilvl w:val="0"/>
          <w:numId w:val="32"/>
        </w:numPr>
        <w:ind w:hanging="360"/>
      </w:pPr>
      <w:r w:rsidRPr="009D199D">
        <w:t xml:space="preserve">The URN of the Subscription that produced the notification </w:t>
      </w:r>
    </w:p>
    <w:p w14:paraId="5EEF4326" w14:textId="77777777" w:rsidR="007D2044" w:rsidRPr="009D199D" w:rsidRDefault="007D2044" w:rsidP="007D2044">
      <w:pPr>
        <w:numPr>
          <w:ilvl w:val="0"/>
          <w:numId w:val="32"/>
        </w:numPr>
        <w:ind w:hanging="360"/>
      </w:pPr>
      <w:r w:rsidRPr="009D199D">
        <w:t xml:space="preserve">Event Action: Add, Replace, or Delete. </w:t>
      </w:r>
    </w:p>
    <w:p w14:paraId="1BEFE6FE" w14:textId="77777777" w:rsidR="007D2044" w:rsidRPr="009D199D" w:rsidRDefault="007D2044" w:rsidP="007D2044">
      <w:r w:rsidRPr="009D199D">
        <w:t>Additionally, supplementary information may be contained in the notification as detailed below.</w:t>
      </w:r>
    </w:p>
    <w:p w14:paraId="5D7D5E1C" w14:textId="77777777" w:rsidR="007D2044" w:rsidRPr="009D199D" w:rsidRDefault="007D2044" w:rsidP="007D2044">
      <w:pPr>
        <w:pStyle w:val="Heading3"/>
      </w:pPr>
      <w:bookmarkStart w:id="610" w:name="_Toc178072868"/>
      <w:r w:rsidRPr="009D199D">
        <w:t>7.6.2 Structural Event Component</w:t>
      </w:r>
      <w:bookmarkEnd w:id="610"/>
    </w:p>
    <w:p w14:paraId="2D904F16" w14:textId="77777777" w:rsidR="007D2044" w:rsidRPr="009D199D" w:rsidRDefault="007D2044" w:rsidP="007D2044">
      <w:r w:rsidRPr="009D199D">
        <w:t xml:space="preserve">The notification will contain the </w:t>
      </w:r>
      <w:r w:rsidRPr="00F84D68">
        <w:rPr>
          <w:rStyle w:val="ArtefactClass"/>
        </w:rPr>
        <w:t>MaintainableArtefact</w:t>
      </w:r>
      <w:r w:rsidRPr="009D199D">
        <w:t xml:space="preserve"> that triggered the event in a form similar to the SDMX-ML structural message (using elements from that namespace). </w:t>
      </w:r>
    </w:p>
    <w:p w14:paraId="1436BC96" w14:textId="37FC9D71" w:rsidR="007D2044" w:rsidRDefault="007D2044" w:rsidP="007D2044">
      <w:pPr>
        <w:pStyle w:val="Heading3"/>
      </w:pPr>
      <w:r w:rsidRPr="009D199D">
        <w:rPr>
          <w:color w:val="000000"/>
        </w:rPr>
        <w:lastRenderedPageBreak/>
        <w:tab/>
      </w:r>
      <w:bookmarkStart w:id="611" w:name="_Toc178072869"/>
      <w:r w:rsidRPr="009D199D">
        <w:t>7.6.3 Registration Event Component</w:t>
      </w:r>
      <w:bookmarkEnd w:id="611"/>
    </w:p>
    <w:p w14:paraId="7130CE84" w14:textId="24A43FDC" w:rsidR="007D2044" w:rsidRPr="00344B39" w:rsidRDefault="007D2044" w:rsidP="00F84D68">
      <w:r w:rsidRPr="00344B39">
        <w:t>The notification will contain the Registration.</w:t>
      </w:r>
    </w:p>
    <w:p w14:paraId="17FFEE5C" w14:textId="7E5B41BD" w:rsidR="00281D0F" w:rsidRPr="00F84D68" w:rsidRDefault="00281D0F" w:rsidP="00F84D68"/>
    <w:sectPr w:rsidR="00281D0F" w:rsidRPr="00F84D68" w:rsidSect="007B7A2D">
      <w:headerReference w:type="even" r:id="rId52"/>
      <w:headerReference w:type="default" r:id="rId53"/>
      <w:footerReference w:type="even" r:id="rId54"/>
      <w:footerReference w:type="default" r:id="rId55"/>
      <w:headerReference w:type="first" r:id="rId56"/>
      <w:footerReference w:type="first" r:id="rId57"/>
      <w:pgSz w:w="11900" w:h="16840" w:code="9"/>
      <w:pgMar w:top="2126" w:right="1412" w:bottom="1276" w:left="1797" w:header="584" w:footer="124" w:gutter="0"/>
      <w:lnNumType w:countBy="1" w:start="670"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5BA157" w14:textId="77777777" w:rsidR="00E444DF" w:rsidRDefault="00E444DF">
      <w:pPr>
        <w:spacing w:after="0" w:line="240" w:lineRule="auto"/>
      </w:pPr>
      <w:r>
        <w:separator/>
      </w:r>
    </w:p>
    <w:p w14:paraId="7F494F35" w14:textId="77777777" w:rsidR="00E444DF" w:rsidRDefault="00E444DF"/>
  </w:endnote>
  <w:endnote w:type="continuationSeparator" w:id="0">
    <w:p w14:paraId="0E704D88" w14:textId="77777777" w:rsidR="00E444DF" w:rsidRDefault="00E444DF">
      <w:pPr>
        <w:spacing w:after="0" w:line="240" w:lineRule="auto"/>
      </w:pPr>
      <w:r>
        <w:continuationSeparator/>
      </w:r>
    </w:p>
    <w:p w14:paraId="055B1F32" w14:textId="77777777" w:rsidR="00E444DF" w:rsidRDefault="00E444DF"/>
  </w:endnote>
  <w:endnote w:type="continuationNotice" w:id="1">
    <w:p w14:paraId="0AB9DA11" w14:textId="77777777" w:rsidR="00E444DF" w:rsidRDefault="00E444D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46B04" w14:textId="77777777" w:rsidR="007B7A2D" w:rsidRDefault="007B7A2D">
    <w:pPr>
      <w:spacing w:after="160" w:line="259" w:lineRule="auto"/>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82868" w14:textId="77777777" w:rsidR="007B7A2D" w:rsidRDefault="007B7A2D">
    <w:pPr>
      <w:spacing w:after="0" w:line="259" w:lineRule="auto"/>
      <w:ind w:right="2"/>
      <w:jc w:val="center"/>
    </w:pPr>
    <w:r>
      <w:fldChar w:fldCharType="begin"/>
    </w:r>
    <w:r>
      <w:instrText xml:space="preserve"> PAGE   \* MERGEFORMAT </w:instrText>
    </w:r>
    <w:r>
      <w:fldChar w:fldCharType="separate"/>
    </w:r>
    <w:r>
      <w:t>24</w:t>
    </w:r>
    <w: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644CD3" w14:textId="77777777" w:rsidR="007B7A2D" w:rsidRDefault="007B7A2D">
    <w:pPr>
      <w:spacing w:after="0" w:line="259" w:lineRule="auto"/>
      <w:ind w:left="6"/>
      <w:jc w:val="center"/>
    </w:pPr>
    <w:r>
      <w:fldChar w:fldCharType="begin"/>
    </w:r>
    <w:r>
      <w:instrText xml:space="preserve"> PAGE   \* MERGEFORMAT </w:instrText>
    </w:r>
    <w:r>
      <w:fldChar w:fldCharType="separate"/>
    </w:r>
    <w:r>
      <w:t>1</w:t>
    </w:r>
    <w:r>
      <w:fldChar w:fldCharType="end"/>
    </w:r>
    <w:r>
      <w:t xml:space="preserve"> </w:t>
    </w:r>
  </w:p>
  <w:p w14:paraId="75D3F576" w14:textId="77777777" w:rsidR="007B7A2D" w:rsidRDefault="007B7A2D"/>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2FABC0" w14:textId="34A10D77" w:rsidR="007B7A2D" w:rsidRDefault="007B7A2D" w:rsidP="007B7A2D">
    <w:pPr>
      <w:spacing w:after="0" w:line="259" w:lineRule="auto"/>
      <w:ind w:left="6"/>
      <w:jc w:val="left"/>
    </w:pPr>
    <w:r>
      <w:fldChar w:fldCharType="begin"/>
    </w:r>
    <w:r>
      <w:instrText xml:space="preserve"> PAGE   \* MERGEFORMAT </w:instrText>
    </w:r>
    <w:r>
      <w:fldChar w:fldCharType="separate"/>
    </w:r>
    <w:r>
      <w:rPr>
        <w:noProof/>
      </w:rPr>
      <w:t>66</w:t>
    </w:r>
    <w:r>
      <w:fldChar w:fldCharType="end"/>
    </w:r>
    <w:r>
      <w:t xml:space="preserve"> </w:t>
    </w:r>
  </w:p>
  <w:p w14:paraId="0F517DDE" w14:textId="77777777" w:rsidR="007B7A2D" w:rsidRDefault="007B7A2D"/>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94E2B" w14:textId="77777777" w:rsidR="007B7A2D" w:rsidRDefault="007B7A2D">
    <w:pPr>
      <w:spacing w:after="0" w:line="259" w:lineRule="auto"/>
      <w:ind w:left="6"/>
      <w:jc w:val="center"/>
    </w:pPr>
    <w:r>
      <w:fldChar w:fldCharType="begin"/>
    </w:r>
    <w:r>
      <w:instrText xml:space="preserve"> PAGE   \* MERGEFORMAT </w:instrText>
    </w:r>
    <w:r>
      <w:fldChar w:fldCharType="separate"/>
    </w:r>
    <w:r>
      <w:t>1</w:t>
    </w:r>
    <w:r>
      <w:fldChar w:fldCharType="end"/>
    </w:r>
    <w:r>
      <w:t xml:space="preserve"> </w:t>
    </w:r>
  </w:p>
  <w:p w14:paraId="769C27E5" w14:textId="77777777" w:rsidR="007B7A2D" w:rsidRDefault="007B7A2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9C80E" w14:textId="77777777" w:rsidR="007B7A2D" w:rsidRDefault="007B7A2D" w:rsidP="00A1524D">
    <w:pPr>
      <w:ind w:left="-5"/>
    </w:pPr>
    <w:r>
      <w:t xml:space="preserve">© SDMX 2021 </w:t>
    </w:r>
  </w:p>
  <w:p w14:paraId="297C8460" w14:textId="77777777" w:rsidR="007B7A2D" w:rsidRDefault="007B7A2D" w:rsidP="00A1524D">
    <w:pPr>
      <w:spacing w:after="0" w:line="259" w:lineRule="auto"/>
      <w:jc w:val="left"/>
      <w:rPr>
        <w:color w:val="0000FF"/>
      </w:rPr>
    </w:pPr>
    <w:r>
      <w:rPr>
        <w:color w:val="0000FF"/>
        <w:u w:val="single" w:color="0000FF"/>
      </w:rPr>
      <w:t>http://www.sdmx.org/</w:t>
    </w:r>
    <w:r>
      <w:rPr>
        <w:color w:val="0000FF"/>
      </w:rPr>
      <w:t xml:space="preserve"> </w:t>
    </w:r>
  </w:p>
  <w:p w14:paraId="348C3837" w14:textId="77777777" w:rsidR="007B7A2D" w:rsidRDefault="007B7A2D">
    <w:pPr>
      <w:spacing w:after="160" w:line="259" w:lineRule="auto"/>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DC0C4" w14:textId="77777777" w:rsidR="007B7A2D" w:rsidRDefault="007B7A2D">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CD106" w14:textId="77777777" w:rsidR="007B7A2D" w:rsidRDefault="007B7A2D">
    <w:pPr>
      <w:spacing w:after="0" w:line="259" w:lineRule="auto"/>
      <w:ind w:left="727"/>
      <w:jc w:val="center"/>
    </w:pP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330A1" w14:textId="19C3206F" w:rsidR="00AA5681" w:rsidRPr="00935491" w:rsidRDefault="007B7A2D" w:rsidP="00AA5681">
    <w:pPr>
      <w:suppressLineNumbers/>
      <w:spacing w:before="0" w:after="0" w:line="240" w:lineRule="auto"/>
      <w:ind w:left="-5" w:right="194"/>
      <w:rPr>
        <w:lang w:val="fr-CH"/>
      </w:rPr>
    </w:pPr>
    <w:r w:rsidRPr="00935491">
      <w:rPr>
        <w:lang w:val="fr-CH"/>
      </w:rPr>
      <w:t>© SDMX 202</w:t>
    </w:r>
    <w:ins w:id="10" w:author="Matthew Nelson" w:date="2024-09-16T14:37:00Z">
      <w:r w:rsidR="00AA5681">
        <w:rPr>
          <w:lang w:val="fr-CH"/>
        </w:rPr>
        <w:t>4</w:t>
      </w:r>
    </w:ins>
    <w:del w:id="11" w:author="Matthew Nelson" w:date="2024-09-16T14:37:00Z">
      <w:r w:rsidRPr="00935491" w:rsidDel="00AA5681">
        <w:rPr>
          <w:lang w:val="fr-CH"/>
        </w:rPr>
        <w:delText>1</w:delText>
      </w:r>
    </w:del>
  </w:p>
  <w:p w14:paraId="0A126B87" w14:textId="4580B702" w:rsidR="007B7A2D" w:rsidRDefault="007B7A2D" w:rsidP="0000174C">
    <w:pPr>
      <w:spacing w:before="0" w:after="0" w:line="259" w:lineRule="auto"/>
      <w:jc w:val="left"/>
    </w:pPr>
    <w:hyperlink r:id="rId1" w:history="1">
      <w:r w:rsidRPr="00C73659">
        <w:rPr>
          <w:rStyle w:val="Hyperlink"/>
          <w:lang w:val="fr-CH"/>
        </w:rPr>
        <w:t>http://www.sdmx.org/</w:t>
      </w:r>
    </w:hyperlink>
  </w:p>
  <w:p w14:paraId="334B45F7" w14:textId="77777777" w:rsidR="007B7A2D" w:rsidRDefault="007B7A2D" w:rsidP="0000174C">
    <w:pPr>
      <w:spacing w:before="0" w:after="0" w:line="259" w:lineRule="auto"/>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BCE34" w14:textId="77777777" w:rsidR="007B7A2D" w:rsidRDefault="007B7A2D">
    <w:pPr>
      <w:spacing w:after="0" w:line="259" w:lineRule="auto"/>
      <w:ind w:left="727"/>
      <w:jc w:val="center"/>
    </w:pP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A433E" w14:textId="07DE7F60" w:rsidR="007B7A2D" w:rsidRDefault="007B7A2D" w:rsidP="0000174C">
    <w:pPr>
      <w:spacing w:before="0" w:after="0" w:line="259" w:lineRule="auto"/>
      <w:jc w:val="left"/>
    </w:pPr>
    <w:r w:rsidRPr="00BD630C">
      <w:rPr>
        <w:lang w:val="fr-CH"/>
      </w:rPr>
      <w:fldChar w:fldCharType="begin"/>
    </w:r>
    <w:r w:rsidRPr="00BD630C">
      <w:rPr>
        <w:lang w:val="fr-CH"/>
      </w:rPr>
      <w:instrText xml:space="preserve"> PAGE   \* MERGEFORMAT </w:instrText>
    </w:r>
    <w:r w:rsidRPr="00BD630C">
      <w:rPr>
        <w:lang w:val="fr-CH"/>
      </w:rPr>
      <w:fldChar w:fldCharType="separate"/>
    </w:r>
    <w:r w:rsidRPr="00BD630C">
      <w:rPr>
        <w:noProof/>
        <w:lang w:val="fr-CH"/>
      </w:rPr>
      <w:t>1</w:t>
    </w:r>
    <w:r w:rsidRPr="00BD630C">
      <w:rPr>
        <w:noProof/>
        <w:lang w:val="fr-CH"/>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CDA0A" w14:textId="77777777" w:rsidR="007B7A2D" w:rsidRDefault="007B7A2D">
    <w:pPr>
      <w:spacing w:after="0" w:line="259" w:lineRule="auto"/>
      <w:ind w:right="2"/>
      <w:jc w:val="center"/>
    </w:pPr>
    <w:r>
      <w:fldChar w:fldCharType="begin"/>
    </w:r>
    <w:r>
      <w:instrText xml:space="preserve"> PAGE   \* MERGEFORMAT </w:instrText>
    </w:r>
    <w:r>
      <w:fldChar w:fldCharType="separate"/>
    </w:r>
    <w:r>
      <w:t>24</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9B6F1" w14:textId="479214F0" w:rsidR="007B7A2D" w:rsidRDefault="007B7A2D" w:rsidP="007B7A2D">
    <w:pPr>
      <w:spacing w:after="0" w:line="259" w:lineRule="auto"/>
      <w:ind w:right="2"/>
      <w:jc w:val="left"/>
    </w:pPr>
    <w:r>
      <w:fldChar w:fldCharType="begin"/>
    </w:r>
    <w:r>
      <w:instrText xml:space="preserve"> PAGE   \* MERGEFORMAT </w:instrText>
    </w:r>
    <w:r>
      <w:fldChar w:fldCharType="separate"/>
    </w:r>
    <w:r>
      <w:rPr>
        <w:noProof/>
      </w:rPr>
      <w:t>42</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B0712A" w14:textId="77777777" w:rsidR="00E444DF" w:rsidRDefault="00E444DF">
      <w:pPr>
        <w:spacing w:after="0" w:line="240" w:lineRule="auto"/>
      </w:pPr>
      <w:r>
        <w:separator/>
      </w:r>
    </w:p>
    <w:p w14:paraId="19F25457" w14:textId="77777777" w:rsidR="00E444DF" w:rsidRDefault="00E444DF"/>
  </w:footnote>
  <w:footnote w:type="continuationSeparator" w:id="0">
    <w:p w14:paraId="3D545F89" w14:textId="77777777" w:rsidR="00E444DF" w:rsidRDefault="00E444DF">
      <w:pPr>
        <w:spacing w:after="0" w:line="240" w:lineRule="auto"/>
      </w:pPr>
      <w:r>
        <w:continuationSeparator/>
      </w:r>
    </w:p>
    <w:p w14:paraId="68E1EAC0" w14:textId="77777777" w:rsidR="00E444DF" w:rsidRDefault="00E444DF"/>
  </w:footnote>
  <w:footnote w:type="continuationNotice" w:id="1">
    <w:p w14:paraId="65A1EE9B" w14:textId="77777777" w:rsidR="00E444DF" w:rsidRDefault="00E444DF">
      <w:pPr>
        <w:spacing w:before="0" w:after="0" w:line="240" w:lineRule="auto"/>
      </w:pPr>
    </w:p>
  </w:footnote>
  <w:footnote w:id="2">
    <w:p w14:paraId="6506F126" w14:textId="468C5542" w:rsidR="007B7A2D" w:rsidRDefault="007B7A2D">
      <w:pPr>
        <w:pStyle w:val="FootnoteText"/>
      </w:pPr>
      <w:r>
        <w:rPr>
          <w:rStyle w:val="FootnoteReference"/>
        </w:rPr>
        <w:footnoteRef/>
      </w:r>
      <w:r>
        <w:t xml:space="preserve"> With semantic versioning, it is allowed to reference a range of artefacts, e.g., a DSD referencing a Codelist with version 1.2.3+ means all patch versions greater than 1.2.3. This means that deleting 1.2.4-draft does not break integrity of the aforementioned DSD.</w:t>
      </w:r>
    </w:p>
  </w:footnote>
  <w:footnote w:id="3">
    <w:p w14:paraId="32B4CEE4" w14:textId="77777777" w:rsidR="007B7A2D" w:rsidRPr="0091720D" w:rsidRDefault="007B7A2D">
      <w:pPr>
        <w:pStyle w:val="FootnoteText"/>
      </w:pPr>
      <w:r>
        <w:rPr>
          <w:rStyle w:val="FootnoteReference"/>
        </w:rPr>
        <w:footnoteRef/>
      </w:r>
      <w:r>
        <w:t xml:space="preserve"> </w:t>
      </w:r>
      <w:r w:rsidRPr="0091720D">
        <w:t>The identification of an Agency in the URN structure for the maintainable object is by means of the agencyId. The AgencyScheme is not identified as SDMX has a mechanism for identifying an Agency uniquely by its Id. Note that this Id may be hierarchical. For example, a sub-agency of IMF is referred like this: IMF.SubAgency1</w:t>
      </w:r>
    </w:p>
  </w:footnote>
  <w:footnote w:id="4">
    <w:p w14:paraId="24EFF034" w14:textId="1108178D" w:rsidR="007B7A2D" w:rsidRPr="009A6893" w:rsidRDefault="007B7A2D">
      <w:pPr>
        <w:pStyle w:val="FootnoteText"/>
        <w:rPr>
          <w:lang w:val="en-US"/>
        </w:rPr>
      </w:pPr>
      <w:r>
        <w:rPr>
          <w:rStyle w:val="FootnoteReference"/>
        </w:rPr>
        <w:footnoteRef/>
      </w:r>
      <w:r>
        <w:t xml:space="preserve"> </w:t>
      </w:r>
      <w:r>
        <w:rPr>
          <w:lang w:val="en-US"/>
        </w:rPr>
        <w:t>Note that Codelist is also an EnumeratedList.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A278B" w14:textId="77777777" w:rsidR="007B7A2D" w:rsidRDefault="007B7A2D">
    <w:pPr>
      <w:spacing w:after="733" w:line="259" w:lineRule="auto"/>
      <w:jc w:val="left"/>
    </w:pPr>
    <w:r>
      <w:rPr>
        <w:noProof/>
      </w:rPr>
      <w:drawing>
        <wp:anchor distT="0" distB="0" distL="114300" distR="114300" simplePos="0" relativeHeight="251396608" behindDoc="0" locked="0" layoutInCell="1" allowOverlap="0" wp14:anchorId="1D73E987" wp14:editId="02D29FF6">
          <wp:simplePos x="0" y="0"/>
          <wp:positionH relativeFrom="page">
            <wp:posOffset>1138936</wp:posOffset>
          </wp:positionH>
          <wp:positionV relativeFrom="page">
            <wp:posOffset>462280</wp:posOffset>
          </wp:positionV>
          <wp:extent cx="1435608" cy="399288"/>
          <wp:effectExtent l="0" t="0" r="0" b="0"/>
          <wp:wrapSquare wrapText="bothSides"/>
          <wp:docPr id="50929" name="Picture 50929"/>
          <wp:cNvGraphicFramePr/>
          <a:graphic xmlns:a="http://schemas.openxmlformats.org/drawingml/2006/main">
            <a:graphicData uri="http://schemas.openxmlformats.org/drawingml/2006/picture">
              <pic:pic xmlns:pic="http://schemas.openxmlformats.org/drawingml/2006/picture">
                <pic:nvPicPr>
                  <pic:cNvPr id="225753" name="Picture 225753"/>
                  <pic:cNvPicPr/>
                </pic:nvPicPr>
                <pic:blipFill>
                  <a:blip r:embed="rId1"/>
                  <a:stretch>
                    <a:fillRect/>
                  </a:stretch>
                </pic:blipFill>
                <pic:spPr>
                  <a:xfrm>
                    <a:off x="0" y="0"/>
                    <a:ext cx="1435608" cy="399288"/>
                  </a:xfrm>
                  <a:prstGeom prst="rect">
                    <a:avLst/>
                  </a:prstGeom>
                </pic:spPr>
              </pic:pic>
            </a:graphicData>
          </a:graphic>
        </wp:anchor>
      </w:drawing>
    </w:r>
    <w:r>
      <w:rPr>
        <w:noProof/>
      </w:rPr>
      <w:drawing>
        <wp:anchor distT="0" distB="0" distL="114300" distR="114300" simplePos="0" relativeHeight="251409920" behindDoc="0" locked="0" layoutInCell="1" allowOverlap="0" wp14:anchorId="654F5185" wp14:editId="2EF73B27">
          <wp:simplePos x="0" y="0"/>
          <wp:positionH relativeFrom="page">
            <wp:posOffset>1138936</wp:posOffset>
          </wp:positionH>
          <wp:positionV relativeFrom="page">
            <wp:posOffset>919480</wp:posOffset>
          </wp:positionV>
          <wp:extent cx="1435608" cy="115824"/>
          <wp:effectExtent l="0" t="0" r="0" b="0"/>
          <wp:wrapSquare wrapText="bothSides"/>
          <wp:docPr id="50930" name="Picture 50930"/>
          <wp:cNvGraphicFramePr/>
          <a:graphic xmlns:a="http://schemas.openxmlformats.org/drawingml/2006/main">
            <a:graphicData uri="http://schemas.openxmlformats.org/drawingml/2006/picture">
              <pic:pic xmlns:pic="http://schemas.openxmlformats.org/drawingml/2006/picture">
                <pic:nvPicPr>
                  <pic:cNvPr id="225755" name="Picture 225755"/>
                  <pic:cNvPicPr/>
                </pic:nvPicPr>
                <pic:blipFill>
                  <a:blip r:embed="rId2"/>
                  <a:stretch>
                    <a:fillRect/>
                  </a:stretch>
                </pic:blipFill>
                <pic:spPr>
                  <a:xfrm>
                    <a:off x="0" y="0"/>
                    <a:ext cx="1435608" cy="115824"/>
                  </a:xfrm>
                  <a:prstGeom prst="rect">
                    <a:avLst/>
                  </a:prstGeom>
                </pic:spPr>
              </pic:pic>
            </a:graphicData>
          </a:graphic>
        </wp:anchor>
      </w:drawing>
    </w:r>
    <w:r w:rsidRPr="15FDCDAE">
      <w:rPr>
        <w:color w:val="FFFFFF"/>
        <w:sz w:val="2"/>
        <w:szCs w:val="2"/>
      </w:rPr>
      <w:t xml:space="preserve"> </w:t>
    </w:r>
    <w:r w:rsidRPr="15FDCDAE">
      <w:rPr>
        <w:color w:val="FFFFFF"/>
        <w:sz w:val="16"/>
        <w:szCs w:val="16"/>
      </w:rPr>
      <w:t xml:space="preserve"> </w:t>
    </w:r>
    <w:r w:rsidRPr="15FDCDAE">
      <w:rPr>
        <w:color w:val="00007F"/>
        <w:sz w:val="2"/>
        <w:szCs w:val="2"/>
      </w:rPr>
      <w:t xml:space="preserve"> </w:t>
    </w:r>
  </w:p>
  <w:p w14:paraId="474C0997" w14:textId="77777777" w:rsidR="007B7A2D" w:rsidRDefault="007B7A2D">
    <w:pPr>
      <w:spacing w:after="159" w:line="259" w:lineRule="auto"/>
      <w:ind w:right="3685"/>
      <w:jc w:val="center"/>
    </w:pPr>
    <w:r>
      <w:rPr>
        <w:color w:val="FFFFFF"/>
        <w:sz w:val="2"/>
      </w:rPr>
      <w:t xml:space="preserve"> </w:t>
    </w:r>
  </w:p>
  <w:p w14:paraId="4B18B6B4" w14:textId="77777777" w:rsidR="007B7A2D" w:rsidRDefault="007B7A2D">
    <w:pPr>
      <w:spacing w:after="0" w:line="259" w:lineRule="auto"/>
      <w:jc w:val="left"/>
    </w:pPr>
    <w:r>
      <w:rPr>
        <w:color w:val="00007F"/>
        <w:sz w:val="20"/>
      </w:rPr>
      <w:t xml:space="preserve"> </w:t>
    </w:r>
  </w:p>
  <w:p w14:paraId="0E25F0DC" w14:textId="77777777" w:rsidR="007B7A2D" w:rsidRDefault="007B7A2D">
    <w:pPr>
      <w:spacing w:after="0" w:line="259" w:lineRule="auto"/>
      <w:jc w:val="left"/>
    </w:pPr>
    <w:r>
      <w:rPr>
        <w:color w:val="00007F"/>
        <w:sz w:val="2"/>
      </w:rPr>
      <w:t xml:space="preserve"> </w:t>
    </w:r>
  </w:p>
  <w:p w14:paraId="6095D6C0" w14:textId="77777777" w:rsidR="007B7A2D" w:rsidRDefault="007B7A2D">
    <w:r>
      <w:rPr>
        <w:rFonts w:ascii="Calibri" w:eastAsia="Calibri" w:hAnsi="Calibri" w:cs="Calibri"/>
        <w:noProof/>
      </w:rPr>
      <mc:AlternateContent>
        <mc:Choice Requires="wpg">
          <w:drawing>
            <wp:anchor distT="0" distB="0" distL="114300" distR="114300" simplePos="0" relativeHeight="251421184" behindDoc="1" locked="0" layoutInCell="1" allowOverlap="1" wp14:anchorId="5DA51DDC" wp14:editId="227760D5">
              <wp:simplePos x="0" y="0"/>
              <wp:positionH relativeFrom="page">
                <wp:posOffset>0</wp:posOffset>
              </wp:positionH>
              <wp:positionV relativeFrom="page">
                <wp:posOffset>0</wp:posOffset>
              </wp:positionV>
              <wp:extent cx="1" cy="1"/>
              <wp:effectExtent l="0" t="0" r="0" b="0"/>
              <wp:wrapNone/>
              <wp:docPr id="251240" name="Group 25124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203DA62F" id="Group 251240" o:spid="_x0000_s1026" style="position:absolute;margin-left:0;margin-top:0;width:0;height:0;z-index:-25189529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">
              <w10:wrap anchorx="page" anchory="pag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1E1F4" w14:textId="77777777" w:rsidR="007B7A2D" w:rsidRDefault="007B7A2D">
    <w:pPr>
      <w:spacing w:after="733" w:line="259" w:lineRule="auto"/>
      <w:ind w:left="358"/>
      <w:jc w:val="left"/>
    </w:pPr>
    <w:r>
      <w:rPr>
        <w:noProof/>
      </w:rPr>
      <w:drawing>
        <wp:anchor distT="0" distB="0" distL="114300" distR="114300" simplePos="0" relativeHeight="252006912" behindDoc="0" locked="0" layoutInCell="1" allowOverlap="0" wp14:anchorId="59FBCBF8" wp14:editId="2BCCE1CE">
          <wp:simplePos x="0" y="0"/>
          <wp:positionH relativeFrom="page">
            <wp:posOffset>1138936</wp:posOffset>
          </wp:positionH>
          <wp:positionV relativeFrom="page">
            <wp:posOffset>462280</wp:posOffset>
          </wp:positionV>
          <wp:extent cx="1435608" cy="399288"/>
          <wp:effectExtent l="0" t="0" r="0" b="0"/>
          <wp:wrapSquare wrapText="bothSides"/>
          <wp:docPr id="251195" name="Picture 251195"/>
          <wp:cNvGraphicFramePr/>
          <a:graphic xmlns:a="http://schemas.openxmlformats.org/drawingml/2006/main">
            <a:graphicData uri="http://schemas.openxmlformats.org/drawingml/2006/picture">
              <pic:pic xmlns:pic="http://schemas.openxmlformats.org/drawingml/2006/picture">
                <pic:nvPicPr>
                  <pic:cNvPr id="225753" name="Picture 225753"/>
                  <pic:cNvPicPr/>
                </pic:nvPicPr>
                <pic:blipFill>
                  <a:blip r:embed="rId1"/>
                  <a:stretch>
                    <a:fillRect/>
                  </a:stretch>
                </pic:blipFill>
                <pic:spPr>
                  <a:xfrm>
                    <a:off x="0" y="0"/>
                    <a:ext cx="1435608" cy="399288"/>
                  </a:xfrm>
                  <a:prstGeom prst="rect">
                    <a:avLst/>
                  </a:prstGeom>
                </pic:spPr>
              </pic:pic>
            </a:graphicData>
          </a:graphic>
        </wp:anchor>
      </w:drawing>
    </w:r>
    <w:r>
      <w:rPr>
        <w:noProof/>
      </w:rPr>
      <w:drawing>
        <wp:anchor distT="0" distB="0" distL="114300" distR="114300" simplePos="0" relativeHeight="252008960" behindDoc="0" locked="0" layoutInCell="1" allowOverlap="0" wp14:anchorId="6DFF6736" wp14:editId="7A27787A">
          <wp:simplePos x="0" y="0"/>
          <wp:positionH relativeFrom="page">
            <wp:posOffset>1138936</wp:posOffset>
          </wp:positionH>
          <wp:positionV relativeFrom="page">
            <wp:posOffset>919480</wp:posOffset>
          </wp:positionV>
          <wp:extent cx="1435608" cy="115824"/>
          <wp:effectExtent l="0" t="0" r="0" b="0"/>
          <wp:wrapSquare wrapText="bothSides"/>
          <wp:docPr id="251196" name="Picture 251196"/>
          <wp:cNvGraphicFramePr/>
          <a:graphic xmlns:a="http://schemas.openxmlformats.org/drawingml/2006/main">
            <a:graphicData uri="http://schemas.openxmlformats.org/drawingml/2006/picture">
              <pic:pic xmlns:pic="http://schemas.openxmlformats.org/drawingml/2006/picture">
                <pic:nvPicPr>
                  <pic:cNvPr id="225755" name="Picture 225755"/>
                  <pic:cNvPicPr/>
                </pic:nvPicPr>
                <pic:blipFill>
                  <a:blip r:embed="rId2"/>
                  <a:stretch>
                    <a:fillRect/>
                  </a:stretch>
                </pic:blipFill>
                <pic:spPr>
                  <a:xfrm>
                    <a:off x="0" y="0"/>
                    <a:ext cx="1435608" cy="115824"/>
                  </a:xfrm>
                  <a:prstGeom prst="rect">
                    <a:avLst/>
                  </a:prstGeom>
                </pic:spPr>
              </pic:pic>
            </a:graphicData>
          </a:graphic>
        </wp:anchor>
      </w:drawing>
    </w:r>
    <w:r w:rsidRPr="15FDCDAE">
      <w:rPr>
        <w:color w:val="FFFFFF"/>
        <w:sz w:val="2"/>
        <w:szCs w:val="2"/>
      </w:rPr>
      <w:t xml:space="preserve"> </w:t>
    </w:r>
    <w:r w:rsidRPr="15FDCDAE">
      <w:rPr>
        <w:color w:val="FFFFFF"/>
        <w:sz w:val="16"/>
        <w:szCs w:val="16"/>
      </w:rPr>
      <w:t xml:space="preserve"> </w:t>
    </w:r>
    <w:r w:rsidRPr="15FDCDAE">
      <w:rPr>
        <w:color w:val="00007F"/>
        <w:sz w:val="2"/>
        <w:szCs w:val="2"/>
      </w:rPr>
      <w:t xml:space="preserve"> </w:t>
    </w:r>
  </w:p>
  <w:p w14:paraId="42361007" w14:textId="77777777" w:rsidR="007B7A2D" w:rsidRDefault="007B7A2D">
    <w:pPr>
      <w:spacing w:after="159" w:line="259" w:lineRule="auto"/>
      <w:ind w:right="3684"/>
      <w:jc w:val="center"/>
    </w:pPr>
    <w:r>
      <w:rPr>
        <w:color w:val="FFFFFF"/>
        <w:sz w:val="2"/>
      </w:rPr>
      <w:t xml:space="preserve"> </w:t>
    </w:r>
  </w:p>
  <w:p w14:paraId="2F11B3D6" w14:textId="77777777" w:rsidR="007B7A2D" w:rsidRDefault="007B7A2D">
    <w:pPr>
      <w:spacing w:after="0" w:line="259" w:lineRule="auto"/>
      <w:ind w:left="358"/>
      <w:jc w:val="left"/>
    </w:pPr>
    <w:r>
      <w:rPr>
        <w:color w:val="00007F"/>
        <w:sz w:val="20"/>
      </w:rPr>
      <w:t xml:space="preserve"> </w:t>
    </w:r>
  </w:p>
  <w:p w14:paraId="552CE3AB" w14:textId="77777777" w:rsidR="007B7A2D" w:rsidRDefault="007B7A2D">
    <w:pPr>
      <w:spacing w:after="0" w:line="259" w:lineRule="auto"/>
      <w:ind w:left="358"/>
      <w:jc w:val="left"/>
    </w:pPr>
    <w:r>
      <w:rPr>
        <w:color w:val="00007F"/>
        <w:sz w:val="2"/>
      </w:rPr>
      <w:t xml:space="preserve"> </w:t>
    </w:r>
  </w:p>
  <w:p w14:paraId="3627098A" w14:textId="77777777" w:rsidR="007B7A2D" w:rsidRDefault="007B7A2D">
    <w:r>
      <w:rPr>
        <w:rFonts w:ascii="Calibri" w:eastAsia="Calibri" w:hAnsi="Calibri" w:cs="Calibri"/>
        <w:noProof/>
      </w:rPr>
      <mc:AlternateContent>
        <mc:Choice Requires="wpg">
          <w:drawing>
            <wp:anchor distT="0" distB="0" distL="114300" distR="114300" simplePos="0" relativeHeight="252011008" behindDoc="1" locked="0" layoutInCell="1" allowOverlap="1" wp14:anchorId="5745D5E2" wp14:editId="2D2B18CB">
              <wp:simplePos x="0" y="0"/>
              <wp:positionH relativeFrom="page">
                <wp:posOffset>0</wp:posOffset>
              </wp:positionH>
              <wp:positionV relativeFrom="page">
                <wp:posOffset>0</wp:posOffset>
              </wp:positionV>
              <wp:extent cx="1" cy="1"/>
              <wp:effectExtent l="0" t="0" r="0" b="0"/>
              <wp:wrapNone/>
              <wp:docPr id="252130" name="Group 25213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C7F5E10" id="Group 252130" o:spid="_x0000_s1026" style="position:absolute;margin-left:0;margin-top:0;width:0;height:0;z-index:-25130547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">
              <w10:wrap anchorx="page" anchory="page"/>
            </v:group>
          </w:pict>
        </mc:Fallback>
      </mc:AlternateContent>
    </w:r>
  </w:p>
  <w:p w14:paraId="1C3EF09A" w14:textId="77777777" w:rsidR="007B7A2D" w:rsidRDefault="007B7A2D"/>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F0828" w14:textId="7AB24D51" w:rsidR="007B7A2D" w:rsidRDefault="007B7A2D">
    <w:pPr>
      <w:spacing w:after="733" w:line="259" w:lineRule="auto"/>
      <w:ind w:left="358"/>
      <w:jc w:val="left"/>
    </w:pPr>
    <w:r>
      <w:rPr>
        <w:noProof/>
      </w:rPr>
      <w:drawing>
        <wp:anchor distT="0" distB="0" distL="114300" distR="114300" simplePos="0" relativeHeight="252023296" behindDoc="0" locked="0" layoutInCell="1" allowOverlap="0" wp14:anchorId="66403E1B" wp14:editId="2D959F9D">
          <wp:simplePos x="0" y="0"/>
          <wp:positionH relativeFrom="page">
            <wp:posOffset>1141095</wp:posOffset>
          </wp:positionH>
          <wp:positionV relativeFrom="page">
            <wp:posOffset>663331</wp:posOffset>
          </wp:positionV>
          <wp:extent cx="1816222" cy="726831"/>
          <wp:effectExtent l="0" t="0" r="0" b="0"/>
          <wp:wrapSquare wrapText="bothSides"/>
          <wp:docPr id="251201" name="Picture 25120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816222" cy="726831"/>
                  </a:xfrm>
                  <a:prstGeom prst="rect">
                    <a:avLst/>
                  </a:prstGeom>
                </pic:spPr>
              </pic:pic>
            </a:graphicData>
          </a:graphic>
          <wp14:sizeRelH relativeFrom="margin">
            <wp14:pctWidth>0</wp14:pctWidth>
          </wp14:sizeRelH>
          <wp14:sizeRelV relativeFrom="margin">
            <wp14:pctHeight>0</wp14:pctHeight>
          </wp14:sizeRelV>
        </wp:anchor>
      </w:drawing>
    </w:r>
    <w:r w:rsidRPr="15FDCDAE">
      <w:rPr>
        <w:color w:val="FFFFFF"/>
        <w:sz w:val="2"/>
        <w:szCs w:val="2"/>
      </w:rPr>
      <w:t xml:space="preserve"> </w:t>
    </w:r>
    <w:r w:rsidRPr="15FDCDAE">
      <w:rPr>
        <w:color w:val="FFFFFF"/>
        <w:sz w:val="16"/>
        <w:szCs w:val="16"/>
      </w:rPr>
      <w:t xml:space="preserve"> </w:t>
    </w:r>
    <w:r w:rsidRPr="15FDCDAE">
      <w:rPr>
        <w:color w:val="00007F"/>
        <w:sz w:val="2"/>
        <w:szCs w:val="2"/>
      </w:rPr>
      <w:t xml:space="preserve"> </w:t>
    </w:r>
  </w:p>
  <w:p w14:paraId="2DB8E2EA" w14:textId="77777777" w:rsidR="007B7A2D" w:rsidRDefault="007B7A2D">
    <w:pPr>
      <w:spacing w:after="159" w:line="259" w:lineRule="auto"/>
      <w:ind w:right="3684"/>
      <w:jc w:val="center"/>
    </w:pPr>
    <w:r>
      <w:rPr>
        <w:color w:val="FFFFFF"/>
        <w:sz w:val="2"/>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0E239" w14:textId="77777777" w:rsidR="007B7A2D" w:rsidRDefault="007B7A2D">
    <w:pPr>
      <w:spacing w:after="733" w:line="259" w:lineRule="auto"/>
      <w:ind w:left="358"/>
      <w:jc w:val="left"/>
    </w:pPr>
    <w:r>
      <w:rPr>
        <w:noProof/>
      </w:rPr>
      <w:drawing>
        <wp:anchor distT="0" distB="0" distL="114300" distR="114300" simplePos="0" relativeHeight="252013056" behindDoc="0" locked="0" layoutInCell="1" allowOverlap="0" wp14:anchorId="568C3E54" wp14:editId="5D400065">
          <wp:simplePos x="0" y="0"/>
          <wp:positionH relativeFrom="page">
            <wp:posOffset>1138936</wp:posOffset>
          </wp:positionH>
          <wp:positionV relativeFrom="page">
            <wp:posOffset>462280</wp:posOffset>
          </wp:positionV>
          <wp:extent cx="1435608" cy="399288"/>
          <wp:effectExtent l="0" t="0" r="0" b="0"/>
          <wp:wrapSquare wrapText="bothSides"/>
          <wp:docPr id="251199" name="Picture 251199"/>
          <wp:cNvGraphicFramePr/>
          <a:graphic xmlns:a="http://schemas.openxmlformats.org/drawingml/2006/main">
            <a:graphicData uri="http://schemas.openxmlformats.org/drawingml/2006/picture">
              <pic:pic xmlns:pic="http://schemas.openxmlformats.org/drawingml/2006/picture">
                <pic:nvPicPr>
                  <pic:cNvPr id="225753" name="Picture 225753"/>
                  <pic:cNvPicPr/>
                </pic:nvPicPr>
                <pic:blipFill>
                  <a:blip r:embed="rId1"/>
                  <a:stretch>
                    <a:fillRect/>
                  </a:stretch>
                </pic:blipFill>
                <pic:spPr>
                  <a:xfrm>
                    <a:off x="0" y="0"/>
                    <a:ext cx="1435608" cy="399288"/>
                  </a:xfrm>
                  <a:prstGeom prst="rect">
                    <a:avLst/>
                  </a:prstGeom>
                </pic:spPr>
              </pic:pic>
            </a:graphicData>
          </a:graphic>
        </wp:anchor>
      </w:drawing>
    </w:r>
    <w:r>
      <w:rPr>
        <w:noProof/>
      </w:rPr>
      <w:drawing>
        <wp:anchor distT="0" distB="0" distL="114300" distR="114300" simplePos="0" relativeHeight="252015104" behindDoc="0" locked="0" layoutInCell="1" allowOverlap="0" wp14:anchorId="7B5C0166" wp14:editId="13AE96AD">
          <wp:simplePos x="0" y="0"/>
          <wp:positionH relativeFrom="page">
            <wp:posOffset>1138936</wp:posOffset>
          </wp:positionH>
          <wp:positionV relativeFrom="page">
            <wp:posOffset>919480</wp:posOffset>
          </wp:positionV>
          <wp:extent cx="1435608" cy="115824"/>
          <wp:effectExtent l="0" t="0" r="0" b="0"/>
          <wp:wrapSquare wrapText="bothSides"/>
          <wp:docPr id="251200" name="Picture 251200"/>
          <wp:cNvGraphicFramePr/>
          <a:graphic xmlns:a="http://schemas.openxmlformats.org/drawingml/2006/main">
            <a:graphicData uri="http://schemas.openxmlformats.org/drawingml/2006/picture">
              <pic:pic xmlns:pic="http://schemas.openxmlformats.org/drawingml/2006/picture">
                <pic:nvPicPr>
                  <pic:cNvPr id="225755" name="Picture 225755"/>
                  <pic:cNvPicPr/>
                </pic:nvPicPr>
                <pic:blipFill>
                  <a:blip r:embed="rId2"/>
                  <a:stretch>
                    <a:fillRect/>
                  </a:stretch>
                </pic:blipFill>
                <pic:spPr>
                  <a:xfrm>
                    <a:off x="0" y="0"/>
                    <a:ext cx="1435608" cy="115824"/>
                  </a:xfrm>
                  <a:prstGeom prst="rect">
                    <a:avLst/>
                  </a:prstGeom>
                </pic:spPr>
              </pic:pic>
            </a:graphicData>
          </a:graphic>
        </wp:anchor>
      </w:drawing>
    </w:r>
    <w:r w:rsidRPr="15FDCDAE">
      <w:rPr>
        <w:color w:val="FFFFFF"/>
        <w:sz w:val="2"/>
        <w:szCs w:val="2"/>
      </w:rPr>
      <w:t xml:space="preserve"> </w:t>
    </w:r>
    <w:r w:rsidRPr="15FDCDAE">
      <w:rPr>
        <w:color w:val="FFFFFF"/>
        <w:sz w:val="16"/>
        <w:szCs w:val="16"/>
      </w:rPr>
      <w:t xml:space="preserve"> </w:t>
    </w:r>
    <w:r w:rsidRPr="15FDCDAE">
      <w:rPr>
        <w:color w:val="00007F"/>
        <w:sz w:val="2"/>
        <w:szCs w:val="2"/>
      </w:rPr>
      <w:t xml:space="preserve"> </w:t>
    </w:r>
  </w:p>
  <w:p w14:paraId="34E3A6A2" w14:textId="77777777" w:rsidR="007B7A2D" w:rsidRDefault="007B7A2D">
    <w:pPr>
      <w:spacing w:after="159" w:line="259" w:lineRule="auto"/>
      <w:ind w:right="3684"/>
      <w:jc w:val="center"/>
    </w:pPr>
    <w:r>
      <w:rPr>
        <w:color w:val="FFFFFF"/>
        <w:sz w:val="2"/>
      </w:rPr>
      <w:t xml:space="preserve"> </w:t>
    </w:r>
  </w:p>
  <w:p w14:paraId="1C7C6D7F" w14:textId="77777777" w:rsidR="007B7A2D" w:rsidRDefault="007B7A2D">
    <w:pPr>
      <w:spacing w:after="0" w:line="259" w:lineRule="auto"/>
      <w:ind w:left="358"/>
      <w:jc w:val="left"/>
    </w:pPr>
    <w:r>
      <w:rPr>
        <w:color w:val="00007F"/>
        <w:sz w:val="20"/>
      </w:rPr>
      <w:t xml:space="preserve"> </w:t>
    </w:r>
  </w:p>
  <w:p w14:paraId="6C81500A" w14:textId="77777777" w:rsidR="007B7A2D" w:rsidRDefault="007B7A2D">
    <w:pPr>
      <w:spacing w:after="0" w:line="259" w:lineRule="auto"/>
      <w:ind w:left="358"/>
      <w:jc w:val="left"/>
    </w:pPr>
    <w:r>
      <w:rPr>
        <w:color w:val="00007F"/>
        <w:sz w:val="2"/>
      </w:rPr>
      <w:t xml:space="preserve"> </w:t>
    </w:r>
  </w:p>
  <w:p w14:paraId="37E88499" w14:textId="77777777" w:rsidR="007B7A2D" w:rsidRDefault="007B7A2D">
    <w:r>
      <w:rPr>
        <w:rFonts w:ascii="Calibri" w:eastAsia="Calibri" w:hAnsi="Calibri" w:cs="Calibri"/>
        <w:noProof/>
      </w:rPr>
      <mc:AlternateContent>
        <mc:Choice Requires="wpg">
          <w:drawing>
            <wp:anchor distT="0" distB="0" distL="114300" distR="114300" simplePos="0" relativeHeight="252017152" behindDoc="1" locked="0" layoutInCell="1" allowOverlap="1" wp14:anchorId="2BD71EA0" wp14:editId="76BEA74E">
              <wp:simplePos x="0" y="0"/>
              <wp:positionH relativeFrom="page">
                <wp:posOffset>0</wp:posOffset>
              </wp:positionH>
              <wp:positionV relativeFrom="page">
                <wp:posOffset>0</wp:posOffset>
              </wp:positionV>
              <wp:extent cx="1" cy="1"/>
              <wp:effectExtent l="0" t="0" r="0" b="0"/>
              <wp:wrapNone/>
              <wp:docPr id="252072" name="Group 25207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167F2202" id="Group 252072" o:spid="_x0000_s1026" style="position:absolute;margin-left:0;margin-top:0;width:0;height:0;z-index:-25129932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">
              <w10:wrap anchorx="page" anchory="page"/>
            </v:group>
          </w:pict>
        </mc:Fallback>
      </mc:AlternateContent>
    </w:r>
  </w:p>
  <w:p w14:paraId="65A0A3AD" w14:textId="77777777" w:rsidR="007B7A2D" w:rsidRDefault="007B7A2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C1BD5" w14:textId="7B2C217B" w:rsidR="007B7A2D" w:rsidRDefault="007B7A2D" w:rsidP="00DD664C">
    <w:pPr>
      <w:spacing w:after="733" w:line="259" w:lineRule="auto"/>
      <w:jc w:val="left"/>
    </w:pPr>
    <w:r>
      <w:rPr>
        <w:noProof/>
      </w:rPr>
      <w:drawing>
        <wp:anchor distT="0" distB="0" distL="114300" distR="114300" simplePos="0" relativeHeight="251425280" behindDoc="0" locked="0" layoutInCell="1" allowOverlap="0" wp14:anchorId="58CA9209" wp14:editId="6E51481F">
          <wp:simplePos x="0" y="0"/>
          <wp:positionH relativeFrom="page">
            <wp:posOffset>1138936</wp:posOffset>
          </wp:positionH>
          <wp:positionV relativeFrom="page">
            <wp:posOffset>462280</wp:posOffset>
          </wp:positionV>
          <wp:extent cx="1435608" cy="399288"/>
          <wp:effectExtent l="0" t="0" r="0" b="0"/>
          <wp:wrapSquare wrapText="bothSides"/>
          <wp:docPr id="50931" name="Picture 50931"/>
          <wp:cNvGraphicFramePr/>
          <a:graphic xmlns:a="http://schemas.openxmlformats.org/drawingml/2006/main">
            <a:graphicData uri="http://schemas.openxmlformats.org/drawingml/2006/picture">
              <pic:pic xmlns:pic="http://schemas.openxmlformats.org/drawingml/2006/picture">
                <pic:nvPicPr>
                  <pic:cNvPr id="225753" name="Picture 225753"/>
                  <pic:cNvPicPr/>
                </pic:nvPicPr>
                <pic:blipFill>
                  <a:blip r:embed="rId1"/>
                  <a:stretch>
                    <a:fillRect/>
                  </a:stretch>
                </pic:blipFill>
                <pic:spPr>
                  <a:xfrm>
                    <a:off x="0" y="0"/>
                    <a:ext cx="1435608" cy="399288"/>
                  </a:xfrm>
                  <a:prstGeom prst="rect">
                    <a:avLst/>
                  </a:prstGeom>
                </pic:spPr>
              </pic:pic>
            </a:graphicData>
          </a:graphic>
        </wp:anchor>
      </w:drawing>
    </w:r>
    <w:r>
      <w:rPr>
        <w:noProof/>
      </w:rPr>
      <w:drawing>
        <wp:anchor distT="0" distB="0" distL="114300" distR="114300" simplePos="0" relativeHeight="251429376" behindDoc="0" locked="0" layoutInCell="1" allowOverlap="0" wp14:anchorId="3F48B9D5" wp14:editId="640E01DC">
          <wp:simplePos x="0" y="0"/>
          <wp:positionH relativeFrom="page">
            <wp:posOffset>1138936</wp:posOffset>
          </wp:positionH>
          <wp:positionV relativeFrom="page">
            <wp:posOffset>919480</wp:posOffset>
          </wp:positionV>
          <wp:extent cx="1435608" cy="115824"/>
          <wp:effectExtent l="0" t="0" r="0" b="0"/>
          <wp:wrapSquare wrapText="bothSides"/>
          <wp:docPr id="50932" name="Picture 50932"/>
          <wp:cNvGraphicFramePr/>
          <a:graphic xmlns:a="http://schemas.openxmlformats.org/drawingml/2006/main">
            <a:graphicData uri="http://schemas.openxmlformats.org/drawingml/2006/picture">
              <pic:pic xmlns:pic="http://schemas.openxmlformats.org/drawingml/2006/picture">
                <pic:nvPicPr>
                  <pic:cNvPr id="225755" name="Picture 225755"/>
                  <pic:cNvPicPr/>
                </pic:nvPicPr>
                <pic:blipFill>
                  <a:blip r:embed="rId2"/>
                  <a:stretch>
                    <a:fillRect/>
                  </a:stretch>
                </pic:blipFill>
                <pic:spPr>
                  <a:xfrm>
                    <a:off x="0" y="0"/>
                    <a:ext cx="1435608" cy="115824"/>
                  </a:xfrm>
                  <a:prstGeom prst="rect">
                    <a:avLst/>
                  </a:prstGeom>
                </pic:spPr>
              </pic:pic>
            </a:graphicData>
          </a:graphic>
        </wp:anchor>
      </w:drawing>
    </w:r>
    <w:r w:rsidRPr="15FDCDAE">
      <w:rPr>
        <w:color w:val="FFFFFF"/>
        <w:sz w:val="2"/>
        <w:szCs w:val="2"/>
      </w:rPr>
      <w:t xml:space="preserve"> </w:t>
    </w:r>
    <w:r>
      <w:rPr>
        <w:rFonts w:ascii="Calibri" w:eastAsia="Calibri" w:hAnsi="Calibri" w:cs="Calibri"/>
        <w:noProof/>
      </w:rPr>
      <mc:AlternateContent>
        <mc:Choice Requires="wpg">
          <w:drawing>
            <wp:anchor distT="0" distB="0" distL="114300" distR="114300" simplePos="0" relativeHeight="251444736" behindDoc="1" locked="0" layoutInCell="1" allowOverlap="1" wp14:anchorId="086A3AD4" wp14:editId="6E5F8BB0">
              <wp:simplePos x="0" y="0"/>
              <wp:positionH relativeFrom="page">
                <wp:posOffset>0</wp:posOffset>
              </wp:positionH>
              <wp:positionV relativeFrom="page">
                <wp:posOffset>0</wp:posOffset>
              </wp:positionV>
              <wp:extent cx="1" cy="1"/>
              <wp:effectExtent l="0" t="0" r="0" b="0"/>
              <wp:wrapNone/>
              <wp:docPr id="251217" name="Group 25121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F9F58A0" id="Group 251217" o:spid="_x0000_s1026" style="position:absolute;margin-left:0;margin-top:0;width:0;height:0;z-index:-2518717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">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DD47D" w14:textId="570B42B5" w:rsidR="007B7A2D" w:rsidRDefault="007B7A2D" w:rsidP="00DD664C">
    <w:pPr>
      <w:spacing w:after="159" w:line="259" w:lineRule="auto"/>
      <w:jc w:val="left"/>
    </w:pPr>
    <w:r>
      <w:rPr>
        <w:rFonts w:ascii="Calibri" w:eastAsia="Calibri" w:hAnsi="Calibri" w:cs="Calibri"/>
        <w:noProof/>
      </w:rPr>
      <mc:AlternateContent>
        <mc:Choice Requires="wpg">
          <w:drawing>
            <wp:anchor distT="0" distB="0" distL="114300" distR="114300" simplePos="0" relativeHeight="251468288" behindDoc="1" locked="0" layoutInCell="1" allowOverlap="1" wp14:anchorId="6224828F" wp14:editId="660B02E0">
              <wp:simplePos x="0" y="0"/>
              <wp:positionH relativeFrom="page">
                <wp:posOffset>0</wp:posOffset>
              </wp:positionH>
              <wp:positionV relativeFrom="page">
                <wp:posOffset>0</wp:posOffset>
              </wp:positionV>
              <wp:extent cx="1" cy="1"/>
              <wp:effectExtent l="0" t="0" r="0" b="0"/>
              <wp:wrapNone/>
              <wp:docPr id="251194" name="Group 25119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6066E332" id="Group 251194" o:spid="_x0000_s1026" style="position:absolute;margin-left:0;margin-top:0;width:0;height:0;z-index:-25184819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">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DD496" w14:textId="77777777" w:rsidR="007B7A2D" w:rsidRDefault="007B7A2D">
    <w:pPr>
      <w:spacing w:after="733" w:line="259" w:lineRule="auto"/>
      <w:ind w:left="727"/>
      <w:jc w:val="left"/>
    </w:pPr>
    <w:r>
      <w:rPr>
        <w:noProof/>
      </w:rPr>
      <w:drawing>
        <wp:anchor distT="0" distB="0" distL="114300" distR="114300" simplePos="0" relativeHeight="251692544" behindDoc="0" locked="0" layoutInCell="1" allowOverlap="0" wp14:anchorId="68E6F97F" wp14:editId="7FFE6E0D">
          <wp:simplePos x="0" y="0"/>
          <wp:positionH relativeFrom="page">
            <wp:posOffset>1138936</wp:posOffset>
          </wp:positionH>
          <wp:positionV relativeFrom="page">
            <wp:posOffset>462280</wp:posOffset>
          </wp:positionV>
          <wp:extent cx="1435608" cy="399288"/>
          <wp:effectExtent l="0" t="0" r="0" b="0"/>
          <wp:wrapSquare wrapText="bothSides"/>
          <wp:docPr id="18" name="Picture 18"/>
          <wp:cNvGraphicFramePr/>
          <a:graphic xmlns:a="http://schemas.openxmlformats.org/drawingml/2006/main">
            <a:graphicData uri="http://schemas.openxmlformats.org/drawingml/2006/picture">
              <pic:pic xmlns:pic="http://schemas.openxmlformats.org/drawingml/2006/picture">
                <pic:nvPicPr>
                  <pic:cNvPr id="225753" name="Picture 225753"/>
                  <pic:cNvPicPr/>
                </pic:nvPicPr>
                <pic:blipFill>
                  <a:blip r:embed="rId1"/>
                  <a:stretch>
                    <a:fillRect/>
                  </a:stretch>
                </pic:blipFill>
                <pic:spPr>
                  <a:xfrm>
                    <a:off x="0" y="0"/>
                    <a:ext cx="1435608" cy="399288"/>
                  </a:xfrm>
                  <a:prstGeom prst="rect">
                    <a:avLst/>
                  </a:prstGeom>
                </pic:spPr>
              </pic:pic>
            </a:graphicData>
          </a:graphic>
        </wp:anchor>
      </w:drawing>
    </w:r>
    <w:r>
      <w:rPr>
        <w:noProof/>
      </w:rPr>
      <w:drawing>
        <wp:anchor distT="0" distB="0" distL="114300" distR="114300" simplePos="0" relativeHeight="251708928" behindDoc="0" locked="0" layoutInCell="1" allowOverlap="0" wp14:anchorId="5ED0DEA9" wp14:editId="0DFACFA4">
          <wp:simplePos x="0" y="0"/>
          <wp:positionH relativeFrom="page">
            <wp:posOffset>1138936</wp:posOffset>
          </wp:positionH>
          <wp:positionV relativeFrom="page">
            <wp:posOffset>919480</wp:posOffset>
          </wp:positionV>
          <wp:extent cx="1435608" cy="115824"/>
          <wp:effectExtent l="0" t="0" r="0" b="0"/>
          <wp:wrapSquare wrapText="bothSides"/>
          <wp:docPr id="19" name="Picture 19"/>
          <wp:cNvGraphicFramePr/>
          <a:graphic xmlns:a="http://schemas.openxmlformats.org/drawingml/2006/main">
            <a:graphicData uri="http://schemas.openxmlformats.org/drawingml/2006/picture">
              <pic:pic xmlns:pic="http://schemas.openxmlformats.org/drawingml/2006/picture">
                <pic:nvPicPr>
                  <pic:cNvPr id="225755" name="Picture 225755"/>
                  <pic:cNvPicPr/>
                </pic:nvPicPr>
                <pic:blipFill>
                  <a:blip r:embed="rId2"/>
                  <a:stretch>
                    <a:fillRect/>
                  </a:stretch>
                </pic:blipFill>
                <pic:spPr>
                  <a:xfrm>
                    <a:off x="0" y="0"/>
                    <a:ext cx="1435608" cy="115824"/>
                  </a:xfrm>
                  <a:prstGeom prst="rect">
                    <a:avLst/>
                  </a:prstGeom>
                </pic:spPr>
              </pic:pic>
            </a:graphicData>
          </a:graphic>
        </wp:anchor>
      </w:drawing>
    </w:r>
    <w:r w:rsidRPr="15FDCDAE">
      <w:rPr>
        <w:color w:val="FFFFFF"/>
        <w:sz w:val="2"/>
        <w:szCs w:val="2"/>
      </w:rPr>
      <w:t xml:space="preserve"> </w:t>
    </w:r>
    <w:r w:rsidRPr="15FDCDAE">
      <w:rPr>
        <w:color w:val="FFFFFF"/>
        <w:sz w:val="16"/>
        <w:szCs w:val="16"/>
      </w:rPr>
      <w:t xml:space="preserve"> </w:t>
    </w:r>
    <w:r w:rsidRPr="15FDCDAE">
      <w:rPr>
        <w:color w:val="00007F"/>
        <w:sz w:val="2"/>
        <w:szCs w:val="2"/>
      </w:rPr>
      <w:t xml:space="preserve"> </w:t>
    </w:r>
  </w:p>
  <w:p w14:paraId="57D1545C" w14:textId="77777777" w:rsidR="007B7A2D" w:rsidRDefault="007B7A2D">
    <w:pPr>
      <w:spacing w:after="159" w:line="259" w:lineRule="auto"/>
      <w:ind w:right="2963"/>
      <w:jc w:val="center"/>
    </w:pPr>
    <w:r>
      <w:rPr>
        <w:color w:val="FFFFFF"/>
        <w:sz w:val="2"/>
      </w:rPr>
      <w:t xml:space="preserve"> </w:t>
    </w:r>
  </w:p>
  <w:p w14:paraId="149E2D68" w14:textId="77777777" w:rsidR="007B7A2D" w:rsidRDefault="007B7A2D">
    <w:pPr>
      <w:spacing w:after="0" w:line="259" w:lineRule="auto"/>
      <w:ind w:left="727"/>
      <w:jc w:val="left"/>
    </w:pPr>
    <w:r>
      <w:rPr>
        <w:color w:val="00007F"/>
        <w:sz w:val="20"/>
      </w:rPr>
      <w:t xml:space="preserve"> </w:t>
    </w:r>
  </w:p>
  <w:p w14:paraId="1340BC69" w14:textId="77777777" w:rsidR="007B7A2D" w:rsidRDefault="007B7A2D">
    <w:pPr>
      <w:spacing w:after="0" w:line="259" w:lineRule="auto"/>
      <w:ind w:left="727"/>
      <w:jc w:val="left"/>
    </w:pPr>
    <w:r>
      <w:rPr>
        <w:color w:val="00007F"/>
        <w:sz w:val="2"/>
      </w:rPr>
      <w:t xml:space="preserve"> </w:t>
    </w:r>
  </w:p>
  <w:p w14:paraId="3588C284" w14:textId="77777777" w:rsidR="007B7A2D" w:rsidRDefault="007B7A2D">
    <w:r>
      <w:rPr>
        <w:rFonts w:ascii="Calibri" w:eastAsia="Calibri" w:hAnsi="Calibri" w:cs="Calibri"/>
        <w:noProof/>
      </w:rPr>
      <mc:AlternateContent>
        <mc:Choice Requires="wpg">
          <w:drawing>
            <wp:anchor distT="0" distB="0" distL="114300" distR="114300" simplePos="0" relativeHeight="251725312" behindDoc="1" locked="0" layoutInCell="1" allowOverlap="1" wp14:anchorId="69FC7CAD" wp14:editId="1647D83C">
              <wp:simplePos x="0" y="0"/>
              <wp:positionH relativeFrom="page">
                <wp:posOffset>0</wp:posOffset>
              </wp:positionH>
              <wp:positionV relativeFrom="page">
                <wp:posOffset>0</wp:posOffset>
              </wp:positionV>
              <wp:extent cx="1" cy="1"/>
              <wp:effectExtent l="0" t="0" r="0" b="0"/>
              <wp:wrapNone/>
              <wp:docPr id="251586" name="Group 25158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CB336D5" id="Group 251586" o:spid="_x0000_s1026" style="position:absolute;margin-left:0;margin-top:0;width:0;height:0;z-index:-25159116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">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34DA9" w14:textId="17DC4B1A" w:rsidR="007B7A2D" w:rsidRDefault="007B7A2D">
    <w:pPr>
      <w:spacing w:after="733" w:line="259" w:lineRule="auto"/>
      <w:ind w:left="727"/>
      <w:jc w:val="left"/>
    </w:pPr>
    <w:r>
      <w:rPr>
        <w:noProof/>
      </w:rPr>
      <w:drawing>
        <wp:anchor distT="0" distB="0" distL="114300" distR="114300" simplePos="0" relativeHeight="252019200" behindDoc="0" locked="0" layoutInCell="1" allowOverlap="0" wp14:anchorId="2027CDBC" wp14:editId="38406941">
          <wp:simplePos x="0" y="0"/>
          <wp:positionH relativeFrom="page">
            <wp:posOffset>1070757</wp:posOffset>
          </wp:positionH>
          <wp:positionV relativeFrom="page">
            <wp:posOffset>429260</wp:posOffset>
          </wp:positionV>
          <wp:extent cx="1816222" cy="726831"/>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816222" cy="726831"/>
                  </a:xfrm>
                  <a:prstGeom prst="rect">
                    <a:avLst/>
                  </a:prstGeom>
                </pic:spPr>
              </pic:pic>
            </a:graphicData>
          </a:graphic>
          <wp14:sizeRelH relativeFrom="margin">
            <wp14:pctWidth>0</wp14:pctWidth>
          </wp14:sizeRelH>
          <wp14:sizeRelV relativeFrom="margin">
            <wp14:pctHeight>0</wp14:pctHeight>
          </wp14:sizeRelV>
        </wp:anchor>
      </w:drawing>
    </w:r>
    <w:r w:rsidRPr="15FDCDAE">
      <w:rPr>
        <w:color w:val="FFFFFF"/>
        <w:sz w:val="2"/>
        <w:szCs w:val="2"/>
      </w:rPr>
      <w:t xml:space="preserve"> </w:t>
    </w:r>
    <w:r w:rsidRPr="15FDCDAE">
      <w:rPr>
        <w:color w:val="FFFFFF"/>
        <w:sz w:val="16"/>
        <w:szCs w:val="16"/>
      </w:rPr>
      <w:t xml:space="preserve"> </w:t>
    </w:r>
    <w:r w:rsidRPr="15FDCDAE">
      <w:rPr>
        <w:color w:val="00007F"/>
        <w:sz w:val="2"/>
        <w:szCs w:val="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00314" w14:textId="77777777" w:rsidR="007B7A2D" w:rsidRDefault="007B7A2D">
    <w:pPr>
      <w:spacing w:after="733" w:line="259" w:lineRule="auto"/>
      <w:ind w:left="727"/>
      <w:jc w:val="left"/>
    </w:pPr>
    <w:r>
      <w:rPr>
        <w:noProof/>
      </w:rPr>
      <w:drawing>
        <wp:anchor distT="0" distB="0" distL="114300" distR="114300" simplePos="0" relativeHeight="251741696" behindDoc="0" locked="0" layoutInCell="1" allowOverlap="0" wp14:anchorId="1260C228" wp14:editId="2505324E">
          <wp:simplePos x="0" y="0"/>
          <wp:positionH relativeFrom="page">
            <wp:posOffset>1138936</wp:posOffset>
          </wp:positionH>
          <wp:positionV relativeFrom="page">
            <wp:posOffset>462280</wp:posOffset>
          </wp:positionV>
          <wp:extent cx="1435608" cy="399288"/>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225753" name="Picture 225753"/>
                  <pic:cNvPicPr/>
                </pic:nvPicPr>
                <pic:blipFill>
                  <a:blip r:embed="rId1"/>
                  <a:stretch>
                    <a:fillRect/>
                  </a:stretch>
                </pic:blipFill>
                <pic:spPr>
                  <a:xfrm>
                    <a:off x="0" y="0"/>
                    <a:ext cx="1435608" cy="399288"/>
                  </a:xfrm>
                  <a:prstGeom prst="rect">
                    <a:avLst/>
                  </a:prstGeom>
                </pic:spPr>
              </pic:pic>
            </a:graphicData>
          </a:graphic>
        </wp:anchor>
      </w:drawing>
    </w:r>
    <w:r>
      <w:rPr>
        <w:noProof/>
      </w:rPr>
      <w:drawing>
        <wp:anchor distT="0" distB="0" distL="114300" distR="114300" simplePos="0" relativeHeight="251758080" behindDoc="0" locked="0" layoutInCell="1" allowOverlap="0" wp14:anchorId="53678F89" wp14:editId="46FA5342">
          <wp:simplePos x="0" y="0"/>
          <wp:positionH relativeFrom="page">
            <wp:posOffset>1138936</wp:posOffset>
          </wp:positionH>
          <wp:positionV relativeFrom="page">
            <wp:posOffset>919480</wp:posOffset>
          </wp:positionV>
          <wp:extent cx="1435608" cy="115824"/>
          <wp:effectExtent l="0" t="0" r="0" b="0"/>
          <wp:wrapSquare wrapText="bothSides"/>
          <wp:docPr id="22" name="Picture 22"/>
          <wp:cNvGraphicFramePr/>
          <a:graphic xmlns:a="http://schemas.openxmlformats.org/drawingml/2006/main">
            <a:graphicData uri="http://schemas.openxmlformats.org/drawingml/2006/picture">
              <pic:pic xmlns:pic="http://schemas.openxmlformats.org/drawingml/2006/picture">
                <pic:nvPicPr>
                  <pic:cNvPr id="225755" name="Picture 225755"/>
                  <pic:cNvPicPr/>
                </pic:nvPicPr>
                <pic:blipFill>
                  <a:blip r:embed="rId2"/>
                  <a:stretch>
                    <a:fillRect/>
                  </a:stretch>
                </pic:blipFill>
                <pic:spPr>
                  <a:xfrm>
                    <a:off x="0" y="0"/>
                    <a:ext cx="1435608" cy="115824"/>
                  </a:xfrm>
                  <a:prstGeom prst="rect">
                    <a:avLst/>
                  </a:prstGeom>
                </pic:spPr>
              </pic:pic>
            </a:graphicData>
          </a:graphic>
        </wp:anchor>
      </w:drawing>
    </w:r>
    <w:r w:rsidRPr="15FDCDAE">
      <w:rPr>
        <w:color w:val="FFFFFF"/>
        <w:sz w:val="2"/>
        <w:szCs w:val="2"/>
      </w:rPr>
      <w:t xml:space="preserve"> </w:t>
    </w:r>
    <w:r w:rsidRPr="15FDCDAE">
      <w:rPr>
        <w:color w:val="FFFFFF"/>
        <w:sz w:val="16"/>
        <w:szCs w:val="16"/>
      </w:rPr>
      <w:t xml:space="preserve"> </w:t>
    </w:r>
    <w:r w:rsidRPr="15FDCDAE">
      <w:rPr>
        <w:color w:val="00007F"/>
        <w:sz w:val="2"/>
        <w:szCs w:val="2"/>
      </w:rPr>
      <w:t xml:space="preserve"> </w:t>
    </w:r>
  </w:p>
  <w:p w14:paraId="2E82D7D4" w14:textId="77777777" w:rsidR="007B7A2D" w:rsidRDefault="007B7A2D">
    <w:pPr>
      <w:spacing w:after="159" w:line="259" w:lineRule="auto"/>
      <w:ind w:right="2963"/>
      <w:jc w:val="center"/>
    </w:pPr>
    <w:r>
      <w:rPr>
        <w:color w:val="FFFFFF"/>
        <w:sz w:val="2"/>
      </w:rPr>
      <w:t xml:space="preserve"> </w:t>
    </w:r>
  </w:p>
  <w:p w14:paraId="6C9EB761" w14:textId="77777777" w:rsidR="007B7A2D" w:rsidRDefault="007B7A2D">
    <w:pPr>
      <w:spacing w:after="0" w:line="259" w:lineRule="auto"/>
      <w:ind w:left="727"/>
      <w:jc w:val="left"/>
    </w:pPr>
    <w:r>
      <w:rPr>
        <w:color w:val="00007F"/>
        <w:sz w:val="20"/>
      </w:rPr>
      <w:t xml:space="preserve"> </w:t>
    </w:r>
  </w:p>
  <w:p w14:paraId="1FEDFC80" w14:textId="77777777" w:rsidR="007B7A2D" w:rsidRDefault="007B7A2D">
    <w:pPr>
      <w:spacing w:after="0" w:line="259" w:lineRule="auto"/>
      <w:ind w:left="727"/>
      <w:jc w:val="left"/>
    </w:pPr>
    <w:r>
      <w:rPr>
        <w:color w:val="00007F"/>
        <w:sz w:val="2"/>
      </w:rPr>
      <w:t xml:space="preserve"> </w:t>
    </w:r>
  </w:p>
  <w:p w14:paraId="07FC8283" w14:textId="77777777" w:rsidR="007B7A2D" w:rsidRDefault="007B7A2D">
    <w:r>
      <w:rPr>
        <w:rFonts w:ascii="Calibri" w:eastAsia="Calibri" w:hAnsi="Calibri" w:cs="Calibri"/>
        <w:noProof/>
      </w:rPr>
      <mc:AlternateContent>
        <mc:Choice Requires="wpg">
          <w:drawing>
            <wp:anchor distT="0" distB="0" distL="114300" distR="114300" simplePos="0" relativeHeight="251774464" behindDoc="1" locked="0" layoutInCell="1" allowOverlap="1" wp14:anchorId="0C58F8AD" wp14:editId="4C48B553">
              <wp:simplePos x="0" y="0"/>
              <wp:positionH relativeFrom="page">
                <wp:posOffset>0</wp:posOffset>
              </wp:positionH>
              <wp:positionV relativeFrom="page">
                <wp:posOffset>0</wp:posOffset>
              </wp:positionV>
              <wp:extent cx="1" cy="1"/>
              <wp:effectExtent l="0" t="0" r="0" b="0"/>
              <wp:wrapNone/>
              <wp:docPr id="251528" name="Group 25152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3C691E0" id="Group 251528" o:spid="_x0000_s1026" style="position:absolute;margin-left:0;margin-top:0;width:0;height:0;z-index:-25154201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">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0CBA5" w14:textId="77777777" w:rsidR="007B7A2D" w:rsidRDefault="007B7A2D">
    <w:pPr>
      <w:spacing w:after="733" w:line="259" w:lineRule="auto"/>
      <w:jc w:val="left"/>
    </w:pPr>
    <w:r>
      <w:rPr>
        <w:noProof/>
      </w:rPr>
      <w:drawing>
        <wp:anchor distT="0" distB="0" distL="114300" distR="114300" simplePos="0" relativeHeight="251811328" behindDoc="0" locked="0" layoutInCell="1" allowOverlap="0" wp14:anchorId="7EF0B8A4" wp14:editId="73E85992">
          <wp:simplePos x="0" y="0"/>
          <wp:positionH relativeFrom="page">
            <wp:posOffset>913384</wp:posOffset>
          </wp:positionH>
          <wp:positionV relativeFrom="page">
            <wp:posOffset>462280</wp:posOffset>
          </wp:positionV>
          <wp:extent cx="1435608" cy="399288"/>
          <wp:effectExtent l="0" t="0" r="0" b="0"/>
          <wp:wrapSquare wrapText="bothSides"/>
          <wp:docPr id="32" name="Picture 32"/>
          <wp:cNvGraphicFramePr/>
          <a:graphic xmlns:a="http://schemas.openxmlformats.org/drawingml/2006/main">
            <a:graphicData uri="http://schemas.openxmlformats.org/drawingml/2006/picture">
              <pic:pic xmlns:pic="http://schemas.openxmlformats.org/drawingml/2006/picture">
                <pic:nvPicPr>
                  <pic:cNvPr id="226343" name="Picture 226343"/>
                  <pic:cNvPicPr/>
                </pic:nvPicPr>
                <pic:blipFill>
                  <a:blip r:embed="rId1"/>
                  <a:stretch>
                    <a:fillRect/>
                  </a:stretch>
                </pic:blipFill>
                <pic:spPr>
                  <a:xfrm>
                    <a:off x="0" y="0"/>
                    <a:ext cx="1435608" cy="399288"/>
                  </a:xfrm>
                  <a:prstGeom prst="rect">
                    <a:avLst/>
                  </a:prstGeom>
                </pic:spPr>
              </pic:pic>
            </a:graphicData>
          </a:graphic>
        </wp:anchor>
      </w:drawing>
    </w:r>
    <w:r>
      <w:rPr>
        <w:noProof/>
      </w:rPr>
      <w:drawing>
        <wp:anchor distT="0" distB="0" distL="114300" distR="114300" simplePos="0" relativeHeight="251820544" behindDoc="0" locked="0" layoutInCell="1" allowOverlap="0" wp14:anchorId="33C128C1" wp14:editId="1445518D">
          <wp:simplePos x="0" y="0"/>
          <wp:positionH relativeFrom="page">
            <wp:posOffset>913384</wp:posOffset>
          </wp:positionH>
          <wp:positionV relativeFrom="page">
            <wp:posOffset>919480</wp:posOffset>
          </wp:positionV>
          <wp:extent cx="1435608" cy="115824"/>
          <wp:effectExtent l="0" t="0" r="0" b="0"/>
          <wp:wrapSquare wrapText="bothSides"/>
          <wp:docPr id="33" name="Picture 33"/>
          <wp:cNvGraphicFramePr/>
          <a:graphic xmlns:a="http://schemas.openxmlformats.org/drawingml/2006/main">
            <a:graphicData uri="http://schemas.openxmlformats.org/drawingml/2006/picture">
              <pic:pic xmlns:pic="http://schemas.openxmlformats.org/drawingml/2006/picture">
                <pic:nvPicPr>
                  <pic:cNvPr id="226345" name="Picture 226345"/>
                  <pic:cNvPicPr/>
                </pic:nvPicPr>
                <pic:blipFill>
                  <a:blip r:embed="rId2"/>
                  <a:stretch>
                    <a:fillRect/>
                  </a:stretch>
                </pic:blipFill>
                <pic:spPr>
                  <a:xfrm>
                    <a:off x="0" y="0"/>
                    <a:ext cx="1435608" cy="115824"/>
                  </a:xfrm>
                  <a:prstGeom prst="rect">
                    <a:avLst/>
                  </a:prstGeom>
                </pic:spPr>
              </pic:pic>
            </a:graphicData>
          </a:graphic>
        </wp:anchor>
      </w:drawing>
    </w:r>
    <w:r w:rsidRPr="15FDCDAE">
      <w:rPr>
        <w:color w:val="FFFFFF"/>
        <w:sz w:val="2"/>
        <w:szCs w:val="2"/>
      </w:rPr>
      <w:t xml:space="preserve"> </w:t>
    </w:r>
    <w:r w:rsidRPr="15FDCDAE">
      <w:rPr>
        <w:color w:val="FFFFFF"/>
        <w:sz w:val="16"/>
        <w:szCs w:val="16"/>
      </w:rPr>
      <w:t xml:space="preserve"> </w:t>
    </w:r>
    <w:r w:rsidRPr="15FDCDAE">
      <w:rPr>
        <w:color w:val="00007F"/>
        <w:sz w:val="2"/>
        <w:szCs w:val="2"/>
      </w:rPr>
      <w:t xml:space="preserve"> </w:t>
    </w:r>
  </w:p>
  <w:p w14:paraId="038170FB" w14:textId="77777777" w:rsidR="007B7A2D" w:rsidRDefault="007B7A2D">
    <w:pPr>
      <w:spacing w:after="159" w:line="259" w:lineRule="auto"/>
      <w:ind w:left="2307"/>
      <w:jc w:val="left"/>
    </w:pPr>
    <w:r>
      <w:rPr>
        <w:color w:val="FFFFFF"/>
        <w:sz w:val="2"/>
      </w:rPr>
      <w:t xml:space="preserve"> </w:t>
    </w:r>
  </w:p>
  <w:p w14:paraId="17D8005D" w14:textId="77777777" w:rsidR="007B7A2D" w:rsidRDefault="007B7A2D">
    <w:pPr>
      <w:spacing w:after="0" w:line="259" w:lineRule="auto"/>
      <w:jc w:val="left"/>
    </w:pPr>
    <w:r>
      <w:rPr>
        <w:color w:val="00007F"/>
        <w:sz w:val="20"/>
      </w:rPr>
      <w:t xml:space="preserve"> </w:t>
    </w:r>
  </w:p>
  <w:p w14:paraId="5492A595" w14:textId="77777777" w:rsidR="007B7A2D" w:rsidRDefault="007B7A2D">
    <w:pPr>
      <w:spacing w:after="0" w:line="259" w:lineRule="auto"/>
      <w:jc w:val="left"/>
    </w:pPr>
    <w:r>
      <w:rPr>
        <w:color w:val="00007F"/>
        <w:sz w:val="2"/>
      </w:rPr>
      <w:t xml:space="preserve"> </w:t>
    </w:r>
  </w:p>
  <w:p w14:paraId="18E72F01" w14:textId="77777777" w:rsidR="007B7A2D" w:rsidRDefault="007B7A2D">
    <w:r>
      <w:rPr>
        <w:rFonts w:ascii="Calibri" w:eastAsia="Calibri" w:hAnsi="Calibri" w:cs="Calibri"/>
        <w:noProof/>
      </w:rPr>
      <mc:AlternateContent>
        <mc:Choice Requires="wpg">
          <w:drawing>
            <wp:anchor distT="0" distB="0" distL="114300" distR="114300" simplePos="0" relativeHeight="251829760" behindDoc="1" locked="0" layoutInCell="1" allowOverlap="1" wp14:anchorId="4256551B" wp14:editId="050BC035">
              <wp:simplePos x="0" y="0"/>
              <wp:positionH relativeFrom="page">
                <wp:posOffset>0</wp:posOffset>
              </wp:positionH>
              <wp:positionV relativeFrom="page">
                <wp:posOffset>0</wp:posOffset>
              </wp:positionV>
              <wp:extent cx="1" cy="1"/>
              <wp:effectExtent l="0" t="0" r="0" b="0"/>
              <wp:wrapNone/>
              <wp:docPr id="251762" name="Group 25176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1CF1F28" id="Group 251762" o:spid="_x0000_s1026" style="position:absolute;margin-left:0;margin-top:0;width:0;height:0;z-index:-251486720;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">
              <w10:wrap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D7A32" w14:textId="73E41489" w:rsidR="007B7A2D" w:rsidRDefault="007B7A2D">
    <w:pPr>
      <w:spacing w:after="733" w:line="259" w:lineRule="auto"/>
      <w:jc w:val="left"/>
    </w:pPr>
    <w:r>
      <w:rPr>
        <w:noProof/>
      </w:rPr>
      <w:drawing>
        <wp:anchor distT="0" distB="0" distL="114300" distR="114300" simplePos="0" relativeHeight="252021248" behindDoc="0" locked="0" layoutInCell="1" allowOverlap="0" wp14:anchorId="50A9B173" wp14:editId="5B9E494D">
          <wp:simplePos x="0" y="0"/>
          <wp:positionH relativeFrom="page">
            <wp:posOffset>914400</wp:posOffset>
          </wp:positionH>
          <wp:positionV relativeFrom="page">
            <wp:posOffset>639884</wp:posOffset>
          </wp:positionV>
          <wp:extent cx="1816222" cy="726831"/>
          <wp:effectExtent l="0" t="0" r="0" b="0"/>
          <wp:wrapSquare wrapText="bothSides"/>
          <wp:docPr id="1893" name="Picture 189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1816222" cy="726831"/>
                  </a:xfrm>
                  <a:prstGeom prst="rect">
                    <a:avLst/>
                  </a:prstGeom>
                </pic:spPr>
              </pic:pic>
            </a:graphicData>
          </a:graphic>
          <wp14:sizeRelH relativeFrom="margin">
            <wp14:pctWidth>0</wp14:pctWidth>
          </wp14:sizeRelH>
          <wp14:sizeRelV relativeFrom="margin">
            <wp14:pctHeight>0</wp14:pctHeight>
          </wp14:sizeRelV>
        </wp:anchor>
      </w:drawing>
    </w:r>
    <w:r w:rsidRPr="15FDCDAE">
      <w:rPr>
        <w:color w:val="FFFFFF"/>
        <w:sz w:val="2"/>
        <w:szCs w:val="2"/>
      </w:rPr>
      <w:t xml:space="preserve"> </w:t>
    </w:r>
    <w:r w:rsidRPr="15FDCDAE">
      <w:rPr>
        <w:color w:val="FFFFFF"/>
        <w:sz w:val="16"/>
        <w:szCs w:val="16"/>
      </w:rPr>
      <w:t xml:space="preserve"> </w:t>
    </w:r>
    <w:r w:rsidRPr="15FDCDAE">
      <w:rPr>
        <w:color w:val="00007F"/>
        <w:sz w:val="2"/>
        <w:szCs w:val="2"/>
      </w:rPr>
      <w:t xml:space="preserve"> </w:t>
    </w:r>
  </w:p>
  <w:p w14:paraId="4B15A1E9" w14:textId="77777777" w:rsidR="007B7A2D" w:rsidRDefault="007B7A2D">
    <w:pPr>
      <w:spacing w:after="159" w:line="259" w:lineRule="auto"/>
      <w:ind w:left="2307"/>
      <w:jc w:val="left"/>
    </w:pPr>
    <w:r>
      <w:rPr>
        <w:color w:val="FFFFFF"/>
        <w:sz w:val="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45302" w14:textId="77777777" w:rsidR="007B7A2D" w:rsidRDefault="007B7A2D">
    <w:pPr>
      <w:spacing w:after="733" w:line="259" w:lineRule="auto"/>
      <w:jc w:val="left"/>
    </w:pPr>
    <w:r>
      <w:rPr>
        <w:noProof/>
      </w:rPr>
      <w:drawing>
        <wp:anchor distT="0" distB="0" distL="114300" distR="114300" simplePos="0" relativeHeight="251838976" behindDoc="0" locked="0" layoutInCell="1" allowOverlap="0" wp14:anchorId="17F09BA4" wp14:editId="048F9037">
          <wp:simplePos x="0" y="0"/>
          <wp:positionH relativeFrom="page">
            <wp:posOffset>913384</wp:posOffset>
          </wp:positionH>
          <wp:positionV relativeFrom="page">
            <wp:posOffset>462280</wp:posOffset>
          </wp:positionV>
          <wp:extent cx="1435608" cy="399288"/>
          <wp:effectExtent l="0" t="0" r="0" b="0"/>
          <wp:wrapSquare wrapText="bothSides"/>
          <wp:docPr id="36" name="Picture 36"/>
          <wp:cNvGraphicFramePr/>
          <a:graphic xmlns:a="http://schemas.openxmlformats.org/drawingml/2006/main">
            <a:graphicData uri="http://schemas.openxmlformats.org/drawingml/2006/picture">
              <pic:pic xmlns:pic="http://schemas.openxmlformats.org/drawingml/2006/picture">
                <pic:nvPicPr>
                  <pic:cNvPr id="226343" name="Picture 226343"/>
                  <pic:cNvPicPr/>
                </pic:nvPicPr>
                <pic:blipFill>
                  <a:blip r:embed="rId1"/>
                  <a:stretch>
                    <a:fillRect/>
                  </a:stretch>
                </pic:blipFill>
                <pic:spPr>
                  <a:xfrm>
                    <a:off x="0" y="0"/>
                    <a:ext cx="1435608" cy="399288"/>
                  </a:xfrm>
                  <a:prstGeom prst="rect">
                    <a:avLst/>
                  </a:prstGeom>
                </pic:spPr>
              </pic:pic>
            </a:graphicData>
          </a:graphic>
        </wp:anchor>
      </w:drawing>
    </w:r>
    <w:r>
      <w:rPr>
        <w:noProof/>
      </w:rPr>
      <w:drawing>
        <wp:anchor distT="0" distB="0" distL="114300" distR="114300" simplePos="0" relativeHeight="251848192" behindDoc="0" locked="0" layoutInCell="1" allowOverlap="0" wp14:anchorId="129C32D9" wp14:editId="0D577066">
          <wp:simplePos x="0" y="0"/>
          <wp:positionH relativeFrom="page">
            <wp:posOffset>913384</wp:posOffset>
          </wp:positionH>
          <wp:positionV relativeFrom="page">
            <wp:posOffset>919480</wp:posOffset>
          </wp:positionV>
          <wp:extent cx="1435608" cy="115824"/>
          <wp:effectExtent l="0" t="0" r="0" b="0"/>
          <wp:wrapSquare wrapText="bothSides"/>
          <wp:docPr id="37" name="Picture 37"/>
          <wp:cNvGraphicFramePr/>
          <a:graphic xmlns:a="http://schemas.openxmlformats.org/drawingml/2006/main">
            <a:graphicData uri="http://schemas.openxmlformats.org/drawingml/2006/picture">
              <pic:pic xmlns:pic="http://schemas.openxmlformats.org/drawingml/2006/picture">
                <pic:nvPicPr>
                  <pic:cNvPr id="226345" name="Picture 226345"/>
                  <pic:cNvPicPr/>
                </pic:nvPicPr>
                <pic:blipFill>
                  <a:blip r:embed="rId2"/>
                  <a:stretch>
                    <a:fillRect/>
                  </a:stretch>
                </pic:blipFill>
                <pic:spPr>
                  <a:xfrm>
                    <a:off x="0" y="0"/>
                    <a:ext cx="1435608" cy="115824"/>
                  </a:xfrm>
                  <a:prstGeom prst="rect">
                    <a:avLst/>
                  </a:prstGeom>
                </pic:spPr>
              </pic:pic>
            </a:graphicData>
          </a:graphic>
        </wp:anchor>
      </w:drawing>
    </w:r>
    <w:r w:rsidRPr="15FDCDAE">
      <w:rPr>
        <w:color w:val="FFFFFF"/>
        <w:sz w:val="2"/>
        <w:szCs w:val="2"/>
      </w:rPr>
      <w:t xml:space="preserve"> </w:t>
    </w:r>
    <w:r w:rsidRPr="15FDCDAE">
      <w:rPr>
        <w:color w:val="FFFFFF"/>
        <w:sz w:val="16"/>
        <w:szCs w:val="16"/>
      </w:rPr>
      <w:t xml:space="preserve"> </w:t>
    </w:r>
    <w:r w:rsidRPr="15FDCDAE">
      <w:rPr>
        <w:color w:val="00007F"/>
        <w:sz w:val="2"/>
        <w:szCs w:val="2"/>
      </w:rPr>
      <w:t xml:space="preserve"> </w:t>
    </w:r>
  </w:p>
  <w:p w14:paraId="192159DB" w14:textId="77777777" w:rsidR="007B7A2D" w:rsidRDefault="007B7A2D">
    <w:pPr>
      <w:spacing w:after="159" w:line="259" w:lineRule="auto"/>
      <w:ind w:left="2307"/>
      <w:jc w:val="left"/>
    </w:pPr>
    <w:r>
      <w:rPr>
        <w:color w:val="FFFFFF"/>
        <w:sz w:val="2"/>
      </w:rPr>
      <w:t xml:space="preserve"> </w:t>
    </w:r>
  </w:p>
  <w:p w14:paraId="2F80F024" w14:textId="77777777" w:rsidR="007B7A2D" w:rsidRDefault="007B7A2D">
    <w:pPr>
      <w:spacing w:after="0" w:line="259" w:lineRule="auto"/>
      <w:jc w:val="left"/>
    </w:pPr>
    <w:r>
      <w:rPr>
        <w:color w:val="00007F"/>
        <w:sz w:val="20"/>
      </w:rPr>
      <w:t xml:space="preserve"> </w:t>
    </w:r>
  </w:p>
  <w:p w14:paraId="008956CB" w14:textId="77777777" w:rsidR="007B7A2D" w:rsidRDefault="007B7A2D">
    <w:pPr>
      <w:spacing w:after="0" w:line="259" w:lineRule="auto"/>
      <w:jc w:val="left"/>
    </w:pPr>
    <w:r>
      <w:rPr>
        <w:color w:val="00007F"/>
        <w:sz w:val="2"/>
      </w:rPr>
      <w:t xml:space="preserve"> </w:t>
    </w:r>
  </w:p>
  <w:p w14:paraId="2FD368B0" w14:textId="77777777" w:rsidR="007B7A2D" w:rsidRDefault="007B7A2D">
    <w:r>
      <w:rPr>
        <w:rFonts w:ascii="Calibri" w:eastAsia="Calibri" w:hAnsi="Calibri" w:cs="Calibri"/>
        <w:noProof/>
      </w:rPr>
      <mc:AlternateContent>
        <mc:Choice Requires="wpg">
          <w:drawing>
            <wp:anchor distT="0" distB="0" distL="114300" distR="114300" simplePos="0" relativeHeight="251857408" behindDoc="1" locked="0" layoutInCell="1" allowOverlap="1" wp14:anchorId="6E7FAA0E" wp14:editId="32ABD359">
              <wp:simplePos x="0" y="0"/>
              <wp:positionH relativeFrom="page">
                <wp:posOffset>0</wp:posOffset>
              </wp:positionH>
              <wp:positionV relativeFrom="page">
                <wp:posOffset>0</wp:posOffset>
              </wp:positionV>
              <wp:extent cx="1" cy="1"/>
              <wp:effectExtent l="0" t="0" r="0" b="0"/>
              <wp:wrapNone/>
              <wp:docPr id="251704" name="Group 251704"/>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2869FCED" id="Group 251704" o:spid="_x0000_s1026" style="position:absolute;margin-left:0;margin-top:0;width:0;height:0;z-index:-25145907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&#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ABA1520"/>
    <w:lvl w:ilvl="0">
      <w:start w:val="1"/>
      <w:numFmt w:val="decimal"/>
      <w:lvlText w:val="%1."/>
      <w:lvlJc w:val="left"/>
      <w:pPr>
        <w:tabs>
          <w:tab w:val="num" w:pos="1492"/>
        </w:tabs>
        <w:ind w:left="1492" w:hanging="360"/>
      </w:pPr>
    </w:lvl>
  </w:abstractNum>
  <w:abstractNum w:abstractNumId="1" w15:restartNumberingAfterBreak="0">
    <w:nsid w:val="FFFFFF7D"/>
    <w:multiLevelType w:val="hybridMultilevel"/>
    <w:tmpl w:val="B3126BC0"/>
    <w:lvl w:ilvl="0" w:tplc="6E367F48">
      <w:start w:val="1"/>
      <w:numFmt w:val="decimal"/>
      <w:lvlText w:val="%1."/>
      <w:lvlJc w:val="left"/>
      <w:pPr>
        <w:tabs>
          <w:tab w:val="num" w:pos="1209"/>
        </w:tabs>
        <w:ind w:left="1209" w:hanging="360"/>
      </w:pPr>
    </w:lvl>
    <w:lvl w:ilvl="1" w:tplc="5222575C">
      <w:numFmt w:val="decimal"/>
      <w:lvlText w:val=""/>
      <w:lvlJc w:val="left"/>
    </w:lvl>
    <w:lvl w:ilvl="2" w:tplc="EEF822D4">
      <w:numFmt w:val="decimal"/>
      <w:lvlText w:val=""/>
      <w:lvlJc w:val="left"/>
    </w:lvl>
    <w:lvl w:ilvl="3" w:tplc="66CE56E2">
      <w:numFmt w:val="decimal"/>
      <w:lvlText w:val=""/>
      <w:lvlJc w:val="left"/>
    </w:lvl>
    <w:lvl w:ilvl="4" w:tplc="A20C5346">
      <w:numFmt w:val="decimal"/>
      <w:lvlText w:val=""/>
      <w:lvlJc w:val="left"/>
    </w:lvl>
    <w:lvl w:ilvl="5" w:tplc="3BCC8C98">
      <w:numFmt w:val="decimal"/>
      <w:lvlText w:val=""/>
      <w:lvlJc w:val="left"/>
    </w:lvl>
    <w:lvl w:ilvl="6" w:tplc="16BA234C">
      <w:numFmt w:val="decimal"/>
      <w:lvlText w:val=""/>
      <w:lvlJc w:val="left"/>
    </w:lvl>
    <w:lvl w:ilvl="7" w:tplc="725235EC">
      <w:numFmt w:val="decimal"/>
      <w:lvlText w:val=""/>
      <w:lvlJc w:val="left"/>
    </w:lvl>
    <w:lvl w:ilvl="8" w:tplc="1B76DB4A">
      <w:numFmt w:val="decimal"/>
      <w:lvlText w:val=""/>
      <w:lvlJc w:val="left"/>
    </w:lvl>
  </w:abstractNum>
  <w:abstractNum w:abstractNumId="2" w15:restartNumberingAfterBreak="0">
    <w:nsid w:val="FFFFFF7E"/>
    <w:multiLevelType w:val="hybridMultilevel"/>
    <w:tmpl w:val="042EC068"/>
    <w:lvl w:ilvl="0" w:tplc="EBF4B42E">
      <w:start w:val="1"/>
      <w:numFmt w:val="decimal"/>
      <w:lvlText w:val="%1."/>
      <w:lvlJc w:val="left"/>
      <w:pPr>
        <w:tabs>
          <w:tab w:val="num" w:pos="926"/>
        </w:tabs>
        <w:ind w:left="926" w:hanging="360"/>
      </w:pPr>
    </w:lvl>
    <w:lvl w:ilvl="1" w:tplc="C3A2D7C6">
      <w:numFmt w:val="decimal"/>
      <w:lvlText w:val=""/>
      <w:lvlJc w:val="left"/>
    </w:lvl>
    <w:lvl w:ilvl="2" w:tplc="3E9AF9C2">
      <w:numFmt w:val="decimal"/>
      <w:lvlText w:val=""/>
      <w:lvlJc w:val="left"/>
    </w:lvl>
    <w:lvl w:ilvl="3" w:tplc="3BDCBE3E">
      <w:numFmt w:val="decimal"/>
      <w:lvlText w:val=""/>
      <w:lvlJc w:val="left"/>
    </w:lvl>
    <w:lvl w:ilvl="4" w:tplc="E6B07244">
      <w:numFmt w:val="decimal"/>
      <w:lvlText w:val=""/>
      <w:lvlJc w:val="left"/>
    </w:lvl>
    <w:lvl w:ilvl="5" w:tplc="283CE2A6">
      <w:numFmt w:val="decimal"/>
      <w:lvlText w:val=""/>
      <w:lvlJc w:val="left"/>
    </w:lvl>
    <w:lvl w:ilvl="6" w:tplc="C070FD00">
      <w:numFmt w:val="decimal"/>
      <w:lvlText w:val=""/>
      <w:lvlJc w:val="left"/>
    </w:lvl>
    <w:lvl w:ilvl="7" w:tplc="80108204">
      <w:numFmt w:val="decimal"/>
      <w:lvlText w:val=""/>
      <w:lvlJc w:val="left"/>
    </w:lvl>
    <w:lvl w:ilvl="8" w:tplc="38A22346">
      <w:numFmt w:val="decimal"/>
      <w:lvlText w:val=""/>
      <w:lvlJc w:val="left"/>
    </w:lvl>
  </w:abstractNum>
  <w:abstractNum w:abstractNumId="3" w15:restartNumberingAfterBreak="0">
    <w:nsid w:val="FFFFFF7F"/>
    <w:multiLevelType w:val="hybridMultilevel"/>
    <w:tmpl w:val="EA626D78"/>
    <w:lvl w:ilvl="0" w:tplc="8CB698A8">
      <w:start w:val="1"/>
      <w:numFmt w:val="decimal"/>
      <w:lvlText w:val="%1."/>
      <w:lvlJc w:val="left"/>
      <w:pPr>
        <w:tabs>
          <w:tab w:val="num" w:pos="643"/>
        </w:tabs>
        <w:ind w:left="643" w:hanging="360"/>
      </w:pPr>
    </w:lvl>
    <w:lvl w:ilvl="1" w:tplc="E70C6BB6">
      <w:numFmt w:val="decimal"/>
      <w:lvlText w:val=""/>
      <w:lvlJc w:val="left"/>
    </w:lvl>
    <w:lvl w:ilvl="2" w:tplc="8D2E993A">
      <w:numFmt w:val="decimal"/>
      <w:lvlText w:val=""/>
      <w:lvlJc w:val="left"/>
    </w:lvl>
    <w:lvl w:ilvl="3" w:tplc="E0C21C2A">
      <w:numFmt w:val="decimal"/>
      <w:lvlText w:val=""/>
      <w:lvlJc w:val="left"/>
    </w:lvl>
    <w:lvl w:ilvl="4" w:tplc="D9504D14">
      <w:numFmt w:val="decimal"/>
      <w:lvlText w:val=""/>
      <w:lvlJc w:val="left"/>
    </w:lvl>
    <w:lvl w:ilvl="5" w:tplc="83BE8482">
      <w:numFmt w:val="decimal"/>
      <w:lvlText w:val=""/>
      <w:lvlJc w:val="left"/>
    </w:lvl>
    <w:lvl w:ilvl="6" w:tplc="CE309D20">
      <w:numFmt w:val="decimal"/>
      <w:lvlText w:val=""/>
      <w:lvlJc w:val="left"/>
    </w:lvl>
    <w:lvl w:ilvl="7" w:tplc="6B2874BE">
      <w:numFmt w:val="decimal"/>
      <w:lvlText w:val=""/>
      <w:lvlJc w:val="left"/>
    </w:lvl>
    <w:lvl w:ilvl="8" w:tplc="1D6403F4">
      <w:numFmt w:val="decimal"/>
      <w:lvlText w:val=""/>
      <w:lvlJc w:val="left"/>
    </w:lvl>
  </w:abstractNum>
  <w:abstractNum w:abstractNumId="4" w15:restartNumberingAfterBreak="0">
    <w:nsid w:val="FFFFFF80"/>
    <w:multiLevelType w:val="hybridMultilevel"/>
    <w:tmpl w:val="E0B404C0"/>
    <w:lvl w:ilvl="0" w:tplc="2FF2CE10">
      <w:start w:val="1"/>
      <w:numFmt w:val="bullet"/>
      <w:lvlText w:val=""/>
      <w:lvlJc w:val="left"/>
      <w:pPr>
        <w:tabs>
          <w:tab w:val="num" w:pos="1492"/>
        </w:tabs>
        <w:ind w:left="1492" w:hanging="360"/>
      </w:pPr>
      <w:rPr>
        <w:rFonts w:ascii="Symbol" w:hAnsi="Symbol" w:hint="default"/>
      </w:rPr>
    </w:lvl>
    <w:lvl w:ilvl="1" w:tplc="CE6EF30C">
      <w:numFmt w:val="decimal"/>
      <w:lvlText w:val=""/>
      <w:lvlJc w:val="left"/>
    </w:lvl>
    <w:lvl w:ilvl="2" w:tplc="9D6E16AA">
      <w:numFmt w:val="decimal"/>
      <w:lvlText w:val=""/>
      <w:lvlJc w:val="left"/>
    </w:lvl>
    <w:lvl w:ilvl="3" w:tplc="CECE63E2">
      <w:numFmt w:val="decimal"/>
      <w:lvlText w:val=""/>
      <w:lvlJc w:val="left"/>
    </w:lvl>
    <w:lvl w:ilvl="4" w:tplc="57860D18">
      <w:numFmt w:val="decimal"/>
      <w:lvlText w:val=""/>
      <w:lvlJc w:val="left"/>
    </w:lvl>
    <w:lvl w:ilvl="5" w:tplc="C96CD7EE">
      <w:numFmt w:val="decimal"/>
      <w:lvlText w:val=""/>
      <w:lvlJc w:val="left"/>
    </w:lvl>
    <w:lvl w:ilvl="6" w:tplc="4F2A6B94">
      <w:numFmt w:val="decimal"/>
      <w:lvlText w:val=""/>
      <w:lvlJc w:val="left"/>
    </w:lvl>
    <w:lvl w:ilvl="7" w:tplc="ABF2DF24">
      <w:numFmt w:val="decimal"/>
      <w:lvlText w:val=""/>
      <w:lvlJc w:val="left"/>
    </w:lvl>
    <w:lvl w:ilvl="8" w:tplc="ECAE56DC">
      <w:numFmt w:val="decimal"/>
      <w:lvlText w:val=""/>
      <w:lvlJc w:val="left"/>
    </w:lvl>
  </w:abstractNum>
  <w:abstractNum w:abstractNumId="5" w15:restartNumberingAfterBreak="0">
    <w:nsid w:val="FFFFFF81"/>
    <w:multiLevelType w:val="hybridMultilevel"/>
    <w:tmpl w:val="B7DC27FA"/>
    <w:lvl w:ilvl="0" w:tplc="C7524AAC">
      <w:start w:val="1"/>
      <w:numFmt w:val="bullet"/>
      <w:lvlText w:val=""/>
      <w:lvlJc w:val="left"/>
      <w:pPr>
        <w:tabs>
          <w:tab w:val="num" w:pos="1209"/>
        </w:tabs>
        <w:ind w:left="1209" w:hanging="360"/>
      </w:pPr>
      <w:rPr>
        <w:rFonts w:ascii="Symbol" w:hAnsi="Symbol" w:hint="default"/>
      </w:rPr>
    </w:lvl>
    <w:lvl w:ilvl="1" w:tplc="F8BA7BF2">
      <w:numFmt w:val="decimal"/>
      <w:lvlText w:val=""/>
      <w:lvlJc w:val="left"/>
    </w:lvl>
    <w:lvl w:ilvl="2" w:tplc="82E63206">
      <w:numFmt w:val="decimal"/>
      <w:lvlText w:val=""/>
      <w:lvlJc w:val="left"/>
    </w:lvl>
    <w:lvl w:ilvl="3" w:tplc="62304390">
      <w:numFmt w:val="decimal"/>
      <w:lvlText w:val=""/>
      <w:lvlJc w:val="left"/>
    </w:lvl>
    <w:lvl w:ilvl="4" w:tplc="5128CA16">
      <w:numFmt w:val="decimal"/>
      <w:lvlText w:val=""/>
      <w:lvlJc w:val="left"/>
    </w:lvl>
    <w:lvl w:ilvl="5" w:tplc="62524F2C">
      <w:numFmt w:val="decimal"/>
      <w:lvlText w:val=""/>
      <w:lvlJc w:val="left"/>
    </w:lvl>
    <w:lvl w:ilvl="6" w:tplc="BB3A1A98">
      <w:numFmt w:val="decimal"/>
      <w:lvlText w:val=""/>
      <w:lvlJc w:val="left"/>
    </w:lvl>
    <w:lvl w:ilvl="7" w:tplc="7FEE3160">
      <w:numFmt w:val="decimal"/>
      <w:lvlText w:val=""/>
      <w:lvlJc w:val="left"/>
    </w:lvl>
    <w:lvl w:ilvl="8" w:tplc="A86CCDBA">
      <w:numFmt w:val="decimal"/>
      <w:lvlText w:val=""/>
      <w:lvlJc w:val="left"/>
    </w:lvl>
  </w:abstractNum>
  <w:abstractNum w:abstractNumId="6" w15:restartNumberingAfterBreak="0">
    <w:nsid w:val="FFFFFF82"/>
    <w:multiLevelType w:val="hybridMultilevel"/>
    <w:tmpl w:val="EBB897D4"/>
    <w:lvl w:ilvl="0" w:tplc="6E366F20">
      <w:start w:val="1"/>
      <w:numFmt w:val="bullet"/>
      <w:lvlText w:val=""/>
      <w:lvlJc w:val="left"/>
      <w:pPr>
        <w:tabs>
          <w:tab w:val="num" w:pos="926"/>
        </w:tabs>
        <w:ind w:left="926" w:hanging="360"/>
      </w:pPr>
      <w:rPr>
        <w:rFonts w:ascii="Symbol" w:hAnsi="Symbol" w:hint="default"/>
      </w:rPr>
    </w:lvl>
    <w:lvl w:ilvl="1" w:tplc="983A72BE">
      <w:numFmt w:val="decimal"/>
      <w:lvlText w:val=""/>
      <w:lvlJc w:val="left"/>
    </w:lvl>
    <w:lvl w:ilvl="2" w:tplc="5CE4F2A2">
      <w:numFmt w:val="decimal"/>
      <w:lvlText w:val=""/>
      <w:lvlJc w:val="left"/>
    </w:lvl>
    <w:lvl w:ilvl="3" w:tplc="B23AFBE2">
      <w:numFmt w:val="decimal"/>
      <w:lvlText w:val=""/>
      <w:lvlJc w:val="left"/>
    </w:lvl>
    <w:lvl w:ilvl="4" w:tplc="B61858DA">
      <w:numFmt w:val="decimal"/>
      <w:lvlText w:val=""/>
      <w:lvlJc w:val="left"/>
    </w:lvl>
    <w:lvl w:ilvl="5" w:tplc="2B6C13D8">
      <w:numFmt w:val="decimal"/>
      <w:lvlText w:val=""/>
      <w:lvlJc w:val="left"/>
    </w:lvl>
    <w:lvl w:ilvl="6" w:tplc="B3462E4C">
      <w:numFmt w:val="decimal"/>
      <w:lvlText w:val=""/>
      <w:lvlJc w:val="left"/>
    </w:lvl>
    <w:lvl w:ilvl="7" w:tplc="78E8D676">
      <w:numFmt w:val="decimal"/>
      <w:lvlText w:val=""/>
      <w:lvlJc w:val="left"/>
    </w:lvl>
    <w:lvl w:ilvl="8" w:tplc="18943A16">
      <w:numFmt w:val="decimal"/>
      <w:lvlText w:val=""/>
      <w:lvlJc w:val="left"/>
    </w:lvl>
  </w:abstractNum>
  <w:abstractNum w:abstractNumId="7" w15:restartNumberingAfterBreak="0">
    <w:nsid w:val="FFFFFF83"/>
    <w:multiLevelType w:val="hybridMultilevel"/>
    <w:tmpl w:val="1366A01E"/>
    <w:lvl w:ilvl="0" w:tplc="B01EFC3E">
      <w:start w:val="1"/>
      <w:numFmt w:val="bullet"/>
      <w:lvlText w:val=""/>
      <w:lvlJc w:val="left"/>
      <w:pPr>
        <w:tabs>
          <w:tab w:val="num" w:pos="643"/>
        </w:tabs>
        <w:ind w:left="643" w:hanging="360"/>
      </w:pPr>
      <w:rPr>
        <w:rFonts w:ascii="Symbol" w:hAnsi="Symbol" w:hint="default"/>
      </w:rPr>
    </w:lvl>
    <w:lvl w:ilvl="1" w:tplc="9BCA4382">
      <w:numFmt w:val="decimal"/>
      <w:lvlText w:val=""/>
      <w:lvlJc w:val="left"/>
    </w:lvl>
    <w:lvl w:ilvl="2" w:tplc="30B850C8">
      <w:numFmt w:val="decimal"/>
      <w:lvlText w:val=""/>
      <w:lvlJc w:val="left"/>
    </w:lvl>
    <w:lvl w:ilvl="3" w:tplc="A2EE0EC6">
      <w:numFmt w:val="decimal"/>
      <w:lvlText w:val=""/>
      <w:lvlJc w:val="left"/>
    </w:lvl>
    <w:lvl w:ilvl="4" w:tplc="154C83AA">
      <w:numFmt w:val="decimal"/>
      <w:lvlText w:val=""/>
      <w:lvlJc w:val="left"/>
    </w:lvl>
    <w:lvl w:ilvl="5" w:tplc="6E9E0962">
      <w:numFmt w:val="decimal"/>
      <w:lvlText w:val=""/>
      <w:lvlJc w:val="left"/>
    </w:lvl>
    <w:lvl w:ilvl="6" w:tplc="69A66740">
      <w:numFmt w:val="decimal"/>
      <w:lvlText w:val=""/>
      <w:lvlJc w:val="left"/>
    </w:lvl>
    <w:lvl w:ilvl="7" w:tplc="7DF456F8">
      <w:numFmt w:val="decimal"/>
      <w:lvlText w:val=""/>
      <w:lvlJc w:val="left"/>
    </w:lvl>
    <w:lvl w:ilvl="8" w:tplc="FB408634">
      <w:numFmt w:val="decimal"/>
      <w:lvlText w:val=""/>
      <w:lvlJc w:val="left"/>
    </w:lvl>
  </w:abstractNum>
  <w:abstractNum w:abstractNumId="8" w15:restartNumberingAfterBreak="0">
    <w:nsid w:val="FFFFFF88"/>
    <w:multiLevelType w:val="hybridMultilevel"/>
    <w:tmpl w:val="1B92107C"/>
    <w:lvl w:ilvl="0" w:tplc="B09E484C">
      <w:start w:val="1"/>
      <w:numFmt w:val="decimal"/>
      <w:lvlText w:val="%1."/>
      <w:lvlJc w:val="left"/>
      <w:pPr>
        <w:tabs>
          <w:tab w:val="num" w:pos="360"/>
        </w:tabs>
        <w:ind w:left="360" w:hanging="360"/>
      </w:pPr>
    </w:lvl>
    <w:lvl w:ilvl="1" w:tplc="E052432E">
      <w:numFmt w:val="decimal"/>
      <w:lvlText w:val=""/>
      <w:lvlJc w:val="left"/>
    </w:lvl>
    <w:lvl w:ilvl="2" w:tplc="9C5CE3A2">
      <w:numFmt w:val="decimal"/>
      <w:lvlText w:val=""/>
      <w:lvlJc w:val="left"/>
    </w:lvl>
    <w:lvl w:ilvl="3" w:tplc="80584488">
      <w:numFmt w:val="decimal"/>
      <w:lvlText w:val=""/>
      <w:lvlJc w:val="left"/>
    </w:lvl>
    <w:lvl w:ilvl="4" w:tplc="668A183C">
      <w:numFmt w:val="decimal"/>
      <w:lvlText w:val=""/>
      <w:lvlJc w:val="left"/>
    </w:lvl>
    <w:lvl w:ilvl="5" w:tplc="33F24DCC">
      <w:numFmt w:val="decimal"/>
      <w:lvlText w:val=""/>
      <w:lvlJc w:val="left"/>
    </w:lvl>
    <w:lvl w:ilvl="6" w:tplc="F1ACF81A">
      <w:numFmt w:val="decimal"/>
      <w:lvlText w:val=""/>
      <w:lvlJc w:val="left"/>
    </w:lvl>
    <w:lvl w:ilvl="7" w:tplc="9F284550">
      <w:numFmt w:val="decimal"/>
      <w:lvlText w:val=""/>
      <w:lvlJc w:val="left"/>
    </w:lvl>
    <w:lvl w:ilvl="8" w:tplc="A4865B58">
      <w:numFmt w:val="decimal"/>
      <w:lvlText w:val=""/>
      <w:lvlJc w:val="left"/>
    </w:lvl>
  </w:abstractNum>
  <w:abstractNum w:abstractNumId="9" w15:restartNumberingAfterBreak="0">
    <w:nsid w:val="FFFFFF89"/>
    <w:multiLevelType w:val="hybridMultilevel"/>
    <w:tmpl w:val="4FE09298"/>
    <w:lvl w:ilvl="0" w:tplc="15EEC380">
      <w:start w:val="1"/>
      <w:numFmt w:val="bullet"/>
      <w:lvlText w:val=""/>
      <w:lvlJc w:val="left"/>
      <w:pPr>
        <w:tabs>
          <w:tab w:val="num" w:pos="360"/>
        </w:tabs>
        <w:ind w:left="360" w:hanging="360"/>
      </w:pPr>
      <w:rPr>
        <w:rFonts w:ascii="Symbol" w:hAnsi="Symbol" w:hint="default"/>
      </w:rPr>
    </w:lvl>
    <w:lvl w:ilvl="1" w:tplc="7F24F356">
      <w:numFmt w:val="decimal"/>
      <w:lvlText w:val=""/>
      <w:lvlJc w:val="left"/>
    </w:lvl>
    <w:lvl w:ilvl="2" w:tplc="EB62BC9A">
      <w:numFmt w:val="decimal"/>
      <w:lvlText w:val=""/>
      <w:lvlJc w:val="left"/>
    </w:lvl>
    <w:lvl w:ilvl="3" w:tplc="CFBCDF72">
      <w:numFmt w:val="decimal"/>
      <w:lvlText w:val=""/>
      <w:lvlJc w:val="left"/>
    </w:lvl>
    <w:lvl w:ilvl="4" w:tplc="AA644F86">
      <w:numFmt w:val="decimal"/>
      <w:lvlText w:val=""/>
      <w:lvlJc w:val="left"/>
    </w:lvl>
    <w:lvl w:ilvl="5" w:tplc="2C8096CC">
      <w:numFmt w:val="decimal"/>
      <w:lvlText w:val=""/>
      <w:lvlJc w:val="left"/>
    </w:lvl>
    <w:lvl w:ilvl="6" w:tplc="84DC6CBE">
      <w:numFmt w:val="decimal"/>
      <w:lvlText w:val=""/>
      <w:lvlJc w:val="left"/>
    </w:lvl>
    <w:lvl w:ilvl="7" w:tplc="288A975A">
      <w:numFmt w:val="decimal"/>
      <w:lvlText w:val=""/>
      <w:lvlJc w:val="left"/>
    </w:lvl>
    <w:lvl w:ilvl="8" w:tplc="D81A13E6">
      <w:numFmt w:val="decimal"/>
      <w:lvlText w:val=""/>
      <w:lvlJc w:val="left"/>
    </w:lvl>
  </w:abstractNum>
  <w:abstractNum w:abstractNumId="10" w15:restartNumberingAfterBreak="0">
    <w:nsid w:val="07B019A5"/>
    <w:multiLevelType w:val="hybridMultilevel"/>
    <w:tmpl w:val="21DA238C"/>
    <w:lvl w:ilvl="0" w:tplc="2FAAFE7C">
      <w:start w:val="978"/>
      <w:numFmt w:val="decimal"/>
      <w:lvlText w:val="%1"/>
      <w:lvlJc w:val="left"/>
      <w:pPr>
        <w:ind w:left="15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4723E8A">
      <w:start w:val="1"/>
      <w:numFmt w:val="lowerLetter"/>
      <w:lvlText w:val="%2"/>
      <w:lvlJc w:val="left"/>
      <w:pPr>
        <w:ind w:left="12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BA67890">
      <w:start w:val="1"/>
      <w:numFmt w:val="lowerRoman"/>
      <w:lvlText w:val="%3"/>
      <w:lvlJc w:val="left"/>
      <w:pPr>
        <w:ind w:left="19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30C29D4">
      <w:start w:val="1"/>
      <w:numFmt w:val="decimal"/>
      <w:lvlText w:val="%4"/>
      <w:lvlJc w:val="left"/>
      <w:pPr>
        <w:ind w:left="26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2287BE">
      <w:start w:val="1"/>
      <w:numFmt w:val="lowerLetter"/>
      <w:lvlText w:val="%5"/>
      <w:lvlJc w:val="left"/>
      <w:pPr>
        <w:ind w:left="33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99A5E3C">
      <w:start w:val="1"/>
      <w:numFmt w:val="lowerRoman"/>
      <w:lvlText w:val="%6"/>
      <w:lvlJc w:val="left"/>
      <w:pPr>
        <w:ind w:left="40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8EE7D7A">
      <w:start w:val="1"/>
      <w:numFmt w:val="decimal"/>
      <w:lvlText w:val="%7"/>
      <w:lvlJc w:val="left"/>
      <w:pPr>
        <w:ind w:left="48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ED28818">
      <w:start w:val="1"/>
      <w:numFmt w:val="lowerLetter"/>
      <w:lvlText w:val="%8"/>
      <w:lvlJc w:val="left"/>
      <w:pPr>
        <w:ind w:left="55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BA2A8C0">
      <w:start w:val="1"/>
      <w:numFmt w:val="lowerRoman"/>
      <w:lvlText w:val="%9"/>
      <w:lvlJc w:val="left"/>
      <w:pPr>
        <w:ind w:left="62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99E21DE"/>
    <w:multiLevelType w:val="hybridMultilevel"/>
    <w:tmpl w:val="D28E291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12B13EFF"/>
    <w:multiLevelType w:val="hybridMultilevel"/>
    <w:tmpl w:val="0B087CC2"/>
    <w:lvl w:ilvl="0" w:tplc="AC56DA0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48F89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ED656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53205B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50A95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D7EEF0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D64E0F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58483B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69A158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6160FE8"/>
    <w:multiLevelType w:val="hybridMultilevel"/>
    <w:tmpl w:val="F2F670EA"/>
    <w:lvl w:ilvl="0" w:tplc="2E04D990">
      <w:start w:val="1"/>
      <w:numFmt w:val="bullet"/>
      <w:lvlText w:val="•"/>
      <w:lvlJc w:val="left"/>
      <w:pPr>
        <w:ind w:left="1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022387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2BC22D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E6A326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26E5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676468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E4A015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8EA13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2FEA31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DCE23A5"/>
    <w:multiLevelType w:val="hybridMultilevel"/>
    <w:tmpl w:val="7048F794"/>
    <w:lvl w:ilvl="0" w:tplc="B342672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F8311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72ED1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BDCE4F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34889C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340A0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1DE37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234C9D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80E43D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07D0A2D"/>
    <w:multiLevelType w:val="hybridMultilevel"/>
    <w:tmpl w:val="AB6260FA"/>
    <w:lvl w:ilvl="0" w:tplc="D7567DD8">
      <w:start w:val="1"/>
      <w:numFmt w:val="bullet"/>
      <w:pStyle w:val="ListParagraph"/>
      <w:lvlText w:val="•"/>
      <w:lvlJc w:val="left"/>
      <w:pPr>
        <w:ind w:left="1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56A3D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08CEB9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E08481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DD282F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68672A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764B04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30AD5D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7F6A99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0812B49"/>
    <w:multiLevelType w:val="hybridMultilevel"/>
    <w:tmpl w:val="A1F0EA6C"/>
    <w:lvl w:ilvl="0" w:tplc="C8144FC0">
      <w:start w:val="1"/>
      <w:numFmt w:val="bullet"/>
      <w:lvlText w:val="•"/>
      <w:lvlJc w:val="left"/>
      <w:pPr>
        <w:ind w:left="1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EAADA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34AE6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90068A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6E150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16AE8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B0005A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DEA5D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DB67D7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1BE3945"/>
    <w:multiLevelType w:val="hybridMultilevel"/>
    <w:tmpl w:val="8E64FC6C"/>
    <w:lvl w:ilvl="0" w:tplc="4CFCD332">
      <w:start w:val="1"/>
      <w:numFmt w:val="decimal"/>
      <w:lvlText w:val="%1."/>
      <w:lvlJc w:val="left"/>
      <w:pPr>
        <w:ind w:left="1447"/>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A45019E6">
      <w:start w:val="1"/>
      <w:numFmt w:val="lowerLetter"/>
      <w:lvlText w:val="%2"/>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019AB30C">
      <w:start w:val="1"/>
      <w:numFmt w:val="lowerRoman"/>
      <w:lvlText w:val="%3"/>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4C7A6554">
      <w:start w:val="1"/>
      <w:numFmt w:val="decimal"/>
      <w:lvlText w:val="%4"/>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CB122666">
      <w:start w:val="1"/>
      <w:numFmt w:val="lowerLetter"/>
      <w:lvlText w:val="%5"/>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9641410">
      <w:start w:val="1"/>
      <w:numFmt w:val="lowerRoman"/>
      <w:lvlText w:val="%6"/>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E9A033B0">
      <w:start w:val="1"/>
      <w:numFmt w:val="decimal"/>
      <w:lvlText w:val="%7"/>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36060096">
      <w:start w:val="1"/>
      <w:numFmt w:val="lowerLetter"/>
      <w:lvlText w:val="%8"/>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C778EF1A">
      <w:start w:val="1"/>
      <w:numFmt w:val="lowerRoman"/>
      <w:lvlText w:val="%9"/>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261F1A86"/>
    <w:multiLevelType w:val="hybridMultilevel"/>
    <w:tmpl w:val="53A0807C"/>
    <w:lvl w:ilvl="0" w:tplc="95F8F04E">
      <w:start w:val="1"/>
      <w:numFmt w:val="bullet"/>
      <w:lvlText w:val="•"/>
      <w:lvlJc w:val="left"/>
      <w:pPr>
        <w:ind w:left="1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0641BD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3C0C1B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41E604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9223FA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6281C9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4EE430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1FE415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0EA61C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297A65B0"/>
    <w:multiLevelType w:val="hybridMultilevel"/>
    <w:tmpl w:val="B8A62F1A"/>
    <w:lvl w:ilvl="0" w:tplc="46D25D9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4F2E850">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D6A516E">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FACF8C">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A665140">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7BEEE62">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03CE644">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309380">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2C2CADC">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2DD17291"/>
    <w:multiLevelType w:val="hybridMultilevel"/>
    <w:tmpl w:val="F8D0018C"/>
    <w:lvl w:ilvl="0" w:tplc="9CEEC926">
      <w:start w:val="1"/>
      <w:numFmt w:val="decimal"/>
      <w:lvlText w:val="%1."/>
      <w:lvlJc w:val="left"/>
      <w:pPr>
        <w:ind w:left="1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6E773E">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C3C6BA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090C6B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192972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8349E9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62AA51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AC1D2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48D09E">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7F57B96"/>
    <w:multiLevelType w:val="hybridMultilevel"/>
    <w:tmpl w:val="092AD3D0"/>
    <w:lvl w:ilvl="0" w:tplc="7952BB0E">
      <w:start w:val="1"/>
      <w:numFmt w:val="bullet"/>
      <w:lvlText w:val="•"/>
      <w:lvlJc w:val="left"/>
      <w:pPr>
        <w:ind w:left="1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C1818AC">
      <w:start w:val="1"/>
      <w:numFmt w:val="bullet"/>
      <w:lvlText w:val="o"/>
      <w:lvlJc w:val="left"/>
      <w:pPr>
        <w:ind w:left="21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2B0CD96">
      <w:start w:val="1"/>
      <w:numFmt w:val="bullet"/>
      <w:lvlText w:val="▪"/>
      <w:lvlJc w:val="left"/>
      <w:pPr>
        <w:ind w:left="28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AA6A690">
      <w:start w:val="1"/>
      <w:numFmt w:val="bullet"/>
      <w:lvlText w:val="•"/>
      <w:lvlJc w:val="left"/>
      <w:pPr>
        <w:ind w:left="36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2F60F7E">
      <w:start w:val="1"/>
      <w:numFmt w:val="bullet"/>
      <w:lvlText w:val="o"/>
      <w:lvlJc w:val="left"/>
      <w:pPr>
        <w:ind w:left="43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7EA67FC">
      <w:start w:val="1"/>
      <w:numFmt w:val="bullet"/>
      <w:lvlText w:val="▪"/>
      <w:lvlJc w:val="left"/>
      <w:pPr>
        <w:ind w:left="50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9503A24">
      <w:start w:val="1"/>
      <w:numFmt w:val="bullet"/>
      <w:lvlText w:val="•"/>
      <w:lvlJc w:val="left"/>
      <w:pPr>
        <w:ind w:left="57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ACF192">
      <w:start w:val="1"/>
      <w:numFmt w:val="bullet"/>
      <w:lvlText w:val="o"/>
      <w:lvlJc w:val="left"/>
      <w:pPr>
        <w:ind w:left="64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4DA33B2">
      <w:start w:val="1"/>
      <w:numFmt w:val="bullet"/>
      <w:lvlText w:val="▪"/>
      <w:lvlJc w:val="left"/>
      <w:pPr>
        <w:ind w:left="72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8B37260"/>
    <w:multiLevelType w:val="hybridMultilevel"/>
    <w:tmpl w:val="25EA0F8E"/>
    <w:lvl w:ilvl="0" w:tplc="3A0C5946">
      <w:start w:val="1"/>
      <w:numFmt w:val="bullet"/>
      <w:lvlText w:val="•"/>
      <w:lvlJc w:val="left"/>
      <w:pPr>
        <w:ind w:left="1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165B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2CE5A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DD648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C6513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340754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51842C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E4E132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AD6E2B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17A33F2"/>
    <w:multiLevelType w:val="hybridMultilevel"/>
    <w:tmpl w:val="318C41E8"/>
    <w:lvl w:ilvl="0" w:tplc="E8F22F16">
      <w:start w:val="987"/>
      <w:numFmt w:val="decimal"/>
      <w:lvlText w:val="%1"/>
      <w:lvlJc w:val="left"/>
      <w:pPr>
        <w:ind w:left="12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CD604DC">
      <w:start w:val="1"/>
      <w:numFmt w:val="lowerLetter"/>
      <w:lvlText w:val="%2"/>
      <w:lvlJc w:val="left"/>
      <w:pPr>
        <w:ind w:left="12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32E7794">
      <w:start w:val="1"/>
      <w:numFmt w:val="lowerRoman"/>
      <w:lvlText w:val="%3"/>
      <w:lvlJc w:val="left"/>
      <w:pPr>
        <w:ind w:left="19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6D44546">
      <w:start w:val="1"/>
      <w:numFmt w:val="decimal"/>
      <w:lvlText w:val="%4"/>
      <w:lvlJc w:val="left"/>
      <w:pPr>
        <w:ind w:left="26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68FE86">
      <w:start w:val="1"/>
      <w:numFmt w:val="lowerLetter"/>
      <w:lvlText w:val="%5"/>
      <w:lvlJc w:val="left"/>
      <w:pPr>
        <w:ind w:left="33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2DA9DF0">
      <w:start w:val="1"/>
      <w:numFmt w:val="lowerRoman"/>
      <w:lvlText w:val="%6"/>
      <w:lvlJc w:val="left"/>
      <w:pPr>
        <w:ind w:left="40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44EB2EC">
      <w:start w:val="1"/>
      <w:numFmt w:val="decimal"/>
      <w:lvlText w:val="%7"/>
      <w:lvlJc w:val="left"/>
      <w:pPr>
        <w:ind w:left="48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A2FA2A">
      <w:start w:val="1"/>
      <w:numFmt w:val="lowerLetter"/>
      <w:lvlText w:val="%8"/>
      <w:lvlJc w:val="left"/>
      <w:pPr>
        <w:ind w:left="55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544FE3C">
      <w:start w:val="1"/>
      <w:numFmt w:val="lowerRoman"/>
      <w:lvlText w:val="%9"/>
      <w:lvlJc w:val="left"/>
      <w:pPr>
        <w:ind w:left="62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1A1030E"/>
    <w:multiLevelType w:val="hybridMultilevel"/>
    <w:tmpl w:val="9DE4A9DC"/>
    <w:lvl w:ilvl="0" w:tplc="0C2C794E">
      <w:start w:val="1"/>
      <w:numFmt w:val="bullet"/>
      <w:lvlText w:val="•"/>
      <w:lvlJc w:val="left"/>
      <w:pPr>
        <w:ind w:left="1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A64763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1D843F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190645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9920F4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25C91F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8C0D5C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1107F7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CD435C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47E5344"/>
    <w:multiLevelType w:val="hybridMultilevel"/>
    <w:tmpl w:val="2F60C6DC"/>
    <w:lvl w:ilvl="0" w:tplc="5D06453A">
      <w:start w:val="1"/>
      <w:numFmt w:val="decimal"/>
      <w:lvlText w:val="%1."/>
      <w:lvlJc w:val="left"/>
      <w:pPr>
        <w:ind w:left="1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9AB3A2">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D0FC1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8AE2E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B65CB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DDCE08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3D0DB9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FE255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87E9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4A533EF"/>
    <w:multiLevelType w:val="hybridMultilevel"/>
    <w:tmpl w:val="FC584B38"/>
    <w:lvl w:ilvl="0" w:tplc="54A49A2C">
      <w:start w:val="1"/>
      <w:numFmt w:val="decimal"/>
      <w:lvlText w:val="%1."/>
      <w:lvlJc w:val="left"/>
      <w:pPr>
        <w:ind w:left="492" w:hanging="360"/>
      </w:pPr>
      <w:rPr>
        <w:rFonts w:hint="default"/>
      </w:rPr>
    </w:lvl>
    <w:lvl w:ilvl="1" w:tplc="08090019" w:tentative="1">
      <w:start w:val="1"/>
      <w:numFmt w:val="lowerLetter"/>
      <w:lvlText w:val="%2."/>
      <w:lvlJc w:val="left"/>
      <w:pPr>
        <w:ind w:left="1212" w:hanging="360"/>
      </w:pPr>
    </w:lvl>
    <w:lvl w:ilvl="2" w:tplc="0809001B" w:tentative="1">
      <w:start w:val="1"/>
      <w:numFmt w:val="lowerRoman"/>
      <w:lvlText w:val="%3."/>
      <w:lvlJc w:val="right"/>
      <w:pPr>
        <w:ind w:left="1932" w:hanging="180"/>
      </w:pPr>
    </w:lvl>
    <w:lvl w:ilvl="3" w:tplc="0809000F" w:tentative="1">
      <w:start w:val="1"/>
      <w:numFmt w:val="decimal"/>
      <w:lvlText w:val="%4."/>
      <w:lvlJc w:val="left"/>
      <w:pPr>
        <w:ind w:left="2652" w:hanging="360"/>
      </w:pPr>
    </w:lvl>
    <w:lvl w:ilvl="4" w:tplc="08090019" w:tentative="1">
      <w:start w:val="1"/>
      <w:numFmt w:val="lowerLetter"/>
      <w:lvlText w:val="%5."/>
      <w:lvlJc w:val="left"/>
      <w:pPr>
        <w:ind w:left="3372" w:hanging="360"/>
      </w:pPr>
    </w:lvl>
    <w:lvl w:ilvl="5" w:tplc="0809001B" w:tentative="1">
      <w:start w:val="1"/>
      <w:numFmt w:val="lowerRoman"/>
      <w:lvlText w:val="%6."/>
      <w:lvlJc w:val="right"/>
      <w:pPr>
        <w:ind w:left="4092" w:hanging="180"/>
      </w:pPr>
    </w:lvl>
    <w:lvl w:ilvl="6" w:tplc="0809000F" w:tentative="1">
      <w:start w:val="1"/>
      <w:numFmt w:val="decimal"/>
      <w:lvlText w:val="%7."/>
      <w:lvlJc w:val="left"/>
      <w:pPr>
        <w:ind w:left="4812" w:hanging="360"/>
      </w:pPr>
    </w:lvl>
    <w:lvl w:ilvl="7" w:tplc="08090019" w:tentative="1">
      <w:start w:val="1"/>
      <w:numFmt w:val="lowerLetter"/>
      <w:lvlText w:val="%8."/>
      <w:lvlJc w:val="left"/>
      <w:pPr>
        <w:ind w:left="5532" w:hanging="360"/>
      </w:pPr>
    </w:lvl>
    <w:lvl w:ilvl="8" w:tplc="0809001B" w:tentative="1">
      <w:start w:val="1"/>
      <w:numFmt w:val="lowerRoman"/>
      <w:lvlText w:val="%9."/>
      <w:lvlJc w:val="right"/>
      <w:pPr>
        <w:ind w:left="6252" w:hanging="180"/>
      </w:pPr>
    </w:lvl>
  </w:abstractNum>
  <w:abstractNum w:abstractNumId="27" w15:restartNumberingAfterBreak="0">
    <w:nsid w:val="44AC4BA6"/>
    <w:multiLevelType w:val="hybridMultilevel"/>
    <w:tmpl w:val="C7CC4F18"/>
    <w:lvl w:ilvl="0" w:tplc="DC6010BA">
      <w:start w:val="1"/>
      <w:numFmt w:val="bullet"/>
      <w:lvlText w:val="•"/>
      <w:lvlJc w:val="left"/>
      <w:pPr>
        <w:ind w:left="1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BFCD4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F60D2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74430E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1860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F1C574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7FC876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8C9FE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F92914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48F760E1"/>
    <w:multiLevelType w:val="hybridMultilevel"/>
    <w:tmpl w:val="A364A0DC"/>
    <w:lvl w:ilvl="0" w:tplc="B10EEE84">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DB0E6D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C52CEB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89A97B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30557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2D0656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DAEBF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782E4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9CAC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4A654D77"/>
    <w:multiLevelType w:val="hybridMultilevel"/>
    <w:tmpl w:val="32EA87C0"/>
    <w:lvl w:ilvl="0" w:tplc="5F525474">
      <w:start w:val="1"/>
      <w:numFmt w:val="bullet"/>
      <w:lvlText w:val="•"/>
      <w:lvlJc w:val="left"/>
      <w:pPr>
        <w:ind w:left="18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2AFC8A">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B7A2B82">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1E22D4">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B8A47F0">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A0A1C94">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1549914">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B941384">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F648D8A">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4B8313FB"/>
    <w:multiLevelType w:val="hybridMultilevel"/>
    <w:tmpl w:val="EB804778"/>
    <w:lvl w:ilvl="0" w:tplc="51B2A626">
      <w:start w:val="1"/>
      <w:numFmt w:val="decimal"/>
      <w:pStyle w:val="NumberedList"/>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31" w15:restartNumberingAfterBreak="0">
    <w:nsid w:val="4BE43548"/>
    <w:multiLevelType w:val="hybridMultilevel"/>
    <w:tmpl w:val="77A8CAC8"/>
    <w:lvl w:ilvl="0" w:tplc="0B74AD72">
      <w:start w:val="1000"/>
      <w:numFmt w:val="decimal"/>
      <w:lvlText w:val="%1"/>
      <w:lvlJc w:val="left"/>
      <w:pPr>
        <w:ind w:left="8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632810A">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E0376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964079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33CE47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1CC5DC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D1C31C0">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F6844C">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D3ADEA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4FFA6A27"/>
    <w:multiLevelType w:val="hybridMultilevel"/>
    <w:tmpl w:val="AB6260FA"/>
    <w:lvl w:ilvl="0" w:tplc="E5FCBA28">
      <w:start w:val="1"/>
      <w:numFmt w:val="bullet"/>
      <w:lvlText w:val="•"/>
      <w:lvlJc w:val="left"/>
      <w:pPr>
        <w:ind w:left="1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CAAA2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79A709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3EE9C1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4490A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41CE4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E203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6ED6B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598CEB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0A47D27"/>
    <w:multiLevelType w:val="hybridMultilevel"/>
    <w:tmpl w:val="1E10ABC6"/>
    <w:lvl w:ilvl="0" w:tplc="518E3126">
      <w:start w:val="1"/>
      <w:numFmt w:val="bullet"/>
      <w:lvlText w:val="•"/>
      <w:lvlJc w:val="left"/>
      <w:pPr>
        <w:ind w:left="1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BC054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50A46C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1FC13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B92EEE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DC07AB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0644C0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F2924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2AEC27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128340A"/>
    <w:multiLevelType w:val="hybridMultilevel"/>
    <w:tmpl w:val="074EA1F8"/>
    <w:lvl w:ilvl="0" w:tplc="04090011">
      <w:start w:val="1"/>
      <w:numFmt w:val="decimal"/>
      <w:lvlText w:val="%1)"/>
      <w:lvlJc w:val="left"/>
      <w:pPr>
        <w:ind w:left="720" w:hanging="360"/>
      </w:pPr>
    </w:lvl>
    <w:lvl w:ilvl="1" w:tplc="416C39FA">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138166E"/>
    <w:multiLevelType w:val="hybridMultilevel"/>
    <w:tmpl w:val="48B47CDA"/>
    <w:lvl w:ilvl="0" w:tplc="59C0ADF0">
      <w:start w:val="1"/>
      <w:numFmt w:val="bullet"/>
      <w:lvlText w:val="•"/>
      <w:lvlJc w:val="left"/>
      <w:pPr>
        <w:ind w:left="1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166B4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2F6DD7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0EECB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61AFCF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CC6CBE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B44F4D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AACCDE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844898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56082C3E"/>
    <w:multiLevelType w:val="hybridMultilevel"/>
    <w:tmpl w:val="0D5854D2"/>
    <w:lvl w:ilvl="0" w:tplc="A57609EE">
      <w:start w:val="1"/>
      <w:numFmt w:val="bullet"/>
      <w:lvlText w:val="•"/>
      <w:lvlJc w:val="left"/>
      <w:pPr>
        <w:ind w:left="1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E8CE38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844427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864474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E302D5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D924CD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AA6E18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F8A5F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5A800C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57661DD0"/>
    <w:multiLevelType w:val="hybridMultilevel"/>
    <w:tmpl w:val="D5D24F7C"/>
    <w:lvl w:ilvl="0" w:tplc="CDFCBF7A">
      <w:start w:val="1"/>
      <w:numFmt w:val="bullet"/>
      <w:lvlText w:val="•"/>
      <w:lvlJc w:val="left"/>
      <w:pPr>
        <w:ind w:left="1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F244D2">
      <w:start w:val="1"/>
      <w:numFmt w:val="bullet"/>
      <w:lvlText w:val="o"/>
      <w:lvlJc w:val="left"/>
      <w:pPr>
        <w:ind w:left="17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B0CAB42">
      <w:start w:val="1"/>
      <w:numFmt w:val="bullet"/>
      <w:lvlText w:val="▪"/>
      <w:lvlJc w:val="left"/>
      <w:pPr>
        <w:ind w:left="24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004B36C">
      <w:start w:val="1"/>
      <w:numFmt w:val="bullet"/>
      <w:lvlText w:val="•"/>
      <w:lvlJc w:val="left"/>
      <w:pPr>
        <w:ind w:left="31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2442776">
      <w:start w:val="1"/>
      <w:numFmt w:val="bullet"/>
      <w:lvlText w:val="o"/>
      <w:lvlJc w:val="left"/>
      <w:pPr>
        <w:ind w:left="39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0821614">
      <w:start w:val="1"/>
      <w:numFmt w:val="bullet"/>
      <w:lvlText w:val="▪"/>
      <w:lvlJc w:val="left"/>
      <w:pPr>
        <w:ind w:left="46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7521044">
      <w:start w:val="1"/>
      <w:numFmt w:val="bullet"/>
      <w:lvlText w:val="•"/>
      <w:lvlJc w:val="left"/>
      <w:pPr>
        <w:ind w:left="53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28EC926">
      <w:start w:val="1"/>
      <w:numFmt w:val="bullet"/>
      <w:lvlText w:val="o"/>
      <w:lvlJc w:val="left"/>
      <w:pPr>
        <w:ind w:left="60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0ACA6E8">
      <w:start w:val="1"/>
      <w:numFmt w:val="bullet"/>
      <w:lvlText w:val="▪"/>
      <w:lvlJc w:val="left"/>
      <w:pPr>
        <w:ind w:left="67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57CE3926"/>
    <w:multiLevelType w:val="hybridMultilevel"/>
    <w:tmpl w:val="38BE2DE4"/>
    <w:lvl w:ilvl="0" w:tplc="F808D3A0">
      <w:start w:val="4"/>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9105406">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BC87682">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E2687E0">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B0663C">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B86C3B0">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72E9D12">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8081B22">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002BBB6">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59E01D78"/>
    <w:multiLevelType w:val="hybridMultilevel"/>
    <w:tmpl w:val="8AE4BBD4"/>
    <w:lvl w:ilvl="0" w:tplc="4A1A2630">
      <w:start w:val="1"/>
      <w:numFmt w:val="bullet"/>
      <w:lvlText w:val="•"/>
      <w:lvlJc w:val="left"/>
      <w:pPr>
        <w:ind w:left="1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58CC5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430C0E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7ECFAE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48CA4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EF829F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4BCD08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BAC0AC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982757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5D1A0235"/>
    <w:multiLevelType w:val="hybridMultilevel"/>
    <w:tmpl w:val="9A809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F505337"/>
    <w:multiLevelType w:val="hybridMultilevel"/>
    <w:tmpl w:val="4C4A07EE"/>
    <w:lvl w:ilvl="0" w:tplc="7F287E58">
      <w:start w:val="1"/>
      <w:numFmt w:val="bullet"/>
      <w:lvlText w:val="•"/>
      <w:lvlJc w:val="left"/>
      <w:pPr>
        <w:ind w:left="1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DACE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A72A69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0C85B3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CC2EB4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A145BA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1F0377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003DA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5467FC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620C2874"/>
    <w:multiLevelType w:val="hybridMultilevel"/>
    <w:tmpl w:val="3ED83626"/>
    <w:lvl w:ilvl="0" w:tplc="C3F40D40">
      <w:start w:val="1"/>
      <w:numFmt w:val="bullet"/>
      <w:lvlText w:val="•"/>
      <w:lvlJc w:val="left"/>
      <w:pPr>
        <w:ind w:left="1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7087E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01ADED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3AA41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BC296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F22837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9E2E36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50DF0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490F85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628E21D5"/>
    <w:multiLevelType w:val="hybridMultilevel"/>
    <w:tmpl w:val="48F2F462"/>
    <w:lvl w:ilvl="0" w:tplc="01CE8E20">
      <w:start w:val="1"/>
      <w:numFmt w:val="lowerLetter"/>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AA096A">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4ACDD3E">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85E0564">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C10040A">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5B2C396">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A50647E">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1D03928">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76CE81A">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694D72C9"/>
    <w:multiLevelType w:val="hybridMultilevel"/>
    <w:tmpl w:val="D34CA7FC"/>
    <w:lvl w:ilvl="0" w:tplc="2044124E">
      <w:start w:val="1"/>
      <w:numFmt w:val="bullet"/>
      <w:lvlText w:val="•"/>
      <w:lvlJc w:val="left"/>
      <w:pPr>
        <w:ind w:left="1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E34AE88">
      <w:start w:val="1"/>
      <w:numFmt w:val="bullet"/>
      <w:lvlText w:val="o"/>
      <w:lvlJc w:val="left"/>
      <w:pPr>
        <w:ind w:left="21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D2A5EEA">
      <w:start w:val="1"/>
      <w:numFmt w:val="bullet"/>
      <w:lvlText w:val="▪"/>
      <w:lvlJc w:val="left"/>
      <w:pPr>
        <w:ind w:left="28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71423A0">
      <w:start w:val="1"/>
      <w:numFmt w:val="bullet"/>
      <w:lvlText w:val="•"/>
      <w:lvlJc w:val="left"/>
      <w:pPr>
        <w:ind w:left="36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1486B4C">
      <w:start w:val="1"/>
      <w:numFmt w:val="bullet"/>
      <w:lvlText w:val="o"/>
      <w:lvlJc w:val="left"/>
      <w:pPr>
        <w:ind w:left="43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3B46B28">
      <w:start w:val="1"/>
      <w:numFmt w:val="bullet"/>
      <w:lvlText w:val="▪"/>
      <w:lvlJc w:val="left"/>
      <w:pPr>
        <w:ind w:left="50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EDA0FC6">
      <w:start w:val="1"/>
      <w:numFmt w:val="bullet"/>
      <w:lvlText w:val="•"/>
      <w:lvlJc w:val="left"/>
      <w:pPr>
        <w:ind w:left="57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17E7B5C">
      <w:start w:val="1"/>
      <w:numFmt w:val="bullet"/>
      <w:lvlText w:val="o"/>
      <w:lvlJc w:val="left"/>
      <w:pPr>
        <w:ind w:left="64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758EFFE">
      <w:start w:val="1"/>
      <w:numFmt w:val="bullet"/>
      <w:lvlText w:val="▪"/>
      <w:lvlJc w:val="left"/>
      <w:pPr>
        <w:ind w:left="72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C567A64"/>
    <w:multiLevelType w:val="hybridMultilevel"/>
    <w:tmpl w:val="5BE86332"/>
    <w:lvl w:ilvl="0" w:tplc="E46828D6">
      <w:start w:val="1"/>
      <w:numFmt w:val="bullet"/>
      <w:lvlText w:val="•"/>
      <w:lvlJc w:val="left"/>
      <w:pPr>
        <w:ind w:left="1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7A24DC8">
      <w:start w:val="1"/>
      <w:numFmt w:val="bullet"/>
      <w:lvlText w:val="o"/>
      <w:lvlJc w:val="left"/>
      <w:pPr>
        <w:ind w:left="21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B00D4E8">
      <w:start w:val="1"/>
      <w:numFmt w:val="bullet"/>
      <w:lvlText w:val="▪"/>
      <w:lvlJc w:val="left"/>
      <w:pPr>
        <w:ind w:left="28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A8A1E00">
      <w:start w:val="1"/>
      <w:numFmt w:val="bullet"/>
      <w:lvlText w:val="•"/>
      <w:lvlJc w:val="left"/>
      <w:pPr>
        <w:ind w:left="36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0146BD8">
      <w:start w:val="1"/>
      <w:numFmt w:val="bullet"/>
      <w:lvlText w:val="o"/>
      <w:lvlJc w:val="left"/>
      <w:pPr>
        <w:ind w:left="43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F9437C0">
      <w:start w:val="1"/>
      <w:numFmt w:val="bullet"/>
      <w:lvlText w:val="▪"/>
      <w:lvlJc w:val="left"/>
      <w:pPr>
        <w:ind w:left="50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FC2BF78">
      <w:start w:val="1"/>
      <w:numFmt w:val="bullet"/>
      <w:lvlText w:val="•"/>
      <w:lvlJc w:val="left"/>
      <w:pPr>
        <w:ind w:left="57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20CCE34">
      <w:start w:val="1"/>
      <w:numFmt w:val="bullet"/>
      <w:lvlText w:val="o"/>
      <w:lvlJc w:val="left"/>
      <w:pPr>
        <w:ind w:left="64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03C6C1C">
      <w:start w:val="1"/>
      <w:numFmt w:val="bullet"/>
      <w:lvlText w:val="▪"/>
      <w:lvlJc w:val="left"/>
      <w:pPr>
        <w:ind w:left="72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6CBA6DD0"/>
    <w:multiLevelType w:val="hybridMultilevel"/>
    <w:tmpl w:val="30DCE85C"/>
    <w:lvl w:ilvl="0" w:tplc="AE3E0004">
      <w:start w:val="994"/>
      <w:numFmt w:val="decimal"/>
      <w:lvlText w:val="%1"/>
      <w:lvlJc w:val="left"/>
      <w:pPr>
        <w:ind w:left="8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5560942">
      <w:start w:val="1"/>
      <w:numFmt w:val="lowerLetter"/>
      <w:lvlText w:val="%2"/>
      <w:lvlJc w:val="left"/>
      <w:pPr>
        <w:ind w:left="12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BBAC78E">
      <w:start w:val="1"/>
      <w:numFmt w:val="lowerRoman"/>
      <w:lvlText w:val="%3"/>
      <w:lvlJc w:val="left"/>
      <w:pPr>
        <w:ind w:left="19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ED22E68">
      <w:start w:val="1"/>
      <w:numFmt w:val="decimal"/>
      <w:lvlText w:val="%4"/>
      <w:lvlJc w:val="left"/>
      <w:pPr>
        <w:ind w:left="26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2BE4712">
      <w:start w:val="1"/>
      <w:numFmt w:val="lowerLetter"/>
      <w:lvlText w:val="%5"/>
      <w:lvlJc w:val="left"/>
      <w:pPr>
        <w:ind w:left="33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E6EDFD6">
      <w:start w:val="1"/>
      <w:numFmt w:val="lowerRoman"/>
      <w:lvlText w:val="%6"/>
      <w:lvlJc w:val="left"/>
      <w:pPr>
        <w:ind w:left="40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38E9EB2">
      <w:start w:val="1"/>
      <w:numFmt w:val="decimal"/>
      <w:lvlText w:val="%7"/>
      <w:lvlJc w:val="left"/>
      <w:pPr>
        <w:ind w:left="48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CA8C1BA">
      <w:start w:val="1"/>
      <w:numFmt w:val="lowerLetter"/>
      <w:lvlText w:val="%8"/>
      <w:lvlJc w:val="left"/>
      <w:pPr>
        <w:ind w:left="55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17E8304">
      <w:start w:val="1"/>
      <w:numFmt w:val="lowerRoman"/>
      <w:lvlText w:val="%9"/>
      <w:lvlJc w:val="left"/>
      <w:pPr>
        <w:ind w:left="62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6E063CB5"/>
    <w:multiLevelType w:val="hybridMultilevel"/>
    <w:tmpl w:val="341201FA"/>
    <w:lvl w:ilvl="0" w:tplc="23DCFAD4">
      <w:start w:val="1"/>
      <w:numFmt w:val="bullet"/>
      <w:lvlText w:val="•"/>
      <w:lvlJc w:val="left"/>
      <w:pPr>
        <w:ind w:left="1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6495D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BE60A7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A58E86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2A02BA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AE4BBB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E32245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494E0A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57AFB1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6F2C2B5C"/>
    <w:multiLevelType w:val="hybridMultilevel"/>
    <w:tmpl w:val="3E4E9B10"/>
    <w:lvl w:ilvl="0" w:tplc="43FEC342">
      <w:start w:val="1"/>
      <w:numFmt w:val="bullet"/>
      <w:lvlText w:val="•"/>
      <w:lvlJc w:val="left"/>
      <w:pPr>
        <w:ind w:left="14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46A70E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ECE07C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CF03D9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067B3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7C4DB3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120C8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FA62A1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D1C900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2F90FF0"/>
    <w:multiLevelType w:val="hybridMultilevel"/>
    <w:tmpl w:val="36A2759E"/>
    <w:lvl w:ilvl="0" w:tplc="9DDC989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CC8B7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66A5DF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67229E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5C69FE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36F1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7A2546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72FD5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FECD58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7B216950"/>
    <w:multiLevelType w:val="hybridMultilevel"/>
    <w:tmpl w:val="FF04F61C"/>
    <w:lvl w:ilvl="0" w:tplc="3286895A">
      <w:start w:val="975"/>
      <w:numFmt w:val="decimal"/>
      <w:lvlText w:val="%1"/>
      <w:lvlJc w:val="left"/>
      <w:pPr>
        <w:ind w:left="15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0AC028">
      <w:start w:val="1"/>
      <w:numFmt w:val="lowerLetter"/>
      <w:lvlText w:val="%2"/>
      <w:lvlJc w:val="left"/>
      <w:pPr>
        <w:ind w:left="12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658C518">
      <w:start w:val="1"/>
      <w:numFmt w:val="lowerRoman"/>
      <w:lvlText w:val="%3"/>
      <w:lvlJc w:val="left"/>
      <w:pPr>
        <w:ind w:left="19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3E0CD28">
      <w:start w:val="1"/>
      <w:numFmt w:val="decimal"/>
      <w:lvlText w:val="%4"/>
      <w:lvlJc w:val="left"/>
      <w:pPr>
        <w:ind w:left="26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F46398">
      <w:start w:val="1"/>
      <w:numFmt w:val="lowerLetter"/>
      <w:lvlText w:val="%5"/>
      <w:lvlJc w:val="left"/>
      <w:pPr>
        <w:ind w:left="33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7BA4212">
      <w:start w:val="1"/>
      <w:numFmt w:val="lowerRoman"/>
      <w:lvlText w:val="%6"/>
      <w:lvlJc w:val="left"/>
      <w:pPr>
        <w:ind w:left="40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804D85E">
      <w:start w:val="1"/>
      <w:numFmt w:val="decimal"/>
      <w:lvlText w:val="%7"/>
      <w:lvlJc w:val="left"/>
      <w:pPr>
        <w:ind w:left="48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AC4D756">
      <w:start w:val="1"/>
      <w:numFmt w:val="lowerLetter"/>
      <w:lvlText w:val="%8"/>
      <w:lvlJc w:val="left"/>
      <w:pPr>
        <w:ind w:left="55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580886C">
      <w:start w:val="1"/>
      <w:numFmt w:val="lowerRoman"/>
      <w:lvlText w:val="%9"/>
      <w:lvlJc w:val="left"/>
      <w:pPr>
        <w:ind w:left="62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7B5426E1"/>
    <w:multiLevelType w:val="hybridMultilevel"/>
    <w:tmpl w:val="A566D5EC"/>
    <w:lvl w:ilvl="0" w:tplc="57224666">
      <w:start w:val="1"/>
      <w:numFmt w:val="bullet"/>
      <w:lvlText w:val=""/>
      <w:lvlJc w:val="left"/>
      <w:pPr>
        <w:ind w:left="720" w:hanging="360"/>
      </w:pPr>
      <w:rPr>
        <w:rFonts w:ascii="Symbol" w:hAnsi="Symbol" w:hint="default"/>
      </w:rPr>
    </w:lvl>
    <w:lvl w:ilvl="1" w:tplc="2A788C08">
      <w:start w:val="1"/>
      <w:numFmt w:val="bullet"/>
      <w:lvlText w:val="o"/>
      <w:lvlJc w:val="left"/>
      <w:pPr>
        <w:ind w:left="1440" w:hanging="360"/>
      </w:pPr>
      <w:rPr>
        <w:rFonts w:ascii="Courier New" w:hAnsi="Courier New" w:hint="default"/>
      </w:rPr>
    </w:lvl>
    <w:lvl w:ilvl="2" w:tplc="AAF862EC">
      <w:start w:val="1"/>
      <w:numFmt w:val="bullet"/>
      <w:lvlText w:val=""/>
      <w:lvlJc w:val="left"/>
      <w:pPr>
        <w:ind w:left="2160" w:hanging="360"/>
      </w:pPr>
      <w:rPr>
        <w:rFonts w:ascii="Wingdings" w:hAnsi="Wingdings" w:hint="default"/>
      </w:rPr>
    </w:lvl>
    <w:lvl w:ilvl="3" w:tplc="6C80F398">
      <w:start w:val="1"/>
      <w:numFmt w:val="bullet"/>
      <w:lvlText w:val=""/>
      <w:lvlJc w:val="left"/>
      <w:pPr>
        <w:ind w:left="2880" w:hanging="360"/>
      </w:pPr>
      <w:rPr>
        <w:rFonts w:ascii="Symbol" w:hAnsi="Symbol" w:hint="default"/>
      </w:rPr>
    </w:lvl>
    <w:lvl w:ilvl="4" w:tplc="D706AF4A">
      <w:start w:val="1"/>
      <w:numFmt w:val="bullet"/>
      <w:lvlText w:val="o"/>
      <w:lvlJc w:val="left"/>
      <w:pPr>
        <w:ind w:left="3600" w:hanging="360"/>
      </w:pPr>
      <w:rPr>
        <w:rFonts w:ascii="Courier New" w:hAnsi="Courier New" w:hint="default"/>
      </w:rPr>
    </w:lvl>
    <w:lvl w:ilvl="5" w:tplc="439E55F2">
      <w:start w:val="1"/>
      <w:numFmt w:val="bullet"/>
      <w:lvlText w:val=""/>
      <w:lvlJc w:val="left"/>
      <w:pPr>
        <w:ind w:left="4320" w:hanging="360"/>
      </w:pPr>
      <w:rPr>
        <w:rFonts w:ascii="Wingdings" w:hAnsi="Wingdings" w:hint="default"/>
      </w:rPr>
    </w:lvl>
    <w:lvl w:ilvl="6" w:tplc="9E4E8A00">
      <w:start w:val="1"/>
      <w:numFmt w:val="bullet"/>
      <w:lvlText w:val=""/>
      <w:lvlJc w:val="left"/>
      <w:pPr>
        <w:ind w:left="5040" w:hanging="360"/>
      </w:pPr>
      <w:rPr>
        <w:rFonts w:ascii="Symbol" w:hAnsi="Symbol" w:hint="default"/>
      </w:rPr>
    </w:lvl>
    <w:lvl w:ilvl="7" w:tplc="C9A8BBC4">
      <w:start w:val="1"/>
      <w:numFmt w:val="bullet"/>
      <w:lvlText w:val="o"/>
      <w:lvlJc w:val="left"/>
      <w:pPr>
        <w:ind w:left="5760" w:hanging="360"/>
      </w:pPr>
      <w:rPr>
        <w:rFonts w:ascii="Courier New" w:hAnsi="Courier New" w:hint="default"/>
      </w:rPr>
    </w:lvl>
    <w:lvl w:ilvl="8" w:tplc="EEE674FA">
      <w:start w:val="1"/>
      <w:numFmt w:val="bullet"/>
      <w:lvlText w:val=""/>
      <w:lvlJc w:val="left"/>
      <w:pPr>
        <w:ind w:left="6480" w:hanging="360"/>
      </w:pPr>
      <w:rPr>
        <w:rFonts w:ascii="Wingdings" w:hAnsi="Wingdings" w:hint="default"/>
      </w:rPr>
    </w:lvl>
  </w:abstractNum>
  <w:abstractNum w:abstractNumId="52" w15:restartNumberingAfterBreak="0">
    <w:nsid w:val="7CA46A26"/>
    <w:multiLevelType w:val="hybridMultilevel"/>
    <w:tmpl w:val="543AC264"/>
    <w:lvl w:ilvl="0" w:tplc="04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CDD6BCF"/>
    <w:multiLevelType w:val="hybridMultilevel"/>
    <w:tmpl w:val="87D69B66"/>
    <w:lvl w:ilvl="0" w:tplc="17C074AC">
      <w:start w:val="2"/>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F22B4AA">
      <w:start w:val="1"/>
      <w:numFmt w:val="lowerLetter"/>
      <w:lvlText w:val="%2"/>
      <w:lvlJc w:val="left"/>
      <w:pPr>
        <w:ind w:left="1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88896B4">
      <w:start w:val="1"/>
      <w:numFmt w:val="lowerRoman"/>
      <w:lvlText w:val="%3"/>
      <w:lvlJc w:val="left"/>
      <w:pPr>
        <w:ind w:left="19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97EEB4E">
      <w:start w:val="1"/>
      <w:numFmt w:val="decimal"/>
      <w:lvlText w:val="%4"/>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90B31C">
      <w:start w:val="1"/>
      <w:numFmt w:val="lowerLetter"/>
      <w:lvlText w:val="%5"/>
      <w:lvlJc w:val="left"/>
      <w:pPr>
        <w:ind w:left="33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18C582">
      <w:start w:val="1"/>
      <w:numFmt w:val="lowerRoman"/>
      <w:lvlText w:val="%6"/>
      <w:lvlJc w:val="left"/>
      <w:pPr>
        <w:ind w:left="40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5E890F0">
      <w:start w:val="1"/>
      <w:numFmt w:val="decimal"/>
      <w:lvlText w:val="%7"/>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56CCFC">
      <w:start w:val="1"/>
      <w:numFmt w:val="lowerLetter"/>
      <w:lvlText w:val="%8"/>
      <w:lvlJc w:val="left"/>
      <w:pPr>
        <w:ind w:left="5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712573A">
      <w:start w:val="1"/>
      <w:numFmt w:val="lowerRoman"/>
      <w:lvlText w:val="%9"/>
      <w:lvlJc w:val="left"/>
      <w:pPr>
        <w:ind w:left="6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968588360">
    <w:abstractNumId w:val="51"/>
  </w:num>
  <w:num w:numId="2" w16cid:durableId="149714031">
    <w:abstractNumId w:val="17"/>
  </w:num>
  <w:num w:numId="3" w16cid:durableId="1659387135">
    <w:abstractNumId w:val="16"/>
  </w:num>
  <w:num w:numId="4" w16cid:durableId="1334918135">
    <w:abstractNumId w:val="15"/>
  </w:num>
  <w:num w:numId="5" w16cid:durableId="946545936">
    <w:abstractNumId w:val="41"/>
  </w:num>
  <w:num w:numId="6" w16cid:durableId="264852939">
    <w:abstractNumId w:val="25"/>
  </w:num>
  <w:num w:numId="7" w16cid:durableId="1187136033">
    <w:abstractNumId w:val="47"/>
  </w:num>
  <w:num w:numId="8" w16cid:durableId="76293027">
    <w:abstractNumId w:val="35"/>
  </w:num>
  <w:num w:numId="9" w16cid:durableId="1661033694">
    <w:abstractNumId w:val="18"/>
  </w:num>
  <w:num w:numId="10" w16cid:durableId="156578484">
    <w:abstractNumId w:val="13"/>
  </w:num>
  <w:num w:numId="11" w16cid:durableId="607322842">
    <w:abstractNumId w:val="29"/>
  </w:num>
  <w:num w:numId="12" w16cid:durableId="1334725172">
    <w:abstractNumId w:val="20"/>
  </w:num>
  <w:num w:numId="13" w16cid:durableId="1938440604">
    <w:abstractNumId w:val="48"/>
  </w:num>
  <w:num w:numId="14" w16cid:durableId="61411541">
    <w:abstractNumId w:val="39"/>
  </w:num>
  <w:num w:numId="15" w16cid:durableId="1514029042">
    <w:abstractNumId w:val="44"/>
  </w:num>
  <w:num w:numId="16" w16cid:durableId="585845484">
    <w:abstractNumId w:val="21"/>
  </w:num>
  <w:num w:numId="17" w16cid:durableId="1031682652">
    <w:abstractNumId w:val="37"/>
  </w:num>
  <w:num w:numId="18" w16cid:durableId="934247296">
    <w:abstractNumId w:val="24"/>
  </w:num>
  <w:num w:numId="19" w16cid:durableId="726496523">
    <w:abstractNumId w:val="27"/>
  </w:num>
  <w:num w:numId="20" w16cid:durableId="195821801">
    <w:abstractNumId w:val="28"/>
  </w:num>
  <w:num w:numId="21" w16cid:durableId="364794407">
    <w:abstractNumId w:val="14"/>
  </w:num>
  <w:num w:numId="22" w16cid:durableId="1457405574">
    <w:abstractNumId w:val="49"/>
  </w:num>
  <w:num w:numId="23" w16cid:durableId="1661621359">
    <w:abstractNumId w:val="42"/>
  </w:num>
  <w:num w:numId="24" w16cid:durableId="122502745">
    <w:abstractNumId w:val="33"/>
  </w:num>
  <w:num w:numId="25" w16cid:durableId="249047027">
    <w:abstractNumId w:val="22"/>
  </w:num>
  <w:num w:numId="26" w16cid:durableId="215506079">
    <w:abstractNumId w:val="45"/>
  </w:num>
  <w:num w:numId="27" w16cid:durableId="181669256">
    <w:abstractNumId w:val="50"/>
  </w:num>
  <w:num w:numId="28" w16cid:durableId="1949317083">
    <w:abstractNumId w:val="10"/>
  </w:num>
  <w:num w:numId="29" w16cid:durableId="796022003">
    <w:abstractNumId w:val="23"/>
  </w:num>
  <w:num w:numId="30" w16cid:durableId="1229652067">
    <w:abstractNumId w:val="46"/>
  </w:num>
  <w:num w:numId="31" w16cid:durableId="813331223">
    <w:abstractNumId w:val="31"/>
  </w:num>
  <w:num w:numId="32" w16cid:durableId="982199653">
    <w:abstractNumId w:val="12"/>
  </w:num>
  <w:num w:numId="33" w16cid:durableId="1571235377">
    <w:abstractNumId w:val="19"/>
  </w:num>
  <w:num w:numId="34" w16cid:durableId="1865286306">
    <w:abstractNumId w:val="53"/>
  </w:num>
  <w:num w:numId="35" w16cid:durableId="42677437">
    <w:abstractNumId w:val="43"/>
  </w:num>
  <w:num w:numId="36" w16cid:durableId="1441333879">
    <w:abstractNumId w:val="38"/>
  </w:num>
  <w:num w:numId="37" w16cid:durableId="386344471">
    <w:abstractNumId w:val="26"/>
  </w:num>
  <w:num w:numId="38" w16cid:durableId="829057062">
    <w:abstractNumId w:val="11"/>
  </w:num>
  <w:num w:numId="39" w16cid:durableId="671686676">
    <w:abstractNumId w:val="36"/>
  </w:num>
  <w:num w:numId="40" w16cid:durableId="1153646440">
    <w:abstractNumId w:val="32"/>
  </w:num>
  <w:num w:numId="41" w16cid:durableId="1577519012">
    <w:abstractNumId w:val="30"/>
  </w:num>
  <w:num w:numId="42" w16cid:durableId="944267781">
    <w:abstractNumId w:val="0"/>
  </w:num>
  <w:num w:numId="43" w16cid:durableId="452676324">
    <w:abstractNumId w:val="1"/>
  </w:num>
  <w:num w:numId="44" w16cid:durableId="611018368">
    <w:abstractNumId w:val="2"/>
  </w:num>
  <w:num w:numId="45" w16cid:durableId="1506282175">
    <w:abstractNumId w:val="3"/>
  </w:num>
  <w:num w:numId="46" w16cid:durableId="2096705797">
    <w:abstractNumId w:val="8"/>
  </w:num>
  <w:num w:numId="47" w16cid:durableId="2011790568">
    <w:abstractNumId w:val="4"/>
  </w:num>
  <w:num w:numId="48" w16cid:durableId="1292394078">
    <w:abstractNumId w:val="5"/>
  </w:num>
  <w:num w:numId="49" w16cid:durableId="1598561435">
    <w:abstractNumId w:val="6"/>
  </w:num>
  <w:num w:numId="50" w16cid:durableId="2029331616">
    <w:abstractNumId w:val="7"/>
  </w:num>
  <w:num w:numId="51" w16cid:durableId="548340086">
    <w:abstractNumId w:val="9"/>
  </w:num>
  <w:num w:numId="52" w16cid:durableId="1326203646">
    <w:abstractNumId w:val="30"/>
    <w:lvlOverride w:ilvl="0">
      <w:startOverride w:val="1"/>
    </w:lvlOverride>
  </w:num>
  <w:num w:numId="53" w16cid:durableId="912928048">
    <w:abstractNumId w:val="34"/>
  </w:num>
  <w:num w:numId="54" w16cid:durableId="996492594">
    <w:abstractNumId w:val="52"/>
  </w:num>
  <w:num w:numId="55" w16cid:durableId="947813781">
    <w:abstractNumId w:val="40"/>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tthew Nelson">
    <w15:presenceInfo w15:providerId="AD" w15:userId="S::matt@agent96.onmicrosoft.com::9f42d277-c0bc-4c6c-ad4d-e941149328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D0F"/>
    <w:rsid w:val="00000575"/>
    <w:rsid w:val="0000174C"/>
    <w:rsid w:val="00013757"/>
    <w:rsid w:val="00023417"/>
    <w:rsid w:val="00024754"/>
    <w:rsid w:val="0003067F"/>
    <w:rsid w:val="00043341"/>
    <w:rsid w:val="0007009F"/>
    <w:rsid w:val="00072478"/>
    <w:rsid w:val="00080C66"/>
    <w:rsid w:val="00081BA9"/>
    <w:rsid w:val="000941F2"/>
    <w:rsid w:val="00095CEE"/>
    <w:rsid w:val="000A7019"/>
    <w:rsid w:val="000B451F"/>
    <w:rsid w:val="000B66C6"/>
    <w:rsid w:val="000B7561"/>
    <w:rsid w:val="000B7779"/>
    <w:rsid w:val="000C0382"/>
    <w:rsid w:val="000C61AC"/>
    <w:rsid w:val="000D3D7F"/>
    <w:rsid w:val="000D6BBF"/>
    <w:rsid w:val="000F6B96"/>
    <w:rsid w:val="000F6E86"/>
    <w:rsid w:val="00100E43"/>
    <w:rsid w:val="00102E41"/>
    <w:rsid w:val="001046EB"/>
    <w:rsid w:val="00123148"/>
    <w:rsid w:val="001456D4"/>
    <w:rsid w:val="0014577F"/>
    <w:rsid w:val="00150C56"/>
    <w:rsid w:val="00156F40"/>
    <w:rsid w:val="00166E30"/>
    <w:rsid w:val="00177A6A"/>
    <w:rsid w:val="00192EB6"/>
    <w:rsid w:val="001937FD"/>
    <w:rsid w:val="00195230"/>
    <w:rsid w:val="001A0507"/>
    <w:rsid w:val="001A153A"/>
    <w:rsid w:val="001A1580"/>
    <w:rsid w:val="001A706B"/>
    <w:rsid w:val="001B6BB2"/>
    <w:rsid w:val="001C6DA1"/>
    <w:rsid w:val="001E0376"/>
    <w:rsid w:val="001E1B86"/>
    <w:rsid w:val="001E2F9C"/>
    <w:rsid w:val="001F2174"/>
    <w:rsid w:val="001F61C7"/>
    <w:rsid w:val="00205F80"/>
    <w:rsid w:val="00206FCC"/>
    <w:rsid w:val="00207D16"/>
    <w:rsid w:val="002112EA"/>
    <w:rsid w:val="0022058E"/>
    <w:rsid w:val="00220689"/>
    <w:rsid w:val="002208EC"/>
    <w:rsid w:val="00223E00"/>
    <w:rsid w:val="002244BD"/>
    <w:rsid w:val="00227A34"/>
    <w:rsid w:val="002324A2"/>
    <w:rsid w:val="00232A00"/>
    <w:rsid w:val="002336B7"/>
    <w:rsid w:val="0025528E"/>
    <w:rsid w:val="00257B37"/>
    <w:rsid w:val="002728EF"/>
    <w:rsid w:val="0028093A"/>
    <w:rsid w:val="00281D0F"/>
    <w:rsid w:val="00287A9A"/>
    <w:rsid w:val="002B093F"/>
    <w:rsid w:val="002B31B8"/>
    <w:rsid w:val="002D51B1"/>
    <w:rsid w:val="002D74CF"/>
    <w:rsid w:val="002E4C38"/>
    <w:rsid w:val="002F0291"/>
    <w:rsid w:val="002F3CB4"/>
    <w:rsid w:val="002F5C35"/>
    <w:rsid w:val="003120A1"/>
    <w:rsid w:val="00323C38"/>
    <w:rsid w:val="00325E18"/>
    <w:rsid w:val="003265EE"/>
    <w:rsid w:val="00333BE9"/>
    <w:rsid w:val="00336C9F"/>
    <w:rsid w:val="00344B39"/>
    <w:rsid w:val="0036032C"/>
    <w:rsid w:val="003606B2"/>
    <w:rsid w:val="00361C4C"/>
    <w:rsid w:val="00366CF2"/>
    <w:rsid w:val="003674DD"/>
    <w:rsid w:val="00377ED5"/>
    <w:rsid w:val="003829FC"/>
    <w:rsid w:val="003B3A5C"/>
    <w:rsid w:val="003B7741"/>
    <w:rsid w:val="003C2FE3"/>
    <w:rsid w:val="003C43E4"/>
    <w:rsid w:val="003C6BFB"/>
    <w:rsid w:val="003C7F48"/>
    <w:rsid w:val="003D6EA7"/>
    <w:rsid w:val="003E0413"/>
    <w:rsid w:val="003E19B9"/>
    <w:rsid w:val="003E741F"/>
    <w:rsid w:val="003E7F2D"/>
    <w:rsid w:val="003F2F55"/>
    <w:rsid w:val="0040149D"/>
    <w:rsid w:val="00410FCD"/>
    <w:rsid w:val="00417681"/>
    <w:rsid w:val="004233AC"/>
    <w:rsid w:val="00423A9D"/>
    <w:rsid w:val="00424E0C"/>
    <w:rsid w:val="004327F7"/>
    <w:rsid w:val="0043607A"/>
    <w:rsid w:val="00437E0F"/>
    <w:rsid w:val="00452555"/>
    <w:rsid w:val="004613AD"/>
    <w:rsid w:val="00465DFE"/>
    <w:rsid w:val="004663EE"/>
    <w:rsid w:val="00473E01"/>
    <w:rsid w:val="00475B90"/>
    <w:rsid w:val="0047616C"/>
    <w:rsid w:val="0047714B"/>
    <w:rsid w:val="004A1935"/>
    <w:rsid w:val="004B0B34"/>
    <w:rsid w:val="004B5F0C"/>
    <w:rsid w:val="004C7758"/>
    <w:rsid w:val="004D5AF7"/>
    <w:rsid w:val="004D7AAC"/>
    <w:rsid w:val="004E1973"/>
    <w:rsid w:val="004E6C73"/>
    <w:rsid w:val="004F4532"/>
    <w:rsid w:val="0051030B"/>
    <w:rsid w:val="0051173A"/>
    <w:rsid w:val="00550B9C"/>
    <w:rsid w:val="00585D43"/>
    <w:rsid w:val="00594BA2"/>
    <w:rsid w:val="005D03D5"/>
    <w:rsid w:val="005D123C"/>
    <w:rsid w:val="005D26E0"/>
    <w:rsid w:val="005D54CF"/>
    <w:rsid w:val="005E092C"/>
    <w:rsid w:val="005E3B47"/>
    <w:rsid w:val="005E3B68"/>
    <w:rsid w:val="005F33C2"/>
    <w:rsid w:val="00622DBE"/>
    <w:rsid w:val="006252F6"/>
    <w:rsid w:val="00645CE2"/>
    <w:rsid w:val="00646C01"/>
    <w:rsid w:val="00655CD9"/>
    <w:rsid w:val="00663EEA"/>
    <w:rsid w:val="00677393"/>
    <w:rsid w:val="006810A4"/>
    <w:rsid w:val="0069186E"/>
    <w:rsid w:val="00694E0B"/>
    <w:rsid w:val="006B22A6"/>
    <w:rsid w:val="006B3F66"/>
    <w:rsid w:val="006B5B0E"/>
    <w:rsid w:val="007055A0"/>
    <w:rsid w:val="00705B91"/>
    <w:rsid w:val="0070600B"/>
    <w:rsid w:val="00721960"/>
    <w:rsid w:val="00723C20"/>
    <w:rsid w:val="00723EBC"/>
    <w:rsid w:val="00725789"/>
    <w:rsid w:val="00731A8E"/>
    <w:rsid w:val="0073581E"/>
    <w:rsid w:val="00735E50"/>
    <w:rsid w:val="0073657D"/>
    <w:rsid w:val="00737F82"/>
    <w:rsid w:val="007478EF"/>
    <w:rsid w:val="007641A9"/>
    <w:rsid w:val="007673B1"/>
    <w:rsid w:val="00767A25"/>
    <w:rsid w:val="007701FF"/>
    <w:rsid w:val="00771FD0"/>
    <w:rsid w:val="0077661F"/>
    <w:rsid w:val="007800DC"/>
    <w:rsid w:val="007809AE"/>
    <w:rsid w:val="00782FA8"/>
    <w:rsid w:val="007863E7"/>
    <w:rsid w:val="00786537"/>
    <w:rsid w:val="00786B9B"/>
    <w:rsid w:val="00795204"/>
    <w:rsid w:val="007A3A0E"/>
    <w:rsid w:val="007A5D69"/>
    <w:rsid w:val="007B3059"/>
    <w:rsid w:val="007B7A2D"/>
    <w:rsid w:val="007C778A"/>
    <w:rsid w:val="007D2044"/>
    <w:rsid w:val="007D426B"/>
    <w:rsid w:val="007F4A8F"/>
    <w:rsid w:val="007F62D1"/>
    <w:rsid w:val="00805D20"/>
    <w:rsid w:val="00827166"/>
    <w:rsid w:val="008343B6"/>
    <w:rsid w:val="0084507D"/>
    <w:rsid w:val="008519A0"/>
    <w:rsid w:val="008576A2"/>
    <w:rsid w:val="008577E1"/>
    <w:rsid w:val="00857F55"/>
    <w:rsid w:val="008711EF"/>
    <w:rsid w:val="00872A1F"/>
    <w:rsid w:val="008921A8"/>
    <w:rsid w:val="00892AD2"/>
    <w:rsid w:val="008A3A53"/>
    <w:rsid w:val="008A407E"/>
    <w:rsid w:val="008B2911"/>
    <w:rsid w:val="008C070F"/>
    <w:rsid w:val="008C209A"/>
    <w:rsid w:val="008D1EF1"/>
    <w:rsid w:val="008D386E"/>
    <w:rsid w:val="008D5046"/>
    <w:rsid w:val="008E07A9"/>
    <w:rsid w:val="008E4FB5"/>
    <w:rsid w:val="008E6490"/>
    <w:rsid w:val="008E7085"/>
    <w:rsid w:val="008F2581"/>
    <w:rsid w:val="008F6964"/>
    <w:rsid w:val="008F6AAB"/>
    <w:rsid w:val="008F6C07"/>
    <w:rsid w:val="009006F3"/>
    <w:rsid w:val="009016C8"/>
    <w:rsid w:val="00904496"/>
    <w:rsid w:val="009055D5"/>
    <w:rsid w:val="00906CD8"/>
    <w:rsid w:val="00912348"/>
    <w:rsid w:val="00912E80"/>
    <w:rsid w:val="00914281"/>
    <w:rsid w:val="00915C39"/>
    <w:rsid w:val="0091720D"/>
    <w:rsid w:val="0092042B"/>
    <w:rsid w:val="0092794E"/>
    <w:rsid w:val="009315BB"/>
    <w:rsid w:val="00933162"/>
    <w:rsid w:val="009502BE"/>
    <w:rsid w:val="00967FA1"/>
    <w:rsid w:val="00980F23"/>
    <w:rsid w:val="00991DAF"/>
    <w:rsid w:val="009A307D"/>
    <w:rsid w:val="009A6893"/>
    <w:rsid w:val="009A7532"/>
    <w:rsid w:val="009B5366"/>
    <w:rsid w:val="009B74F3"/>
    <w:rsid w:val="009D1A27"/>
    <w:rsid w:val="009D1DC8"/>
    <w:rsid w:val="00A05CEE"/>
    <w:rsid w:val="00A1461C"/>
    <w:rsid w:val="00A14A85"/>
    <w:rsid w:val="00A1524D"/>
    <w:rsid w:val="00A16F00"/>
    <w:rsid w:val="00A41494"/>
    <w:rsid w:val="00A6531B"/>
    <w:rsid w:val="00A70A10"/>
    <w:rsid w:val="00A86053"/>
    <w:rsid w:val="00A92A9E"/>
    <w:rsid w:val="00A9332F"/>
    <w:rsid w:val="00A9352A"/>
    <w:rsid w:val="00A9511A"/>
    <w:rsid w:val="00AA5681"/>
    <w:rsid w:val="00AB06ED"/>
    <w:rsid w:val="00AB2A07"/>
    <w:rsid w:val="00AB4166"/>
    <w:rsid w:val="00AB46A9"/>
    <w:rsid w:val="00AB6851"/>
    <w:rsid w:val="00AC64BD"/>
    <w:rsid w:val="00AD1D5C"/>
    <w:rsid w:val="00AD343F"/>
    <w:rsid w:val="00AD382D"/>
    <w:rsid w:val="00AE1010"/>
    <w:rsid w:val="00AE31F8"/>
    <w:rsid w:val="00AF5157"/>
    <w:rsid w:val="00B00E26"/>
    <w:rsid w:val="00B12612"/>
    <w:rsid w:val="00B17B00"/>
    <w:rsid w:val="00B2187E"/>
    <w:rsid w:val="00B3529D"/>
    <w:rsid w:val="00B42252"/>
    <w:rsid w:val="00B45EA6"/>
    <w:rsid w:val="00B535B1"/>
    <w:rsid w:val="00B705C7"/>
    <w:rsid w:val="00B74F1E"/>
    <w:rsid w:val="00B839B3"/>
    <w:rsid w:val="00B8624B"/>
    <w:rsid w:val="00B87624"/>
    <w:rsid w:val="00B90B96"/>
    <w:rsid w:val="00BA03A5"/>
    <w:rsid w:val="00BB07FD"/>
    <w:rsid w:val="00BB45FC"/>
    <w:rsid w:val="00BB6A89"/>
    <w:rsid w:val="00BC04AF"/>
    <w:rsid w:val="00BC0547"/>
    <w:rsid w:val="00BD3A10"/>
    <w:rsid w:val="00BD630C"/>
    <w:rsid w:val="00BE6A7A"/>
    <w:rsid w:val="00BE76B6"/>
    <w:rsid w:val="00BF0ACB"/>
    <w:rsid w:val="00BF2389"/>
    <w:rsid w:val="00BF645C"/>
    <w:rsid w:val="00BF7C70"/>
    <w:rsid w:val="00C062F4"/>
    <w:rsid w:val="00C11744"/>
    <w:rsid w:val="00C138A7"/>
    <w:rsid w:val="00C2390F"/>
    <w:rsid w:val="00C24247"/>
    <w:rsid w:val="00C24EF5"/>
    <w:rsid w:val="00C3218E"/>
    <w:rsid w:val="00C3619C"/>
    <w:rsid w:val="00C37194"/>
    <w:rsid w:val="00C37978"/>
    <w:rsid w:val="00C43AC0"/>
    <w:rsid w:val="00C46F4E"/>
    <w:rsid w:val="00C53159"/>
    <w:rsid w:val="00C57955"/>
    <w:rsid w:val="00C85BD4"/>
    <w:rsid w:val="00C87C23"/>
    <w:rsid w:val="00CB3D3A"/>
    <w:rsid w:val="00CB6BE0"/>
    <w:rsid w:val="00CC1197"/>
    <w:rsid w:val="00CC1F73"/>
    <w:rsid w:val="00CC35FC"/>
    <w:rsid w:val="00CC3D70"/>
    <w:rsid w:val="00CD329A"/>
    <w:rsid w:val="00CD3ED4"/>
    <w:rsid w:val="00CE2C60"/>
    <w:rsid w:val="00CE657F"/>
    <w:rsid w:val="00CF476C"/>
    <w:rsid w:val="00D12AE6"/>
    <w:rsid w:val="00D17692"/>
    <w:rsid w:val="00D20954"/>
    <w:rsid w:val="00D233D9"/>
    <w:rsid w:val="00D258D3"/>
    <w:rsid w:val="00D30EB5"/>
    <w:rsid w:val="00D335B5"/>
    <w:rsid w:val="00D365B8"/>
    <w:rsid w:val="00D44B6C"/>
    <w:rsid w:val="00D452ED"/>
    <w:rsid w:val="00D47006"/>
    <w:rsid w:val="00D55869"/>
    <w:rsid w:val="00D662C5"/>
    <w:rsid w:val="00D70F11"/>
    <w:rsid w:val="00D93DDC"/>
    <w:rsid w:val="00DA0AFF"/>
    <w:rsid w:val="00DA14C4"/>
    <w:rsid w:val="00DA476B"/>
    <w:rsid w:val="00DB4751"/>
    <w:rsid w:val="00DB7993"/>
    <w:rsid w:val="00DC5DB0"/>
    <w:rsid w:val="00DD034E"/>
    <w:rsid w:val="00DD2BED"/>
    <w:rsid w:val="00DD50F1"/>
    <w:rsid w:val="00DD664C"/>
    <w:rsid w:val="00DD68E7"/>
    <w:rsid w:val="00DE25DB"/>
    <w:rsid w:val="00DF0F7D"/>
    <w:rsid w:val="00DF31FE"/>
    <w:rsid w:val="00E00745"/>
    <w:rsid w:val="00E04029"/>
    <w:rsid w:val="00E04517"/>
    <w:rsid w:val="00E17340"/>
    <w:rsid w:val="00E17B25"/>
    <w:rsid w:val="00E17D40"/>
    <w:rsid w:val="00E21748"/>
    <w:rsid w:val="00E30B5A"/>
    <w:rsid w:val="00E30FAD"/>
    <w:rsid w:val="00E315C0"/>
    <w:rsid w:val="00E3239B"/>
    <w:rsid w:val="00E41E9C"/>
    <w:rsid w:val="00E434CC"/>
    <w:rsid w:val="00E444DF"/>
    <w:rsid w:val="00E47509"/>
    <w:rsid w:val="00E477CE"/>
    <w:rsid w:val="00E57430"/>
    <w:rsid w:val="00E75C2C"/>
    <w:rsid w:val="00EA1596"/>
    <w:rsid w:val="00EA429C"/>
    <w:rsid w:val="00EA53F8"/>
    <w:rsid w:val="00EA6410"/>
    <w:rsid w:val="00EB0D2E"/>
    <w:rsid w:val="00EC38CC"/>
    <w:rsid w:val="00EC6DB3"/>
    <w:rsid w:val="00ED202B"/>
    <w:rsid w:val="00EE7115"/>
    <w:rsid w:val="00EF025B"/>
    <w:rsid w:val="00EF1C93"/>
    <w:rsid w:val="00F10C23"/>
    <w:rsid w:val="00F1725A"/>
    <w:rsid w:val="00F54FE2"/>
    <w:rsid w:val="00F72698"/>
    <w:rsid w:val="00F8379B"/>
    <w:rsid w:val="00F84D68"/>
    <w:rsid w:val="00F86133"/>
    <w:rsid w:val="00F91299"/>
    <w:rsid w:val="00F92662"/>
    <w:rsid w:val="00F94D23"/>
    <w:rsid w:val="00FA7AAC"/>
    <w:rsid w:val="00FB3D0A"/>
    <w:rsid w:val="00FB3D86"/>
    <w:rsid w:val="00FC336E"/>
    <w:rsid w:val="00FD06FD"/>
    <w:rsid w:val="00FD206A"/>
    <w:rsid w:val="00FE6315"/>
    <w:rsid w:val="00FE72D2"/>
    <w:rsid w:val="00FF038A"/>
    <w:rsid w:val="00FF3B34"/>
    <w:rsid w:val="017DE828"/>
    <w:rsid w:val="069EF9EB"/>
    <w:rsid w:val="09AE2FB7"/>
    <w:rsid w:val="0A4645D4"/>
    <w:rsid w:val="0F13169C"/>
    <w:rsid w:val="12693C90"/>
    <w:rsid w:val="14729F20"/>
    <w:rsid w:val="15FDCDAE"/>
    <w:rsid w:val="1AE68A4D"/>
    <w:rsid w:val="1DDE4175"/>
    <w:rsid w:val="2A4D4F62"/>
    <w:rsid w:val="3B016439"/>
    <w:rsid w:val="3BCE3B37"/>
    <w:rsid w:val="4C3FD05C"/>
    <w:rsid w:val="4D975F81"/>
    <w:rsid w:val="5771ACD3"/>
    <w:rsid w:val="5E592A20"/>
    <w:rsid w:val="642471D6"/>
    <w:rsid w:val="75F0E92F"/>
    <w:rsid w:val="780908F9"/>
    <w:rsid w:val="78EF6E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02D07F"/>
  <w15:docId w15:val="{483AA081-C20B-7448-AB7C-5919AA3B8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417"/>
    <w:pPr>
      <w:spacing w:before="240" w:after="240" w:line="280" w:lineRule="atLeast"/>
      <w:jc w:val="both"/>
    </w:pPr>
    <w:rPr>
      <w:rFonts w:ascii="Arial" w:eastAsia="Arial" w:hAnsi="Arial" w:cs="Arial"/>
      <w:color w:val="000000"/>
    </w:rPr>
  </w:style>
  <w:style w:type="paragraph" w:styleId="Heading1">
    <w:name w:val="heading 1"/>
    <w:next w:val="Normal"/>
    <w:link w:val="Heading1Char"/>
    <w:autoRedefine/>
    <w:uiPriority w:val="9"/>
    <w:qFormat/>
    <w:rsid w:val="008C209A"/>
    <w:pPr>
      <w:keepNext/>
      <w:keepLines/>
      <w:pageBreakBefore/>
      <w:spacing w:after="0"/>
      <w:ind w:left="11" w:hanging="11"/>
      <w:outlineLvl w:val="0"/>
    </w:pPr>
    <w:rPr>
      <w:rFonts w:ascii="Arial" w:eastAsia="Arial" w:hAnsi="Arial" w:cs="Arial"/>
      <w:b/>
      <w:color w:val="0000FF"/>
      <w:sz w:val="32"/>
    </w:rPr>
  </w:style>
  <w:style w:type="paragraph" w:styleId="Heading2">
    <w:name w:val="heading 2"/>
    <w:next w:val="Normal"/>
    <w:link w:val="Heading2Char"/>
    <w:uiPriority w:val="9"/>
    <w:unhideWhenUsed/>
    <w:qFormat/>
    <w:rsid w:val="00205F80"/>
    <w:pPr>
      <w:keepNext/>
      <w:keepLines/>
      <w:spacing w:before="240" w:after="0"/>
      <w:ind w:left="11" w:hanging="11"/>
      <w:outlineLvl w:val="1"/>
    </w:pPr>
    <w:rPr>
      <w:rFonts w:ascii="Arial" w:eastAsia="Arial" w:hAnsi="Arial" w:cs="Arial"/>
      <w:b/>
      <w:i/>
      <w:color w:val="0000FF"/>
      <w:sz w:val="28"/>
    </w:rPr>
  </w:style>
  <w:style w:type="paragraph" w:styleId="Heading3">
    <w:name w:val="heading 3"/>
    <w:next w:val="Normal"/>
    <w:link w:val="Heading3Char"/>
    <w:uiPriority w:val="9"/>
    <w:unhideWhenUsed/>
    <w:qFormat/>
    <w:rsid w:val="00663EEA"/>
    <w:pPr>
      <w:keepNext/>
      <w:keepLines/>
      <w:spacing w:before="240" w:after="120" w:line="264" w:lineRule="auto"/>
      <w:ind w:left="11" w:hanging="11"/>
      <w:outlineLvl w:val="2"/>
    </w:pPr>
    <w:rPr>
      <w:rFonts w:ascii="Arial" w:eastAsia="Arial" w:hAnsi="Arial" w:cs="Arial"/>
      <w:b/>
      <w:color w:val="0000FF"/>
    </w:rPr>
  </w:style>
  <w:style w:type="paragraph" w:styleId="Heading4">
    <w:name w:val="heading 4"/>
    <w:next w:val="Normal"/>
    <w:link w:val="Heading4Char"/>
    <w:uiPriority w:val="9"/>
    <w:unhideWhenUsed/>
    <w:qFormat/>
    <w:rsid w:val="00E04029"/>
    <w:pPr>
      <w:keepNext/>
      <w:keepLines/>
      <w:spacing w:after="0" w:line="264" w:lineRule="auto"/>
      <w:ind w:left="10" w:hanging="10"/>
      <w:outlineLvl w:val="3"/>
    </w:pPr>
    <w:rPr>
      <w:rFonts w:ascii="Arial" w:eastAsia="Times New Roman" w:hAnsi="Arial" w:cs="Arial"/>
      <w:b/>
      <w:color w:val="000000"/>
      <w:szCs w:val="18"/>
    </w:rPr>
  </w:style>
  <w:style w:type="paragraph" w:styleId="Heading5">
    <w:name w:val="heading 5"/>
    <w:next w:val="Normal"/>
    <w:link w:val="Heading5Char"/>
    <w:autoRedefine/>
    <w:uiPriority w:val="9"/>
    <w:unhideWhenUsed/>
    <w:qFormat/>
    <w:rsid w:val="005D26E0"/>
    <w:pPr>
      <w:keepNext/>
      <w:keepLines/>
      <w:spacing w:after="0"/>
      <w:ind w:left="-5" w:hanging="10"/>
      <w:outlineLvl w:val="4"/>
    </w:pPr>
    <w:rPr>
      <w:rFonts w:ascii="Arial" w:eastAsia="Arial" w:hAnsi="Arial" w:cs="Arial"/>
      <w:b/>
      <w:i/>
      <w:color w:val="000000"/>
      <w:u w:val="single" w:color="000000"/>
    </w:rPr>
  </w:style>
  <w:style w:type="paragraph" w:styleId="Heading6">
    <w:name w:val="heading 6"/>
    <w:next w:val="Normal"/>
    <w:link w:val="Heading6Char"/>
    <w:uiPriority w:val="9"/>
    <w:unhideWhenUsed/>
    <w:qFormat/>
    <w:pPr>
      <w:keepNext/>
      <w:keepLines/>
      <w:spacing w:after="37" w:line="265" w:lineRule="auto"/>
      <w:ind w:left="737" w:hanging="10"/>
      <w:outlineLvl w:val="5"/>
    </w:pPr>
    <w:rPr>
      <w:rFonts w:ascii="Arial" w:eastAsia="Arial" w:hAnsi="Arial" w:cs="Arial"/>
      <w:b/>
      <w:color w:val="0000FF"/>
    </w:rPr>
  </w:style>
  <w:style w:type="paragraph" w:styleId="Heading7">
    <w:name w:val="heading 7"/>
    <w:next w:val="Normal"/>
    <w:link w:val="Heading7Char"/>
    <w:uiPriority w:val="9"/>
    <w:unhideWhenUsed/>
    <w:qFormat/>
    <w:pPr>
      <w:keepNext/>
      <w:keepLines/>
      <w:spacing w:after="37" w:line="265" w:lineRule="auto"/>
      <w:ind w:left="737" w:hanging="10"/>
      <w:outlineLvl w:val="6"/>
    </w:pPr>
    <w:rPr>
      <w:rFonts w:ascii="Arial" w:eastAsia="Arial" w:hAnsi="Arial" w:cs="Arial"/>
      <w:b/>
      <w:color w:val="0000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205F80"/>
    <w:rPr>
      <w:rFonts w:ascii="Arial" w:eastAsia="Arial" w:hAnsi="Arial" w:cs="Arial"/>
      <w:b/>
      <w:i/>
      <w:color w:val="0000FF"/>
      <w:sz w:val="28"/>
    </w:rPr>
  </w:style>
  <w:style w:type="character" w:customStyle="1" w:styleId="Heading1Char">
    <w:name w:val="Heading 1 Char"/>
    <w:link w:val="Heading1"/>
    <w:uiPriority w:val="9"/>
    <w:rsid w:val="008C209A"/>
    <w:rPr>
      <w:rFonts w:ascii="Arial" w:eastAsia="Arial" w:hAnsi="Arial" w:cs="Arial"/>
      <w:b/>
      <w:color w:val="0000FF"/>
      <w:sz w:val="32"/>
    </w:rPr>
  </w:style>
  <w:style w:type="character" w:customStyle="1" w:styleId="Heading5Char">
    <w:name w:val="Heading 5 Char"/>
    <w:link w:val="Heading5"/>
    <w:uiPriority w:val="9"/>
    <w:rsid w:val="005D26E0"/>
    <w:rPr>
      <w:rFonts w:ascii="Arial" w:eastAsia="Arial" w:hAnsi="Arial" w:cs="Arial"/>
      <w:b/>
      <w:i/>
      <w:color w:val="000000"/>
      <w:u w:val="single" w:color="000000"/>
    </w:rPr>
  </w:style>
  <w:style w:type="character" w:customStyle="1" w:styleId="Heading4Char">
    <w:name w:val="Heading 4 Char"/>
    <w:link w:val="Heading4"/>
    <w:uiPriority w:val="9"/>
    <w:rsid w:val="00E04029"/>
    <w:rPr>
      <w:rFonts w:ascii="Arial" w:eastAsia="Times New Roman" w:hAnsi="Arial" w:cs="Arial"/>
      <w:b/>
      <w:color w:val="000000"/>
      <w:szCs w:val="18"/>
    </w:rPr>
  </w:style>
  <w:style w:type="character" w:customStyle="1" w:styleId="Heading6Char">
    <w:name w:val="Heading 6 Char"/>
    <w:link w:val="Heading6"/>
    <w:rPr>
      <w:rFonts w:ascii="Arial" w:eastAsia="Arial" w:hAnsi="Arial" w:cs="Arial"/>
      <w:b/>
      <w:color w:val="0000FF"/>
      <w:sz w:val="22"/>
    </w:rPr>
  </w:style>
  <w:style w:type="character" w:customStyle="1" w:styleId="Heading7Char">
    <w:name w:val="Heading 7 Char"/>
    <w:link w:val="Heading7"/>
    <w:rPr>
      <w:rFonts w:ascii="Arial" w:eastAsia="Arial" w:hAnsi="Arial" w:cs="Arial"/>
      <w:b/>
      <w:color w:val="0000FF"/>
      <w:sz w:val="22"/>
    </w:rPr>
  </w:style>
  <w:style w:type="character" w:customStyle="1" w:styleId="Heading3Char">
    <w:name w:val="Heading 3 Char"/>
    <w:link w:val="Heading3"/>
    <w:uiPriority w:val="9"/>
    <w:rsid w:val="00663EEA"/>
    <w:rPr>
      <w:rFonts w:ascii="Arial" w:eastAsia="Arial" w:hAnsi="Arial" w:cs="Arial"/>
      <w:b/>
      <w:color w:val="0000FF"/>
    </w:rPr>
  </w:style>
  <w:style w:type="paragraph" w:styleId="TOC9">
    <w:name w:val="toc 9"/>
    <w:basedOn w:val="Normal"/>
    <w:next w:val="Normal"/>
    <w:autoRedefine/>
    <w:uiPriority w:val="39"/>
    <w:semiHidden/>
    <w:unhideWhenUsed/>
    <w:rsid w:val="00E17340"/>
    <w:pPr>
      <w:spacing w:after="100"/>
      <w:ind w:left="1760"/>
    </w:pPr>
  </w:style>
  <w:style w:type="paragraph" w:styleId="TOC1">
    <w:name w:val="toc 1"/>
    <w:basedOn w:val="Normal"/>
    <w:next w:val="Normal"/>
    <w:autoRedefine/>
    <w:uiPriority w:val="39"/>
    <w:unhideWhenUsed/>
    <w:rsid w:val="00424E0C"/>
    <w:pPr>
      <w:suppressLineNumbers/>
      <w:tabs>
        <w:tab w:val="left" w:pos="45"/>
        <w:tab w:val="right" w:leader="dot" w:pos="9106"/>
      </w:tabs>
      <w:spacing w:beforeLines="40" w:before="96" w:afterLines="40" w:after="96"/>
    </w:pPr>
    <w:rPr>
      <w:b/>
    </w:rPr>
  </w:style>
  <w:style w:type="paragraph" w:styleId="TOC2">
    <w:name w:val="toc 2"/>
    <w:basedOn w:val="Normal"/>
    <w:next w:val="Normal"/>
    <w:autoRedefine/>
    <w:uiPriority w:val="39"/>
    <w:unhideWhenUsed/>
    <w:rsid w:val="00424E0C"/>
    <w:pPr>
      <w:suppressLineNumbers/>
      <w:tabs>
        <w:tab w:val="right" w:leader="dot" w:pos="9108"/>
      </w:tabs>
      <w:spacing w:after="100"/>
      <w:ind w:left="221"/>
    </w:pPr>
  </w:style>
  <w:style w:type="character" w:styleId="LineNumber">
    <w:name w:val="line number"/>
    <w:hidden/>
    <w:rPr>
      <w:rFonts w:ascii="Arial" w:eastAsia="Arial" w:hAnsi="Arial" w:cs="Arial"/>
      <w:color w:val="000000"/>
      <w:sz w:val="22"/>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081B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1BA9"/>
    <w:rPr>
      <w:rFonts w:ascii="Segoe UI" w:eastAsia="Arial" w:hAnsi="Segoe UI" w:cs="Segoe UI"/>
      <w:color w:val="000000"/>
      <w:sz w:val="18"/>
      <w:szCs w:val="18"/>
    </w:rPr>
  </w:style>
  <w:style w:type="paragraph" w:styleId="ListParagraph">
    <w:name w:val="List Paragraph"/>
    <w:basedOn w:val="Normal"/>
    <w:uiPriority w:val="34"/>
    <w:qFormat/>
    <w:rsid w:val="008C209A"/>
    <w:pPr>
      <w:numPr>
        <w:numId w:val="4"/>
      </w:numPr>
      <w:ind w:left="641" w:hanging="357"/>
    </w:pPr>
  </w:style>
  <w:style w:type="character" w:styleId="Hyperlink">
    <w:name w:val="Hyperlink"/>
    <w:basedOn w:val="DefaultParagraphFont"/>
    <w:uiPriority w:val="99"/>
    <w:unhideWhenUsed/>
    <w:rsid w:val="00E47509"/>
    <w:rPr>
      <w:color w:val="0563C1" w:themeColor="hyperlink"/>
      <w:u w:val="single"/>
    </w:rPr>
  </w:style>
  <w:style w:type="character" w:styleId="CommentReference">
    <w:name w:val="annotation reference"/>
    <w:basedOn w:val="DefaultParagraphFont"/>
    <w:uiPriority w:val="99"/>
    <w:semiHidden/>
    <w:unhideWhenUsed/>
    <w:rsid w:val="002E4C38"/>
    <w:rPr>
      <w:sz w:val="16"/>
      <w:szCs w:val="16"/>
    </w:rPr>
  </w:style>
  <w:style w:type="paragraph" w:styleId="CommentText">
    <w:name w:val="annotation text"/>
    <w:basedOn w:val="Normal"/>
    <w:link w:val="CommentTextChar"/>
    <w:uiPriority w:val="99"/>
    <w:semiHidden/>
    <w:unhideWhenUsed/>
    <w:rsid w:val="002E4C38"/>
    <w:pPr>
      <w:spacing w:line="240" w:lineRule="auto"/>
    </w:pPr>
    <w:rPr>
      <w:sz w:val="20"/>
      <w:szCs w:val="20"/>
    </w:rPr>
  </w:style>
  <w:style w:type="character" w:customStyle="1" w:styleId="CommentTextChar">
    <w:name w:val="Comment Text Char"/>
    <w:basedOn w:val="DefaultParagraphFont"/>
    <w:link w:val="CommentText"/>
    <w:uiPriority w:val="99"/>
    <w:semiHidden/>
    <w:rsid w:val="002E4C38"/>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2E4C38"/>
    <w:rPr>
      <w:b/>
      <w:bCs/>
    </w:rPr>
  </w:style>
  <w:style w:type="character" w:customStyle="1" w:styleId="CommentSubjectChar">
    <w:name w:val="Comment Subject Char"/>
    <w:basedOn w:val="CommentTextChar"/>
    <w:link w:val="CommentSubject"/>
    <w:uiPriority w:val="99"/>
    <w:semiHidden/>
    <w:rsid w:val="002E4C38"/>
    <w:rPr>
      <w:rFonts w:ascii="Arial" w:eastAsia="Arial" w:hAnsi="Arial" w:cs="Arial"/>
      <w:b/>
      <w:bCs/>
      <w:color w:val="000000"/>
      <w:sz w:val="20"/>
      <w:szCs w:val="20"/>
    </w:rPr>
  </w:style>
  <w:style w:type="character" w:customStyle="1" w:styleId="UnresolvedMention1">
    <w:name w:val="Unresolved Mention1"/>
    <w:basedOn w:val="DefaultParagraphFont"/>
    <w:uiPriority w:val="99"/>
    <w:semiHidden/>
    <w:unhideWhenUsed/>
    <w:rsid w:val="00E3239B"/>
    <w:rPr>
      <w:color w:val="605E5C"/>
      <w:shd w:val="clear" w:color="auto" w:fill="E1DFDD"/>
    </w:rPr>
  </w:style>
  <w:style w:type="paragraph" w:styleId="Title">
    <w:name w:val="Title"/>
    <w:aliases w:val="FrontPage"/>
    <w:basedOn w:val="Normal"/>
    <w:link w:val="TitleChar"/>
    <w:autoRedefine/>
    <w:uiPriority w:val="10"/>
    <w:qFormat/>
    <w:rsid w:val="003E7F2D"/>
    <w:pPr>
      <w:spacing w:before="0" w:after="0" w:line="240" w:lineRule="auto"/>
      <w:jc w:val="center"/>
    </w:pPr>
    <w:rPr>
      <w:b/>
      <w:color w:val="000080"/>
      <w:sz w:val="44"/>
      <w:szCs w:val="20"/>
    </w:rPr>
  </w:style>
  <w:style w:type="character" w:customStyle="1" w:styleId="TitleChar">
    <w:name w:val="Title Char"/>
    <w:aliases w:val="FrontPage Char"/>
    <w:basedOn w:val="DefaultParagraphFont"/>
    <w:link w:val="Title"/>
    <w:uiPriority w:val="10"/>
    <w:rsid w:val="003E7F2D"/>
    <w:rPr>
      <w:rFonts w:ascii="Arial" w:eastAsia="Arial" w:hAnsi="Arial" w:cs="Arial"/>
      <w:b/>
      <w:color w:val="000080"/>
      <w:sz w:val="44"/>
      <w:szCs w:val="20"/>
    </w:rPr>
  </w:style>
  <w:style w:type="paragraph" w:styleId="Subtitle">
    <w:name w:val="Subtitle"/>
    <w:basedOn w:val="Normal"/>
    <w:next w:val="Normal"/>
    <w:link w:val="SubtitleChar"/>
    <w:autoRedefine/>
    <w:uiPriority w:val="11"/>
    <w:qFormat/>
    <w:rsid w:val="008F6AAB"/>
    <w:pPr>
      <w:spacing w:before="0" w:after="0" w:line="320" w:lineRule="atLeast"/>
      <w:jc w:val="center"/>
    </w:pPr>
    <w:rPr>
      <w:color w:val="00007F"/>
      <w:sz w:val="24"/>
      <w:szCs w:val="16"/>
    </w:rPr>
  </w:style>
  <w:style w:type="character" w:customStyle="1" w:styleId="SubtitleChar">
    <w:name w:val="Subtitle Char"/>
    <w:basedOn w:val="DefaultParagraphFont"/>
    <w:link w:val="Subtitle"/>
    <w:uiPriority w:val="11"/>
    <w:rsid w:val="008F6AAB"/>
    <w:rPr>
      <w:rFonts w:ascii="Arial" w:eastAsia="Arial" w:hAnsi="Arial" w:cs="Arial"/>
      <w:color w:val="00007F"/>
      <w:sz w:val="24"/>
      <w:szCs w:val="16"/>
    </w:rPr>
  </w:style>
  <w:style w:type="paragraph" w:customStyle="1" w:styleId="NumberedList">
    <w:name w:val="Numbered List"/>
    <w:basedOn w:val="ListParagraph"/>
    <w:autoRedefine/>
    <w:qFormat/>
    <w:rsid w:val="00D93DDC"/>
    <w:pPr>
      <w:numPr>
        <w:numId w:val="41"/>
      </w:numPr>
    </w:pPr>
  </w:style>
  <w:style w:type="paragraph" w:styleId="Caption">
    <w:name w:val="caption"/>
    <w:basedOn w:val="Normal"/>
    <w:next w:val="Normal"/>
    <w:autoRedefine/>
    <w:uiPriority w:val="35"/>
    <w:unhideWhenUsed/>
    <w:qFormat/>
    <w:rsid w:val="007F4A8F"/>
    <w:pPr>
      <w:spacing w:before="120" w:after="120" w:line="259" w:lineRule="auto"/>
      <w:jc w:val="center"/>
    </w:pPr>
    <w:rPr>
      <w:rFonts w:eastAsia="Times New Roman"/>
      <w:b/>
      <w:sz w:val="20"/>
      <w:szCs w:val="20"/>
    </w:rPr>
  </w:style>
  <w:style w:type="paragraph" w:customStyle="1" w:styleId="TableText">
    <w:name w:val="Table Text"/>
    <w:basedOn w:val="Normal"/>
    <w:qFormat/>
    <w:rsid w:val="00023417"/>
    <w:pPr>
      <w:spacing w:before="0" w:after="0"/>
      <w:jc w:val="left"/>
    </w:pPr>
  </w:style>
  <w:style w:type="paragraph" w:styleId="FootnoteText">
    <w:name w:val="footnote text"/>
    <w:basedOn w:val="Normal"/>
    <w:link w:val="FootnoteTextChar"/>
    <w:uiPriority w:val="99"/>
    <w:semiHidden/>
    <w:unhideWhenUsed/>
    <w:rsid w:val="00FA7AAC"/>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A7AAC"/>
    <w:rPr>
      <w:rFonts w:ascii="Arial" w:eastAsia="Arial" w:hAnsi="Arial" w:cs="Arial"/>
      <w:color w:val="000000"/>
      <w:sz w:val="20"/>
      <w:szCs w:val="20"/>
    </w:rPr>
  </w:style>
  <w:style w:type="character" w:styleId="FootnoteReference">
    <w:name w:val="footnote reference"/>
    <w:basedOn w:val="DefaultParagraphFont"/>
    <w:uiPriority w:val="99"/>
    <w:semiHidden/>
    <w:unhideWhenUsed/>
    <w:rsid w:val="00FA7AAC"/>
    <w:rPr>
      <w:vertAlign w:val="superscript"/>
    </w:rPr>
  </w:style>
  <w:style w:type="character" w:customStyle="1" w:styleId="fixed">
    <w:name w:val="fixed"/>
    <w:basedOn w:val="DefaultParagraphFont"/>
    <w:uiPriority w:val="1"/>
    <w:qFormat/>
    <w:rsid w:val="003E741F"/>
    <w:rPr>
      <w:rFonts w:ascii="Courier New" w:hAnsi="Courier New"/>
      <w:b w:val="0"/>
      <w:i w:val="0"/>
      <w:noProof/>
      <w:sz w:val="22"/>
      <w:lang w:val="en-GB"/>
    </w:rPr>
  </w:style>
  <w:style w:type="paragraph" w:styleId="Revision">
    <w:name w:val="Revision"/>
    <w:hidden/>
    <w:uiPriority w:val="99"/>
    <w:semiHidden/>
    <w:rsid w:val="00914281"/>
    <w:pPr>
      <w:spacing w:after="0" w:line="240" w:lineRule="auto"/>
    </w:pPr>
    <w:rPr>
      <w:rFonts w:ascii="Arial" w:eastAsia="Arial" w:hAnsi="Arial" w:cs="Arial"/>
      <w:color w:val="000000"/>
    </w:rPr>
  </w:style>
  <w:style w:type="character" w:customStyle="1" w:styleId="ArtefactClass">
    <w:name w:val="ArtefactClass"/>
    <w:basedOn w:val="DefaultParagraphFont"/>
    <w:uiPriority w:val="1"/>
    <w:qFormat/>
    <w:rsid w:val="00B839B3"/>
    <w:rPr>
      <w:rFonts w:ascii="Courier New" w:hAnsi="Courier New"/>
      <w:noProof/>
      <w:lang w:val="en-GB"/>
    </w:rPr>
  </w:style>
  <w:style w:type="character" w:customStyle="1" w:styleId="ArtefactClassAbstract">
    <w:name w:val="ArtefactClassAbstract"/>
    <w:basedOn w:val="DefaultParagraphFont"/>
    <w:uiPriority w:val="1"/>
    <w:qFormat/>
    <w:rsid w:val="005E092C"/>
    <w:rPr>
      <w:rFonts w:ascii="Courier New" w:hAnsi="Courier New"/>
      <w:i/>
      <w:noProof/>
      <w:lang w:val="en-GB"/>
    </w:rPr>
  </w:style>
  <w:style w:type="paragraph" w:styleId="TOC3">
    <w:name w:val="toc 3"/>
    <w:basedOn w:val="Normal"/>
    <w:next w:val="Normal"/>
    <w:autoRedefine/>
    <w:uiPriority w:val="39"/>
    <w:unhideWhenUsed/>
    <w:rsid w:val="00424E0C"/>
    <w:pPr>
      <w:suppressLineNumbers/>
      <w:tabs>
        <w:tab w:val="right" w:leader="dot" w:pos="9108"/>
      </w:tabs>
      <w:spacing w:after="100"/>
      <w:ind w:left="440"/>
    </w:pPr>
  </w:style>
  <w:style w:type="table" w:customStyle="1" w:styleId="TableGrid">
    <w:name w:val="TableGrid"/>
    <w:rsid w:val="008577E1"/>
    <w:pPr>
      <w:spacing w:after="0" w:line="240" w:lineRule="auto"/>
    </w:pPr>
    <w:tblPr>
      <w:tblCellMar>
        <w:top w:w="0" w:type="dxa"/>
        <w:left w:w="0" w:type="dxa"/>
        <w:bottom w:w="0" w:type="dxa"/>
        <w:right w:w="0" w:type="dxa"/>
      </w:tblCellMar>
    </w:tblPr>
  </w:style>
  <w:style w:type="paragraph" w:customStyle="1" w:styleId="FrontPageSub">
    <w:name w:val="FrontPageSub"/>
    <w:basedOn w:val="Title"/>
    <w:rsid w:val="003E7F2D"/>
    <w:rPr>
      <w:bCs/>
      <w:sz w:val="32"/>
    </w:rPr>
  </w:style>
  <w:style w:type="character" w:styleId="UnresolvedMention">
    <w:name w:val="Unresolved Mention"/>
    <w:basedOn w:val="DefaultParagraphFont"/>
    <w:uiPriority w:val="99"/>
    <w:semiHidden/>
    <w:unhideWhenUsed/>
    <w:rsid w:val="0000174C"/>
    <w:rPr>
      <w:color w:val="605E5C"/>
      <w:shd w:val="clear" w:color="auto" w:fill="E1DFDD"/>
    </w:rPr>
  </w:style>
  <w:style w:type="paragraph" w:styleId="Footer">
    <w:name w:val="footer"/>
    <w:basedOn w:val="Normal"/>
    <w:link w:val="FooterChar"/>
    <w:uiPriority w:val="99"/>
    <w:unhideWhenUsed/>
    <w:rsid w:val="0000174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0174C"/>
    <w:rPr>
      <w:rFonts w:ascii="Arial" w:eastAsia="Arial" w:hAnsi="Arial" w:cs="Arial"/>
      <w:color w:val="000000"/>
    </w:rPr>
  </w:style>
  <w:style w:type="paragraph" w:styleId="TOCHeading">
    <w:name w:val="TOC Heading"/>
    <w:basedOn w:val="Heading1"/>
    <w:next w:val="Normal"/>
    <w:uiPriority w:val="39"/>
    <w:unhideWhenUsed/>
    <w:qFormat/>
    <w:rsid w:val="007B7A2D"/>
    <w:pPr>
      <w:pageBreakBefore w:val="0"/>
      <w:spacing w:before="240"/>
      <w:ind w:left="0" w:firstLine="0"/>
      <w:outlineLvl w:val="9"/>
    </w:pPr>
    <w:rPr>
      <w:rFonts w:asciiTheme="majorHAnsi" w:eastAsiaTheme="majorEastAsia" w:hAnsiTheme="majorHAnsi" w:cstheme="majorBidi"/>
      <w:b w:val="0"/>
      <w:color w:val="2F5496" w:themeColor="accent1" w:themeShade="BF"/>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316886">
      <w:bodyDiv w:val="1"/>
      <w:marLeft w:val="0"/>
      <w:marRight w:val="0"/>
      <w:marTop w:val="0"/>
      <w:marBottom w:val="0"/>
      <w:divBdr>
        <w:top w:val="none" w:sz="0" w:space="0" w:color="auto"/>
        <w:left w:val="none" w:sz="0" w:space="0" w:color="auto"/>
        <w:bottom w:val="none" w:sz="0" w:space="0" w:color="auto"/>
        <w:right w:val="none" w:sz="0" w:space="0" w:color="auto"/>
      </w:divBdr>
    </w:div>
    <w:div w:id="735054395">
      <w:bodyDiv w:val="1"/>
      <w:marLeft w:val="0"/>
      <w:marRight w:val="0"/>
      <w:marTop w:val="0"/>
      <w:marBottom w:val="0"/>
      <w:divBdr>
        <w:top w:val="none" w:sz="0" w:space="0" w:color="auto"/>
        <w:left w:val="none" w:sz="0" w:space="0" w:color="auto"/>
        <w:bottom w:val="none" w:sz="0" w:space="0" w:color="auto"/>
        <w:right w:val="none" w:sz="0" w:space="0" w:color="auto"/>
      </w:divBdr>
    </w:div>
    <w:div w:id="1939632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7.jpg"/><Relationship Id="rId39" Type="http://schemas.openxmlformats.org/officeDocument/2006/relationships/image" Target="media/image13.png"/><Relationship Id="rId21" Type="http://schemas.openxmlformats.org/officeDocument/2006/relationships/header" Target="header6.xml"/><Relationship Id="rId34" Type="http://schemas.openxmlformats.org/officeDocument/2006/relationships/header" Target="header8.xm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oter" Target="footer1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footer" Target="footer7.xml"/><Relationship Id="rId37" Type="http://schemas.openxmlformats.org/officeDocument/2006/relationships/header" Target="header9.xm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eader" Target="header11.xm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yperlink" Target="https://github.com/sdmx-twg/sdmx-rest" TargetMode="External"/><Relationship Id="rId30" Type="http://schemas.openxmlformats.org/officeDocument/2006/relationships/image" Target="media/image9.png"/><Relationship Id="rId35" Type="http://schemas.openxmlformats.org/officeDocument/2006/relationships/footer" Target="footer8.xm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eader" Target="header12.xml"/><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header" Target="header7.xml"/><Relationship Id="rId38" Type="http://schemas.openxmlformats.org/officeDocument/2006/relationships/footer" Target="footer10.xml"/><Relationship Id="rId46" Type="http://schemas.openxmlformats.org/officeDocument/2006/relationships/image" Target="media/image20.png"/><Relationship Id="rId59" Type="http://schemas.microsoft.com/office/2011/relationships/people" Target="people.xml"/><Relationship Id="rId20" Type="http://schemas.openxmlformats.org/officeDocument/2006/relationships/footer" Target="footer5.xml"/><Relationship Id="rId41" Type="http://schemas.openxmlformats.org/officeDocument/2006/relationships/image" Target="media/image15.png"/><Relationship Id="rId54"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hyperlink" Target="https://github.com/sdmx-twg/sdmx-rest" TargetMode="External"/><Relationship Id="rId36" Type="http://schemas.openxmlformats.org/officeDocument/2006/relationships/footer" Target="footer9.xml"/><Relationship Id="rId49" Type="http://schemas.openxmlformats.org/officeDocument/2006/relationships/image" Target="media/image23.png"/><Relationship Id="rId57" Type="http://schemas.openxmlformats.org/officeDocument/2006/relationships/footer" Target="footer13.xm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header" Target="header10.xml"/><Relationship Id="rId60" Type="http://schemas.openxmlformats.org/officeDocument/2006/relationships/theme" Target="theme/theme1.xml"/></Relationships>
</file>

<file path=word/_rels/footer5.xml.rels><?xml version="1.0" encoding="UTF-8" standalone="yes"?>
<Relationships xmlns="http://schemas.openxmlformats.org/package/2006/relationships"><Relationship Id="rId1" Type="http://schemas.openxmlformats.org/officeDocument/2006/relationships/hyperlink" Target="http://www.sdmx.or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70B63A6A52345478667DDD54A46D2C1" ma:contentTypeVersion="4" ma:contentTypeDescription="Create a new document." ma:contentTypeScope="" ma:versionID="df36cb997626ea41fb30fa61cbe96b26">
  <xsd:schema xmlns:xsd="http://www.w3.org/2001/XMLSchema" xmlns:xs="http://www.w3.org/2001/XMLSchema" xmlns:p="http://schemas.microsoft.com/office/2006/metadata/properties" xmlns:ns2="7c27afc8-a497-4ae6-9cb8-2e60f39dcd8d" targetNamespace="http://schemas.microsoft.com/office/2006/metadata/properties" ma:root="true" ma:fieldsID="db91ce856fcb96ae198a7477b40d7a32" ns2:_="">
    <xsd:import namespace="7c27afc8-a497-4ae6-9cb8-2e60f39dcd8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27afc8-a497-4ae6-9cb8-2e60f39dc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4C28D15-DD3D-45EB-8C5A-5EC05B3FAAE2}">
  <ds:schemaRefs>
    <ds:schemaRef ds:uri="http://schemas.microsoft.com/sharepoint/v3/contenttype/forms"/>
  </ds:schemaRefs>
</ds:datastoreItem>
</file>

<file path=customXml/itemProps2.xml><?xml version="1.0" encoding="utf-8"?>
<ds:datastoreItem xmlns:ds="http://schemas.openxmlformats.org/officeDocument/2006/customXml" ds:itemID="{AC0E25FE-8886-4602-879D-86EA129D10CE}">
  <ds:schemaRefs>
    <ds:schemaRef ds:uri="http://schemas.openxmlformats.org/officeDocument/2006/bibliography"/>
  </ds:schemaRefs>
</ds:datastoreItem>
</file>

<file path=customXml/itemProps3.xml><?xml version="1.0" encoding="utf-8"?>
<ds:datastoreItem xmlns:ds="http://schemas.openxmlformats.org/officeDocument/2006/customXml" ds:itemID="{B02EB1F6-4896-4EFB-93B6-351BD15419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27afc8-a497-4ae6-9cb8-2e60f39dcd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93A925-DB9C-4241-968E-2731423D24E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61</Pages>
  <Words>12200</Words>
  <Characters>69540</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Information Model</vt:lpstr>
    </vt:vector>
  </TitlesOfParts>
  <Company/>
  <LinksUpToDate>false</LinksUpToDate>
  <CharactersWithSpaces>81577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 Model</dc:title>
  <dc:subject/>
  <dc:creator>Nelson</dc:creator>
  <cp:keywords/>
  <dc:description/>
  <cp:lastModifiedBy>Matthew Nelson</cp:lastModifiedBy>
  <cp:revision>14</cp:revision>
  <dcterms:created xsi:type="dcterms:W3CDTF">2024-09-16T13:36:00Z</dcterms:created>
  <dcterms:modified xsi:type="dcterms:W3CDTF">2024-09-24T11:23:00Z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0x010100770B63A6A52345478667DDD54A46D2C1</vt:lpwstr>
  </property>
</Properties>
</file>