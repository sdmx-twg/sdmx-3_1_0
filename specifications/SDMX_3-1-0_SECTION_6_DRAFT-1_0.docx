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jc w:val="center"/>
        <w:tblBorders>
          <w:insideH w:val="none" w:sz="0" w:space="0" w:color="auto"/>
          <w:insideV w:val="none" w:sz="0" w:space="0" w:color="auto"/>
        </w:tblBorders>
        <w:tblCellMar>
          <w:left w:w="567" w:type="dxa"/>
          <w:right w:w="567" w:type="dxa"/>
        </w:tblCellMar>
        <w:tblLook w:val="04A0" w:firstRow="1" w:lastRow="0" w:firstColumn="1" w:lastColumn="0" w:noHBand="0" w:noVBand="1"/>
      </w:tblPr>
      <w:tblGrid>
        <w:gridCol w:w="8302"/>
      </w:tblGrid>
      <w:tr w:rsidR="00B10E4A" w14:paraId="56F3A374" w14:textId="77777777" w:rsidTr="001B2CD7">
        <w:trPr>
          <w:trHeight w:val="11340"/>
          <w:jc w:val="center"/>
        </w:trPr>
        <w:tc>
          <w:tcPr>
            <w:tcW w:w="8926" w:type="dxa"/>
            <w:vAlign w:val="center"/>
          </w:tcPr>
          <w:p w14:paraId="5BD28F9A" w14:textId="050AE0B8" w:rsidR="00B10E4A" w:rsidRPr="00FD4515" w:rsidRDefault="00B10E4A" w:rsidP="00FB42DA">
            <w:pPr>
              <w:pStyle w:val="FrontPage"/>
            </w:pPr>
            <w:r w:rsidRPr="00FD4515">
              <w:t>SDMX STANDARDS: SECTION 6</w:t>
            </w:r>
          </w:p>
          <w:p w14:paraId="37DBE774" w14:textId="77777777" w:rsidR="00B10E4A" w:rsidRPr="008114AE" w:rsidRDefault="00B10E4A" w:rsidP="00FB42DA">
            <w:pPr>
              <w:pStyle w:val="FrontPage"/>
            </w:pPr>
          </w:p>
          <w:p w14:paraId="0A4B252F" w14:textId="77777777" w:rsidR="00B10E4A" w:rsidRPr="008114AE" w:rsidRDefault="00B10E4A" w:rsidP="00FB42DA">
            <w:pPr>
              <w:pStyle w:val="FrontPage"/>
            </w:pPr>
          </w:p>
          <w:p w14:paraId="7FDE3FF5" w14:textId="77777777" w:rsidR="00B10E4A" w:rsidRPr="00F2745A" w:rsidRDefault="00B10E4A" w:rsidP="00FB42DA">
            <w:pPr>
              <w:pStyle w:val="FrontPage"/>
            </w:pPr>
          </w:p>
          <w:p w14:paraId="55D291B6" w14:textId="77777777" w:rsidR="00B10E4A" w:rsidRPr="00FD4515" w:rsidRDefault="00B10E4A" w:rsidP="00FB42DA">
            <w:pPr>
              <w:pStyle w:val="FrontPage"/>
            </w:pPr>
            <w:r w:rsidRPr="00FD4515">
              <w:t>TECHNICAL NOTES</w:t>
            </w:r>
          </w:p>
          <w:p w14:paraId="0A2CCDA2" w14:textId="77777777" w:rsidR="00B10E4A" w:rsidRPr="008114AE" w:rsidRDefault="00B10E4A" w:rsidP="00FB42DA">
            <w:pPr>
              <w:pStyle w:val="FrontPage"/>
            </w:pPr>
          </w:p>
          <w:p w14:paraId="598B83E9" w14:textId="77777777" w:rsidR="00750B0F" w:rsidRDefault="00750B0F" w:rsidP="00FB42DA">
            <w:pPr>
              <w:pStyle w:val="FrontPage"/>
            </w:pPr>
          </w:p>
          <w:p w14:paraId="25118A17" w14:textId="25923494" w:rsidR="00750B0F" w:rsidRPr="00FB42DA" w:rsidRDefault="00B10E4A" w:rsidP="00FB42DA">
            <w:pPr>
              <w:pStyle w:val="FrontPage"/>
            </w:pPr>
            <w:r w:rsidRPr="00C91673">
              <w:rPr>
                <w:bCs/>
                <w:szCs w:val="44"/>
              </w:rPr>
              <w:t>Version 3.</w:t>
            </w:r>
            <w:ins w:id="0" w:author="Matthew Nelson" w:date="2024-09-19T16:09:00Z">
              <w:r w:rsidR="00AF2D4B">
                <w:rPr>
                  <w:bCs/>
                  <w:szCs w:val="44"/>
                </w:rPr>
                <w:t>1.0</w:t>
              </w:r>
            </w:ins>
            <w:del w:id="1" w:author="Matthew Nelson" w:date="2024-09-19T16:09:00Z">
              <w:r w:rsidRPr="00C91673" w:rsidDel="00AF2D4B">
                <w:rPr>
                  <w:bCs/>
                  <w:szCs w:val="44"/>
                </w:rPr>
                <w:delText>0</w:delText>
              </w:r>
            </w:del>
          </w:p>
          <w:p w14:paraId="1B59969C" w14:textId="551BC2EB" w:rsidR="00750B0F" w:rsidRPr="00FB42DA" w:rsidRDefault="00750B0F" w:rsidP="00FB42DA">
            <w:pPr>
              <w:pStyle w:val="FrontPage"/>
            </w:pPr>
          </w:p>
        </w:tc>
      </w:tr>
      <w:tr w:rsidR="00FB42DA" w14:paraId="53E3B391" w14:textId="77777777" w:rsidTr="001B2CD7">
        <w:trPr>
          <w:trHeight w:val="1701"/>
          <w:jc w:val="center"/>
        </w:trPr>
        <w:tc>
          <w:tcPr>
            <w:tcW w:w="8926" w:type="dxa"/>
            <w:vAlign w:val="center"/>
          </w:tcPr>
          <w:p w14:paraId="3F1CEE03" w14:textId="6AC2CE62" w:rsidR="00FB42DA" w:rsidRPr="00FD4515" w:rsidRDefault="00FB42DA" w:rsidP="00FB42DA">
            <w:pPr>
              <w:pStyle w:val="FrontPageSubHeading"/>
            </w:pPr>
            <w:del w:id="2" w:author="Matthew Nelson" w:date="2024-09-19T16:09:00Z">
              <w:r w:rsidRPr="00FB42DA" w:rsidDel="00AF2D4B">
                <w:delText xml:space="preserve">October </w:delText>
              </w:r>
            </w:del>
            <w:ins w:id="3" w:author="Matthew Nelson" w:date="2024-09-19T16:09:00Z">
              <w:r w:rsidR="00AF2D4B">
                <w:t>September</w:t>
              </w:r>
              <w:r w:rsidR="00AF2D4B" w:rsidRPr="00FB42DA">
                <w:t xml:space="preserve"> </w:t>
              </w:r>
            </w:ins>
            <w:r w:rsidRPr="00FB42DA">
              <w:t>202</w:t>
            </w:r>
            <w:del w:id="4" w:author="Matthew Nelson" w:date="2024-09-19T16:09:00Z">
              <w:r w:rsidRPr="00FB42DA" w:rsidDel="00AF2D4B">
                <w:delText>1</w:delText>
              </w:r>
            </w:del>
            <w:ins w:id="5" w:author="Matthew Nelson" w:date="2024-09-19T16:09:00Z">
              <w:r w:rsidR="00AF2D4B">
                <w:t>4</w:t>
              </w:r>
            </w:ins>
          </w:p>
        </w:tc>
      </w:tr>
    </w:tbl>
    <w:p w14:paraId="65B2A34A" w14:textId="77777777" w:rsidR="00B83610" w:rsidRDefault="00B83610" w:rsidP="00FD4515"/>
    <w:p w14:paraId="1583FF6F" w14:textId="7AB9FE5D" w:rsidR="00820C1D" w:rsidRDefault="00820C1D">
      <w:pPr>
        <w:jc w:val="left"/>
        <w:rPr>
          <w:b/>
          <w:sz w:val="32"/>
          <w:szCs w:val="32"/>
          <w:lang w:val="en-US"/>
        </w:rPr>
      </w:pPr>
      <w:r>
        <w:br w:type="page"/>
      </w:r>
    </w:p>
    <w:p w14:paraId="3EBA1A43" w14:textId="77777777" w:rsidR="00BA5413" w:rsidRDefault="00BA5413">
      <w:pPr>
        <w:pStyle w:val="Chapterhead"/>
      </w:pPr>
      <w:r>
        <w:lastRenderedPageBreak/>
        <w:t>Revision History</w:t>
      </w:r>
    </w:p>
    <w:tbl>
      <w:tblPr>
        <w:tblW w:w="53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57" w:type="dxa"/>
        </w:tblCellMar>
        <w:tblLook w:val="04A0" w:firstRow="1" w:lastRow="0" w:firstColumn="1" w:lastColumn="0" w:noHBand="0" w:noVBand="1"/>
      </w:tblPr>
      <w:tblGrid>
        <w:gridCol w:w="1501"/>
        <w:gridCol w:w="1755"/>
        <w:gridCol w:w="5670"/>
      </w:tblGrid>
      <w:tr w:rsidR="00BA5413" w14:paraId="4E26FA1C" w14:textId="77777777" w:rsidTr="00401924">
        <w:trPr>
          <w:trHeight w:val="472"/>
        </w:trPr>
        <w:tc>
          <w:tcPr>
            <w:tcW w:w="1501" w:type="dxa"/>
            <w:tcBorders>
              <w:top w:val="single" w:sz="4" w:space="0" w:color="auto"/>
              <w:left w:val="single" w:sz="4" w:space="0" w:color="auto"/>
              <w:bottom w:val="single" w:sz="4" w:space="0" w:color="auto"/>
              <w:right w:val="single" w:sz="4" w:space="0" w:color="auto"/>
            </w:tcBorders>
          </w:tcPr>
          <w:p w14:paraId="048E5BF4" w14:textId="77777777" w:rsidR="00BA5413" w:rsidRDefault="00BA5413" w:rsidP="00137ADE">
            <w:pPr>
              <w:suppressLineNumbers/>
              <w:spacing w:line="259" w:lineRule="auto"/>
              <w:ind w:left="2"/>
              <w:jc w:val="left"/>
            </w:pPr>
            <w:r w:rsidRPr="00AD706F">
              <w:rPr>
                <w:b/>
              </w:rPr>
              <w:t xml:space="preserve">Revision </w:t>
            </w:r>
          </w:p>
        </w:tc>
        <w:tc>
          <w:tcPr>
            <w:tcW w:w="1755" w:type="dxa"/>
            <w:tcBorders>
              <w:top w:val="single" w:sz="4" w:space="0" w:color="auto"/>
              <w:left w:val="single" w:sz="4" w:space="0" w:color="auto"/>
              <w:bottom w:val="single" w:sz="4" w:space="0" w:color="auto"/>
              <w:right w:val="single" w:sz="4" w:space="0" w:color="auto"/>
            </w:tcBorders>
          </w:tcPr>
          <w:p w14:paraId="646A4A6C" w14:textId="77777777" w:rsidR="00BA5413" w:rsidRDefault="00BA5413" w:rsidP="00137ADE">
            <w:pPr>
              <w:suppressLineNumbers/>
              <w:spacing w:line="259" w:lineRule="auto"/>
              <w:ind w:left="2"/>
              <w:jc w:val="left"/>
            </w:pPr>
            <w:r w:rsidRPr="00AD706F">
              <w:rPr>
                <w:b/>
              </w:rPr>
              <w:t xml:space="preserve">Date </w:t>
            </w:r>
          </w:p>
        </w:tc>
        <w:tc>
          <w:tcPr>
            <w:tcW w:w="5670" w:type="dxa"/>
            <w:tcBorders>
              <w:top w:val="single" w:sz="4" w:space="0" w:color="auto"/>
              <w:left w:val="single" w:sz="4" w:space="0" w:color="auto"/>
              <w:bottom w:val="single" w:sz="4" w:space="0" w:color="auto"/>
              <w:right w:val="single" w:sz="4" w:space="0" w:color="auto"/>
            </w:tcBorders>
          </w:tcPr>
          <w:p w14:paraId="5CB60692" w14:textId="77777777" w:rsidR="00BA5413" w:rsidRDefault="00BA5413" w:rsidP="00137ADE">
            <w:pPr>
              <w:suppressLineNumbers/>
              <w:spacing w:line="259" w:lineRule="auto"/>
              <w:ind w:left="2"/>
              <w:jc w:val="left"/>
            </w:pPr>
            <w:r w:rsidRPr="00AD706F">
              <w:rPr>
                <w:b/>
              </w:rPr>
              <w:t xml:space="preserve">Contents </w:t>
            </w:r>
          </w:p>
        </w:tc>
      </w:tr>
      <w:tr w:rsidR="00BA5413" w14:paraId="2EEC7442" w14:textId="77777777" w:rsidTr="00401924">
        <w:trPr>
          <w:trHeight w:val="609"/>
        </w:trPr>
        <w:tc>
          <w:tcPr>
            <w:tcW w:w="1501" w:type="dxa"/>
            <w:tcBorders>
              <w:top w:val="single" w:sz="4" w:space="0" w:color="auto"/>
              <w:left w:val="single" w:sz="4" w:space="0" w:color="auto"/>
              <w:bottom w:val="single" w:sz="4" w:space="0" w:color="auto"/>
              <w:right w:val="single" w:sz="4" w:space="0" w:color="auto"/>
            </w:tcBorders>
          </w:tcPr>
          <w:p w14:paraId="4855F3AA" w14:textId="77777777" w:rsidR="00BA5413" w:rsidRDefault="00BA5413" w:rsidP="00137ADE">
            <w:pPr>
              <w:suppressLineNumbers/>
              <w:spacing w:line="259" w:lineRule="auto"/>
              <w:ind w:left="2"/>
              <w:jc w:val="left"/>
            </w:pPr>
            <w:r>
              <w:t>DRAFT 1.0</w:t>
            </w:r>
          </w:p>
        </w:tc>
        <w:tc>
          <w:tcPr>
            <w:tcW w:w="1755" w:type="dxa"/>
            <w:tcBorders>
              <w:top w:val="single" w:sz="4" w:space="0" w:color="auto"/>
              <w:left w:val="single" w:sz="4" w:space="0" w:color="auto"/>
              <w:bottom w:val="single" w:sz="4" w:space="0" w:color="auto"/>
              <w:right w:val="single" w:sz="4" w:space="0" w:color="auto"/>
            </w:tcBorders>
          </w:tcPr>
          <w:p w14:paraId="2471A563" w14:textId="77777777" w:rsidR="00BA5413" w:rsidRDefault="00BA5413" w:rsidP="00137ADE">
            <w:pPr>
              <w:suppressLineNumbers/>
              <w:spacing w:line="259" w:lineRule="auto"/>
              <w:ind w:left="2"/>
              <w:jc w:val="left"/>
            </w:pPr>
            <w:r>
              <w:t>May 2021</w:t>
            </w:r>
          </w:p>
        </w:tc>
        <w:tc>
          <w:tcPr>
            <w:tcW w:w="5670" w:type="dxa"/>
            <w:tcBorders>
              <w:top w:val="single" w:sz="4" w:space="0" w:color="auto"/>
              <w:left w:val="single" w:sz="4" w:space="0" w:color="auto"/>
              <w:bottom w:val="single" w:sz="4" w:space="0" w:color="auto"/>
              <w:right w:val="single" w:sz="4" w:space="0" w:color="auto"/>
            </w:tcBorders>
          </w:tcPr>
          <w:p w14:paraId="36E29EA2" w14:textId="77777777" w:rsidR="00BA5413" w:rsidRDefault="00BA5413" w:rsidP="00137ADE">
            <w:pPr>
              <w:suppressLineNumbers/>
              <w:spacing w:line="259" w:lineRule="auto"/>
              <w:ind w:left="2"/>
              <w:jc w:val="left"/>
            </w:pPr>
            <w:r>
              <w:t>Draft release updated for SDMX 3.0 for public consultation</w:t>
            </w:r>
          </w:p>
        </w:tc>
      </w:tr>
      <w:tr w:rsidR="00401924" w14:paraId="5083CC1E" w14:textId="77777777" w:rsidTr="00401924">
        <w:trPr>
          <w:trHeight w:val="609"/>
        </w:trPr>
        <w:tc>
          <w:tcPr>
            <w:tcW w:w="1501" w:type="dxa"/>
            <w:tcBorders>
              <w:top w:val="single" w:sz="4" w:space="0" w:color="auto"/>
              <w:left w:val="single" w:sz="4" w:space="0" w:color="auto"/>
              <w:bottom w:val="single" w:sz="4" w:space="0" w:color="auto"/>
              <w:right w:val="single" w:sz="4" w:space="0" w:color="auto"/>
            </w:tcBorders>
          </w:tcPr>
          <w:p w14:paraId="12AB295D" w14:textId="727D636F" w:rsidR="00401924" w:rsidRDefault="00401924" w:rsidP="00137ADE">
            <w:pPr>
              <w:suppressLineNumbers/>
              <w:spacing w:line="259" w:lineRule="auto"/>
              <w:ind w:left="2"/>
              <w:jc w:val="left"/>
            </w:pPr>
            <w:r>
              <w:t>1.0</w:t>
            </w:r>
          </w:p>
        </w:tc>
        <w:tc>
          <w:tcPr>
            <w:tcW w:w="1755" w:type="dxa"/>
            <w:tcBorders>
              <w:top w:val="single" w:sz="4" w:space="0" w:color="auto"/>
              <w:left w:val="single" w:sz="4" w:space="0" w:color="auto"/>
              <w:bottom w:val="single" w:sz="4" w:space="0" w:color="auto"/>
              <w:right w:val="single" w:sz="4" w:space="0" w:color="auto"/>
            </w:tcBorders>
          </w:tcPr>
          <w:p w14:paraId="4B5E8723" w14:textId="7A0618EC" w:rsidR="00401924" w:rsidRDefault="00401924" w:rsidP="00137ADE">
            <w:pPr>
              <w:suppressLineNumbers/>
              <w:spacing w:line="259" w:lineRule="auto"/>
              <w:ind w:left="2"/>
              <w:jc w:val="left"/>
            </w:pPr>
            <w:r>
              <w:t>October 2021</w:t>
            </w:r>
          </w:p>
        </w:tc>
        <w:tc>
          <w:tcPr>
            <w:tcW w:w="5670" w:type="dxa"/>
            <w:tcBorders>
              <w:top w:val="single" w:sz="4" w:space="0" w:color="auto"/>
              <w:left w:val="single" w:sz="4" w:space="0" w:color="auto"/>
              <w:bottom w:val="single" w:sz="4" w:space="0" w:color="auto"/>
              <w:right w:val="single" w:sz="4" w:space="0" w:color="auto"/>
            </w:tcBorders>
          </w:tcPr>
          <w:p w14:paraId="047325F5" w14:textId="15F535A7" w:rsidR="00401924" w:rsidRDefault="00401924" w:rsidP="00137ADE">
            <w:pPr>
              <w:suppressLineNumbers/>
              <w:spacing w:line="259" w:lineRule="auto"/>
              <w:ind w:left="2"/>
              <w:jc w:val="left"/>
            </w:pPr>
            <w:r>
              <w:t>Public release for SDMX 3.0</w:t>
            </w:r>
          </w:p>
        </w:tc>
      </w:tr>
    </w:tbl>
    <w:p w14:paraId="175A9542" w14:textId="77777777" w:rsidR="007A5DA3" w:rsidRDefault="007A5DA3" w:rsidP="008114AE"/>
    <w:p w14:paraId="405418ED" w14:textId="77777777" w:rsidR="00B10E4A" w:rsidRDefault="00B10E4A" w:rsidP="008114AE"/>
    <w:p w14:paraId="7309E893" w14:textId="02A06ADA" w:rsidR="00B83610" w:rsidRDefault="00B83610">
      <w:pPr>
        <w:sectPr w:rsidR="00B83610" w:rsidSect="00FB42DA">
          <w:headerReference w:type="even" r:id="rId11"/>
          <w:headerReference w:type="default" r:id="rId12"/>
          <w:footerReference w:type="even" r:id="rId13"/>
          <w:footerReference w:type="default" r:id="rId14"/>
          <w:headerReference w:type="first" r:id="rId15"/>
          <w:footerReference w:type="first" r:id="rId16"/>
          <w:pgSz w:w="11906" w:h="16838" w:code="9"/>
          <w:pgMar w:top="1440" w:right="1797" w:bottom="1440" w:left="1797" w:header="709" w:footer="709" w:gutter="0"/>
          <w:cols w:space="708"/>
          <w:titlePg/>
          <w:docGrid w:linePitch="360"/>
        </w:sectPr>
      </w:pPr>
    </w:p>
    <w:p w14:paraId="0423BD21" w14:textId="5C490622" w:rsidR="009F24F7" w:rsidRPr="00AD2257" w:rsidRDefault="009F24F7" w:rsidP="000A1303">
      <w:pPr>
        <w:pStyle w:val="Chapterhead"/>
      </w:pPr>
      <w:r w:rsidRPr="00AD2257">
        <w:lastRenderedPageBreak/>
        <w:t>Contents</w:t>
      </w:r>
    </w:p>
    <w:p w14:paraId="3F95C711" w14:textId="5D723564" w:rsidR="003A3C2B" w:rsidRDefault="006076AA">
      <w:pPr>
        <w:pStyle w:val="TOC1"/>
        <w:rPr>
          <w:ins w:id="8"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r>
        <w:fldChar w:fldCharType="begin"/>
      </w:r>
      <w:r>
        <w:instrText xml:space="preserve"> TOC \o "1-3" \h \z \u </w:instrText>
      </w:r>
      <w:r>
        <w:fldChar w:fldCharType="separate"/>
      </w:r>
      <w:ins w:id="9" w:author="Matthew Nelson" w:date="2024-09-24T12:24:00Z" w16du:dateUtc="2024-09-24T11:24:00Z">
        <w:r w:rsidR="003A3C2B" w:rsidRPr="00165991">
          <w:rPr>
            <w:rStyle w:val="Hyperlink"/>
            <w:noProof/>
          </w:rPr>
          <w:fldChar w:fldCharType="begin"/>
        </w:r>
        <w:r w:rsidR="003A3C2B" w:rsidRPr="00165991">
          <w:rPr>
            <w:rStyle w:val="Hyperlink"/>
            <w:noProof/>
          </w:rPr>
          <w:instrText xml:space="preserve"> </w:instrText>
        </w:r>
        <w:r w:rsidR="003A3C2B">
          <w:rPr>
            <w:noProof/>
          </w:rPr>
          <w:instrText>HYPERLINK \l "_Toc178073069"</w:instrText>
        </w:r>
        <w:r w:rsidR="003A3C2B" w:rsidRPr="00165991">
          <w:rPr>
            <w:rStyle w:val="Hyperlink"/>
            <w:noProof/>
          </w:rPr>
          <w:instrText xml:space="preserve"> </w:instrText>
        </w:r>
        <w:r w:rsidR="003A3C2B" w:rsidRPr="00165991">
          <w:rPr>
            <w:rStyle w:val="Hyperlink"/>
            <w:noProof/>
          </w:rPr>
        </w:r>
        <w:r w:rsidR="003A3C2B" w:rsidRPr="00165991">
          <w:rPr>
            <w:rStyle w:val="Hyperlink"/>
            <w:noProof/>
          </w:rPr>
          <w:fldChar w:fldCharType="separate"/>
        </w:r>
        <w:r w:rsidR="003A3C2B" w:rsidRPr="00165991">
          <w:rPr>
            <w:rStyle w:val="Hyperlink"/>
            <w:noProof/>
          </w:rPr>
          <w:t>1</w:t>
        </w:r>
        <w:r w:rsidR="003A3C2B">
          <w:rPr>
            <w:rFonts w:asciiTheme="minorHAnsi" w:eastAsiaTheme="minorEastAsia" w:hAnsiTheme="minorHAnsi" w:cstheme="minorBidi"/>
            <w:b w:val="0"/>
            <w:noProof/>
            <w:kern w:val="2"/>
            <w:sz w:val="24"/>
            <w:szCs w:val="24"/>
            <w:lang w:eastAsia="en-GB"/>
            <w14:ligatures w14:val="standardContextual"/>
          </w:rPr>
          <w:tab/>
        </w:r>
        <w:r w:rsidR="003A3C2B" w:rsidRPr="00165991">
          <w:rPr>
            <w:rStyle w:val="Hyperlink"/>
            <w:noProof/>
          </w:rPr>
          <w:t>Purpose and Structure</w:t>
        </w:r>
        <w:r w:rsidR="003A3C2B">
          <w:rPr>
            <w:noProof/>
            <w:webHidden/>
          </w:rPr>
          <w:tab/>
        </w:r>
        <w:r w:rsidR="003A3C2B">
          <w:rPr>
            <w:noProof/>
            <w:webHidden/>
          </w:rPr>
          <w:fldChar w:fldCharType="begin"/>
        </w:r>
        <w:r w:rsidR="003A3C2B">
          <w:rPr>
            <w:noProof/>
            <w:webHidden/>
          </w:rPr>
          <w:instrText xml:space="preserve"> PAGEREF _Toc178073069 \h </w:instrText>
        </w:r>
        <w:r w:rsidR="003A3C2B">
          <w:rPr>
            <w:noProof/>
            <w:webHidden/>
          </w:rPr>
        </w:r>
      </w:ins>
      <w:r w:rsidR="003A3C2B">
        <w:rPr>
          <w:noProof/>
          <w:webHidden/>
        </w:rPr>
        <w:fldChar w:fldCharType="separate"/>
      </w:r>
      <w:ins w:id="10" w:author="Matthew Nelson" w:date="2024-09-24T12:24:00Z" w16du:dateUtc="2024-09-24T11:24:00Z">
        <w:r w:rsidR="003A3C2B">
          <w:rPr>
            <w:noProof/>
            <w:webHidden/>
          </w:rPr>
          <w:t>6</w:t>
        </w:r>
        <w:r w:rsidR="003A3C2B">
          <w:rPr>
            <w:noProof/>
            <w:webHidden/>
          </w:rPr>
          <w:fldChar w:fldCharType="end"/>
        </w:r>
        <w:r w:rsidR="003A3C2B" w:rsidRPr="00165991">
          <w:rPr>
            <w:rStyle w:val="Hyperlink"/>
            <w:noProof/>
          </w:rPr>
          <w:fldChar w:fldCharType="end"/>
        </w:r>
      </w:ins>
    </w:p>
    <w:p w14:paraId="7002BAE7" w14:textId="6CADE0AC" w:rsidR="003A3C2B" w:rsidRDefault="003A3C2B">
      <w:pPr>
        <w:pStyle w:val="TOC2"/>
        <w:tabs>
          <w:tab w:val="left" w:pos="880"/>
          <w:tab w:val="right" w:leader="dot" w:pos="8302"/>
        </w:tabs>
        <w:rPr>
          <w:ins w:id="1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2"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"_Toc178073070"</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Purpose</w:t>
        </w:r>
        <w:r>
          <w:rPr>
            <w:noProof/>
            <w:webHidden/>
          </w:rPr>
          <w:tab/>
        </w:r>
        <w:r>
          <w:rPr>
            <w:noProof/>
            <w:webHidden/>
          </w:rPr>
          <w:fldChar w:fldCharType="begin"/>
        </w:r>
        <w:r>
          <w:rPr>
            <w:noProof/>
            <w:webHidden/>
          </w:rPr>
          <w:instrText xml:space="preserve"> PAGEREF _Toc178073070 \h </w:instrText>
        </w:r>
        <w:r>
          <w:rPr>
            <w:noProof/>
            <w:webHidden/>
          </w:rPr>
        </w:r>
      </w:ins>
      <w:r>
        <w:rPr>
          <w:noProof/>
          <w:webHidden/>
        </w:rPr>
        <w:fldChar w:fldCharType="separate"/>
      </w:r>
      <w:ins w:id="13" w:author="Matthew Nelson" w:date="2024-09-24T12:24:00Z" w16du:dateUtc="2024-09-24T11:24:00Z">
        <w:r>
          <w:rPr>
            <w:noProof/>
            <w:webHidden/>
          </w:rPr>
          <w:t>6</w:t>
        </w:r>
        <w:r>
          <w:rPr>
            <w:noProof/>
            <w:webHidden/>
          </w:rPr>
          <w:fldChar w:fldCharType="end"/>
        </w:r>
        <w:r w:rsidRPr="00165991">
          <w:rPr>
            <w:rStyle w:val="Hyperlink"/>
            <w:noProof/>
          </w:rPr>
          <w:fldChar w:fldCharType="end"/>
        </w:r>
      </w:ins>
    </w:p>
    <w:p w14:paraId="33C9270E" w14:textId="0A444D4D" w:rsidR="003A3C2B" w:rsidRDefault="003A3C2B">
      <w:pPr>
        <w:pStyle w:val="TOC2"/>
        <w:tabs>
          <w:tab w:val="left" w:pos="880"/>
          <w:tab w:val="right" w:leader="dot" w:pos="8302"/>
        </w:tabs>
        <w:rPr>
          <w:ins w:id="14"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5"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"_Toc178073071"</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Structure</w:t>
        </w:r>
        <w:r>
          <w:rPr>
            <w:noProof/>
            <w:webHidden/>
          </w:rPr>
          <w:tab/>
        </w:r>
        <w:r>
          <w:rPr>
            <w:noProof/>
            <w:webHidden/>
          </w:rPr>
          <w:fldChar w:fldCharType="begin"/>
        </w:r>
        <w:r>
          <w:rPr>
            <w:noProof/>
            <w:webHidden/>
          </w:rPr>
          <w:instrText xml:space="preserve"> PAGEREF _Toc178073071 \h </w:instrText>
        </w:r>
        <w:r>
          <w:rPr>
            <w:noProof/>
            <w:webHidden/>
          </w:rPr>
        </w:r>
      </w:ins>
      <w:r>
        <w:rPr>
          <w:noProof/>
          <w:webHidden/>
        </w:rPr>
        <w:fldChar w:fldCharType="separate"/>
      </w:r>
      <w:ins w:id="16" w:author="Matthew Nelson" w:date="2024-09-24T12:24:00Z" w16du:dateUtc="2024-09-24T11:24:00Z">
        <w:r>
          <w:rPr>
            <w:noProof/>
            <w:webHidden/>
          </w:rPr>
          <w:t>6</w:t>
        </w:r>
        <w:r>
          <w:rPr>
            <w:noProof/>
            <w:webHidden/>
          </w:rPr>
          <w:fldChar w:fldCharType="end"/>
        </w:r>
        <w:r w:rsidRPr="00165991">
          <w:rPr>
            <w:rStyle w:val="Hyperlink"/>
            <w:noProof/>
          </w:rPr>
          <w:fldChar w:fldCharType="end"/>
        </w:r>
      </w:ins>
    </w:p>
    <w:p w14:paraId="46EC1695" w14:textId="49298101" w:rsidR="003A3C2B" w:rsidRDefault="003A3C2B">
      <w:pPr>
        <w:pStyle w:val="TOC1"/>
        <w:rPr>
          <w:ins w:id="17"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ins w:id="18"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"_Toc178073072"</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2</w:t>
        </w:r>
        <w:r>
          <w:rPr>
            <w:rFonts w:asciiTheme="minorHAnsi" w:eastAsiaTheme="minorEastAsia" w:hAnsiTheme="minorHAnsi" w:cstheme="minorBidi"/>
            <w:b w:val="0"/>
            <w:noProof/>
            <w:kern w:val="2"/>
            <w:sz w:val="24"/>
            <w:szCs w:val="24"/>
            <w:lang w:eastAsia="en-GB"/>
            <w14:ligatures w14:val="standardContextual"/>
          </w:rPr>
          <w:tab/>
        </w:r>
        <w:r w:rsidRPr="00165991">
          <w:rPr>
            <w:rStyle w:val="Hyperlink"/>
            <w:noProof/>
          </w:rPr>
          <w:t>General Notes on This Document</w:t>
        </w:r>
        <w:r>
          <w:rPr>
            <w:noProof/>
            <w:webHidden/>
          </w:rPr>
          <w:tab/>
        </w:r>
        <w:r>
          <w:rPr>
            <w:noProof/>
            <w:webHidden/>
          </w:rPr>
          <w:fldChar w:fldCharType="begin"/>
        </w:r>
        <w:r>
          <w:rPr>
            <w:noProof/>
            <w:webHidden/>
          </w:rPr>
          <w:instrText xml:space="preserve"> PAGEREF _Toc178073072 \h </w:instrText>
        </w:r>
        <w:r>
          <w:rPr>
            <w:noProof/>
            <w:webHidden/>
          </w:rPr>
        </w:r>
      </w:ins>
      <w:r>
        <w:rPr>
          <w:noProof/>
          <w:webHidden/>
        </w:rPr>
        <w:fldChar w:fldCharType="separate"/>
      </w:r>
      <w:ins w:id="19" w:author="Matthew Nelson" w:date="2024-09-24T12:24:00Z" w16du:dateUtc="2024-09-24T11:24:00Z">
        <w:r>
          <w:rPr>
            <w:noProof/>
            <w:webHidden/>
          </w:rPr>
          <w:t>7</w:t>
        </w:r>
        <w:r>
          <w:rPr>
            <w:noProof/>
            <w:webHidden/>
          </w:rPr>
          <w:fldChar w:fldCharType="end"/>
        </w:r>
        <w:r w:rsidRPr="00165991">
          <w:rPr>
            <w:rStyle w:val="Hyperlink"/>
            <w:noProof/>
          </w:rPr>
          <w:fldChar w:fldCharType="end"/>
        </w:r>
      </w:ins>
    </w:p>
    <w:p w14:paraId="6A2B2B71" w14:textId="1814FBC5" w:rsidR="003A3C2B" w:rsidRDefault="003A3C2B">
      <w:pPr>
        <w:pStyle w:val="TOC1"/>
        <w:rPr>
          <w:ins w:id="20"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ins w:id="21"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"_Toc178073073"</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3</w:t>
        </w:r>
        <w:r>
          <w:rPr>
            <w:rFonts w:asciiTheme="minorHAnsi" w:eastAsiaTheme="minorEastAsia" w:hAnsiTheme="minorHAnsi" w:cstheme="minorBidi"/>
            <w:b w:val="0"/>
            <w:noProof/>
            <w:kern w:val="2"/>
            <w:sz w:val="24"/>
            <w:szCs w:val="24"/>
            <w:lang w:eastAsia="en-GB"/>
            <w14:ligatures w14:val="standardContextual"/>
          </w:rPr>
          <w:tab/>
        </w:r>
        <w:r w:rsidRPr="00165991">
          <w:rPr>
            <w:rStyle w:val="Hyperlink"/>
            <w:noProof/>
          </w:rPr>
          <w:t>Guide for SDMX Format Standards</w:t>
        </w:r>
        <w:r>
          <w:rPr>
            <w:noProof/>
            <w:webHidden/>
          </w:rPr>
          <w:tab/>
        </w:r>
        <w:r>
          <w:rPr>
            <w:noProof/>
            <w:webHidden/>
          </w:rPr>
          <w:fldChar w:fldCharType="begin"/>
        </w:r>
        <w:r>
          <w:rPr>
            <w:noProof/>
            <w:webHidden/>
          </w:rPr>
          <w:instrText xml:space="preserve"> PAGEREF _Toc178073073 \h </w:instrText>
        </w:r>
        <w:r>
          <w:rPr>
            <w:noProof/>
            <w:webHidden/>
          </w:rPr>
        </w:r>
      </w:ins>
      <w:r>
        <w:rPr>
          <w:noProof/>
          <w:webHidden/>
        </w:rPr>
        <w:fldChar w:fldCharType="separate"/>
      </w:r>
      <w:ins w:id="22" w:author="Matthew Nelson" w:date="2024-09-24T12:24:00Z" w16du:dateUtc="2024-09-24T11:24:00Z">
        <w:r>
          <w:rPr>
            <w:noProof/>
            <w:webHidden/>
          </w:rPr>
          <w:t>8</w:t>
        </w:r>
        <w:r>
          <w:rPr>
            <w:noProof/>
            <w:webHidden/>
          </w:rPr>
          <w:fldChar w:fldCharType="end"/>
        </w:r>
        <w:r w:rsidRPr="00165991">
          <w:rPr>
            <w:rStyle w:val="Hyperlink"/>
            <w:noProof/>
          </w:rPr>
          <w:fldChar w:fldCharType="end"/>
        </w:r>
      </w:ins>
    </w:p>
    <w:p w14:paraId="152E7BAC" w14:textId="76B310DC" w:rsidR="003A3C2B" w:rsidRDefault="003A3C2B">
      <w:pPr>
        <w:pStyle w:val="TOC2"/>
        <w:tabs>
          <w:tab w:val="left" w:pos="880"/>
          <w:tab w:val="right" w:leader="dot" w:pos="8302"/>
        </w:tabs>
        <w:rPr>
          <w:ins w:id="2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4"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"_Toc178073074"</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3.1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Introduction</w:t>
        </w:r>
        <w:r>
          <w:rPr>
            <w:noProof/>
            <w:webHidden/>
          </w:rPr>
          <w:tab/>
        </w:r>
        <w:r>
          <w:rPr>
            <w:noProof/>
            <w:webHidden/>
          </w:rPr>
          <w:fldChar w:fldCharType="begin"/>
        </w:r>
        <w:r>
          <w:rPr>
            <w:noProof/>
            <w:webHidden/>
          </w:rPr>
          <w:instrText xml:space="preserve"> PAGEREF _Toc178073074 \h </w:instrText>
        </w:r>
        <w:r>
          <w:rPr>
            <w:noProof/>
            <w:webHidden/>
          </w:rPr>
        </w:r>
      </w:ins>
      <w:r>
        <w:rPr>
          <w:noProof/>
          <w:webHidden/>
        </w:rPr>
        <w:fldChar w:fldCharType="separate"/>
      </w:r>
      <w:ins w:id="25" w:author="Matthew Nelson" w:date="2024-09-24T12:24:00Z" w16du:dateUtc="2024-09-24T11:24:00Z">
        <w:r>
          <w:rPr>
            <w:noProof/>
            <w:webHidden/>
          </w:rPr>
          <w:t>8</w:t>
        </w:r>
        <w:r>
          <w:rPr>
            <w:noProof/>
            <w:webHidden/>
          </w:rPr>
          <w:fldChar w:fldCharType="end"/>
        </w:r>
        <w:r w:rsidRPr="00165991">
          <w:rPr>
            <w:rStyle w:val="Hyperlink"/>
            <w:noProof/>
          </w:rPr>
          <w:fldChar w:fldCharType="end"/>
        </w:r>
      </w:ins>
    </w:p>
    <w:p w14:paraId="334B455C" w14:textId="66331FDF" w:rsidR="003A3C2B" w:rsidRDefault="003A3C2B">
      <w:pPr>
        <w:pStyle w:val="TOC2"/>
        <w:tabs>
          <w:tab w:val="left" w:pos="880"/>
          <w:tab w:val="right" w:leader="dot" w:pos="8302"/>
        </w:tabs>
        <w:rPr>
          <w:ins w:id="26"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7"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"_Toc178073075"</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SDMX Information Model for Format Implementers</w:t>
        </w:r>
        <w:r>
          <w:rPr>
            <w:noProof/>
            <w:webHidden/>
          </w:rPr>
          <w:tab/>
        </w:r>
        <w:r>
          <w:rPr>
            <w:noProof/>
            <w:webHidden/>
          </w:rPr>
          <w:fldChar w:fldCharType="begin"/>
        </w:r>
        <w:r>
          <w:rPr>
            <w:noProof/>
            <w:webHidden/>
          </w:rPr>
          <w:instrText xml:space="preserve"> PAGEREF _Toc178073075 \h </w:instrText>
        </w:r>
        <w:r>
          <w:rPr>
            <w:noProof/>
            <w:webHidden/>
          </w:rPr>
        </w:r>
      </w:ins>
      <w:r>
        <w:rPr>
          <w:noProof/>
          <w:webHidden/>
        </w:rPr>
        <w:fldChar w:fldCharType="separate"/>
      </w:r>
      <w:ins w:id="28" w:author="Matthew Nelson" w:date="2024-09-24T12:24:00Z" w16du:dateUtc="2024-09-24T11:24:00Z">
        <w:r>
          <w:rPr>
            <w:noProof/>
            <w:webHidden/>
          </w:rPr>
          <w:t>8</w:t>
        </w:r>
        <w:r>
          <w:rPr>
            <w:noProof/>
            <w:webHidden/>
          </w:rPr>
          <w:fldChar w:fldCharType="end"/>
        </w:r>
        <w:r w:rsidRPr="00165991">
          <w:rPr>
            <w:rStyle w:val="Hyperlink"/>
            <w:noProof/>
          </w:rPr>
          <w:fldChar w:fldCharType="end"/>
        </w:r>
      </w:ins>
    </w:p>
    <w:p w14:paraId="69B0A606" w14:textId="2D210606" w:rsidR="003A3C2B" w:rsidRDefault="003A3C2B">
      <w:pPr>
        <w:pStyle w:val="TOC3"/>
        <w:tabs>
          <w:tab w:val="left" w:pos="1320"/>
          <w:tab w:val="right" w:leader="dot" w:pos="8302"/>
        </w:tabs>
        <w:rPr>
          <w:ins w:id="2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0"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"_Toc178073076"</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3.2.1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Introduction</w:t>
        </w:r>
        <w:r>
          <w:rPr>
            <w:noProof/>
            <w:webHidden/>
          </w:rPr>
          <w:tab/>
        </w:r>
        <w:r>
          <w:rPr>
            <w:noProof/>
            <w:webHidden/>
          </w:rPr>
          <w:fldChar w:fldCharType="begin"/>
        </w:r>
        <w:r>
          <w:rPr>
            <w:noProof/>
            <w:webHidden/>
          </w:rPr>
          <w:instrText xml:space="preserve"> PAGEREF _Toc178073076 \h </w:instrText>
        </w:r>
        <w:r>
          <w:rPr>
            <w:noProof/>
            <w:webHidden/>
          </w:rPr>
        </w:r>
      </w:ins>
      <w:r>
        <w:rPr>
          <w:noProof/>
          <w:webHidden/>
        </w:rPr>
        <w:fldChar w:fldCharType="separate"/>
      </w:r>
      <w:ins w:id="31" w:author="Matthew Nelson" w:date="2024-09-24T12:24:00Z" w16du:dateUtc="2024-09-24T11:24:00Z">
        <w:r>
          <w:rPr>
            <w:noProof/>
            <w:webHidden/>
          </w:rPr>
          <w:t>8</w:t>
        </w:r>
        <w:r>
          <w:rPr>
            <w:noProof/>
            <w:webHidden/>
          </w:rPr>
          <w:fldChar w:fldCharType="end"/>
        </w:r>
        <w:r w:rsidRPr="00165991">
          <w:rPr>
            <w:rStyle w:val="Hyperlink"/>
            <w:noProof/>
          </w:rPr>
          <w:fldChar w:fldCharType="end"/>
        </w:r>
      </w:ins>
    </w:p>
    <w:p w14:paraId="38DE1896" w14:textId="51269D7C" w:rsidR="003A3C2B" w:rsidRDefault="003A3C2B">
      <w:pPr>
        <w:pStyle w:val="TOC2"/>
        <w:tabs>
          <w:tab w:val="left" w:pos="880"/>
          <w:tab w:val="right" w:leader="dot" w:pos="8302"/>
        </w:tabs>
        <w:rPr>
          <w:ins w:id="32"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3"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"_Toc178073077"</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SDMX Formats: Expressive Capabilities and Function</w:t>
        </w:r>
        <w:r>
          <w:rPr>
            <w:noProof/>
            <w:webHidden/>
          </w:rPr>
          <w:tab/>
        </w:r>
        <w:r>
          <w:rPr>
            <w:noProof/>
            <w:webHidden/>
          </w:rPr>
          <w:fldChar w:fldCharType="begin"/>
        </w:r>
        <w:r>
          <w:rPr>
            <w:noProof/>
            <w:webHidden/>
          </w:rPr>
          <w:instrText xml:space="preserve"> PAGEREF _Toc178073077 \h </w:instrText>
        </w:r>
        <w:r>
          <w:rPr>
            <w:noProof/>
            <w:webHidden/>
          </w:rPr>
        </w:r>
      </w:ins>
      <w:r>
        <w:rPr>
          <w:noProof/>
          <w:webHidden/>
        </w:rPr>
        <w:fldChar w:fldCharType="separate"/>
      </w:r>
      <w:ins w:id="34" w:author="Matthew Nelson" w:date="2024-09-24T12:24:00Z" w16du:dateUtc="2024-09-24T11:24:00Z">
        <w:r>
          <w:rPr>
            <w:noProof/>
            <w:webHidden/>
          </w:rPr>
          <w:t>8</w:t>
        </w:r>
        <w:r>
          <w:rPr>
            <w:noProof/>
            <w:webHidden/>
          </w:rPr>
          <w:fldChar w:fldCharType="end"/>
        </w:r>
        <w:r w:rsidRPr="00165991">
          <w:rPr>
            <w:rStyle w:val="Hyperlink"/>
            <w:noProof/>
          </w:rPr>
          <w:fldChar w:fldCharType="end"/>
        </w:r>
      </w:ins>
    </w:p>
    <w:p w14:paraId="3B61F541" w14:textId="70D4647F" w:rsidR="003A3C2B" w:rsidRDefault="003A3C2B">
      <w:pPr>
        <w:pStyle w:val="TOC3"/>
        <w:tabs>
          <w:tab w:val="left" w:pos="1320"/>
          <w:tab w:val="right" w:leader="dot" w:pos="8302"/>
        </w:tabs>
        <w:rPr>
          <w:ins w:id="3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6"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"_Toc178073078"</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3.3.1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Format Optimizations and Differences</w:t>
        </w:r>
        <w:r>
          <w:rPr>
            <w:noProof/>
            <w:webHidden/>
          </w:rPr>
          <w:tab/>
        </w:r>
        <w:r>
          <w:rPr>
            <w:noProof/>
            <w:webHidden/>
          </w:rPr>
          <w:fldChar w:fldCharType="begin"/>
        </w:r>
        <w:r>
          <w:rPr>
            <w:noProof/>
            <w:webHidden/>
          </w:rPr>
          <w:instrText xml:space="preserve"> PAGEREF _Toc178073078 \h </w:instrText>
        </w:r>
        <w:r>
          <w:rPr>
            <w:noProof/>
            <w:webHidden/>
          </w:rPr>
        </w:r>
      </w:ins>
      <w:r>
        <w:rPr>
          <w:noProof/>
          <w:webHidden/>
        </w:rPr>
        <w:fldChar w:fldCharType="separate"/>
      </w:r>
      <w:ins w:id="37" w:author="Matthew Nelson" w:date="2024-09-24T12:24:00Z" w16du:dateUtc="2024-09-24T11:24:00Z">
        <w:r>
          <w:rPr>
            <w:noProof/>
            <w:webHidden/>
          </w:rPr>
          <w:t>8</w:t>
        </w:r>
        <w:r>
          <w:rPr>
            <w:noProof/>
            <w:webHidden/>
          </w:rPr>
          <w:fldChar w:fldCharType="end"/>
        </w:r>
        <w:r w:rsidRPr="00165991">
          <w:rPr>
            <w:rStyle w:val="Hyperlink"/>
            <w:noProof/>
          </w:rPr>
          <w:fldChar w:fldCharType="end"/>
        </w:r>
      </w:ins>
    </w:p>
    <w:p w14:paraId="380A9262" w14:textId="5C45DFF3" w:rsidR="003A3C2B" w:rsidRDefault="003A3C2B">
      <w:pPr>
        <w:pStyle w:val="TOC2"/>
        <w:tabs>
          <w:tab w:val="left" w:pos="880"/>
          <w:tab w:val="right" w:leader="dot" w:pos="8302"/>
        </w:tabs>
        <w:rPr>
          <w:ins w:id="38"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9"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"_Toc178073079"</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3.4</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SDMX Best Practices</w:t>
        </w:r>
        <w:r>
          <w:rPr>
            <w:noProof/>
            <w:webHidden/>
          </w:rPr>
          <w:tab/>
        </w:r>
        <w:r>
          <w:rPr>
            <w:noProof/>
            <w:webHidden/>
          </w:rPr>
          <w:fldChar w:fldCharType="begin"/>
        </w:r>
        <w:r>
          <w:rPr>
            <w:noProof/>
            <w:webHidden/>
          </w:rPr>
          <w:instrText xml:space="preserve"> PAGEREF _Toc178073079 \h </w:instrText>
        </w:r>
        <w:r>
          <w:rPr>
            <w:noProof/>
            <w:webHidden/>
          </w:rPr>
        </w:r>
      </w:ins>
      <w:r>
        <w:rPr>
          <w:noProof/>
          <w:webHidden/>
        </w:rPr>
        <w:fldChar w:fldCharType="separate"/>
      </w:r>
      <w:ins w:id="40" w:author="Matthew Nelson" w:date="2024-09-24T12:24:00Z" w16du:dateUtc="2024-09-24T11:24:00Z">
        <w:r>
          <w:rPr>
            <w:noProof/>
            <w:webHidden/>
          </w:rPr>
          <w:t>10</w:t>
        </w:r>
        <w:r>
          <w:rPr>
            <w:noProof/>
            <w:webHidden/>
          </w:rPr>
          <w:fldChar w:fldCharType="end"/>
        </w:r>
        <w:r w:rsidRPr="00165991">
          <w:rPr>
            <w:rStyle w:val="Hyperlink"/>
            <w:noProof/>
          </w:rPr>
          <w:fldChar w:fldCharType="end"/>
        </w:r>
      </w:ins>
    </w:p>
    <w:p w14:paraId="089E964B" w14:textId="5A309BF1" w:rsidR="003A3C2B" w:rsidRDefault="003A3C2B">
      <w:pPr>
        <w:pStyle w:val="TOC3"/>
        <w:tabs>
          <w:tab w:val="left" w:pos="1320"/>
          <w:tab w:val="right" w:leader="dot" w:pos="8302"/>
        </w:tabs>
        <w:rPr>
          <w:ins w:id="4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42"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"_Toc178073080"</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3.4.1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Reporting and Dissemination Guidelines</w:t>
        </w:r>
        <w:r>
          <w:rPr>
            <w:noProof/>
            <w:webHidden/>
          </w:rPr>
          <w:tab/>
        </w:r>
        <w:r>
          <w:rPr>
            <w:noProof/>
            <w:webHidden/>
          </w:rPr>
          <w:fldChar w:fldCharType="begin"/>
        </w:r>
        <w:r>
          <w:rPr>
            <w:noProof/>
            <w:webHidden/>
          </w:rPr>
          <w:instrText xml:space="preserve"> PAGEREF _Toc178073080 \h </w:instrText>
        </w:r>
        <w:r>
          <w:rPr>
            <w:noProof/>
            <w:webHidden/>
          </w:rPr>
        </w:r>
      </w:ins>
      <w:r>
        <w:rPr>
          <w:noProof/>
          <w:webHidden/>
        </w:rPr>
        <w:fldChar w:fldCharType="separate"/>
      </w:r>
      <w:ins w:id="43" w:author="Matthew Nelson" w:date="2024-09-24T12:24:00Z" w16du:dateUtc="2024-09-24T11:24:00Z">
        <w:r>
          <w:rPr>
            <w:noProof/>
            <w:webHidden/>
          </w:rPr>
          <w:t>10</w:t>
        </w:r>
        <w:r>
          <w:rPr>
            <w:noProof/>
            <w:webHidden/>
          </w:rPr>
          <w:fldChar w:fldCharType="end"/>
        </w:r>
        <w:r w:rsidRPr="00165991">
          <w:rPr>
            <w:rStyle w:val="Hyperlink"/>
            <w:noProof/>
          </w:rPr>
          <w:fldChar w:fldCharType="end"/>
        </w:r>
      </w:ins>
    </w:p>
    <w:p w14:paraId="46F862CF" w14:textId="6B918CDB" w:rsidR="003A3C2B" w:rsidRDefault="003A3C2B">
      <w:pPr>
        <w:pStyle w:val="TOC3"/>
        <w:tabs>
          <w:tab w:val="left" w:pos="1320"/>
          <w:tab w:val="right" w:leader="dot" w:pos="8302"/>
        </w:tabs>
        <w:rPr>
          <w:ins w:id="44"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45"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"_Toc178073081"</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3.4.2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Best Practices for Batch Data Exchange</w:t>
        </w:r>
        <w:r>
          <w:rPr>
            <w:noProof/>
            <w:webHidden/>
          </w:rPr>
          <w:tab/>
        </w:r>
        <w:r>
          <w:rPr>
            <w:noProof/>
            <w:webHidden/>
          </w:rPr>
          <w:fldChar w:fldCharType="begin"/>
        </w:r>
        <w:r>
          <w:rPr>
            <w:noProof/>
            <w:webHidden/>
          </w:rPr>
          <w:instrText xml:space="preserve"> PAGEREF _Toc178073081 \h </w:instrText>
        </w:r>
        <w:r>
          <w:rPr>
            <w:noProof/>
            <w:webHidden/>
          </w:rPr>
        </w:r>
      </w:ins>
      <w:r>
        <w:rPr>
          <w:noProof/>
          <w:webHidden/>
        </w:rPr>
        <w:fldChar w:fldCharType="separate"/>
      </w:r>
      <w:ins w:id="46" w:author="Matthew Nelson" w:date="2024-09-24T12:24:00Z" w16du:dateUtc="2024-09-24T11:24:00Z">
        <w:r>
          <w:rPr>
            <w:noProof/>
            <w:webHidden/>
          </w:rPr>
          <w:t>13</w:t>
        </w:r>
        <w:r>
          <w:rPr>
            <w:noProof/>
            <w:webHidden/>
          </w:rPr>
          <w:fldChar w:fldCharType="end"/>
        </w:r>
        <w:r w:rsidRPr="00165991">
          <w:rPr>
            <w:rStyle w:val="Hyperlink"/>
            <w:noProof/>
          </w:rPr>
          <w:fldChar w:fldCharType="end"/>
        </w:r>
      </w:ins>
    </w:p>
    <w:p w14:paraId="41F37571" w14:textId="606C1A0F" w:rsidR="003A3C2B" w:rsidRDefault="003A3C2B">
      <w:pPr>
        <w:pStyle w:val="TOC1"/>
        <w:rPr>
          <w:ins w:id="47"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ins w:id="48"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"_Toc178073082"</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w:t>
        </w:r>
        <w:r>
          <w:rPr>
            <w:rFonts w:asciiTheme="minorHAnsi" w:eastAsiaTheme="minorEastAsia" w:hAnsiTheme="minorHAnsi" w:cstheme="minorBidi"/>
            <w:b w:val="0"/>
            <w:noProof/>
            <w:kern w:val="2"/>
            <w:sz w:val="24"/>
            <w:szCs w:val="24"/>
            <w:lang w:eastAsia="en-GB"/>
            <w14:ligatures w14:val="standardContextual"/>
          </w:rPr>
          <w:tab/>
        </w:r>
        <w:r w:rsidRPr="00165991">
          <w:rPr>
            <w:rStyle w:val="Hyperlink"/>
            <w:noProof/>
          </w:rPr>
          <w:t>General Notes for Implementers</w:t>
        </w:r>
        <w:r>
          <w:rPr>
            <w:noProof/>
            <w:webHidden/>
          </w:rPr>
          <w:tab/>
        </w:r>
        <w:r>
          <w:rPr>
            <w:noProof/>
            <w:webHidden/>
          </w:rPr>
          <w:fldChar w:fldCharType="begin"/>
        </w:r>
        <w:r>
          <w:rPr>
            <w:noProof/>
            <w:webHidden/>
          </w:rPr>
          <w:instrText xml:space="preserve"> PAGEREF _Toc178073082 \h </w:instrText>
        </w:r>
        <w:r>
          <w:rPr>
            <w:noProof/>
            <w:webHidden/>
          </w:rPr>
        </w:r>
      </w:ins>
      <w:r>
        <w:rPr>
          <w:noProof/>
          <w:webHidden/>
        </w:rPr>
        <w:fldChar w:fldCharType="separate"/>
      </w:r>
      <w:ins w:id="49" w:author="Matthew Nelson" w:date="2024-09-24T12:24:00Z" w16du:dateUtc="2024-09-24T11:24:00Z">
        <w:r>
          <w:rPr>
            <w:noProof/>
            <w:webHidden/>
          </w:rPr>
          <w:t>15</w:t>
        </w:r>
        <w:r>
          <w:rPr>
            <w:noProof/>
            <w:webHidden/>
          </w:rPr>
          <w:fldChar w:fldCharType="end"/>
        </w:r>
        <w:r w:rsidRPr="00165991">
          <w:rPr>
            <w:rStyle w:val="Hyperlink"/>
            <w:noProof/>
          </w:rPr>
          <w:fldChar w:fldCharType="end"/>
        </w:r>
      </w:ins>
    </w:p>
    <w:p w14:paraId="33ED4C83" w14:textId="50E4700A" w:rsidR="003A3C2B" w:rsidRDefault="003A3C2B">
      <w:pPr>
        <w:pStyle w:val="TOC2"/>
        <w:tabs>
          <w:tab w:val="left" w:pos="880"/>
          <w:tab w:val="right" w:leader="dot" w:pos="8302"/>
        </w:tabs>
        <w:rPr>
          <w:ins w:id="50"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51"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"_Toc178073083"</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Representations</w:t>
        </w:r>
        <w:r>
          <w:rPr>
            <w:noProof/>
            <w:webHidden/>
          </w:rPr>
          <w:tab/>
        </w:r>
        <w:r>
          <w:rPr>
            <w:noProof/>
            <w:webHidden/>
          </w:rPr>
          <w:fldChar w:fldCharType="begin"/>
        </w:r>
        <w:r>
          <w:rPr>
            <w:noProof/>
            <w:webHidden/>
          </w:rPr>
          <w:instrText xml:space="preserve"> PAGEREF _Toc178073083 \h </w:instrText>
        </w:r>
        <w:r>
          <w:rPr>
            <w:noProof/>
            <w:webHidden/>
          </w:rPr>
        </w:r>
      </w:ins>
      <w:r>
        <w:rPr>
          <w:noProof/>
          <w:webHidden/>
        </w:rPr>
        <w:fldChar w:fldCharType="separate"/>
      </w:r>
      <w:ins w:id="52" w:author="Matthew Nelson" w:date="2024-09-24T12:24:00Z" w16du:dateUtc="2024-09-24T11:24:00Z">
        <w:r>
          <w:rPr>
            <w:noProof/>
            <w:webHidden/>
          </w:rPr>
          <w:t>15</w:t>
        </w:r>
        <w:r>
          <w:rPr>
            <w:noProof/>
            <w:webHidden/>
          </w:rPr>
          <w:fldChar w:fldCharType="end"/>
        </w:r>
        <w:r w:rsidRPr="00165991">
          <w:rPr>
            <w:rStyle w:val="Hyperlink"/>
            <w:noProof/>
          </w:rPr>
          <w:fldChar w:fldCharType="end"/>
        </w:r>
      </w:ins>
    </w:p>
    <w:p w14:paraId="319D1CFA" w14:textId="6B44A924" w:rsidR="003A3C2B" w:rsidRDefault="003A3C2B">
      <w:pPr>
        <w:pStyle w:val="TOC3"/>
        <w:tabs>
          <w:tab w:val="left" w:pos="1320"/>
          <w:tab w:val="right" w:leader="dot" w:pos="8302"/>
        </w:tabs>
        <w:rPr>
          <w:ins w:id="5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54"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"_Toc178073084"</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4.1.1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Data Types</w:t>
        </w:r>
        <w:r>
          <w:rPr>
            <w:noProof/>
            <w:webHidden/>
          </w:rPr>
          <w:tab/>
        </w:r>
        <w:r>
          <w:rPr>
            <w:noProof/>
            <w:webHidden/>
          </w:rPr>
          <w:fldChar w:fldCharType="begin"/>
        </w:r>
        <w:r>
          <w:rPr>
            <w:noProof/>
            <w:webHidden/>
          </w:rPr>
          <w:instrText xml:space="preserve"> PAGEREF _Toc178073084 \h </w:instrText>
        </w:r>
        <w:r>
          <w:rPr>
            <w:noProof/>
            <w:webHidden/>
          </w:rPr>
        </w:r>
      </w:ins>
      <w:r>
        <w:rPr>
          <w:noProof/>
          <w:webHidden/>
        </w:rPr>
        <w:fldChar w:fldCharType="separate"/>
      </w:r>
      <w:ins w:id="55" w:author="Matthew Nelson" w:date="2024-09-24T12:24:00Z" w16du:dateUtc="2024-09-24T11:24:00Z">
        <w:r>
          <w:rPr>
            <w:noProof/>
            <w:webHidden/>
          </w:rPr>
          <w:t>17</w:t>
        </w:r>
        <w:r>
          <w:rPr>
            <w:noProof/>
            <w:webHidden/>
          </w:rPr>
          <w:fldChar w:fldCharType="end"/>
        </w:r>
        <w:r w:rsidRPr="00165991">
          <w:rPr>
            <w:rStyle w:val="Hyperlink"/>
            <w:noProof/>
          </w:rPr>
          <w:fldChar w:fldCharType="end"/>
        </w:r>
      </w:ins>
    </w:p>
    <w:p w14:paraId="736D5F0F" w14:textId="3FE5FE8E" w:rsidR="003A3C2B" w:rsidRDefault="003A3C2B">
      <w:pPr>
        <w:pStyle w:val="TOC2"/>
        <w:tabs>
          <w:tab w:val="left" w:pos="880"/>
          <w:tab w:val="right" w:leader="dot" w:pos="8302"/>
        </w:tabs>
        <w:rPr>
          <w:ins w:id="56"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57"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"_Toc178073085"</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Time and Time Format</w:t>
        </w:r>
        <w:r>
          <w:rPr>
            <w:noProof/>
            <w:webHidden/>
          </w:rPr>
          <w:tab/>
        </w:r>
        <w:r>
          <w:rPr>
            <w:noProof/>
            <w:webHidden/>
          </w:rPr>
          <w:fldChar w:fldCharType="begin"/>
        </w:r>
        <w:r>
          <w:rPr>
            <w:noProof/>
            <w:webHidden/>
          </w:rPr>
          <w:instrText xml:space="preserve"> PAGEREF _Toc178073085 \h </w:instrText>
        </w:r>
        <w:r>
          <w:rPr>
            <w:noProof/>
            <w:webHidden/>
          </w:rPr>
        </w:r>
      </w:ins>
      <w:r>
        <w:rPr>
          <w:noProof/>
          <w:webHidden/>
        </w:rPr>
        <w:fldChar w:fldCharType="separate"/>
      </w:r>
      <w:ins w:id="58" w:author="Matthew Nelson" w:date="2024-09-24T12:24:00Z" w16du:dateUtc="2024-09-24T11:24:00Z">
        <w:r>
          <w:rPr>
            <w:noProof/>
            <w:webHidden/>
          </w:rPr>
          <w:t>18</w:t>
        </w:r>
        <w:r>
          <w:rPr>
            <w:noProof/>
            <w:webHidden/>
          </w:rPr>
          <w:fldChar w:fldCharType="end"/>
        </w:r>
        <w:r w:rsidRPr="00165991">
          <w:rPr>
            <w:rStyle w:val="Hyperlink"/>
            <w:noProof/>
          </w:rPr>
          <w:fldChar w:fldCharType="end"/>
        </w:r>
      </w:ins>
    </w:p>
    <w:p w14:paraId="45E4C426" w14:textId="295E19D7" w:rsidR="003A3C2B" w:rsidRDefault="003A3C2B">
      <w:pPr>
        <w:pStyle w:val="TOC3"/>
        <w:tabs>
          <w:tab w:val="left" w:pos="1320"/>
          <w:tab w:val="right" w:leader="dot" w:pos="8302"/>
        </w:tabs>
        <w:rPr>
          <w:ins w:id="5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60"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"_Toc178073086"</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Introduction</w:t>
        </w:r>
        <w:r>
          <w:rPr>
            <w:noProof/>
            <w:webHidden/>
          </w:rPr>
          <w:tab/>
        </w:r>
        <w:r>
          <w:rPr>
            <w:noProof/>
            <w:webHidden/>
          </w:rPr>
          <w:fldChar w:fldCharType="begin"/>
        </w:r>
        <w:r>
          <w:rPr>
            <w:noProof/>
            <w:webHidden/>
          </w:rPr>
          <w:instrText xml:space="preserve"> PAGEREF _Toc178073086 \h </w:instrText>
        </w:r>
        <w:r>
          <w:rPr>
            <w:noProof/>
            <w:webHidden/>
          </w:rPr>
        </w:r>
      </w:ins>
      <w:r>
        <w:rPr>
          <w:noProof/>
          <w:webHidden/>
        </w:rPr>
        <w:fldChar w:fldCharType="separate"/>
      </w:r>
      <w:ins w:id="61" w:author="Matthew Nelson" w:date="2024-09-24T12:24:00Z" w16du:dateUtc="2024-09-24T11:24:00Z">
        <w:r>
          <w:rPr>
            <w:noProof/>
            <w:webHidden/>
          </w:rPr>
          <w:t>18</w:t>
        </w:r>
        <w:r>
          <w:rPr>
            <w:noProof/>
            <w:webHidden/>
          </w:rPr>
          <w:fldChar w:fldCharType="end"/>
        </w:r>
        <w:r w:rsidRPr="00165991">
          <w:rPr>
            <w:rStyle w:val="Hyperlink"/>
            <w:noProof/>
          </w:rPr>
          <w:fldChar w:fldCharType="end"/>
        </w:r>
      </w:ins>
    </w:p>
    <w:p w14:paraId="7445CFD3" w14:textId="0396F2FF" w:rsidR="003A3C2B" w:rsidRDefault="003A3C2B">
      <w:pPr>
        <w:pStyle w:val="TOC3"/>
        <w:tabs>
          <w:tab w:val="left" w:pos="1320"/>
          <w:tab w:val="right" w:leader="dot" w:pos="8302"/>
        </w:tabs>
        <w:rPr>
          <w:ins w:id="62"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63"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"_Toc178073087"</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4.2.2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Observational Time Period</w:t>
        </w:r>
        <w:r>
          <w:rPr>
            <w:noProof/>
            <w:webHidden/>
          </w:rPr>
          <w:tab/>
        </w:r>
        <w:r>
          <w:rPr>
            <w:noProof/>
            <w:webHidden/>
          </w:rPr>
          <w:fldChar w:fldCharType="begin"/>
        </w:r>
        <w:r>
          <w:rPr>
            <w:noProof/>
            <w:webHidden/>
          </w:rPr>
          <w:instrText xml:space="preserve"> PAGEREF _Toc178073087 \h </w:instrText>
        </w:r>
        <w:r>
          <w:rPr>
            <w:noProof/>
            <w:webHidden/>
          </w:rPr>
        </w:r>
      </w:ins>
      <w:r>
        <w:rPr>
          <w:noProof/>
          <w:webHidden/>
        </w:rPr>
        <w:fldChar w:fldCharType="separate"/>
      </w:r>
      <w:ins w:id="64" w:author="Matthew Nelson" w:date="2024-09-24T12:24:00Z" w16du:dateUtc="2024-09-24T11:24:00Z">
        <w:r>
          <w:rPr>
            <w:noProof/>
            <w:webHidden/>
          </w:rPr>
          <w:t>18</w:t>
        </w:r>
        <w:r>
          <w:rPr>
            <w:noProof/>
            <w:webHidden/>
          </w:rPr>
          <w:fldChar w:fldCharType="end"/>
        </w:r>
        <w:r w:rsidRPr="00165991">
          <w:rPr>
            <w:rStyle w:val="Hyperlink"/>
            <w:noProof/>
          </w:rPr>
          <w:fldChar w:fldCharType="end"/>
        </w:r>
      </w:ins>
    </w:p>
    <w:p w14:paraId="3542D2AE" w14:textId="32C27F87" w:rsidR="003A3C2B" w:rsidRDefault="003A3C2B">
      <w:pPr>
        <w:pStyle w:val="TOC3"/>
        <w:tabs>
          <w:tab w:val="left" w:pos="1320"/>
          <w:tab w:val="right" w:leader="dot" w:pos="8302"/>
        </w:tabs>
        <w:rPr>
          <w:ins w:id="6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66"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"_Toc178073088"</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4.2.3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Standard Time Period</w:t>
        </w:r>
        <w:r>
          <w:rPr>
            <w:noProof/>
            <w:webHidden/>
          </w:rPr>
          <w:tab/>
        </w:r>
        <w:r>
          <w:rPr>
            <w:noProof/>
            <w:webHidden/>
          </w:rPr>
          <w:fldChar w:fldCharType="begin"/>
        </w:r>
        <w:r>
          <w:rPr>
            <w:noProof/>
            <w:webHidden/>
          </w:rPr>
          <w:instrText xml:space="preserve"> PAGEREF _Toc178073088 \h </w:instrText>
        </w:r>
        <w:r>
          <w:rPr>
            <w:noProof/>
            <w:webHidden/>
          </w:rPr>
        </w:r>
      </w:ins>
      <w:r>
        <w:rPr>
          <w:noProof/>
          <w:webHidden/>
        </w:rPr>
        <w:fldChar w:fldCharType="separate"/>
      </w:r>
      <w:ins w:id="67" w:author="Matthew Nelson" w:date="2024-09-24T12:24:00Z" w16du:dateUtc="2024-09-24T11:24:00Z">
        <w:r>
          <w:rPr>
            <w:noProof/>
            <w:webHidden/>
          </w:rPr>
          <w:t>18</w:t>
        </w:r>
        <w:r>
          <w:rPr>
            <w:noProof/>
            <w:webHidden/>
          </w:rPr>
          <w:fldChar w:fldCharType="end"/>
        </w:r>
        <w:r w:rsidRPr="00165991">
          <w:rPr>
            <w:rStyle w:val="Hyperlink"/>
            <w:noProof/>
          </w:rPr>
          <w:fldChar w:fldCharType="end"/>
        </w:r>
      </w:ins>
    </w:p>
    <w:p w14:paraId="5F992ECE" w14:textId="2033B4B9" w:rsidR="003A3C2B" w:rsidRDefault="003A3C2B">
      <w:pPr>
        <w:pStyle w:val="TOC3"/>
        <w:tabs>
          <w:tab w:val="left" w:pos="1320"/>
          <w:tab w:val="right" w:leader="dot" w:pos="8302"/>
        </w:tabs>
        <w:rPr>
          <w:ins w:id="68"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69"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"_Toc178073089"</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4.2.4</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Gregorian Time Period</w:t>
        </w:r>
        <w:r>
          <w:rPr>
            <w:noProof/>
            <w:webHidden/>
          </w:rPr>
          <w:tab/>
        </w:r>
        <w:r>
          <w:rPr>
            <w:noProof/>
            <w:webHidden/>
          </w:rPr>
          <w:fldChar w:fldCharType="begin"/>
        </w:r>
        <w:r>
          <w:rPr>
            <w:noProof/>
            <w:webHidden/>
          </w:rPr>
          <w:instrText xml:space="preserve"> PAGEREF _Toc178073089 \h </w:instrText>
        </w:r>
        <w:r>
          <w:rPr>
            <w:noProof/>
            <w:webHidden/>
          </w:rPr>
        </w:r>
      </w:ins>
      <w:r>
        <w:rPr>
          <w:noProof/>
          <w:webHidden/>
        </w:rPr>
        <w:fldChar w:fldCharType="separate"/>
      </w:r>
      <w:ins w:id="70" w:author="Matthew Nelson" w:date="2024-09-24T12:24:00Z" w16du:dateUtc="2024-09-24T11:24:00Z">
        <w:r>
          <w:rPr>
            <w:noProof/>
            <w:webHidden/>
          </w:rPr>
          <w:t>19</w:t>
        </w:r>
        <w:r>
          <w:rPr>
            <w:noProof/>
            <w:webHidden/>
          </w:rPr>
          <w:fldChar w:fldCharType="end"/>
        </w:r>
        <w:r w:rsidRPr="00165991">
          <w:rPr>
            <w:rStyle w:val="Hyperlink"/>
            <w:noProof/>
          </w:rPr>
          <w:fldChar w:fldCharType="end"/>
        </w:r>
      </w:ins>
    </w:p>
    <w:p w14:paraId="12A58DA0" w14:textId="7EC22F59" w:rsidR="003A3C2B" w:rsidRDefault="003A3C2B">
      <w:pPr>
        <w:pStyle w:val="TOC3"/>
        <w:tabs>
          <w:tab w:val="left" w:pos="1320"/>
          <w:tab w:val="right" w:leader="dot" w:pos="8302"/>
        </w:tabs>
        <w:rPr>
          <w:ins w:id="7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72"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"_Toc178073090"</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4.2.5</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Date Time</w:t>
        </w:r>
        <w:r>
          <w:rPr>
            <w:noProof/>
            <w:webHidden/>
          </w:rPr>
          <w:tab/>
        </w:r>
        <w:r>
          <w:rPr>
            <w:noProof/>
            <w:webHidden/>
          </w:rPr>
          <w:fldChar w:fldCharType="begin"/>
        </w:r>
        <w:r>
          <w:rPr>
            <w:noProof/>
            <w:webHidden/>
          </w:rPr>
          <w:instrText xml:space="preserve"> PAGEREF _Toc178073090 \h </w:instrText>
        </w:r>
        <w:r>
          <w:rPr>
            <w:noProof/>
            <w:webHidden/>
          </w:rPr>
        </w:r>
      </w:ins>
      <w:r>
        <w:rPr>
          <w:noProof/>
          <w:webHidden/>
        </w:rPr>
        <w:fldChar w:fldCharType="separate"/>
      </w:r>
      <w:ins w:id="73" w:author="Matthew Nelson" w:date="2024-09-24T12:24:00Z" w16du:dateUtc="2024-09-24T11:24:00Z">
        <w:r>
          <w:rPr>
            <w:noProof/>
            <w:webHidden/>
          </w:rPr>
          <w:t>19</w:t>
        </w:r>
        <w:r>
          <w:rPr>
            <w:noProof/>
            <w:webHidden/>
          </w:rPr>
          <w:fldChar w:fldCharType="end"/>
        </w:r>
        <w:r w:rsidRPr="00165991">
          <w:rPr>
            <w:rStyle w:val="Hyperlink"/>
            <w:noProof/>
          </w:rPr>
          <w:fldChar w:fldCharType="end"/>
        </w:r>
      </w:ins>
    </w:p>
    <w:p w14:paraId="7436DF1B" w14:textId="5580B738" w:rsidR="003A3C2B" w:rsidRDefault="003A3C2B">
      <w:pPr>
        <w:pStyle w:val="TOC3"/>
        <w:tabs>
          <w:tab w:val="left" w:pos="1320"/>
          <w:tab w:val="right" w:leader="dot" w:pos="8302"/>
        </w:tabs>
        <w:rPr>
          <w:ins w:id="74"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75"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"_Toc178073091"</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4.2.6</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Standard Reporting Period</w:t>
        </w:r>
        <w:r>
          <w:rPr>
            <w:noProof/>
            <w:webHidden/>
          </w:rPr>
          <w:tab/>
        </w:r>
        <w:r>
          <w:rPr>
            <w:noProof/>
            <w:webHidden/>
          </w:rPr>
          <w:fldChar w:fldCharType="begin"/>
        </w:r>
        <w:r>
          <w:rPr>
            <w:noProof/>
            <w:webHidden/>
          </w:rPr>
          <w:instrText xml:space="preserve"> PAGEREF _Toc178073091 \h </w:instrText>
        </w:r>
        <w:r>
          <w:rPr>
            <w:noProof/>
            <w:webHidden/>
          </w:rPr>
        </w:r>
      </w:ins>
      <w:r>
        <w:rPr>
          <w:noProof/>
          <w:webHidden/>
        </w:rPr>
        <w:fldChar w:fldCharType="separate"/>
      </w:r>
      <w:ins w:id="76" w:author="Matthew Nelson" w:date="2024-09-24T12:24:00Z" w16du:dateUtc="2024-09-24T11:24:00Z">
        <w:r>
          <w:rPr>
            <w:noProof/>
            <w:webHidden/>
          </w:rPr>
          <w:t>19</w:t>
        </w:r>
        <w:r>
          <w:rPr>
            <w:noProof/>
            <w:webHidden/>
          </w:rPr>
          <w:fldChar w:fldCharType="end"/>
        </w:r>
        <w:r w:rsidRPr="00165991">
          <w:rPr>
            <w:rStyle w:val="Hyperlink"/>
            <w:noProof/>
          </w:rPr>
          <w:fldChar w:fldCharType="end"/>
        </w:r>
      </w:ins>
    </w:p>
    <w:p w14:paraId="781A008C" w14:textId="05CFCC17" w:rsidR="003A3C2B" w:rsidRDefault="003A3C2B">
      <w:pPr>
        <w:pStyle w:val="TOC3"/>
        <w:tabs>
          <w:tab w:val="left" w:pos="1320"/>
          <w:tab w:val="right" w:leader="dot" w:pos="8302"/>
        </w:tabs>
        <w:rPr>
          <w:ins w:id="7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78"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"_Toc178073092"</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4.2.7</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Distinct Range</w:t>
        </w:r>
        <w:r>
          <w:rPr>
            <w:noProof/>
            <w:webHidden/>
          </w:rPr>
          <w:tab/>
        </w:r>
        <w:r>
          <w:rPr>
            <w:noProof/>
            <w:webHidden/>
          </w:rPr>
          <w:fldChar w:fldCharType="begin"/>
        </w:r>
        <w:r>
          <w:rPr>
            <w:noProof/>
            <w:webHidden/>
          </w:rPr>
          <w:instrText xml:space="preserve"> PAGEREF _Toc178073092 \h </w:instrText>
        </w:r>
        <w:r>
          <w:rPr>
            <w:noProof/>
            <w:webHidden/>
          </w:rPr>
        </w:r>
      </w:ins>
      <w:r>
        <w:rPr>
          <w:noProof/>
          <w:webHidden/>
        </w:rPr>
        <w:fldChar w:fldCharType="separate"/>
      </w:r>
      <w:ins w:id="79" w:author="Matthew Nelson" w:date="2024-09-24T12:24:00Z" w16du:dateUtc="2024-09-24T11:24:00Z">
        <w:r>
          <w:rPr>
            <w:noProof/>
            <w:webHidden/>
          </w:rPr>
          <w:t>22</w:t>
        </w:r>
        <w:r>
          <w:rPr>
            <w:noProof/>
            <w:webHidden/>
          </w:rPr>
          <w:fldChar w:fldCharType="end"/>
        </w:r>
        <w:r w:rsidRPr="00165991">
          <w:rPr>
            <w:rStyle w:val="Hyperlink"/>
            <w:noProof/>
          </w:rPr>
          <w:fldChar w:fldCharType="end"/>
        </w:r>
      </w:ins>
    </w:p>
    <w:p w14:paraId="1893F0B9" w14:textId="66E5C88D" w:rsidR="003A3C2B" w:rsidRDefault="003A3C2B">
      <w:pPr>
        <w:pStyle w:val="TOC3"/>
        <w:tabs>
          <w:tab w:val="left" w:pos="1320"/>
          <w:tab w:val="right" w:leader="dot" w:pos="8302"/>
        </w:tabs>
        <w:rPr>
          <w:ins w:id="80"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81"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"_Toc178073093"</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4.2.8</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Time Format</w:t>
        </w:r>
        <w:r>
          <w:rPr>
            <w:noProof/>
            <w:webHidden/>
          </w:rPr>
          <w:tab/>
        </w:r>
        <w:r>
          <w:rPr>
            <w:noProof/>
            <w:webHidden/>
          </w:rPr>
          <w:fldChar w:fldCharType="begin"/>
        </w:r>
        <w:r>
          <w:rPr>
            <w:noProof/>
            <w:webHidden/>
          </w:rPr>
          <w:instrText xml:space="preserve"> PAGEREF _Toc178073093 \h </w:instrText>
        </w:r>
        <w:r>
          <w:rPr>
            <w:noProof/>
            <w:webHidden/>
          </w:rPr>
        </w:r>
      </w:ins>
      <w:r>
        <w:rPr>
          <w:noProof/>
          <w:webHidden/>
        </w:rPr>
        <w:fldChar w:fldCharType="separate"/>
      </w:r>
      <w:ins w:id="82" w:author="Matthew Nelson" w:date="2024-09-24T12:24:00Z" w16du:dateUtc="2024-09-24T11:24:00Z">
        <w:r>
          <w:rPr>
            <w:noProof/>
            <w:webHidden/>
          </w:rPr>
          <w:t>23</w:t>
        </w:r>
        <w:r>
          <w:rPr>
            <w:noProof/>
            <w:webHidden/>
          </w:rPr>
          <w:fldChar w:fldCharType="end"/>
        </w:r>
        <w:r w:rsidRPr="00165991">
          <w:rPr>
            <w:rStyle w:val="Hyperlink"/>
            <w:noProof/>
          </w:rPr>
          <w:fldChar w:fldCharType="end"/>
        </w:r>
      </w:ins>
    </w:p>
    <w:p w14:paraId="7E86B867" w14:textId="0770BB99" w:rsidR="003A3C2B" w:rsidRDefault="003A3C2B">
      <w:pPr>
        <w:pStyle w:val="TOC3"/>
        <w:tabs>
          <w:tab w:val="left" w:pos="1320"/>
          <w:tab w:val="right" w:leader="dot" w:pos="8302"/>
        </w:tabs>
        <w:rPr>
          <w:ins w:id="8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84"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"_Toc178073094"</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4.2.9</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Time Zones</w:t>
        </w:r>
        <w:r>
          <w:rPr>
            <w:noProof/>
            <w:webHidden/>
          </w:rPr>
          <w:tab/>
        </w:r>
        <w:r>
          <w:rPr>
            <w:noProof/>
            <w:webHidden/>
          </w:rPr>
          <w:fldChar w:fldCharType="begin"/>
        </w:r>
        <w:r>
          <w:rPr>
            <w:noProof/>
            <w:webHidden/>
          </w:rPr>
          <w:instrText xml:space="preserve"> PAGEREF _Toc178073094 \h </w:instrText>
        </w:r>
        <w:r>
          <w:rPr>
            <w:noProof/>
            <w:webHidden/>
          </w:rPr>
        </w:r>
      </w:ins>
      <w:r>
        <w:rPr>
          <w:noProof/>
          <w:webHidden/>
        </w:rPr>
        <w:fldChar w:fldCharType="separate"/>
      </w:r>
      <w:ins w:id="85" w:author="Matthew Nelson" w:date="2024-09-24T12:24:00Z" w16du:dateUtc="2024-09-24T11:24:00Z">
        <w:r>
          <w:rPr>
            <w:noProof/>
            <w:webHidden/>
          </w:rPr>
          <w:t>23</w:t>
        </w:r>
        <w:r>
          <w:rPr>
            <w:noProof/>
            <w:webHidden/>
          </w:rPr>
          <w:fldChar w:fldCharType="end"/>
        </w:r>
        <w:r w:rsidRPr="00165991">
          <w:rPr>
            <w:rStyle w:val="Hyperlink"/>
            <w:noProof/>
          </w:rPr>
          <w:fldChar w:fldCharType="end"/>
        </w:r>
      </w:ins>
    </w:p>
    <w:p w14:paraId="115D4766" w14:textId="4DC13250" w:rsidR="003A3C2B" w:rsidRDefault="003A3C2B">
      <w:pPr>
        <w:pStyle w:val="TOC3"/>
        <w:tabs>
          <w:tab w:val="left" w:pos="1320"/>
          <w:tab w:val="right" w:leader="dot" w:pos="8302"/>
        </w:tabs>
        <w:rPr>
          <w:ins w:id="86"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87"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"_Toc178073095"</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4.2.10</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Representing Time Spans Elsewhere</w:t>
        </w:r>
        <w:r>
          <w:rPr>
            <w:noProof/>
            <w:webHidden/>
          </w:rPr>
          <w:tab/>
        </w:r>
        <w:r>
          <w:rPr>
            <w:noProof/>
            <w:webHidden/>
          </w:rPr>
          <w:fldChar w:fldCharType="begin"/>
        </w:r>
        <w:r>
          <w:rPr>
            <w:noProof/>
            <w:webHidden/>
          </w:rPr>
          <w:instrText xml:space="preserve"> PAGEREF _Toc178073095 \h </w:instrText>
        </w:r>
        <w:r>
          <w:rPr>
            <w:noProof/>
            <w:webHidden/>
          </w:rPr>
        </w:r>
      </w:ins>
      <w:r>
        <w:rPr>
          <w:noProof/>
          <w:webHidden/>
        </w:rPr>
        <w:fldChar w:fldCharType="separate"/>
      </w:r>
      <w:ins w:id="88" w:author="Matthew Nelson" w:date="2024-09-24T12:24:00Z" w16du:dateUtc="2024-09-24T11:24:00Z">
        <w:r>
          <w:rPr>
            <w:noProof/>
            <w:webHidden/>
          </w:rPr>
          <w:t>24</w:t>
        </w:r>
        <w:r>
          <w:rPr>
            <w:noProof/>
            <w:webHidden/>
          </w:rPr>
          <w:fldChar w:fldCharType="end"/>
        </w:r>
        <w:r w:rsidRPr="00165991">
          <w:rPr>
            <w:rStyle w:val="Hyperlink"/>
            <w:noProof/>
          </w:rPr>
          <w:fldChar w:fldCharType="end"/>
        </w:r>
      </w:ins>
    </w:p>
    <w:p w14:paraId="4288D0D2" w14:textId="687F397A" w:rsidR="003A3C2B" w:rsidRDefault="003A3C2B">
      <w:pPr>
        <w:pStyle w:val="TOC3"/>
        <w:tabs>
          <w:tab w:val="left" w:pos="1320"/>
          <w:tab w:val="right" w:leader="dot" w:pos="8302"/>
        </w:tabs>
        <w:rPr>
          <w:ins w:id="8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90"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"_Toc178073096"</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4.2.11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Notes on Formats</w:t>
        </w:r>
        <w:r>
          <w:rPr>
            <w:noProof/>
            <w:webHidden/>
          </w:rPr>
          <w:tab/>
        </w:r>
        <w:r>
          <w:rPr>
            <w:noProof/>
            <w:webHidden/>
          </w:rPr>
          <w:fldChar w:fldCharType="begin"/>
        </w:r>
        <w:r>
          <w:rPr>
            <w:noProof/>
            <w:webHidden/>
          </w:rPr>
          <w:instrText xml:space="preserve"> PAGEREF _Toc178073096 \h </w:instrText>
        </w:r>
        <w:r>
          <w:rPr>
            <w:noProof/>
            <w:webHidden/>
          </w:rPr>
        </w:r>
      </w:ins>
      <w:r>
        <w:rPr>
          <w:noProof/>
          <w:webHidden/>
        </w:rPr>
        <w:fldChar w:fldCharType="separate"/>
      </w:r>
      <w:ins w:id="91" w:author="Matthew Nelson" w:date="2024-09-24T12:24:00Z" w16du:dateUtc="2024-09-24T11:24:00Z">
        <w:r>
          <w:rPr>
            <w:noProof/>
            <w:webHidden/>
          </w:rPr>
          <w:t>24</w:t>
        </w:r>
        <w:r>
          <w:rPr>
            <w:noProof/>
            <w:webHidden/>
          </w:rPr>
          <w:fldChar w:fldCharType="end"/>
        </w:r>
        <w:r w:rsidRPr="00165991">
          <w:rPr>
            <w:rStyle w:val="Hyperlink"/>
            <w:noProof/>
          </w:rPr>
          <w:fldChar w:fldCharType="end"/>
        </w:r>
      </w:ins>
    </w:p>
    <w:p w14:paraId="15BFEE0B" w14:textId="54E78931" w:rsidR="003A3C2B" w:rsidRDefault="003A3C2B">
      <w:pPr>
        <w:pStyle w:val="TOC3"/>
        <w:tabs>
          <w:tab w:val="left" w:pos="1320"/>
          <w:tab w:val="right" w:leader="dot" w:pos="8302"/>
        </w:tabs>
        <w:rPr>
          <w:ins w:id="92"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93"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"_Toc178073097"</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4.2.12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Effect on Time Ranges</w:t>
        </w:r>
        <w:r>
          <w:rPr>
            <w:noProof/>
            <w:webHidden/>
          </w:rPr>
          <w:tab/>
        </w:r>
        <w:r>
          <w:rPr>
            <w:noProof/>
            <w:webHidden/>
          </w:rPr>
          <w:fldChar w:fldCharType="begin"/>
        </w:r>
        <w:r>
          <w:rPr>
            <w:noProof/>
            <w:webHidden/>
          </w:rPr>
          <w:instrText xml:space="preserve"> PAGEREF _Toc178073097 \h </w:instrText>
        </w:r>
        <w:r>
          <w:rPr>
            <w:noProof/>
            <w:webHidden/>
          </w:rPr>
        </w:r>
      </w:ins>
      <w:r>
        <w:rPr>
          <w:noProof/>
          <w:webHidden/>
        </w:rPr>
        <w:fldChar w:fldCharType="separate"/>
      </w:r>
      <w:ins w:id="94" w:author="Matthew Nelson" w:date="2024-09-24T12:24:00Z" w16du:dateUtc="2024-09-24T11:24:00Z">
        <w:r>
          <w:rPr>
            <w:noProof/>
            <w:webHidden/>
          </w:rPr>
          <w:t>24</w:t>
        </w:r>
        <w:r>
          <w:rPr>
            <w:noProof/>
            <w:webHidden/>
          </w:rPr>
          <w:fldChar w:fldCharType="end"/>
        </w:r>
        <w:r w:rsidRPr="00165991">
          <w:rPr>
            <w:rStyle w:val="Hyperlink"/>
            <w:noProof/>
          </w:rPr>
          <w:fldChar w:fldCharType="end"/>
        </w:r>
      </w:ins>
    </w:p>
    <w:p w14:paraId="7F1BE918" w14:textId="03A2133B" w:rsidR="003A3C2B" w:rsidRDefault="003A3C2B">
      <w:pPr>
        <w:pStyle w:val="TOC3"/>
        <w:tabs>
          <w:tab w:val="left" w:pos="1320"/>
          <w:tab w:val="right" w:leader="dot" w:pos="8302"/>
        </w:tabs>
        <w:rPr>
          <w:ins w:id="9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96"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"_Toc178073098"</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4.2.13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Time in Query Messages</w:t>
        </w:r>
        <w:r>
          <w:rPr>
            <w:noProof/>
            <w:webHidden/>
          </w:rPr>
          <w:tab/>
        </w:r>
        <w:r>
          <w:rPr>
            <w:noProof/>
            <w:webHidden/>
          </w:rPr>
          <w:fldChar w:fldCharType="begin"/>
        </w:r>
        <w:r>
          <w:rPr>
            <w:noProof/>
            <w:webHidden/>
          </w:rPr>
          <w:instrText xml:space="preserve"> PAGEREF _Toc178073098 \h </w:instrText>
        </w:r>
        <w:r>
          <w:rPr>
            <w:noProof/>
            <w:webHidden/>
          </w:rPr>
        </w:r>
      </w:ins>
      <w:r>
        <w:rPr>
          <w:noProof/>
          <w:webHidden/>
        </w:rPr>
        <w:fldChar w:fldCharType="separate"/>
      </w:r>
      <w:ins w:id="97" w:author="Matthew Nelson" w:date="2024-09-24T12:24:00Z" w16du:dateUtc="2024-09-24T11:24:00Z">
        <w:r>
          <w:rPr>
            <w:noProof/>
            <w:webHidden/>
          </w:rPr>
          <w:t>24</w:t>
        </w:r>
        <w:r>
          <w:rPr>
            <w:noProof/>
            <w:webHidden/>
          </w:rPr>
          <w:fldChar w:fldCharType="end"/>
        </w:r>
        <w:r w:rsidRPr="00165991">
          <w:rPr>
            <w:rStyle w:val="Hyperlink"/>
            <w:noProof/>
          </w:rPr>
          <w:fldChar w:fldCharType="end"/>
        </w:r>
      </w:ins>
    </w:p>
    <w:p w14:paraId="6CCA3A66" w14:textId="35CA4EA7" w:rsidR="003A3C2B" w:rsidRDefault="003A3C2B">
      <w:pPr>
        <w:pStyle w:val="TOC2"/>
        <w:tabs>
          <w:tab w:val="left" w:pos="880"/>
          <w:tab w:val="right" w:leader="dot" w:pos="8302"/>
        </w:tabs>
        <w:rPr>
          <w:ins w:id="98"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99"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"_Toc178073099"</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Versioning</w:t>
        </w:r>
        <w:r>
          <w:rPr>
            <w:noProof/>
            <w:webHidden/>
          </w:rPr>
          <w:tab/>
        </w:r>
        <w:r>
          <w:rPr>
            <w:noProof/>
            <w:webHidden/>
          </w:rPr>
          <w:fldChar w:fldCharType="begin"/>
        </w:r>
        <w:r>
          <w:rPr>
            <w:noProof/>
            <w:webHidden/>
          </w:rPr>
          <w:instrText xml:space="preserve"> PAGEREF _Toc178073099 \h </w:instrText>
        </w:r>
        <w:r>
          <w:rPr>
            <w:noProof/>
            <w:webHidden/>
          </w:rPr>
        </w:r>
      </w:ins>
      <w:r>
        <w:rPr>
          <w:noProof/>
          <w:webHidden/>
        </w:rPr>
        <w:fldChar w:fldCharType="separate"/>
      </w:r>
      <w:ins w:id="100" w:author="Matthew Nelson" w:date="2024-09-24T12:24:00Z" w16du:dateUtc="2024-09-24T11:24:00Z">
        <w:r>
          <w:rPr>
            <w:noProof/>
            <w:webHidden/>
          </w:rPr>
          <w:t>26</w:t>
        </w:r>
        <w:r>
          <w:rPr>
            <w:noProof/>
            <w:webHidden/>
          </w:rPr>
          <w:fldChar w:fldCharType="end"/>
        </w:r>
        <w:r w:rsidRPr="00165991">
          <w:rPr>
            <w:rStyle w:val="Hyperlink"/>
            <w:noProof/>
          </w:rPr>
          <w:fldChar w:fldCharType="end"/>
        </w:r>
      </w:ins>
    </w:p>
    <w:p w14:paraId="252F3E7D" w14:textId="316E461F" w:rsidR="003A3C2B" w:rsidRDefault="003A3C2B">
      <w:pPr>
        <w:pStyle w:val="TOC3"/>
        <w:tabs>
          <w:tab w:val="left" w:pos="1320"/>
          <w:tab w:val="right" w:leader="dot" w:pos="8302"/>
        </w:tabs>
        <w:rPr>
          <w:ins w:id="10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02"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"_Toc178073100"</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4.3.1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Non-versioned artefacts</w:t>
        </w:r>
        <w:r>
          <w:rPr>
            <w:noProof/>
            <w:webHidden/>
          </w:rPr>
          <w:tab/>
        </w:r>
        <w:r>
          <w:rPr>
            <w:noProof/>
            <w:webHidden/>
          </w:rPr>
          <w:fldChar w:fldCharType="begin"/>
        </w:r>
        <w:r>
          <w:rPr>
            <w:noProof/>
            <w:webHidden/>
          </w:rPr>
          <w:instrText xml:space="preserve"> PAGEREF _Toc178073100 \h </w:instrText>
        </w:r>
        <w:r>
          <w:rPr>
            <w:noProof/>
            <w:webHidden/>
          </w:rPr>
        </w:r>
      </w:ins>
      <w:r>
        <w:rPr>
          <w:noProof/>
          <w:webHidden/>
        </w:rPr>
        <w:fldChar w:fldCharType="separate"/>
      </w:r>
      <w:ins w:id="103" w:author="Matthew Nelson" w:date="2024-09-24T12:24:00Z" w16du:dateUtc="2024-09-24T11:24:00Z">
        <w:r>
          <w:rPr>
            <w:noProof/>
            <w:webHidden/>
          </w:rPr>
          <w:t>26</w:t>
        </w:r>
        <w:r>
          <w:rPr>
            <w:noProof/>
            <w:webHidden/>
          </w:rPr>
          <w:fldChar w:fldCharType="end"/>
        </w:r>
        <w:r w:rsidRPr="00165991">
          <w:rPr>
            <w:rStyle w:val="Hyperlink"/>
            <w:noProof/>
          </w:rPr>
          <w:fldChar w:fldCharType="end"/>
        </w:r>
      </w:ins>
    </w:p>
    <w:p w14:paraId="207CF663" w14:textId="1055C319" w:rsidR="003A3C2B" w:rsidRDefault="003A3C2B">
      <w:pPr>
        <w:pStyle w:val="TOC3"/>
        <w:tabs>
          <w:tab w:val="left" w:pos="1320"/>
          <w:tab w:val="right" w:leader="dot" w:pos="8302"/>
        </w:tabs>
        <w:rPr>
          <w:ins w:id="104"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05"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"_Toc178073101"</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4.3.2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Semantically versioned artefacts</w:t>
        </w:r>
        <w:r>
          <w:rPr>
            <w:noProof/>
            <w:webHidden/>
          </w:rPr>
          <w:tab/>
        </w:r>
        <w:r>
          <w:rPr>
            <w:noProof/>
            <w:webHidden/>
          </w:rPr>
          <w:fldChar w:fldCharType="begin"/>
        </w:r>
        <w:r>
          <w:rPr>
            <w:noProof/>
            <w:webHidden/>
          </w:rPr>
          <w:instrText xml:space="preserve"> PAGEREF _Toc178073101 \h </w:instrText>
        </w:r>
        <w:r>
          <w:rPr>
            <w:noProof/>
            <w:webHidden/>
          </w:rPr>
        </w:r>
      </w:ins>
      <w:r>
        <w:rPr>
          <w:noProof/>
          <w:webHidden/>
        </w:rPr>
        <w:fldChar w:fldCharType="separate"/>
      </w:r>
      <w:ins w:id="106" w:author="Matthew Nelson" w:date="2024-09-24T12:24:00Z" w16du:dateUtc="2024-09-24T11:24:00Z">
        <w:r>
          <w:rPr>
            <w:noProof/>
            <w:webHidden/>
          </w:rPr>
          <w:t>27</w:t>
        </w:r>
        <w:r>
          <w:rPr>
            <w:noProof/>
            <w:webHidden/>
          </w:rPr>
          <w:fldChar w:fldCharType="end"/>
        </w:r>
        <w:r w:rsidRPr="00165991">
          <w:rPr>
            <w:rStyle w:val="Hyperlink"/>
            <w:noProof/>
          </w:rPr>
          <w:fldChar w:fldCharType="end"/>
        </w:r>
      </w:ins>
    </w:p>
    <w:p w14:paraId="7504F78C" w14:textId="57C8040F" w:rsidR="003A3C2B" w:rsidRDefault="003A3C2B">
      <w:pPr>
        <w:pStyle w:val="TOC3"/>
        <w:tabs>
          <w:tab w:val="left" w:pos="1320"/>
          <w:tab w:val="right" w:leader="dot" w:pos="8302"/>
        </w:tabs>
        <w:rPr>
          <w:ins w:id="10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08"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"_Toc178073102"</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4.3.3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Legacy-versioned artefacts</w:t>
        </w:r>
        <w:r>
          <w:rPr>
            <w:noProof/>
            <w:webHidden/>
          </w:rPr>
          <w:tab/>
        </w:r>
        <w:r>
          <w:rPr>
            <w:noProof/>
            <w:webHidden/>
          </w:rPr>
          <w:fldChar w:fldCharType="begin"/>
        </w:r>
        <w:r>
          <w:rPr>
            <w:noProof/>
            <w:webHidden/>
          </w:rPr>
          <w:instrText xml:space="preserve"> PAGEREF _Toc178073102 \h </w:instrText>
        </w:r>
        <w:r>
          <w:rPr>
            <w:noProof/>
            <w:webHidden/>
          </w:rPr>
        </w:r>
      </w:ins>
      <w:r>
        <w:rPr>
          <w:noProof/>
          <w:webHidden/>
        </w:rPr>
        <w:fldChar w:fldCharType="separate"/>
      </w:r>
      <w:ins w:id="109" w:author="Matthew Nelson" w:date="2024-09-24T12:24:00Z" w16du:dateUtc="2024-09-24T11:24:00Z">
        <w:r>
          <w:rPr>
            <w:noProof/>
            <w:webHidden/>
          </w:rPr>
          <w:t>28</w:t>
        </w:r>
        <w:r>
          <w:rPr>
            <w:noProof/>
            <w:webHidden/>
          </w:rPr>
          <w:fldChar w:fldCharType="end"/>
        </w:r>
        <w:r w:rsidRPr="00165991">
          <w:rPr>
            <w:rStyle w:val="Hyperlink"/>
            <w:noProof/>
          </w:rPr>
          <w:fldChar w:fldCharType="end"/>
        </w:r>
      </w:ins>
    </w:p>
    <w:p w14:paraId="5A99AFEB" w14:textId="192A27C1" w:rsidR="003A3C2B" w:rsidRDefault="003A3C2B">
      <w:pPr>
        <w:pStyle w:val="TOC3"/>
        <w:tabs>
          <w:tab w:val="left" w:pos="1320"/>
          <w:tab w:val="right" w:leader="dot" w:pos="8302"/>
        </w:tabs>
        <w:rPr>
          <w:ins w:id="110"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11"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"_Toc178073103"</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4.3.4</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Dependency management and references</w:t>
        </w:r>
        <w:r>
          <w:rPr>
            <w:noProof/>
            <w:webHidden/>
          </w:rPr>
          <w:tab/>
        </w:r>
        <w:r>
          <w:rPr>
            <w:noProof/>
            <w:webHidden/>
          </w:rPr>
          <w:fldChar w:fldCharType="begin"/>
        </w:r>
        <w:r>
          <w:rPr>
            <w:noProof/>
            <w:webHidden/>
          </w:rPr>
          <w:instrText xml:space="preserve"> PAGEREF _Toc178073103 \h </w:instrText>
        </w:r>
        <w:r>
          <w:rPr>
            <w:noProof/>
            <w:webHidden/>
          </w:rPr>
        </w:r>
      </w:ins>
      <w:r>
        <w:rPr>
          <w:noProof/>
          <w:webHidden/>
        </w:rPr>
        <w:fldChar w:fldCharType="separate"/>
      </w:r>
      <w:ins w:id="112" w:author="Matthew Nelson" w:date="2024-09-24T12:24:00Z" w16du:dateUtc="2024-09-24T11:24:00Z">
        <w:r>
          <w:rPr>
            <w:noProof/>
            <w:webHidden/>
          </w:rPr>
          <w:t>28</w:t>
        </w:r>
        <w:r>
          <w:rPr>
            <w:noProof/>
            <w:webHidden/>
          </w:rPr>
          <w:fldChar w:fldCharType="end"/>
        </w:r>
        <w:r w:rsidRPr="00165991">
          <w:rPr>
            <w:rStyle w:val="Hyperlink"/>
            <w:noProof/>
          </w:rPr>
          <w:fldChar w:fldCharType="end"/>
        </w:r>
      </w:ins>
    </w:p>
    <w:p w14:paraId="54FEA02A" w14:textId="65EDEF9E" w:rsidR="003A3C2B" w:rsidRDefault="003A3C2B">
      <w:pPr>
        <w:pStyle w:val="TOC2"/>
        <w:tabs>
          <w:tab w:val="left" w:pos="880"/>
          <w:tab w:val="right" w:leader="dot" w:pos="8302"/>
        </w:tabs>
        <w:rPr>
          <w:ins w:id="11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14"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"_Toc178073104"</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Structural Metadata Querying Best Practices</w:t>
        </w:r>
        <w:r>
          <w:rPr>
            <w:noProof/>
            <w:webHidden/>
          </w:rPr>
          <w:tab/>
        </w:r>
        <w:r>
          <w:rPr>
            <w:noProof/>
            <w:webHidden/>
          </w:rPr>
          <w:fldChar w:fldCharType="begin"/>
        </w:r>
        <w:r>
          <w:rPr>
            <w:noProof/>
            <w:webHidden/>
          </w:rPr>
          <w:instrText xml:space="preserve"> PAGEREF _Toc178073104 \h </w:instrText>
        </w:r>
        <w:r>
          <w:rPr>
            <w:noProof/>
            <w:webHidden/>
          </w:rPr>
        </w:r>
      </w:ins>
      <w:r>
        <w:rPr>
          <w:noProof/>
          <w:webHidden/>
        </w:rPr>
        <w:fldChar w:fldCharType="separate"/>
      </w:r>
      <w:ins w:id="115" w:author="Matthew Nelson" w:date="2024-09-24T12:24:00Z" w16du:dateUtc="2024-09-24T11:24:00Z">
        <w:r>
          <w:rPr>
            <w:noProof/>
            <w:webHidden/>
          </w:rPr>
          <w:t>29</w:t>
        </w:r>
        <w:r>
          <w:rPr>
            <w:noProof/>
            <w:webHidden/>
          </w:rPr>
          <w:fldChar w:fldCharType="end"/>
        </w:r>
        <w:r w:rsidRPr="00165991">
          <w:rPr>
            <w:rStyle w:val="Hyperlink"/>
            <w:noProof/>
          </w:rPr>
          <w:fldChar w:fldCharType="end"/>
        </w:r>
      </w:ins>
    </w:p>
    <w:p w14:paraId="47534446" w14:textId="60901CBC" w:rsidR="003A3C2B" w:rsidRDefault="003A3C2B">
      <w:pPr>
        <w:pStyle w:val="TOC1"/>
        <w:rPr>
          <w:ins w:id="116"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ins w:id="117"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"_Toc178073105"</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5</w:t>
        </w:r>
        <w:r>
          <w:rPr>
            <w:rFonts w:asciiTheme="minorHAnsi" w:eastAsiaTheme="minorEastAsia" w:hAnsiTheme="minorHAnsi" w:cstheme="minorBidi"/>
            <w:b w:val="0"/>
            <w:noProof/>
            <w:kern w:val="2"/>
            <w:sz w:val="24"/>
            <w:szCs w:val="24"/>
            <w:lang w:eastAsia="en-GB"/>
            <w14:ligatures w14:val="standardContextual"/>
          </w:rPr>
          <w:tab/>
        </w:r>
        <w:r w:rsidRPr="00165991">
          <w:rPr>
            <w:rStyle w:val="Hyperlink"/>
            <w:noProof/>
          </w:rPr>
          <w:t>Reference Metadata</w:t>
        </w:r>
        <w:r>
          <w:rPr>
            <w:noProof/>
            <w:webHidden/>
          </w:rPr>
          <w:tab/>
        </w:r>
        <w:r>
          <w:rPr>
            <w:noProof/>
            <w:webHidden/>
          </w:rPr>
          <w:fldChar w:fldCharType="begin"/>
        </w:r>
        <w:r>
          <w:rPr>
            <w:noProof/>
            <w:webHidden/>
          </w:rPr>
          <w:instrText xml:space="preserve"> PAGEREF _Toc178073105 \h </w:instrText>
        </w:r>
        <w:r>
          <w:rPr>
            <w:noProof/>
            <w:webHidden/>
          </w:rPr>
        </w:r>
      </w:ins>
      <w:r>
        <w:rPr>
          <w:noProof/>
          <w:webHidden/>
        </w:rPr>
        <w:fldChar w:fldCharType="separate"/>
      </w:r>
      <w:ins w:id="118" w:author="Matthew Nelson" w:date="2024-09-24T12:24:00Z" w16du:dateUtc="2024-09-24T11:24:00Z">
        <w:r>
          <w:rPr>
            <w:noProof/>
            <w:webHidden/>
          </w:rPr>
          <w:t>30</w:t>
        </w:r>
        <w:r>
          <w:rPr>
            <w:noProof/>
            <w:webHidden/>
          </w:rPr>
          <w:fldChar w:fldCharType="end"/>
        </w:r>
        <w:r w:rsidRPr="00165991">
          <w:rPr>
            <w:rStyle w:val="Hyperlink"/>
            <w:noProof/>
          </w:rPr>
          <w:fldChar w:fldCharType="end"/>
        </w:r>
      </w:ins>
    </w:p>
    <w:p w14:paraId="606F032D" w14:textId="598FC971" w:rsidR="003A3C2B" w:rsidRDefault="003A3C2B">
      <w:pPr>
        <w:pStyle w:val="TOC2"/>
        <w:tabs>
          <w:tab w:val="left" w:pos="880"/>
          <w:tab w:val="right" w:leader="dot" w:pos="8302"/>
        </w:tabs>
        <w:rPr>
          <w:ins w:id="11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20"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"_Toc178073106"</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Scope of the Metadata Structure Definition (MSD)</w:t>
        </w:r>
        <w:r>
          <w:rPr>
            <w:noProof/>
            <w:webHidden/>
          </w:rPr>
          <w:tab/>
        </w:r>
        <w:r>
          <w:rPr>
            <w:noProof/>
            <w:webHidden/>
          </w:rPr>
          <w:fldChar w:fldCharType="begin"/>
        </w:r>
        <w:r>
          <w:rPr>
            <w:noProof/>
            <w:webHidden/>
          </w:rPr>
          <w:instrText xml:space="preserve"> PAGEREF _Toc178073106 \h </w:instrText>
        </w:r>
        <w:r>
          <w:rPr>
            <w:noProof/>
            <w:webHidden/>
          </w:rPr>
        </w:r>
      </w:ins>
      <w:r>
        <w:rPr>
          <w:noProof/>
          <w:webHidden/>
        </w:rPr>
        <w:fldChar w:fldCharType="separate"/>
      </w:r>
      <w:ins w:id="121" w:author="Matthew Nelson" w:date="2024-09-24T12:24:00Z" w16du:dateUtc="2024-09-24T11:24:00Z">
        <w:r>
          <w:rPr>
            <w:noProof/>
            <w:webHidden/>
          </w:rPr>
          <w:t>30</w:t>
        </w:r>
        <w:r>
          <w:rPr>
            <w:noProof/>
            <w:webHidden/>
          </w:rPr>
          <w:fldChar w:fldCharType="end"/>
        </w:r>
        <w:r w:rsidRPr="00165991">
          <w:rPr>
            <w:rStyle w:val="Hyperlink"/>
            <w:noProof/>
          </w:rPr>
          <w:fldChar w:fldCharType="end"/>
        </w:r>
      </w:ins>
    </w:p>
    <w:p w14:paraId="1DD9B5B5" w14:textId="4921043C" w:rsidR="003A3C2B" w:rsidRDefault="003A3C2B">
      <w:pPr>
        <w:pStyle w:val="TOC2"/>
        <w:tabs>
          <w:tab w:val="left" w:pos="880"/>
          <w:tab w:val="right" w:leader="dot" w:pos="8302"/>
        </w:tabs>
        <w:rPr>
          <w:ins w:id="122"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23"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"_Toc178073107"</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5.2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Identification of the Object(s) to which the Metadata is to be attached</w:t>
        </w:r>
        <w:r>
          <w:rPr>
            <w:noProof/>
            <w:webHidden/>
          </w:rPr>
          <w:tab/>
        </w:r>
        <w:r>
          <w:rPr>
            <w:noProof/>
            <w:webHidden/>
          </w:rPr>
          <w:fldChar w:fldCharType="begin"/>
        </w:r>
        <w:r>
          <w:rPr>
            <w:noProof/>
            <w:webHidden/>
          </w:rPr>
          <w:instrText xml:space="preserve"> PAGEREF _Toc178073107 \h </w:instrText>
        </w:r>
        <w:r>
          <w:rPr>
            <w:noProof/>
            <w:webHidden/>
          </w:rPr>
        </w:r>
      </w:ins>
      <w:r>
        <w:rPr>
          <w:noProof/>
          <w:webHidden/>
        </w:rPr>
        <w:fldChar w:fldCharType="separate"/>
      </w:r>
      <w:ins w:id="124" w:author="Matthew Nelson" w:date="2024-09-24T12:24:00Z" w16du:dateUtc="2024-09-24T11:24:00Z">
        <w:r>
          <w:rPr>
            <w:noProof/>
            <w:webHidden/>
          </w:rPr>
          <w:t>30</w:t>
        </w:r>
        <w:r>
          <w:rPr>
            <w:noProof/>
            <w:webHidden/>
          </w:rPr>
          <w:fldChar w:fldCharType="end"/>
        </w:r>
        <w:r w:rsidRPr="00165991">
          <w:rPr>
            <w:rStyle w:val="Hyperlink"/>
            <w:noProof/>
          </w:rPr>
          <w:fldChar w:fldCharType="end"/>
        </w:r>
      </w:ins>
    </w:p>
    <w:p w14:paraId="441CAADC" w14:textId="782E9285" w:rsidR="003A3C2B" w:rsidRDefault="003A3C2B">
      <w:pPr>
        <w:pStyle w:val="TOC2"/>
        <w:tabs>
          <w:tab w:val="left" w:pos="880"/>
          <w:tab w:val="right" w:leader="dot" w:pos="8302"/>
        </w:tabs>
        <w:rPr>
          <w:ins w:id="12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26"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"_Toc178073108"</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5.3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Metadata Structure Definition</w:t>
        </w:r>
        <w:r>
          <w:rPr>
            <w:noProof/>
            <w:webHidden/>
          </w:rPr>
          <w:tab/>
        </w:r>
        <w:r>
          <w:rPr>
            <w:noProof/>
            <w:webHidden/>
          </w:rPr>
          <w:fldChar w:fldCharType="begin"/>
        </w:r>
        <w:r>
          <w:rPr>
            <w:noProof/>
            <w:webHidden/>
          </w:rPr>
          <w:instrText xml:space="preserve"> PAGEREF _Toc178073108 \h </w:instrText>
        </w:r>
        <w:r>
          <w:rPr>
            <w:noProof/>
            <w:webHidden/>
          </w:rPr>
        </w:r>
      </w:ins>
      <w:r>
        <w:rPr>
          <w:noProof/>
          <w:webHidden/>
        </w:rPr>
        <w:fldChar w:fldCharType="separate"/>
      </w:r>
      <w:ins w:id="127" w:author="Matthew Nelson" w:date="2024-09-24T12:24:00Z" w16du:dateUtc="2024-09-24T11:24:00Z">
        <w:r>
          <w:rPr>
            <w:noProof/>
            <w:webHidden/>
          </w:rPr>
          <w:t>31</w:t>
        </w:r>
        <w:r>
          <w:rPr>
            <w:noProof/>
            <w:webHidden/>
          </w:rPr>
          <w:fldChar w:fldCharType="end"/>
        </w:r>
        <w:r w:rsidRPr="00165991">
          <w:rPr>
            <w:rStyle w:val="Hyperlink"/>
            <w:noProof/>
          </w:rPr>
          <w:fldChar w:fldCharType="end"/>
        </w:r>
      </w:ins>
    </w:p>
    <w:p w14:paraId="1AD3860D" w14:textId="2047E37A" w:rsidR="003A3C2B" w:rsidRDefault="003A3C2B">
      <w:pPr>
        <w:pStyle w:val="TOC2"/>
        <w:tabs>
          <w:tab w:val="left" w:pos="880"/>
          <w:tab w:val="right" w:leader="dot" w:pos="8302"/>
        </w:tabs>
        <w:rPr>
          <w:ins w:id="128"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29"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"_Toc178073109"</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5.4</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Metadata Set</w:t>
        </w:r>
        <w:r>
          <w:rPr>
            <w:noProof/>
            <w:webHidden/>
          </w:rPr>
          <w:tab/>
        </w:r>
        <w:r>
          <w:rPr>
            <w:noProof/>
            <w:webHidden/>
          </w:rPr>
          <w:fldChar w:fldCharType="begin"/>
        </w:r>
        <w:r>
          <w:rPr>
            <w:noProof/>
            <w:webHidden/>
          </w:rPr>
          <w:instrText xml:space="preserve"> PAGEREF _Toc178073109 \h </w:instrText>
        </w:r>
        <w:r>
          <w:rPr>
            <w:noProof/>
            <w:webHidden/>
          </w:rPr>
        </w:r>
      </w:ins>
      <w:r>
        <w:rPr>
          <w:noProof/>
          <w:webHidden/>
        </w:rPr>
        <w:fldChar w:fldCharType="separate"/>
      </w:r>
      <w:ins w:id="130" w:author="Matthew Nelson" w:date="2024-09-24T12:24:00Z" w16du:dateUtc="2024-09-24T11:24:00Z">
        <w:r>
          <w:rPr>
            <w:noProof/>
            <w:webHidden/>
          </w:rPr>
          <w:t>32</w:t>
        </w:r>
        <w:r>
          <w:rPr>
            <w:noProof/>
            <w:webHidden/>
          </w:rPr>
          <w:fldChar w:fldCharType="end"/>
        </w:r>
        <w:r w:rsidRPr="00165991">
          <w:rPr>
            <w:rStyle w:val="Hyperlink"/>
            <w:noProof/>
          </w:rPr>
          <w:fldChar w:fldCharType="end"/>
        </w:r>
      </w:ins>
    </w:p>
    <w:p w14:paraId="3FCA692E" w14:textId="3999F8E0" w:rsidR="003A3C2B" w:rsidRDefault="003A3C2B">
      <w:pPr>
        <w:pStyle w:val="TOC2"/>
        <w:tabs>
          <w:tab w:val="left" w:pos="880"/>
          <w:tab w:val="right" w:leader="dot" w:pos="8302"/>
        </w:tabs>
        <w:rPr>
          <w:ins w:id="13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32"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"_Toc178073110"</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5.5</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Reference Metadata in Data Structure Definition and Dataset</w:t>
        </w:r>
        <w:r>
          <w:rPr>
            <w:noProof/>
            <w:webHidden/>
          </w:rPr>
          <w:tab/>
        </w:r>
        <w:r>
          <w:rPr>
            <w:noProof/>
            <w:webHidden/>
          </w:rPr>
          <w:fldChar w:fldCharType="begin"/>
        </w:r>
        <w:r>
          <w:rPr>
            <w:noProof/>
            <w:webHidden/>
          </w:rPr>
          <w:instrText xml:space="preserve"> PAGEREF _Toc178073110 \h </w:instrText>
        </w:r>
        <w:r>
          <w:rPr>
            <w:noProof/>
            <w:webHidden/>
          </w:rPr>
        </w:r>
      </w:ins>
      <w:r>
        <w:rPr>
          <w:noProof/>
          <w:webHidden/>
        </w:rPr>
        <w:fldChar w:fldCharType="separate"/>
      </w:r>
      <w:ins w:id="133" w:author="Matthew Nelson" w:date="2024-09-24T12:24:00Z" w16du:dateUtc="2024-09-24T11:24:00Z">
        <w:r>
          <w:rPr>
            <w:noProof/>
            <w:webHidden/>
          </w:rPr>
          <w:t>33</w:t>
        </w:r>
        <w:r>
          <w:rPr>
            <w:noProof/>
            <w:webHidden/>
          </w:rPr>
          <w:fldChar w:fldCharType="end"/>
        </w:r>
        <w:r w:rsidRPr="00165991">
          <w:rPr>
            <w:rStyle w:val="Hyperlink"/>
            <w:noProof/>
          </w:rPr>
          <w:fldChar w:fldCharType="end"/>
        </w:r>
      </w:ins>
    </w:p>
    <w:p w14:paraId="5331D5FD" w14:textId="0E71F2BB" w:rsidR="003A3C2B" w:rsidRDefault="003A3C2B">
      <w:pPr>
        <w:pStyle w:val="TOC1"/>
        <w:rPr>
          <w:ins w:id="134"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ins w:id="135"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"_Toc178073111"</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6</w:t>
        </w:r>
        <w:r>
          <w:rPr>
            <w:rFonts w:asciiTheme="minorHAnsi" w:eastAsiaTheme="minorEastAsia" w:hAnsiTheme="minorHAnsi" w:cstheme="minorBidi"/>
            <w:b w:val="0"/>
            <w:noProof/>
            <w:kern w:val="2"/>
            <w:sz w:val="24"/>
            <w:szCs w:val="24"/>
            <w:lang w:eastAsia="en-GB"/>
            <w14:ligatures w14:val="standardContextual"/>
          </w:rPr>
          <w:tab/>
        </w:r>
        <w:r w:rsidRPr="00165991">
          <w:rPr>
            <w:rStyle w:val="Hyperlink"/>
            <w:noProof/>
          </w:rPr>
          <w:t>Codelist</w:t>
        </w:r>
        <w:r>
          <w:rPr>
            <w:noProof/>
            <w:webHidden/>
          </w:rPr>
          <w:tab/>
        </w:r>
        <w:r>
          <w:rPr>
            <w:noProof/>
            <w:webHidden/>
          </w:rPr>
          <w:fldChar w:fldCharType="begin"/>
        </w:r>
        <w:r>
          <w:rPr>
            <w:noProof/>
            <w:webHidden/>
          </w:rPr>
          <w:instrText xml:space="preserve"> PAGEREF _Toc178073111 \h </w:instrText>
        </w:r>
        <w:r>
          <w:rPr>
            <w:noProof/>
            <w:webHidden/>
          </w:rPr>
        </w:r>
      </w:ins>
      <w:r>
        <w:rPr>
          <w:noProof/>
          <w:webHidden/>
        </w:rPr>
        <w:fldChar w:fldCharType="separate"/>
      </w:r>
      <w:ins w:id="136" w:author="Matthew Nelson" w:date="2024-09-24T12:24:00Z" w16du:dateUtc="2024-09-24T11:24:00Z">
        <w:r>
          <w:rPr>
            <w:noProof/>
            <w:webHidden/>
          </w:rPr>
          <w:t>34</w:t>
        </w:r>
        <w:r>
          <w:rPr>
            <w:noProof/>
            <w:webHidden/>
          </w:rPr>
          <w:fldChar w:fldCharType="end"/>
        </w:r>
        <w:r w:rsidRPr="00165991">
          <w:rPr>
            <w:rStyle w:val="Hyperlink"/>
            <w:noProof/>
          </w:rPr>
          <w:fldChar w:fldCharType="end"/>
        </w:r>
      </w:ins>
    </w:p>
    <w:p w14:paraId="39EB214E" w14:textId="459EE1A1" w:rsidR="003A3C2B" w:rsidRDefault="003A3C2B">
      <w:pPr>
        <w:pStyle w:val="TOC2"/>
        <w:tabs>
          <w:tab w:val="left" w:pos="880"/>
          <w:tab w:val="right" w:leader="dot" w:pos="8302"/>
        </w:tabs>
        <w:rPr>
          <w:ins w:id="13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38" w:author="Matthew Nelson" w:date="2024-09-24T12:24:00Z" w16du:dateUtc="2024-09-24T11:24:00Z">
        <w:r w:rsidRPr="00165991">
          <w:rPr>
            <w:rStyle w:val="Hyperlink"/>
            <w:noProof/>
          </w:rPr>
          <w:lastRenderedPageBreak/>
          <w:fldChar w:fldCharType="begin"/>
        </w:r>
        <w:r w:rsidRPr="00165991">
          <w:rPr>
            <w:rStyle w:val="Hyperlink"/>
            <w:noProof/>
          </w:rPr>
          <w:instrText xml:space="preserve"> </w:instrText>
        </w:r>
        <w:r>
          <w:rPr>
            <w:noProof/>
          </w:rPr>
          <w:instrText>HYPERLINK \l "_Toc178073112"</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Codelist extension and discriminated unions</w:t>
        </w:r>
        <w:r>
          <w:rPr>
            <w:noProof/>
            <w:webHidden/>
          </w:rPr>
          <w:tab/>
        </w:r>
        <w:r>
          <w:rPr>
            <w:noProof/>
            <w:webHidden/>
          </w:rPr>
          <w:fldChar w:fldCharType="begin"/>
        </w:r>
        <w:r>
          <w:rPr>
            <w:noProof/>
            <w:webHidden/>
          </w:rPr>
          <w:instrText xml:space="preserve"> PAGEREF _Toc178073112 \h </w:instrText>
        </w:r>
        <w:r>
          <w:rPr>
            <w:noProof/>
            <w:webHidden/>
          </w:rPr>
        </w:r>
      </w:ins>
      <w:r>
        <w:rPr>
          <w:noProof/>
          <w:webHidden/>
        </w:rPr>
        <w:fldChar w:fldCharType="separate"/>
      </w:r>
      <w:ins w:id="139" w:author="Matthew Nelson" w:date="2024-09-24T12:24:00Z" w16du:dateUtc="2024-09-24T11:24:00Z">
        <w:r>
          <w:rPr>
            <w:noProof/>
            <w:webHidden/>
          </w:rPr>
          <w:t>34</w:t>
        </w:r>
        <w:r>
          <w:rPr>
            <w:noProof/>
            <w:webHidden/>
          </w:rPr>
          <w:fldChar w:fldCharType="end"/>
        </w:r>
        <w:r w:rsidRPr="00165991">
          <w:rPr>
            <w:rStyle w:val="Hyperlink"/>
            <w:noProof/>
          </w:rPr>
          <w:fldChar w:fldCharType="end"/>
        </w:r>
      </w:ins>
    </w:p>
    <w:p w14:paraId="0C697160" w14:textId="051CF06D" w:rsidR="003A3C2B" w:rsidRDefault="003A3C2B">
      <w:pPr>
        <w:pStyle w:val="TOC3"/>
        <w:tabs>
          <w:tab w:val="left" w:pos="1320"/>
          <w:tab w:val="right" w:leader="dot" w:pos="8302"/>
        </w:tabs>
        <w:rPr>
          <w:ins w:id="140"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41"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"_Toc178073113"</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6.1.1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Prefixing Code Ids</w:t>
        </w:r>
        <w:r>
          <w:rPr>
            <w:noProof/>
            <w:webHidden/>
          </w:rPr>
          <w:tab/>
        </w:r>
        <w:r>
          <w:rPr>
            <w:noProof/>
            <w:webHidden/>
          </w:rPr>
          <w:fldChar w:fldCharType="begin"/>
        </w:r>
        <w:r>
          <w:rPr>
            <w:noProof/>
            <w:webHidden/>
          </w:rPr>
          <w:instrText xml:space="preserve"> PAGEREF _Toc178073113 \h </w:instrText>
        </w:r>
        <w:r>
          <w:rPr>
            <w:noProof/>
            <w:webHidden/>
          </w:rPr>
        </w:r>
      </w:ins>
      <w:r>
        <w:rPr>
          <w:noProof/>
          <w:webHidden/>
        </w:rPr>
        <w:fldChar w:fldCharType="separate"/>
      </w:r>
      <w:ins w:id="142" w:author="Matthew Nelson" w:date="2024-09-24T12:24:00Z" w16du:dateUtc="2024-09-24T11:24:00Z">
        <w:r>
          <w:rPr>
            <w:noProof/>
            <w:webHidden/>
          </w:rPr>
          <w:t>35</w:t>
        </w:r>
        <w:r>
          <w:rPr>
            <w:noProof/>
            <w:webHidden/>
          </w:rPr>
          <w:fldChar w:fldCharType="end"/>
        </w:r>
        <w:r w:rsidRPr="00165991">
          <w:rPr>
            <w:rStyle w:val="Hyperlink"/>
            <w:noProof/>
          </w:rPr>
          <w:fldChar w:fldCharType="end"/>
        </w:r>
      </w:ins>
    </w:p>
    <w:p w14:paraId="442F20A7" w14:textId="1D171F27" w:rsidR="003A3C2B" w:rsidRDefault="003A3C2B">
      <w:pPr>
        <w:pStyle w:val="TOC3"/>
        <w:tabs>
          <w:tab w:val="left" w:pos="1320"/>
          <w:tab w:val="right" w:leader="dot" w:pos="8302"/>
        </w:tabs>
        <w:rPr>
          <w:ins w:id="14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44"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"_Toc178073114"</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6.1.2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Including / Excluding Specific Codes</w:t>
        </w:r>
        <w:r>
          <w:rPr>
            <w:noProof/>
            <w:webHidden/>
          </w:rPr>
          <w:tab/>
        </w:r>
        <w:r>
          <w:rPr>
            <w:noProof/>
            <w:webHidden/>
          </w:rPr>
          <w:fldChar w:fldCharType="begin"/>
        </w:r>
        <w:r>
          <w:rPr>
            <w:noProof/>
            <w:webHidden/>
          </w:rPr>
          <w:instrText xml:space="preserve"> PAGEREF _Toc178073114 \h </w:instrText>
        </w:r>
        <w:r>
          <w:rPr>
            <w:noProof/>
            <w:webHidden/>
          </w:rPr>
        </w:r>
      </w:ins>
      <w:r>
        <w:rPr>
          <w:noProof/>
          <w:webHidden/>
        </w:rPr>
        <w:fldChar w:fldCharType="separate"/>
      </w:r>
      <w:ins w:id="145" w:author="Matthew Nelson" w:date="2024-09-24T12:24:00Z" w16du:dateUtc="2024-09-24T11:24:00Z">
        <w:r>
          <w:rPr>
            <w:noProof/>
            <w:webHidden/>
          </w:rPr>
          <w:t>35</w:t>
        </w:r>
        <w:r>
          <w:rPr>
            <w:noProof/>
            <w:webHidden/>
          </w:rPr>
          <w:fldChar w:fldCharType="end"/>
        </w:r>
        <w:r w:rsidRPr="00165991">
          <w:rPr>
            <w:rStyle w:val="Hyperlink"/>
            <w:noProof/>
          </w:rPr>
          <w:fldChar w:fldCharType="end"/>
        </w:r>
      </w:ins>
    </w:p>
    <w:p w14:paraId="5F048A05" w14:textId="1F11F12E" w:rsidR="003A3C2B" w:rsidRDefault="003A3C2B">
      <w:pPr>
        <w:pStyle w:val="TOC3"/>
        <w:tabs>
          <w:tab w:val="left" w:pos="1320"/>
          <w:tab w:val="right" w:leader="dot" w:pos="8302"/>
        </w:tabs>
        <w:rPr>
          <w:ins w:id="146"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47"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"_Toc178073115"</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6.1.3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Parent Ids</w:t>
        </w:r>
        <w:r>
          <w:rPr>
            <w:noProof/>
            <w:webHidden/>
          </w:rPr>
          <w:tab/>
        </w:r>
        <w:r>
          <w:rPr>
            <w:noProof/>
            <w:webHidden/>
          </w:rPr>
          <w:fldChar w:fldCharType="begin"/>
        </w:r>
        <w:r>
          <w:rPr>
            <w:noProof/>
            <w:webHidden/>
          </w:rPr>
          <w:instrText xml:space="preserve"> PAGEREF _Toc178073115 \h </w:instrText>
        </w:r>
        <w:r>
          <w:rPr>
            <w:noProof/>
            <w:webHidden/>
          </w:rPr>
        </w:r>
      </w:ins>
      <w:r>
        <w:rPr>
          <w:noProof/>
          <w:webHidden/>
        </w:rPr>
        <w:fldChar w:fldCharType="separate"/>
      </w:r>
      <w:ins w:id="148" w:author="Matthew Nelson" w:date="2024-09-24T12:24:00Z" w16du:dateUtc="2024-09-24T11:24:00Z">
        <w:r>
          <w:rPr>
            <w:noProof/>
            <w:webHidden/>
          </w:rPr>
          <w:t>36</w:t>
        </w:r>
        <w:r>
          <w:rPr>
            <w:noProof/>
            <w:webHidden/>
          </w:rPr>
          <w:fldChar w:fldCharType="end"/>
        </w:r>
        <w:r w:rsidRPr="00165991">
          <w:rPr>
            <w:rStyle w:val="Hyperlink"/>
            <w:noProof/>
          </w:rPr>
          <w:fldChar w:fldCharType="end"/>
        </w:r>
      </w:ins>
    </w:p>
    <w:p w14:paraId="4C2FDC79" w14:textId="4369B548" w:rsidR="003A3C2B" w:rsidRDefault="003A3C2B">
      <w:pPr>
        <w:pStyle w:val="TOC3"/>
        <w:tabs>
          <w:tab w:val="left" w:pos="1320"/>
          <w:tab w:val="right" w:leader="dot" w:pos="8302"/>
        </w:tabs>
        <w:rPr>
          <w:ins w:id="14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50"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"_Toc178073116"</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6.1.4</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Discriminated Unions</w:t>
        </w:r>
        <w:r>
          <w:rPr>
            <w:noProof/>
            <w:webHidden/>
          </w:rPr>
          <w:tab/>
        </w:r>
        <w:r>
          <w:rPr>
            <w:noProof/>
            <w:webHidden/>
          </w:rPr>
          <w:fldChar w:fldCharType="begin"/>
        </w:r>
        <w:r>
          <w:rPr>
            <w:noProof/>
            <w:webHidden/>
          </w:rPr>
          <w:instrText xml:space="preserve"> PAGEREF _Toc178073116 \h </w:instrText>
        </w:r>
        <w:r>
          <w:rPr>
            <w:noProof/>
            <w:webHidden/>
          </w:rPr>
        </w:r>
      </w:ins>
      <w:r>
        <w:rPr>
          <w:noProof/>
          <w:webHidden/>
        </w:rPr>
        <w:fldChar w:fldCharType="separate"/>
      </w:r>
      <w:ins w:id="151" w:author="Matthew Nelson" w:date="2024-09-24T12:24:00Z" w16du:dateUtc="2024-09-24T11:24:00Z">
        <w:r>
          <w:rPr>
            <w:noProof/>
            <w:webHidden/>
          </w:rPr>
          <w:t>38</w:t>
        </w:r>
        <w:r>
          <w:rPr>
            <w:noProof/>
            <w:webHidden/>
          </w:rPr>
          <w:fldChar w:fldCharType="end"/>
        </w:r>
        <w:r w:rsidRPr="00165991">
          <w:rPr>
            <w:rStyle w:val="Hyperlink"/>
            <w:noProof/>
          </w:rPr>
          <w:fldChar w:fldCharType="end"/>
        </w:r>
      </w:ins>
    </w:p>
    <w:p w14:paraId="6329F50E" w14:textId="4E3B7B8D" w:rsidR="003A3C2B" w:rsidRDefault="003A3C2B">
      <w:pPr>
        <w:pStyle w:val="TOC2"/>
        <w:tabs>
          <w:tab w:val="left" w:pos="880"/>
          <w:tab w:val="right" w:leader="dot" w:pos="8302"/>
        </w:tabs>
        <w:rPr>
          <w:ins w:id="152"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53"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"_Toc178073117"</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Linking Hierarchies</w:t>
        </w:r>
        <w:r>
          <w:rPr>
            <w:noProof/>
            <w:webHidden/>
          </w:rPr>
          <w:tab/>
        </w:r>
        <w:r>
          <w:rPr>
            <w:noProof/>
            <w:webHidden/>
          </w:rPr>
          <w:fldChar w:fldCharType="begin"/>
        </w:r>
        <w:r>
          <w:rPr>
            <w:noProof/>
            <w:webHidden/>
          </w:rPr>
          <w:instrText xml:space="preserve"> PAGEREF _Toc178073117 \h </w:instrText>
        </w:r>
        <w:r>
          <w:rPr>
            <w:noProof/>
            <w:webHidden/>
          </w:rPr>
        </w:r>
      </w:ins>
      <w:r>
        <w:rPr>
          <w:noProof/>
          <w:webHidden/>
        </w:rPr>
        <w:fldChar w:fldCharType="separate"/>
      </w:r>
      <w:ins w:id="154" w:author="Matthew Nelson" w:date="2024-09-24T12:24:00Z" w16du:dateUtc="2024-09-24T11:24:00Z">
        <w:r>
          <w:rPr>
            <w:noProof/>
            <w:webHidden/>
          </w:rPr>
          <w:t>39</w:t>
        </w:r>
        <w:r>
          <w:rPr>
            <w:noProof/>
            <w:webHidden/>
          </w:rPr>
          <w:fldChar w:fldCharType="end"/>
        </w:r>
        <w:r w:rsidRPr="00165991">
          <w:rPr>
            <w:rStyle w:val="Hyperlink"/>
            <w:noProof/>
          </w:rPr>
          <w:fldChar w:fldCharType="end"/>
        </w:r>
      </w:ins>
    </w:p>
    <w:p w14:paraId="5BAB17E4" w14:textId="1D8E9DA0" w:rsidR="003A3C2B" w:rsidRDefault="003A3C2B">
      <w:pPr>
        <w:pStyle w:val="TOC1"/>
        <w:rPr>
          <w:ins w:id="155"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ins w:id="156"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"_Toc178073118"</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7</w:t>
        </w:r>
        <w:r>
          <w:rPr>
            <w:rFonts w:asciiTheme="minorHAnsi" w:eastAsiaTheme="minorEastAsia" w:hAnsiTheme="minorHAnsi" w:cstheme="minorBidi"/>
            <w:b w:val="0"/>
            <w:noProof/>
            <w:kern w:val="2"/>
            <w:sz w:val="24"/>
            <w:szCs w:val="24"/>
            <w:lang w:eastAsia="en-GB"/>
            <w14:ligatures w14:val="standardContextual"/>
          </w:rPr>
          <w:tab/>
        </w:r>
        <w:r w:rsidRPr="00165991">
          <w:rPr>
            <w:rStyle w:val="Hyperlink"/>
            <w:noProof/>
          </w:rPr>
          <w:t>Geospatial information support</w:t>
        </w:r>
        <w:r>
          <w:rPr>
            <w:noProof/>
            <w:webHidden/>
          </w:rPr>
          <w:tab/>
        </w:r>
        <w:r>
          <w:rPr>
            <w:noProof/>
            <w:webHidden/>
          </w:rPr>
          <w:fldChar w:fldCharType="begin"/>
        </w:r>
        <w:r>
          <w:rPr>
            <w:noProof/>
            <w:webHidden/>
          </w:rPr>
          <w:instrText xml:space="preserve"> PAGEREF _Toc178073118 \h </w:instrText>
        </w:r>
        <w:r>
          <w:rPr>
            <w:noProof/>
            <w:webHidden/>
          </w:rPr>
        </w:r>
      </w:ins>
      <w:r>
        <w:rPr>
          <w:noProof/>
          <w:webHidden/>
        </w:rPr>
        <w:fldChar w:fldCharType="separate"/>
      </w:r>
      <w:ins w:id="157" w:author="Matthew Nelson" w:date="2024-09-24T12:24:00Z" w16du:dateUtc="2024-09-24T11:24:00Z">
        <w:r>
          <w:rPr>
            <w:noProof/>
            <w:webHidden/>
          </w:rPr>
          <w:t>41</w:t>
        </w:r>
        <w:r>
          <w:rPr>
            <w:noProof/>
            <w:webHidden/>
          </w:rPr>
          <w:fldChar w:fldCharType="end"/>
        </w:r>
        <w:r w:rsidRPr="00165991">
          <w:rPr>
            <w:rStyle w:val="Hyperlink"/>
            <w:noProof/>
          </w:rPr>
          <w:fldChar w:fldCharType="end"/>
        </w:r>
      </w:ins>
    </w:p>
    <w:p w14:paraId="4DC05EB1" w14:textId="5BD2EBB0" w:rsidR="003A3C2B" w:rsidRDefault="003A3C2B">
      <w:pPr>
        <w:pStyle w:val="TOC2"/>
        <w:tabs>
          <w:tab w:val="left" w:pos="880"/>
          <w:tab w:val="right" w:leader="dot" w:pos="8302"/>
        </w:tabs>
        <w:rPr>
          <w:ins w:id="158"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59"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"_Toc178073119"</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lang w:val="en-US"/>
          </w:rPr>
          <w:t>7.1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lang w:val="en-US"/>
          </w:rPr>
          <w:t>Indirect Reference to Geospatial Information.</w:t>
        </w:r>
        <w:r>
          <w:rPr>
            <w:noProof/>
            <w:webHidden/>
          </w:rPr>
          <w:tab/>
        </w:r>
        <w:r>
          <w:rPr>
            <w:noProof/>
            <w:webHidden/>
          </w:rPr>
          <w:fldChar w:fldCharType="begin"/>
        </w:r>
        <w:r>
          <w:rPr>
            <w:noProof/>
            <w:webHidden/>
          </w:rPr>
          <w:instrText xml:space="preserve"> PAGEREF _Toc178073119 \h </w:instrText>
        </w:r>
        <w:r>
          <w:rPr>
            <w:noProof/>
            <w:webHidden/>
          </w:rPr>
        </w:r>
      </w:ins>
      <w:r>
        <w:rPr>
          <w:noProof/>
          <w:webHidden/>
        </w:rPr>
        <w:fldChar w:fldCharType="separate"/>
      </w:r>
      <w:ins w:id="160" w:author="Matthew Nelson" w:date="2024-09-24T12:24:00Z" w16du:dateUtc="2024-09-24T11:24:00Z">
        <w:r>
          <w:rPr>
            <w:noProof/>
            <w:webHidden/>
          </w:rPr>
          <w:t>41</w:t>
        </w:r>
        <w:r>
          <w:rPr>
            <w:noProof/>
            <w:webHidden/>
          </w:rPr>
          <w:fldChar w:fldCharType="end"/>
        </w:r>
        <w:r w:rsidRPr="00165991">
          <w:rPr>
            <w:rStyle w:val="Hyperlink"/>
            <w:noProof/>
          </w:rPr>
          <w:fldChar w:fldCharType="end"/>
        </w:r>
      </w:ins>
    </w:p>
    <w:p w14:paraId="67FD9679" w14:textId="471140F7" w:rsidR="003A3C2B" w:rsidRDefault="003A3C2B">
      <w:pPr>
        <w:pStyle w:val="TOC2"/>
        <w:tabs>
          <w:tab w:val="left" w:pos="880"/>
          <w:tab w:val="right" w:leader="dot" w:pos="8302"/>
        </w:tabs>
        <w:rPr>
          <w:ins w:id="16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62"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"_Toc178073120"</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lang w:val="en-US"/>
          </w:rPr>
          <w:t>7.2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lang w:val="en-US"/>
          </w:rPr>
          <w:t>Geographic Coordinates</w:t>
        </w:r>
        <w:r>
          <w:rPr>
            <w:noProof/>
            <w:webHidden/>
          </w:rPr>
          <w:tab/>
        </w:r>
        <w:r>
          <w:rPr>
            <w:noProof/>
            <w:webHidden/>
          </w:rPr>
          <w:fldChar w:fldCharType="begin"/>
        </w:r>
        <w:r>
          <w:rPr>
            <w:noProof/>
            <w:webHidden/>
          </w:rPr>
          <w:instrText xml:space="preserve"> PAGEREF _Toc178073120 \h </w:instrText>
        </w:r>
        <w:r>
          <w:rPr>
            <w:noProof/>
            <w:webHidden/>
          </w:rPr>
        </w:r>
      </w:ins>
      <w:r>
        <w:rPr>
          <w:noProof/>
          <w:webHidden/>
        </w:rPr>
        <w:fldChar w:fldCharType="separate"/>
      </w:r>
      <w:ins w:id="163" w:author="Matthew Nelson" w:date="2024-09-24T12:24:00Z" w16du:dateUtc="2024-09-24T11:24:00Z">
        <w:r>
          <w:rPr>
            <w:noProof/>
            <w:webHidden/>
          </w:rPr>
          <w:t>42</w:t>
        </w:r>
        <w:r>
          <w:rPr>
            <w:noProof/>
            <w:webHidden/>
          </w:rPr>
          <w:fldChar w:fldCharType="end"/>
        </w:r>
        <w:r w:rsidRPr="00165991">
          <w:rPr>
            <w:rStyle w:val="Hyperlink"/>
            <w:noProof/>
          </w:rPr>
          <w:fldChar w:fldCharType="end"/>
        </w:r>
      </w:ins>
    </w:p>
    <w:p w14:paraId="06828890" w14:textId="55DF7998" w:rsidR="003A3C2B" w:rsidRDefault="003A3C2B">
      <w:pPr>
        <w:pStyle w:val="TOC2"/>
        <w:tabs>
          <w:tab w:val="left" w:pos="880"/>
          <w:tab w:val="right" w:leader="dot" w:pos="8302"/>
        </w:tabs>
        <w:rPr>
          <w:ins w:id="164"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65"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"_Toc178073121"</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lang w:val="en-US"/>
          </w:rPr>
          <w:t>7.3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lang w:val="en-US"/>
          </w:rPr>
          <w:t>A Geographic Codelist</w:t>
        </w:r>
        <w:r>
          <w:rPr>
            <w:noProof/>
            <w:webHidden/>
          </w:rPr>
          <w:tab/>
        </w:r>
        <w:r>
          <w:rPr>
            <w:noProof/>
            <w:webHidden/>
          </w:rPr>
          <w:fldChar w:fldCharType="begin"/>
        </w:r>
        <w:r>
          <w:rPr>
            <w:noProof/>
            <w:webHidden/>
          </w:rPr>
          <w:instrText xml:space="preserve"> PAGEREF _Toc178073121 \h </w:instrText>
        </w:r>
        <w:r>
          <w:rPr>
            <w:noProof/>
            <w:webHidden/>
          </w:rPr>
        </w:r>
      </w:ins>
      <w:r>
        <w:rPr>
          <w:noProof/>
          <w:webHidden/>
        </w:rPr>
        <w:fldChar w:fldCharType="separate"/>
      </w:r>
      <w:ins w:id="166" w:author="Matthew Nelson" w:date="2024-09-24T12:24:00Z" w16du:dateUtc="2024-09-24T11:24:00Z">
        <w:r>
          <w:rPr>
            <w:noProof/>
            <w:webHidden/>
          </w:rPr>
          <w:t>45</w:t>
        </w:r>
        <w:r>
          <w:rPr>
            <w:noProof/>
            <w:webHidden/>
          </w:rPr>
          <w:fldChar w:fldCharType="end"/>
        </w:r>
        <w:r w:rsidRPr="00165991">
          <w:rPr>
            <w:rStyle w:val="Hyperlink"/>
            <w:noProof/>
          </w:rPr>
          <w:fldChar w:fldCharType="end"/>
        </w:r>
      </w:ins>
    </w:p>
    <w:p w14:paraId="58BD9F4E" w14:textId="02087C29" w:rsidR="003A3C2B" w:rsidRDefault="003A3C2B">
      <w:pPr>
        <w:pStyle w:val="TOC1"/>
        <w:rPr>
          <w:ins w:id="167"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ins w:id="168"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"_Toc178073122"</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8</w:t>
        </w:r>
        <w:r>
          <w:rPr>
            <w:rFonts w:asciiTheme="minorHAnsi" w:eastAsiaTheme="minorEastAsia" w:hAnsiTheme="minorHAnsi" w:cstheme="minorBidi"/>
            <w:b w:val="0"/>
            <w:noProof/>
            <w:kern w:val="2"/>
            <w:sz w:val="24"/>
            <w:szCs w:val="24"/>
            <w:lang w:eastAsia="en-GB"/>
            <w14:ligatures w14:val="standardContextual"/>
          </w:rPr>
          <w:tab/>
        </w:r>
        <w:r w:rsidRPr="00165991">
          <w:rPr>
            <w:rStyle w:val="Hyperlink"/>
            <w:noProof/>
          </w:rPr>
          <w:t>Maintenance Agencies and Metadata Providers</w:t>
        </w:r>
        <w:r>
          <w:rPr>
            <w:noProof/>
            <w:webHidden/>
          </w:rPr>
          <w:tab/>
        </w:r>
        <w:r>
          <w:rPr>
            <w:noProof/>
            <w:webHidden/>
          </w:rPr>
          <w:fldChar w:fldCharType="begin"/>
        </w:r>
        <w:r>
          <w:rPr>
            <w:noProof/>
            <w:webHidden/>
          </w:rPr>
          <w:instrText xml:space="preserve"> PAGEREF _Toc178073122 \h </w:instrText>
        </w:r>
        <w:r>
          <w:rPr>
            <w:noProof/>
            <w:webHidden/>
          </w:rPr>
        </w:r>
      </w:ins>
      <w:r>
        <w:rPr>
          <w:noProof/>
          <w:webHidden/>
        </w:rPr>
        <w:fldChar w:fldCharType="separate"/>
      </w:r>
      <w:ins w:id="169" w:author="Matthew Nelson" w:date="2024-09-24T12:24:00Z" w16du:dateUtc="2024-09-24T11:24:00Z">
        <w:r>
          <w:rPr>
            <w:noProof/>
            <w:webHidden/>
          </w:rPr>
          <w:t>48</w:t>
        </w:r>
        <w:r>
          <w:rPr>
            <w:noProof/>
            <w:webHidden/>
          </w:rPr>
          <w:fldChar w:fldCharType="end"/>
        </w:r>
        <w:r w:rsidRPr="00165991">
          <w:rPr>
            <w:rStyle w:val="Hyperlink"/>
            <w:noProof/>
          </w:rPr>
          <w:fldChar w:fldCharType="end"/>
        </w:r>
      </w:ins>
    </w:p>
    <w:p w14:paraId="7D954681" w14:textId="52077E3D" w:rsidR="003A3C2B" w:rsidRDefault="003A3C2B">
      <w:pPr>
        <w:pStyle w:val="TOC1"/>
        <w:rPr>
          <w:ins w:id="170"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ins w:id="171"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"_Toc178073123"</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9</w:t>
        </w:r>
        <w:r>
          <w:rPr>
            <w:rFonts w:asciiTheme="minorHAnsi" w:eastAsiaTheme="minorEastAsia" w:hAnsiTheme="minorHAnsi" w:cstheme="minorBidi"/>
            <w:b w:val="0"/>
            <w:noProof/>
            <w:kern w:val="2"/>
            <w:sz w:val="24"/>
            <w:szCs w:val="24"/>
            <w:lang w:eastAsia="en-GB"/>
            <w14:ligatures w14:val="standardContextual"/>
          </w:rPr>
          <w:tab/>
        </w:r>
        <w:r w:rsidRPr="00165991">
          <w:rPr>
            <w:rStyle w:val="Hyperlink"/>
            <w:noProof/>
          </w:rPr>
          <w:t>Concept Roles</w:t>
        </w:r>
        <w:r>
          <w:rPr>
            <w:noProof/>
            <w:webHidden/>
          </w:rPr>
          <w:tab/>
        </w:r>
        <w:r>
          <w:rPr>
            <w:noProof/>
            <w:webHidden/>
          </w:rPr>
          <w:fldChar w:fldCharType="begin"/>
        </w:r>
        <w:r>
          <w:rPr>
            <w:noProof/>
            <w:webHidden/>
          </w:rPr>
          <w:instrText xml:space="preserve"> PAGEREF _Toc178073123 \h </w:instrText>
        </w:r>
        <w:r>
          <w:rPr>
            <w:noProof/>
            <w:webHidden/>
          </w:rPr>
        </w:r>
      </w:ins>
      <w:r>
        <w:rPr>
          <w:noProof/>
          <w:webHidden/>
        </w:rPr>
        <w:fldChar w:fldCharType="separate"/>
      </w:r>
      <w:ins w:id="172" w:author="Matthew Nelson" w:date="2024-09-24T12:24:00Z" w16du:dateUtc="2024-09-24T11:24:00Z">
        <w:r>
          <w:rPr>
            <w:noProof/>
            <w:webHidden/>
          </w:rPr>
          <w:t>51</w:t>
        </w:r>
        <w:r>
          <w:rPr>
            <w:noProof/>
            <w:webHidden/>
          </w:rPr>
          <w:fldChar w:fldCharType="end"/>
        </w:r>
        <w:r w:rsidRPr="00165991">
          <w:rPr>
            <w:rStyle w:val="Hyperlink"/>
            <w:noProof/>
          </w:rPr>
          <w:fldChar w:fldCharType="end"/>
        </w:r>
      </w:ins>
    </w:p>
    <w:p w14:paraId="62BEB487" w14:textId="3078AAFB" w:rsidR="003A3C2B" w:rsidRDefault="003A3C2B">
      <w:pPr>
        <w:pStyle w:val="TOC2"/>
        <w:tabs>
          <w:tab w:val="left" w:pos="880"/>
          <w:tab w:val="right" w:leader="dot" w:pos="8302"/>
        </w:tabs>
        <w:rPr>
          <w:ins w:id="17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74"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"_Toc178073124"</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Overview</w:t>
        </w:r>
        <w:r>
          <w:rPr>
            <w:noProof/>
            <w:webHidden/>
          </w:rPr>
          <w:tab/>
        </w:r>
        <w:r>
          <w:rPr>
            <w:noProof/>
            <w:webHidden/>
          </w:rPr>
          <w:fldChar w:fldCharType="begin"/>
        </w:r>
        <w:r>
          <w:rPr>
            <w:noProof/>
            <w:webHidden/>
          </w:rPr>
          <w:instrText xml:space="preserve"> PAGEREF _Toc178073124 \h </w:instrText>
        </w:r>
        <w:r>
          <w:rPr>
            <w:noProof/>
            <w:webHidden/>
          </w:rPr>
        </w:r>
      </w:ins>
      <w:r>
        <w:rPr>
          <w:noProof/>
          <w:webHidden/>
        </w:rPr>
        <w:fldChar w:fldCharType="separate"/>
      </w:r>
      <w:ins w:id="175" w:author="Matthew Nelson" w:date="2024-09-24T12:24:00Z" w16du:dateUtc="2024-09-24T11:24:00Z">
        <w:r>
          <w:rPr>
            <w:noProof/>
            <w:webHidden/>
          </w:rPr>
          <w:t>51</w:t>
        </w:r>
        <w:r>
          <w:rPr>
            <w:noProof/>
            <w:webHidden/>
          </w:rPr>
          <w:fldChar w:fldCharType="end"/>
        </w:r>
        <w:r w:rsidRPr="00165991">
          <w:rPr>
            <w:rStyle w:val="Hyperlink"/>
            <w:noProof/>
          </w:rPr>
          <w:fldChar w:fldCharType="end"/>
        </w:r>
      </w:ins>
    </w:p>
    <w:p w14:paraId="49208E03" w14:textId="76306E00" w:rsidR="003A3C2B" w:rsidRDefault="003A3C2B">
      <w:pPr>
        <w:pStyle w:val="TOC2"/>
        <w:tabs>
          <w:tab w:val="left" w:pos="880"/>
          <w:tab w:val="right" w:leader="dot" w:pos="8302"/>
        </w:tabs>
        <w:rPr>
          <w:ins w:id="176"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77"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"_Toc178073125"</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Information Model</w:t>
        </w:r>
        <w:r>
          <w:rPr>
            <w:noProof/>
            <w:webHidden/>
          </w:rPr>
          <w:tab/>
        </w:r>
        <w:r>
          <w:rPr>
            <w:noProof/>
            <w:webHidden/>
          </w:rPr>
          <w:fldChar w:fldCharType="begin"/>
        </w:r>
        <w:r>
          <w:rPr>
            <w:noProof/>
            <w:webHidden/>
          </w:rPr>
          <w:instrText xml:space="preserve"> PAGEREF _Toc178073125 \h </w:instrText>
        </w:r>
        <w:r>
          <w:rPr>
            <w:noProof/>
            <w:webHidden/>
          </w:rPr>
        </w:r>
      </w:ins>
      <w:r>
        <w:rPr>
          <w:noProof/>
          <w:webHidden/>
        </w:rPr>
        <w:fldChar w:fldCharType="separate"/>
      </w:r>
      <w:ins w:id="178" w:author="Matthew Nelson" w:date="2024-09-24T12:24:00Z" w16du:dateUtc="2024-09-24T11:24:00Z">
        <w:r>
          <w:rPr>
            <w:noProof/>
            <w:webHidden/>
          </w:rPr>
          <w:t>51</w:t>
        </w:r>
        <w:r>
          <w:rPr>
            <w:noProof/>
            <w:webHidden/>
          </w:rPr>
          <w:fldChar w:fldCharType="end"/>
        </w:r>
        <w:r w:rsidRPr="00165991">
          <w:rPr>
            <w:rStyle w:val="Hyperlink"/>
            <w:noProof/>
          </w:rPr>
          <w:fldChar w:fldCharType="end"/>
        </w:r>
      </w:ins>
    </w:p>
    <w:p w14:paraId="00F4E34F" w14:textId="3E292D9F" w:rsidR="003A3C2B" w:rsidRDefault="003A3C2B">
      <w:pPr>
        <w:pStyle w:val="TOC2"/>
        <w:tabs>
          <w:tab w:val="left" w:pos="880"/>
          <w:tab w:val="right" w:leader="dot" w:pos="8302"/>
        </w:tabs>
        <w:rPr>
          <w:ins w:id="17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80"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"_Toc178073126"</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Technical Mechanism</w:t>
        </w:r>
        <w:r>
          <w:rPr>
            <w:noProof/>
            <w:webHidden/>
          </w:rPr>
          <w:tab/>
        </w:r>
        <w:r>
          <w:rPr>
            <w:noProof/>
            <w:webHidden/>
          </w:rPr>
          <w:fldChar w:fldCharType="begin"/>
        </w:r>
        <w:r>
          <w:rPr>
            <w:noProof/>
            <w:webHidden/>
          </w:rPr>
          <w:instrText xml:space="preserve"> PAGEREF _Toc178073126 \h </w:instrText>
        </w:r>
        <w:r>
          <w:rPr>
            <w:noProof/>
            <w:webHidden/>
          </w:rPr>
        </w:r>
      </w:ins>
      <w:r>
        <w:rPr>
          <w:noProof/>
          <w:webHidden/>
        </w:rPr>
        <w:fldChar w:fldCharType="separate"/>
      </w:r>
      <w:ins w:id="181" w:author="Matthew Nelson" w:date="2024-09-24T12:24:00Z" w16du:dateUtc="2024-09-24T11:24:00Z">
        <w:r>
          <w:rPr>
            <w:noProof/>
            <w:webHidden/>
          </w:rPr>
          <w:t>51</w:t>
        </w:r>
        <w:r>
          <w:rPr>
            <w:noProof/>
            <w:webHidden/>
          </w:rPr>
          <w:fldChar w:fldCharType="end"/>
        </w:r>
        <w:r w:rsidRPr="00165991">
          <w:rPr>
            <w:rStyle w:val="Hyperlink"/>
            <w:noProof/>
          </w:rPr>
          <w:fldChar w:fldCharType="end"/>
        </w:r>
      </w:ins>
    </w:p>
    <w:p w14:paraId="4DC0F57C" w14:textId="719BF712" w:rsidR="003A3C2B" w:rsidRDefault="003A3C2B">
      <w:pPr>
        <w:pStyle w:val="TOC2"/>
        <w:tabs>
          <w:tab w:val="left" w:pos="880"/>
          <w:tab w:val="right" w:leader="dot" w:pos="8302"/>
        </w:tabs>
        <w:rPr>
          <w:ins w:id="182"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83"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"_Toc178073127"</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SDMX-ML Examples in a DSD</w:t>
        </w:r>
        <w:r>
          <w:rPr>
            <w:noProof/>
            <w:webHidden/>
          </w:rPr>
          <w:tab/>
        </w:r>
        <w:r>
          <w:rPr>
            <w:noProof/>
            <w:webHidden/>
          </w:rPr>
          <w:fldChar w:fldCharType="begin"/>
        </w:r>
        <w:r>
          <w:rPr>
            <w:noProof/>
            <w:webHidden/>
          </w:rPr>
          <w:instrText xml:space="preserve"> PAGEREF _Toc178073127 \h </w:instrText>
        </w:r>
        <w:r>
          <w:rPr>
            <w:noProof/>
            <w:webHidden/>
          </w:rPr>
        </w:r>
      </w:ins>
      <w:r>
        <w:rPr>
          <w:noProof/>
          <w:webHidden/>
        </w:rPr>
        <w:fldChar w:fldCharType="separate"/>
      </w:r>
      <w:ins w:id="184" w:author="Matthew Nelson" w:date="2024-09-24T12:24:00Z" w16du:dateUtc="2024-09-24T11:24:00Z">
        <w:r>
          <w:rPr>
            <w:noProof/>
            <w:webHidden/>
          </w:rPr>
          <w:t>52</w:t>
        </w:r>
        <w:r>
          <w:rPr>
            <w:noProof/>
            <w:webHidden/>
          </w:rPr>
          <w:fldChar w:fldCharType="end"/>
        </w:r>
        <w:r w:rsidRPr="00165991">
          <w:rPr>
            <w:rStyle w:val="Hyperlink"/>
            <w:noProof/>
          </w:rPr>
          <w:fldChar w:fldCharType="end"/>
        </w:r>
      </w:ins>
    </w:p>
    <w:p w14:paraId="7E968131" w14:textId="2534C668" w:rsidR="003A3C2B" w:rsidRDefault="003A3C2B">
      <w:pPr>
        <w:pStyle w:val="TOC2"/>
        <w:tabs>
          <w:tab w:val="left" w:pos="880"/>
          <w:tab w:val="right" w:leader="dot" w:pos="8302"/>
        </w:tabs>
        <w:rPr>
          <w:ins w:id="18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86"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"_Toc178073128"</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9.5</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SDMX standard roles Concept Scheme</w:t>
        </w:r>
        <w:r>
          <w:rPr>
            <w:noProof/>
            <w:webHidden/>
          </w:rPr>
          <w:tab/>
        </w:r>
        <w:r>
          <w:rPr>
            <w:noProof/>
            <w:webHidden/>
          </w:rPr>
          <w:fldChar w:fldCharType="begin"/>
        </w:r>
        <w:r>
          <w:rPr>
            <w:noProof/>
            <w:webHidden/>
          </w:rPr>
          <w:instrText xml:space="preserve"> PAGEREF _Toc178073128 \h </w:instrText>
        </w:r>
        <w:r>
          <w:rPr>
            <w:noProof/>
            <w:webHidden/>
          </w:rPr>
        </w:r>
      </w:ins>
      <w:r>
        <w:rPr>
          <w:noProof/>
          <w:webHidden/>
        </w:rPr>
        <w:fldChar w:fldCharType="separate"/>
      </w:r>
      <w:ins w:id="187" w:author="Matthew Nelson" w:date="2024-09-24T12:24:00Z" w16du:dateUtc="2024-09-24T11:24:00Z">
        <w:r>
          <w:rPr>
            <w:noProof/>
            <w:webHidden/>
          </w:rPr>
          <w:t>53</w:t>
        </w:r>
        <w:r>
          <w:rPr>
            <w:noProof/>
            <w:webHidden/>
          </w:rPr>
          <w:fldChar w:fldCharType="end"/>
        </w:r>
        <w:r w:rsidRPr="00165991">
          <w:rPr>
            <w:rStyle w:val="Hyperlink"/>
            <w:noProof/>
          </w:rPr>
          <w:fldChar w:fldCharType="end"/>
        </w:r>
      </w:ins>
    </w:p>
    <w:p w14:paraId="6EE736B9" w14:textId="4282D377" w:rsidR="003A3C2B" w:rsidRDefault="003A3C2B">
      <w:pPr>
        <w:pStyle w:val="TOC1"/>
        <w:rPr>
          <w:ins w:id="188"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ins w:id="189"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"_Toc178073129"</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10</w:t>
        </w:r>
        <w:r>
          <w:rPr>
            <w:rFonts w:asciiTheme="minorHAnsi" w:eastAsiaTheme="minorEastAsia" w:hAnsiTheme="minorHAnsi" w:cstheme="minorBidi"/>
            <w:b w:val="0"/>
            <w:noProof/>
            <w:kern w:val="2"/>
            <w:sz w:val="24"/>
            <w:szCs w:val="24"/>
            <w:lang w:eastAsia="en-GB"/>
            <w14:ligatures w14:val="standardContextual"/>
          </w:rPr>
          <w:tab/>
        </w:r>
        <w:r w:rsidRPr="00165991">
          <w:rPr>
            <w:rStyle w:val="Hyperlink"/>
            <w:noProof/>
          </w:rPr>
          <w:t>Constraints</w:t>
        </w:r>
        <w:r>
          <w:rPr>
            <w:noProof/>
            <w:webHidden/>
          </w:rPr>
          <w:tab/>
        </w:r>
        <w:r>
          <w:rPr>
            <w:noProof/>
            <w:webHidden/>
          </w:rPr>
          <w:fldChar w:fldCharType="begin"/>
        </w:r>
        <w:r>
          <w:rPr>
            <w:noProof/>
            <w:webHidden/>
          </w:rPr>
          <w:instrText xml:space="preserve"> PAGEREF _Toc178073129 \h </w:instrText>
        </w:r>
        <w:r>
          <w:rPr>
            <w:noProof/>
            <w:webHidden/>
          </w:rPr>
        </w:r>
      </w:ins>
      <w:r>
        <w:rPr>
          <w:noProof/>
          <w:webHidden/>
        </w:rPr>
        <w:fldChar w:fldCharType="separate"/>
      </w:r>
      <w:ins w:id="190" w:author="Matthew Nelson" w:date="2024-09-24T12:24:00Z" w16du:dateUtc="2024-09-24T11:24:00Z">
        <w:r>
          <w:rPr>
            <w:noProof/>
            <w:webHidden/>
          </w:rPr>
          <w:t>55</w:t>
        </w:r>
        <w:r>
          <w:rPr>
            <w:noProof/>
            <w:webHidden/>
          </w:rPr>
          <w:fldChar w:fldCharType="end"/>
        </w:r>
        <w:r w:rsidRPr="00165991">
          <w:rPr>
            <w:rStyle w:val="Hyperlink"/>
            <w:noProof/>
          </w:rPr>
          <w:fldChar w:fldCharType="end"/>
        </w:r>
      </w:ins>
    </w:p>
    <w:p w14:paraId="372B5610" w14:textId="705D36B3" w:rsidR="003A3C2B" w:rsidRDefault="003A3C2B">
      <w:pPr>
        <w:pStyle w:val="TOC2"/>
        <w:tabs>
          <w:tab w:val="left" w:pos="1100"/>
          <w:tab w:val="right" w:leader="dot" w:pos="8302"/>
        </w:tabs>
        <w:rPr>
          <w:ins w:id="19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92"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"_Toc178073130"</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Introduction</w:t>
        </w:r>
        <w:r>
          <w:rPr>
            <w:noProof/>
            <w:webHidden/>
          </w:rPr>
          <w:tab/>
        </w:r>
        <w:r>
          <w:rPr>
            <w:noProof/>
            <w:webHidden/>
          </w:rPr>
          <w:fldChar w:fldCharType="begin"/>
        </w:r>
        <w:r>
          <w:rPr>
            <w:noProof/>
            <w:webHidden/>
          </w:rPr>
          <w:instrText xml:space="preserve"> PAGEREF _Toc178073130 \h </w:instrText>
        </w:r>
        <w:r>
          <w:rPr>
            <w:noProof/>
            <w:webHidden/>
          </w:rPr>
        </w:r>
      </w:ins>
      <w:r>
        <w:rPr>
          <w:noProof/>
          <w:webHidden/>
        </w:rPr>
        <w:fldChar w:fldCharType="separate"/>
      </w:r>
      <w:ins w:id="193" w:author="Matthew Nelson" w:date="2024-09-24T12:24:00Z" w16du:dateUtc="2024-09-24T11:24:00Z">
        <w:r>
          <w:rPr>
            <w:noProof/>
            <w:webHidden/>
          </w:rPr>
          <w:t>55</w:t>
        </w:r>
        <w:r>
          <w:rPr>
            <w:noProof/>
            <w:webHidden/>
          </w:rPr>
          <w:fldChar w:fldCharType="end"/>
        </w:r>
        <w:r w:rsidRPr="00165991">
          <w:rPr>
            <w:rStyle w:val="Hyperlink"/>
            <w:noProof/>
          </w:rPr>
          <w:fldChar w:fldCharType="end"/>
        </w:r>
      </w:ins>
    </w:p>
    <w:p w14:paraId="14916B39" w14:textId="04EB5088" w:rsidR="003A3C2B" w:rsidRDefault="003A3C2B">
      <w:pPr>
        <w:pStyle w:val="TOC2"/>
        <w:tabs>
          <w:tab w:val="left" w:pos="1100"/>
          <w:tab w:val="right" w:leader="dot" w:pos="8302"/>
        </w:tabs>
        <w:rPr>
          <w:ins w:id="194"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95"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"_Toc178073131"</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Dimension Constraint</w:t>
        </w:r>
        <w:r>
          <w:rPr>
            <w:noProof/>
            <w:webHidden/>
          </w:rPr>
          <w:tab/>
        </w:r>
        <w:r>
          <w:rPr>
            <w:noProof/>
            <w:webHidden/>
          </w:rPr>
          <w:fldChar w:fldCharType="begin"/>
        </w:r>
        <w:r>
          <w:rPr>
            <w:noProof/>
            <w:webHidden/>
          </w:rPr>
          <w:instrText xml:space="preserve"> PAGEREF _Toc178073131 \h </w:instrText>
        </w:r>
        <w:r>
          <w:rPr>
            <w:noProof/>
            <w:webHidden/>
          </w:rPr>
        </w:r>
      </w:ins>
      <w:r>
        <w:rPr>
          <w:noProof/>
          <w:webHidden/>
        </w:rPr>
        <w:fldChar w:fldCharType="separate"/>
      </w:r>
      <w:ins w:id="196" w:author="Matthew Nelson" w:date="2024-09-24T12:24:00Z" w16du:dateUtc="2024-09-24T11:24:00Z">
        <w:r>
          <w:rPr>
            <w:noProof/>
            <w:webHidden/>
          </w:rPr>
          <w:t>55</w:t>
        </w:r>
        <w:r>
          <w:rPr>
            <w:noProof/>
            <w:webHidden/>
          </w:rPr>
          <w:fldChar w:fldCharType="end"/>
        </w:r>
        <w:r w:rsidRPr="00165991">
          <w:rPr>
            <w:rStyle w:val="Hyperlink"/>
            <w:noProof/>
          </w:rPr>
          <w:fldChar w:fldCharType="end"/>
        </w:r>
      </w:ins>
    </w:p>
    <w:p w14:paraId="29CB2128" w14:textId="0CD2FAA1" w:rsidR="003A3C2B" w:rsidRDefault="003A3C2B">
      <w:pPr>
        <w:pStyle w:val="TOC3"/>
        <w:tabs>
          <w:tab w:val="left" w:pos="1320"/>
          <w:tab w:val="right" w:leader="dot" w:pos="8302"/>
        </w:tabs>
        <w:rPr>
          <w:ins w:id="19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198"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"_Toc178073132"</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10.2.1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Rules for a Dimension Constraint</w:t>
        </w:r>
        <w:r>
          <w:rPr>
            <w:noProof/>
            <w:webHidden/>
          </w:rPr>
          <w:tab/>
        </w:r>
        <w:r>
          <w:rPr>
            <w:noProof/>
            <w:webHidden/>
          </w:rPr>
          <w:fldChar w:fldCharType="begin"/>
        </w:r>
        <w:r>
          <w:rPr>
            <w:noProof/>
            <w:webHidden/>
          </w:rPr>
          <w:instrText xml:space="preserve"> PAGEREF _Toc178073132 \h </w:instrText>
        </w:r>
        <w:r>
          <w:rPr>
            <w:noProof/>
            <w:webHidden/>
          </w:rPr>
        </w:r>
      </w:ins>
      <w:r>
        <w:rPr>
          <w:noProof/>
          <w:webHidden/>
        </w:rPr>
        <w:fldChar w:fldCharType="separate"/>
      </w:r>
      <w:ins w:id="199" w:author="Matthew Nelson" w:date="2024-09-24T12:24:00Z" w16du:dateUtc="2024-09-24T11:24:00Z">
        <w:r>
          <w:rPr>
            <w:noProof/>
            <w:webHidden/>
          </w:rPr>
          <w:t>55</w:t>
        </w:r>
        <w:r>
          <w:rPr>
            <w:noProof/>
            <w:webHidden/>
          </w:rPr>
          <w:fldChar w:fldCharType="end"/>
        </w:r>
        <w:r w:rsidRPr="00165991">
          <w:rPr>
            <w:rStyle w:val="Hyperlink"/>
            <w:noProof/>
          </w:rPr>
          <w:fldChar w:fldCharType="end"/>
        </w:r>
      </w:ins>
    </w:p>
    <w:p w14:paraId="70C3BEE4" w14:textId="646BC151" w:rsidR="003A3C2B" w:rsidRDefault="003A3C2B">
      <w:pPr>
        <w:pStyle w:val="TOC2"/>
        <w:tabs>
          <w:tab w:val="right" w:leader="dot" w:pos="8302"/>
        </w:tabs>
        <w:rPr>
          <w:ins w:id="200"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01"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"_Toc178073133"</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Data Constraint</w:t>
        </w:r>
        <w:r>
          <w:rPr>
            <w:noProof/>
            <w:webHidden/>
          </w:rPr>
          <w:tab/>
        </w:r>
        <w:r>
          <w:rPr>
            <w:noProof/>
            <w:webHidden/>
          </w:rPr>
          <w:fldChar w:fldCharType="begin"/>
        </w:r>
        <w:r>
          <w:rPr>
            <w:noProof/>
            <w:webHidden/>
          </w:rPr>
          <w:instrText xml:space="preserve"> PAGEREF _Toc178073133 \h </w:instrText>
        </w:r>
        <w:r>
          <w:rPr>
            <w:noProof/>
            <w:webHidden/>
          </w:rPr>
        </w:r>
      </w:ins>
      <w:r>
        <w:rPr>
          <w:noProof/>
          <w:webHidden/>
        </w:rPr>
        <w:fldChar w:fldCharType="separate"/>
      </w:r>
      <w:ins w:id="202" w:author="Matthew Nelson" w:date="2024-09-24T12:24:00Z" w16du:dateUtc="2024-09-24T11:24:00Z">
        <w:r>
          <w:rPr>
            <w:noProof/>
            <w:webHidden/>
          </w:rPr>
          <w:t>56</w:t>
        </w:r>
        <w:r>
          <w:rPr>
            <w:noProof/>
            <w:webHidden/>
          </w:rPr>
          <w:fldChar w:fldCharType="end"/>
        </w:r>
        <w:r w:rsidRPr="00165991">
          <w:rPr>
            <w:rStyle w:val="Hyperlink"/>
            <w:noProof/>
          </w:rPr>
          <w:fldChar w:fldCharType="end"/>
        </w:r>
      </w:ins>
    </w:p>
    <w:p w14:paraId="207F15FC" w14:textId="2C6887CD" w:rsidR="003A3C2B" w:rsidRDefault="003A3C2B">
      <w:pPr>
        <w:pStyle w:val="TOC2"/>
        <w:tabs>
          <w:tab w:val="left" w:pos="1100"/>
          <w:tab w:val="right" w:leader="dot" w:pos="8302"/>
        </w:tabs>
        <w:rPr>
          <w:ins w:id="20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04"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"_Toc178073149"</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Rules for a Data Constraint</w:t>
        </w:r>
        <w:r>
          <w:rPr>
            <w:noProof/>
            <w:webHidden/>
          </w:rPr>
          <w:tab/>
        </w:r>
        <w:r>
          <w:rPr>
            <w:noProof/>
            <w:webHidden/>
          </w:rPr>
          <w:fldChar w:fldCharType="begin"/>
        </w:r>
        <w:r>
          <w:rPr>
            <w:noProof/>
            <w:webHidden/>
          </w:rPr>
          <w:instrText xml:space="preserve"> PAGEREF _Toc178073149 \h </w:instrText>
        </w:r>
        <w:r>
          <w:rPr>
            <w:noProof/>
            <w:webHidden/>
          </w:rPr>
        </w:r>
      </w:ins>
      <w:r>
        <w:rPr>
          <w:noProof/>
          <w:webHidden/>
        </w:rPr>
        <w:fldChar w:fldCharType="separate"/>
      </w:r>
      <w:ins w:id="205" w:author="Matthew Nelson" w:date="2024-09-24T12:24:00Z" w16du:dateUtc="2024-09-24T11:24:00Z">
        <w:r>
          <w:rPr>
            <w:noProof/>
            <w:webHidden/>
          </w:rPr>
          <w:t>56</w:t>
        </w:r>
        <w:r>
          <w:rPr>
            <w:noProof/>
            <w:webHidden/>
          </w:rPr>
          <w:fldChar w:fldCharType="end"/>
        </w:r>
        <w:r w:rsidRPr="00165991">
          <w:rPr>
            <w:rStyle w:val="Hyperlink"/>
            <w:noProof/>
          </w:rPr>
          <w:fldChar w:fldCharType="end"/>
        </w:r>
      </w:ins>
    </w:p>
    <w:p w14:paraId="467B2044" w14:textId="1394014C" w:rsidR="003A3C2B" w:rsidRDefault="003A3C2B">
      <w:pPr>
        <w:pStyle w:val="TOC3"/>
        <w:tabs>
          <w:tab w:val="left" w:pos="1320"/>
          <w:tab w:val="right" w:leader="dot" w:pos="8302"/>
        </w:tabs>
        <w:rPr>
          <w:ins w:id="206"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07"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"_Toc178073150"</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10.3.1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Scope of a Data Constraint</w:t>
        </w:r>
        <w:r>
          <w:rPr>
            <w:noProof/>
            <w:webHidden/>
          </w:rPr>
          <w:tab/>
        </w:r>
        <w:r>
          <w:rPr>
            <w:noProof/>
            <w:webHidden/>
          </w:rPr>
          <w:fldChar w:fldCharType="begin"/>
        </w:r>
        <w:r>
          <w:rPr>
            <w:noProof/>
            <w:webHidden/>
          </w:rPr>
          <w:instrText xml:space="preserve"> PAGEREF _Toc178073150 \h </w:instrText>
        </w:r>
        <w:r>
          <w:rPr>
            <w:noProof/>
            <w:webHidden/>
          </w:rPr>
        </w:r>
      </w:ins>
      <w:r>
        <w:rPr>
          <w:noProof/>
          <w:webHidden/>
        </w:rPr>
        <w:fldChar w:fldCharType="separate"/>
      </w:r>
      <w:ins w:id="208" w:author="Matthew Nelson" w:date="2024-09-24T12:24:00Z" w16du:dateUtc="2024-09-24T11:24:00Z">
        <w:r>
          <w:rPr>
            <w:noProof/>
            <w:webHidden/>
          </w:rPr>
          <w:t>56</w:t>
        </w:r>
        <w:r>
          <w:rPr>
            <w:noProof/>
            <w:webHidden/>
          </w:rPr>
          <w:fldChar w:fldCharType="end"/>
        </w:r>
        <w:r w:rsidRPr="00165991">
          <w:rPr>
            <w:rStyle w:val="Hyperlink"/>
            <w:noProof/>
          </w:rPr>
          <w:fldChar w:fldCharType="end"/>
        </w:r>
      </w:ins>
    </w:p>
    <w:p w14:paraId="7C91A19F" w14:textId="3EAAFE25" w:rsidR="003A3C2B" w:rsidRDefault="003A3C2B">
      <w:pPr>
        <w:pStyle w:val="TOC3"/>
        <w:tabs>
          <w:tab w:val="left" w:pos="1320"/>
          <w:tab w:val="right" w:leader="dot" w:pos="8302"/>
        </w:tabs>
        <w:rPr>
          <w:ins w:id="20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10"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"_Toc178073154"</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10.3.2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Multiple Constraints</w:t>
        </w:r>
        <w:r>
          <w:rPr>
            <w:noProof/>
            <w:webHidden/>
          </w:rPr>
          <w:tab/>
        </w:r>
        <w:r>
          <w:rPr>
            <w:noProof/>
            <w:webHidden/>
          </w:rPr>
          <w:fldChar w:fldCharType="begin"/>
        </w:r>
        <w:r>
          <w:rPr>
            <w:noProof/>
            <w:webHidden/>
          </w:rPr>
          <w:instrText xml:space="preserve"> PAGEREF _Toc178073154 \h </w:instrText>
        </w:r>
        <w:r>
          <w:rPr>
            <w:noProof/>
            <w:webHidden/>
          </w:rPr>
        </w:r>
      </w:ins>
      <w:r>
        <w:rPr>
          <w:noProof/>
          <w:webHidden/>
        </w:rPr>
        <w:fldChar w:fldCharType="separate"/>
      </w:r>
      <w:ins w:id="211" w:author="Matthew Nelson" w:date="2024-09-24T12:24:00Z" w16du:dateUtc="2024-09-24T11:24:00Z">
        <w:r>
          <w:rPr>
            <w:noProof/>
            <w:webHidden/>
          </w:rPr>
          <w:t>56</w:t>
        </w:r>
        <w:r>
          <w:rPr>
            <w:noProof/>
            <w:webHidden/>
          </w:rPr>
          <w:fldChar w:fldCharType="end"/>
        </w:r>
        <w:r w:rsidRPr="00165991">
          <w:rPr>
            <w:rStyle w:val="Hyperlink"/>
            <w:noProof/>
          </w:rPr>
          <w:fldChar w:fldCharType="end"/>
        </w:r>
      </w:ins>
    </w:p>
    <w:p w14:paraId="79F2578E" w14:textId="66B42158" w:rsidR="003A3C2B" w:rsidRDefault="003A3C2B">
      <w:pPr>
        <w:pStyle w:val="TOC3"/>
        <w:tabs>
          <w:tab w:val="left" w:pos="1320"/>
          <w:tab w:val="right" w:leader="dot" w:pos="8302"/>
        </w:tabs>
        <w:rPr>
          <w:ins w:id="212"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13"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"_Toc178073155"</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10.3.3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Inheritance of a Constraint</w:t>
        </w:r>
        <w:r>
          <w:rPr>
            <w:noProof/>
            <w:webHidden/>
          </w:rPr>
          <w:tab/>
        </w:r>
        <w:r>
          <w:rPr>
            <w:noProof/>
            <w:webHidden/>
          </w:rPr>
          <w:fldChar w:fldCharType="begin"/>
        </w:r>
        <w:r>
          <w:rPr>
            <w:noProof/>
            <w:webHidden/>
          </w:rPr>
          <w:instrText xml:space="preserve"> PAGEREF _Toc178073155 \h </w:instrText>
        </w:r>
        <w:r>
          <w:rPr>
            <w:noProof/>
            <w:webHidden/>
          </w:rPr>
        </w:r>
      </w:ins>
      <w:r>
        <w:rPr>
          <w:noProof/>
          <w:webHidden/>
        </w:rPr>
        <w:fldChar w:fldCharType="separate"/>
      </w:r>
      <w:ins w:id="214" w:author="Matthew Nelson" w:date="2024-09-24T12:24:00Z" w16du:dateUtc="2024-09-24T11:24:00Z">
        <w:r>
          <w:rPr>
            <w:noProof/>
            <w:webHidden/>
          </w:rPr>
          <w:t>57</w:t>
        </w:r>
        <w:r>
          <w:rPr>
            <w:noProof/>
            <w:webHidden/>
          </w:rPr>
          <w:fldChar w:fldCharType="end"/>
        </w:r>
        <w:r w:rsidRPr="00165991">
          <w:rPr>
            <w:rStyle w:val="Hyperlink"/>
            <w:noProof/>
          </w:rPr>
          <w:fldChar w:fldCharType="end"/>
        </w:r>
      </w:ins>
    </w:p>
    <w:p w14:paraId="6115DA18" w14:textId="08BB7024" w:rsidR="003A3C2B" w:rsidRDefault="003A3C2B">
      <w:pPr>
        <w:pStyle w:val="TOC3"/>
        <w:tabs>
          <w:tab w:val="left" w:pos="1320"/>
          <w:tab w:val="right" w:leader="dot" w:pos="8302"/>
        </w:tabs>
        <w:rPr>
          <w:ins w:id="21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16"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"_Toc178073156"</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10.3.4</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Constraints Examples</w:t>
        </w:r>
        <w:r>
          <w:rPr>
            <w:noProof/>
            <w:webHidden/>
          </w:rPr>
          <w:tab/>
        </w:r>
        <w:r>
          <w:rPr>
            <w:noProof/>
            <w:webHidden/>
          </w:rPr>
          <w:fldChar w:fldCharType="begin"/>
        </w:r>
        <w:r>
          <w:rPr>
            <w:noProof/>
            <w:webHidden/>
          </w:rPr>
          <w:instrText xml:space="preserve"> PAGEREF _Toc178073156 \h </w:instrText>
        </w:r>
        <w:r>
          <w:rPr>
            <w:noProof/>
            <w:webHidden/>
          </w:rPr>
        </w:r>
      </w:ins>
      <w:r>
        <w:rPr>
          <w:noProof/>
          <w:webHidden/>
        </w:rPr>
        <w:fldChar w:fldCharType="separate"/>
      </w:r>
      <w:ins w:id="217" w:author="Matthew Nelson" w:date="2024-09-24T12:24:00Z" w16du:dateUtc="2024-09-24T11:24:00Z">
        <w:r>
          <w:rPr>
            <w:noProof/>
            <w:webHidden/>
          </w:rPr>
          <w:t>59</w:t>
        </w:r>
        <w:r>
          <w:rPr>
            <w:noProof/>
            <w:webHidden/>
          </w:rPr>
          <w:fldChar w:fldCharType="end"/>
        </w:r>
        <w:r w:rsidRPr="00165991">
          <w:rPr>
            <w:rStyle w:val="Hyperlink"/>
            <w:noProof/>
          </w:rPr>
          <w:fldChar w:fldCharType="end"/>
        </w:r>
      </w:ins>
    </w:p>
    <w:p w14:paraId="1E5CC022" w14:textId="03B533ED" w:rsidR="003A3C2B" w:rsidRDefault="003A3C2B">
      <w:pPr>
        <w:pStyle w:val="TOC1"/>
        <w:rPr>
          <w:ins w:id="218"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ins w:id="219"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"_Toc178073157"</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11</w:t>
        </w:r>
        <w:r>
          <w:rPr>
            <w:rFonts w:asciiTheme="minorHAnsi" w:eastAsiaTheme="minorEastAsia" w:hAnsiTheme="minorHAnsi" w:cstheme="minorBidi"/>
            <w:b w:val="0"/>
            <w:noProof/>
            <w:kern w:val="2"/>
            <w:sz w:val="24"/>
            <w:szCs w:val="24"/>
            <w:lang w:eastAsia="en-GB"/>
            <w14:ligatures w14:val="standardContextual"/>
          </w:rPr>
          <w:tab/>
        </w:r>
        <w:r w:rsidRPr="00165991">
          <w:rPr>
            <w:rStyle w:val="Hyperlink"/>
            <w:noProof/>
          </w:rPr>
          <w:t>Transforming between versions of SDMX</w:t>
        </w:r>
        <w:r>
          <w:rPr>
            <w:noProof/>
            <w:webHidden/>
          </w:rPr>
          <w:tab/>
        </w:r>
        <w:r>
          <w:rPr>
            <w:noProof/>
            <w:webHidden/>
          </w:rPr>
          <w:fldChar w:fldCharType="begin"/>
        </w:r>
        <w:r>
          <w:rPr>
            <w:noProof/>
            <w:webHidden/>
          </w:rPr>
          <w:instrText xml:space="preserve"> PAGEREF _Toc178073157 \h </w:instrText>
        </w:r>
        <w:r>
          <w:rPr>
            <w:noProof/>
            <w:webHidden/>
          </w:rPr>
        </w:r>
      </w:ins>
      <w:r>
        <w:rPr>
          <w:noProof/>
          <w:webHidden/>
        </w:rPr>
        <w:fldChar w:fldCharType="separate"/>
      </w:r>
      <w:ins w:id="220" w:author="Matthew Nelson" w:date="2024-09-24T12:24:00Z" w16du:dateUtc="2024-09-24T11:24:00Z">
        <w:r>
          <w:rPr>
            <w:noProof/>
            <w:webHidden/>
          </w:rPr>
          <w:t>67</w:t>
        </w:r>
        <w:r>
          <w:rPr>
            <w:noProof/>
            <w:webHidden/>
          </w:rPr>
          <w:fldChar w:fldCharType="end"/>
        </w:r>
        <w:r w:rsidRPr="00165991">
          <w:rPr>
            <w:rStyle w:val="Hyperlink"/>
            <w:noProof/>
          </w:rPr>
          <w:fldChar w:fldCharType="end"/>
        </w:r>
      </w:ins>
    </w:p>
    <w:p w14:paraId="6743A407" w14:textId="2DA9C7F9" w:rsidR="003A3C2B" w:rsidRDefault="003A3C2B">
      <w:pPr>
        <w:pStyle w:val="TOC2"/>
        <w:tabs>
          <w:tab w:val="left" w:pos="1100"/>
          <w:tab w:val="right" w:leader="dot" w:pos="8302"/>
        </w:tabs>
        <w:rPr>
          <w:ins w:id="22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22"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"_Toc178073158"</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Scope</w:t>
        </w:r>
        <w:r>
          <w:rPr>
            <w:noProof/>
            <w:webHidden/>
          </w:rPr>
          <w:tab/>
        </w:r>
        <w:r>
          <w:rPr>
            <w:noProof/>
            <w:webHidden/>
          </w:rPr>
          <w:fldChar w:fldCharType="begin"/>
        </w:r>
        <w:r>
          <w:rPr>
            <w:noProof/>
            <w:webHidden/>
          </w:rPr>
          <w:instrText xml:space="preserve"> PAGEREF _Toc178073158 \h </w:instrText>
        </w:r>
        <w:r>
          <w:rPr>
            <w:noProof/>
            <w:webHidden/>
          </w:rPr>
        </w:r>
      </w:ins>
      <w:r>
        <w:rPr>
          <w:noProof/>
          <w:webHidden/>
        </w:rPr>
        <w:fldChar w:fldCharType="separate"/>
      </w:r>
      <w:ins w:id="223" w:author="Matthew Nelson" w:date="2024-09-24T12:24:00Z" w16du:dateUtc="2024-09-24T11:24:00Z">
        <w:r>
          <w:rPr>
            <w:noProof/>
            <w:webHidden/>
          </w:rPr>
          <w:t>67</w:t>
        </w:r>
        <w:r>
          <w:rPr>
            <w:noProof/>
            <w:webHidden/>
          </w:rPr>
          <w:fldChar w:fldCharType="end"/>
        </w:r>
        <w:r w:rsidRPr="00165991">
          <w:rPr>
            <w:rStyle w:val="Hyperlink"/>
            <w:noProof/>
          </w:rPr>
          <w:fldChar w:fldCharType="end"/>
        </w:r>
      </w:ins>
    </w:p>
    <w:p w14:paraId="28F88BEB" w14:textId="1E6391ED" w:rsidR="003A3C2B" w:rsidRDefault="003A3C2B">
      <w:pPr>
        <w:pStyle w:val="TOC2"/>
        <w:tabs>
          <w:tab w:val="left" w:pos="1100"/>
          <w:tab w:val="right" w:leader="dot" w:pos="8302"/>
        </w:tabs>
        <w:rPr>
          <w:ins w:id="224"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25"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"_Toc178073159"</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11.2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Compatibility and new DSD features</w:t>
        </w:r>
        <w:r>
          <w:rPr>
            <w:noProof/>
            <w:webHidden/>
          </w:rPr>
          <w:tab/>
        </w:r>
        <w:r>
          <w:rPr>
            <w:noProof/>
            <w:webHidden/>
          </w:rPr>
          <w:fldChar w:fldCharType="begin"/>
        </w:r>
        <w:r>
          <w:rPr>
            <w:noProof/>
            <w:webHidden/>
          </w:rPr>
          <w:instrText xml:space="preserve"> PAGEREF _Toc178073159 \h </w:instrText>
        </w:r>
        <w:r>
          <w:rPr>
            <w:noProof/>
            <w:webHidden/>
          </w:rPr>
        </w:r>
      </w:ins>
      <w:r>
        <w:rPr>
          <w:noProof/>
          <w:webHidden/>
        </w:rPr>
        <w:fldChar w:fldCharType="separate"/>
      </w:r>
      <w:ins w:id="226" w:author="Matthew Nelson" w:date="2024-09-24T12:24:00Z" w16du:dateUtc="2024-09-24T11:24:00Z">
        <w:r>
          <w:rPr>
            <w:noProof/>
            <w:webHidden/>
          </w:rPr>
          <w:t>67</w:t>
        </w:r>
        <w:r>
          <w:rPr>
            <w:noProof/>
            <w:webHidden/>
          </w:rPr>
          <w:fldChar w:fldCharType="end"/>
        </w:r>
        <w:r w:rsidRPr="00165991">
          <w:rPr>
            <w:rStyle w:val="Hyperlink"/>
            <w:noProof/>
          </w:rPr>
          <w:fldChar w:fldCharType="end"/>
        </w:r>
      </w:ins>
    </w:p>
    <w:p w14:paraId="621C7502" w14:textId="7393A033" w:rsidR="003A3C2B" w:rsidRDefault="003A3C2B">
      <w:pPr>
        <w:pStyle w:val="TOC1"/>
        <w:rPr>
          <w:ins w:id="227"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ins w:id="228"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"_Toc178073160"</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w:t>
        </w:r>
        <w:r>
          <w:rPr>
            <w:rFonts w:asciiTheme="minorHAnsi" w:eastAsiaTheme="minorEastAsia" w:hAnsiTheme="minorHAnsi" w:cstheme="minorBidi"/>
            <w:b w:val="0"/>
            <w:noProof/>
            <w:kern w:val="2"/>
            <w:sz w:val="24"/>
            <w:szCs w:val="24"/>
            <w:lang w:eastAsia="en-GB"/>
            <w14:ligatures w14:val="standardContextual"/>
          </w:rPr>
          <w:tab/>
        </w:r>
        <w:r w:rsidRPr="00165991">
          <w:rPr>
            <w:rStyle w:val="Hyperlink"/>
            <w:noProof/>
          </w:rPr>
          <w:t>Validation and Transformation Language (VTL)</w:t>
        </w:r>
        <w:r>
          <w:rPr>
            <w:noProof/>
            <w:webHidden/>
          </w:rPr>
          <w:tab/>
        </w:r>
        <w:r>
          <w:rPr>
            <w:noProof/>
            <w:webHidden/>
          </w:rPr>
          <w:fldChar w:fldCharType="begin"/>
        </w:r>
        <w:r>
          <w:rPr>
            <w:noProof/>
            <w:webHidden/>
          </w:rPr>
          <w:instrText xml:space="preserve"> PAGEREF _Toc178073160 \h </w:instrText>
        </w:r>
        <w:r>
          <w:rPr>
            <w:noProof/>
            <w:webHidden/>
          </w:rPr>
        </w:r>
      </w:ins>
      <w:r>
        <w:rPr>
          <w:noProof/>
          <w:webHidden/>
        </w:rPr>
        <w:fldChar w:fldCharType="separate"/>
      </w:r>
      <w:ins w:id="229" w:author="Matthew Nelson" w:date="2024-09-24T12:24:00Z" w16du:dateUtc="2024-09-24T11:24:00Z">
        <w:r>
          <w:rPr>
            <w:noProof/>
            <w:webHidden/>
          </w:rPr>
          <w:t>68</w:t>
        </w:r>
        <w:r>
          <w:rPr>
            <w:noProof/>
            <w:webHidden/>
          </w:rPr>
          <w:fldChar w:fldCharType="end"/>
        </w:r>
        <w:r w:rsidRPr="00165991">
          <w:rPr>
            <w:rStyle w:val="Hyperlink"/>
            <w:noProof/>
          </w:rPr>
          <w:fldChar w:fldCharType="end"/>
        </w:r>
      </w:ins>
    </w:p>
    <w:p w14:paraId="78C1C83B" w14:textId="4462962F" w:rsidR="003A3C2B" w:rsidRDefault="003A3C2B">
      <w:pPr>
        <w:pStyle w:val="TOC2"/>
        <w:tabs>
          <w:tab w:val="left" w:pos="1100"/>
          <w:tab w:val="right" w:leader="dot" w:pos="8302"/>
        </w:tabs>
        <w:rPr>
          <w:ins w:id="230"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31"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"_Toc178073161"</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Introduction</w:t>
        </w:r>
        <w:r>
          <w:rPr>
            <w:noProof/>
            <w:webHidden/>
          </w:rPr>
          <w:tab/>
        </w:r>
        <w:r>
          <w:rPr>
            <w:noProof/>
            <w:webHidden/>
          </w:rPr>
          <w:fldChar w:fldCharType="begin"/>
        </w:r>
        <w:r>
          <w:rPr>
            <w:noProof/>
            <w:webHidden/>
          </w:rPr>
          <w:instrText xml:space="preserve"> PAGEREF _Toc178073161 \h </w:instrText>
        </w:r>
        <w:r>
          <w:rPr>
            <w:noProof/>
            <w:webHidden/>
          </w:rPr>
        </w:r>
      </w:ins>
      <w:r>
        <w:rPr>
          <w:noProof/>
          <w:webHidden/>
        </w:rPr>
        <w:fldChar w:fldCharType="separate"/>
      </w:r>
      <w:ins w:id="232" w:author="Matthew Nelson" w:date="2024-09-24T12:24:00Z" w16du:dateUtc="2024-09-24T11:24:00Z">
        <w:r>
          <w:rPr>
            <w:noProof/>
            <w:webHidden/>
          </w:rPr>
          <w:t>68</w:t>
        </w:r>
        <w:r>
          <w:rPr>
            <w:noProof/>
            <w:webHidden/>
          </w:rPr>
          <w:fldChar w:fldCharType="end"/>
        </w:r>
        <w:r w:rsidRPr="00165991">
          <w:rPr>
            <w:rStyle w:val="Hyperlink"/>
            <w:noProof/>
          </w:rPr>
          <w:fldChar w:fldCharType="end"/>
        </w:r>
      </w:ins>
    </w:p>
    <w:p w14:paraId="3D2B7EF6" w14:textId="06605B21" w:rsidR="003A3C2B" w:rsidRDefault="003A3C2B">
      <w:pPr>
        <w:pStyle w:val="TOC2"/>
        <w:tabs>
          <w:tab w:val="left" w:pos="1100"/>
          <w:tab w:val="right" w:leader="dot" w:pos="8302"/>
        </w:tabs>
        <w:rPr>
          <w:ins w:id="23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34"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"_Toc178073162"</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References to SDMX artefacts from VTL statements</w:t>
        </w:r>
        <w:r>
          <w:rPr>
            <w:noProof/>
            <w:webHidden/>
          </w:rPr>
          <w:tab/>
        </w:r>
        <w:r>
          <w:rPr>
            <w:noProof/>
            <w:webHidden/>
          </w:rPr>
          <w:fldChar w:fldCharType="begin"/>
        </w:r>
        <w:r>
          <w:rPr>
            <w:noProof/>
            <w:webHidden/>
          </w:rPr>
          <w:instrText xml:space="preserve"> PAGEREF _Toc178073162 \h </w:instrText>
        </w:r>
        <w:r>
          <w:rPr>
            <w:noProof/>
            <w:webHidden/>
          </w:rPr>
        </w:r>
      </w:ins>
      <w:r>
        <w:rPr>
          <w:noProof/>
          <w:webHidden/>
        </w:rPr>
        <w:fldChar w:fldCharType="separate"/>
      </w:r>
      <w:ins w:id="235" w:author="Matthew Nelson" w:date="2024-09-24T12:24:00Z" w16du:dateUtc="2024-09-24T11:24:00Z">
        <w:r>
          <w:rPr>
            <w:noProof/>
            <w:webHidden/>
          </w:rPr>
          <w:t>69</w:t>
        </w:r>
        <w:r>
          <w:rPr>
            <w:noProof/>
            <w:webHidden/>
          </w:rPr>
          <w:fldChar w:fldCharType="end"/>
        </w:r>
        <w:r w:rsidRPr="00165991">
          <w:rPr>
            <w:rStyle w:val="Hyperlink"/>
            <w:noProof/>
          </w:rPr>
          <w:fldChar w:fldCharType="end"/>
        </w:r>
      </w:ins>
    </w:p>
    <w:p w14:paraId="48B2830D" w14:textId="5E167534" w:rsidR="003A3C2B" w:rsidRDefault="003A3C2B">
      <w:pPr>
        <w:pStyle w:val="TOC3"/>
        <w:tabs>
          <w:tab w:val="left" w:pos="1320"/>
          <w:tab w:val="right" w:leader="dot" w:pos="8302"/>
        </w:tabs>
        <w:rPr>
          <w:ins w:id="236"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37"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"_Toc178073163"</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12.2.1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Introduction</w:t>
        </w:r>
        <w:r>
          <w:rPr>
            <w:noProof/>
            <w:webHidden/>
          </w:rPr>
          <w:tab/>
        </w:r>
        <w:r>
          <w:rPr>
            <w:noProof/>
            <w:webHidden/>
          </w:rPr>
          <w:fldChar w:fldCharType="begin"/>
        </w:r>
        <w:r>
          <w:rPr>
            <w:noProof/>
            <w:webHidden/>
          </w:rPr>
          <w:instrText xml:space="preserve"> PAGEREF _Toc178073163 \h </w:instrText>
        </w:r>
        <w:r>
          <w:rPr>
            <w:noProof/>
            <w:webHidden/>
          </w:rPr>
        </w:r>
      </w:ins>
      <w:r>
        <w:rPr>
          <w:noProof/>
          <w:webHidden/>
        </w:rPr>
        <w:fldChar w:fldCharType="separate"/>
      </w:r>
      <w:ins w:id="238" w:author="Matthew Nelson" w:date="2024-09-24T12:24:00Z" w16du:dateUtc="2024-09-24T11:24:00Z">
        <w:r>
          <w:rPr>
            <w:noProof/>
            <w:webHidden/>
          </w:rPr>
          <w:t>69</w:t>
        </w:r>
        <w:r>
          <w:rPr>
            <w:noProof/>
            <w:webHidden/>
          </w:rPr>
          <w:fldChar w:fldCharType="end"/>
        </w:r>
        <w:r w:rsidRPr="00165991">
          <w:rPr>
            <w:rStyle w:val="Hyperlink"/>
            <w:noProof/>
          </w:rPr>
          <w:fldChar w:fldCharType="end"/>
        </w:r>
      </w:ins>
    </w:p>
    <w:p w14:paraId="035A61D8" w14:textId="3BF8221B" w:rsidR="003A3C2B" w:rsidRDefault="003A3C2B">
      <w:pPr>
        <w:pStyle w:val="TOC3"/>
        <w:tabs>
          <w:tab w:val="left" w:pos="1320"/>
          <w:tab w:val="right" w:leader="dot" w:pos="8302"/>
        </w:tabs>
        <w:rPr>
          <w:ins w:id="23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40"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"_Toc178073164"</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12.2.2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References through the URN</w:t>
        </w:r>
        <w:r>
          <w:rPr>
            <w:noProof/>
            <w:webHidden/>
          </w:rPr>
          <w:tab/>
        </w:r>
        <w:r>
          <w:rPr>
            <w:noProof/>
            <w:webHidden/>
          </w:rPr>
          <w:fldChar w:fldCharType="begin"/>
        </w:r>
        <w:r>
          <w:rPr>
            <w:noProof/>
            <w:webHidden/>
          </w:rPr>
          <w:instrText xml:space="preserve"> PAGEREF _Toc178073164 \h </w:instrText>
        </w:r>
        <w:r>
          <w:rPr>
            <w:noProof/>
            <w:webHidden/>
          </w:rPr>
        </w:r>
      </w:ins>
      <w:r>
        <w:rPr>
          <w:noProof/>
          <w:webHidden/>
        </w:rPr>
        <w:fldChar w:fldCharType="separate"/>
      </w:r>
      <w:ins w:id="241" w:author="Matthew Nelson" w:date="2024-09-24T12:24:00Z" w16du:dateUtc="2024-09-24T11:24:00Z">
        <w:r>
          <w:rPr>
            <w:noProof/>
            <w:webHidden/>
          </w:rPr>
          <w:t>69</w:t>
        </w:r>
        <w:r>
          <w:rPr>
            <w:noProof/>
            <w:webHidden/>
          </w:rPr>
          <w:fldChar w:fldCharType="end"/>
        </w:r>
        <w:r w:rsidRPr="00165991">
          <w:rPr>
            <w:rStyle w:val="Hyperlink"/>
            <w:noProof/>
          </w:rPr>
          <w:fldChar w:fldCharType="end"/>
        </w:r>
      </w:ins>
    </w:p>
    <w:p w14:paraId="3D683FF6" w14:textId="0A037730" w:rsidR="003A3C2B" w:rsidRDefault="003A3C2B">
      <w:pPr>
        <w:pStyle w:val="TOC3"/>
        <w:tabs>
          <w:tab w:val="left" w:pos="1320"/>
          <w:tab w:val="right" w:leader="dot" w:pos="8302"/>
        </w:tabs>
        <w:rPr>
          <w:ins w:id="242"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43"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"_Toc178073165"</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12.2.3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Abbreviation of the URN</w:t>
        </w:r>
        <w:r>
          <w:rPr>
            <w:noProof/>
            <w:webHidden/>
          </w:rPr>
          <w:tab/>
        </w:r>
        <w:r>
          <w:rPr>
            <w:noProof/>
            <w:webHidden/>
          </w:rPr>
          <w:fldChar w:fldCharType="begin"/>
        </w:r>
        <w:r>
          <w:rPr>
            <w:noProof/>
            <w:webHidden/>
          </w:rPr>
          <w:instrText xml:space="preserve"> PAGEREF _Toc178073165 \h </w:instrText>
        </w:r>
        <w:r>
          <w:rPr>
            <w:noProof/>
            <w:webHidden/>
          </w:rPr>
        </w:r>
      </w:ins>
      <w:r>
        <w:rPr>
          <w:noProof/>
          <w:webHidden/>
        </w:rPr>
        <w:fldChar w:fldCharType="separate"/>
      </w:r>
      <w:ins w:id="244" w:author="Matthew Nelson" w:date="2024-09-24T12:24:00Z" w16du:dateUtc="2024-09-24T11:24:00Z">
        <w:r>
          <w:rPr>
            <w:noProof/>
            <w:webHidden/>
          </w:rPr>
          <w:t>71</w:t>
        </w:r>
        <w:r>
          <w:rPr>
            <w:noProof/>
            <w:webHidden/>
          </w:rPr>
          <w:fldChar w:fldCharType="end"/>
        </w:r>
        <w:r w:rsidRPr="00165991">
          <w:rPr>
            <w:rStyle w:val="Hyperlink"/>
            <w:noProof/>
          </w:rPr>
          <w:fldChar w:fldCharType="end"/>
        </w:r>
      </w:ins>
    </w:p>
    <w:p w14:paraId="636A8573" w14:textId="407A877A" w:rsidR="003A3C2B" w:rsidRDefault="003A3C2B">
      <w:pPr>
        <w:pStyle w:val="TOC3"/>
        <w:tabs>
          <w:tab w:val="left" w:pos="1320"/>
          <w:tab w:val="right" w:leader="dot" w:pos="8302"/>
        </w:tabs>
        <w:rPr>
          <w:ins w:id="24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46"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"_Toc178073166"</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12.2.4</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User-defined alias</w:t>
        </w:r>
        <w:r>
          <w:rPr>
            <w:noProof/>
            <w:webHidden/>
          </w:rPr>
          <w:tab/>
        </w:r>
        <w:r>
          <w:rPr>
            <w:noProof/>
            <w:webHidden/>
          </w:rPr>
          <w:fldChar w:fldCharType="begin"/>
        </w:r>
        <w:r>
          <w:rPr>
            <w:noProof/>
            <w:webHidden/>
          </w:rPr>
          <w:instrText xml:space="preserve"> PAGEREF _Toc178073166 \h </w:instrText>
        </w:r>
        <w:r>
          <w:rPr>
            <w:noProof/>
            <w:webHidden/>
          </w:rPr>
        </w:r>
      </w:ins>
      <w:r>
        <w:rPr>
          <w:noProof/>
          <w:webHidden/>
        </w:rPr>
        <w:fldChar w:fldCharType="separate"/>
      </w:r>
      <w:ins w:id="247" w:author="Matthew Nelson" w:date="2024-09-24T12:24:00Z" w16du:dateUtc="2024-09-24T11:24:00Z">
        <w:r>
          <w:rPr>
            <w:noProof/>
            <w:webHidden/>
          </w:rPr>
          <w:t>74</w:t>
        </w:r>
        <w:r>
          <w:rPr>
            <w:noProof/>
            <w:webHidden/>
          </w:rPr>
          <w:fldChar w:fldCharType="end"/>
        </w:r>
        <w:r w:rsidRPr="00165991">
          <w:rPr>
            <w:rStyle w:val="Hyperlink"/>
            <w:noProof/>
          </w:rPr>
          <w:fldChar w:fldCharType="end"/>
        </w:r>
      </w:ins>
    </w:p>
    <w:p w14:paraId="088E78C1" w14:textId="0053FB67" w:rsidR="003A3C2B" w:rsidRDefault="003A3C2B">
      <w:pPr>
        <w:pStyle w:val="TOC3"/>
        <w:tabs>
          <w:tab w:val="left" w:pos="1320"/>
          <w:tab w:val="right" w:leader="dot" w:pos="8302"/>
        </w:tabs>
        <w:rPr>
          <w:ins w:id="248"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49"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"_Toc178073167"</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12.2.5</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References to SDMX artefacts from VTL Rulesets</w:t>
        </w:r>
        <w:r>
          <w:rPr>
            <w:noProof/>
            <w:webHidden/>
          </w:rPr>
          <w:tab/>
        </w:r>
        <w:r>
          <w:rPr>
            <w:noProof/>
            <w:webHidden/>
          </w:rPr>
          <w:fldChar w:fldCharType="begin"/>
        </w:r>
        <w:r>
          <w:rPr>
            <w:noProof/>
            <w:webHidden/>
          </w:rPr>
          <w:instrText xml:space="preserve"> PAGEREF _Toc178073167 \h </w:instrText>
        </w:r>
        <w:r>
          <w:rPr>
            <w:noProof/>
            <w:webHidden/>
          </w:rPr>
        </w:r>
      </w:ins>
      <w:r>
        <w:rPr>
          <w:noProof/>
          <w:webHidden/>
        </w:rPr>
        <w:fldChar w:fldCharType="separate"/>
      </w:r>
      <w:ins w:id="250" w:author="Matthew Nelson" w:date="2024-09-24T12:24:00Z" w16du:dateUtc="2024-09-24T11:24:00Z">
        <w:r>
          <w:rPr>
            <w:noProof/>
            <w:webHidden/>
          </w:rPr>
          <w:t>74</w:t>
        </w:r>
        <w:r>
          <w:rPr>
            <w:noProof/>
            <w:webHidden/>
          </w:rPr>
          <w:fldChar w:fldCharType="end"/>
        </w:r>
        <w:r w:rsidRPr="00165991">
          <w:rPr>
            <w:rStyle w:val="Hyperlink"/>
            <w:noProof/>
          </w:rPr>
          <w:fldChar w:fldCharType="end"/>
        </w:r>
      </w:ins>
    </w:p>
    <w:p w14:paraId="5CBB2DC6" w14:textId="4DB899A7" w:rsidR="003A3C2B" w:rsidRDefault="003A3C2B">
      <w:pPr>
        <w:pStyle w:val="TOC2"/>
        <w:tabs>
          <w:tab w:val="left" w:pos="1100"/>
          <w:tab w:val="right" w:leader="dot" w:pos="8302"/>
        </w:tabs>
        <w:rPr>
          <w:ins w:id="25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52"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"_Toc178073168"</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Mapping between SDMX and VTL artefacts</w:t>
        </w:r>
        <w:r>
          <w:rPr>
            <w:noProof/>
            <w:webHidden/>
          </w:rPr>
          <w:tab/>
        </w:r>
        <w:r>
          <w:rPr>
            <w:noProof/>
            <w:webHidden/>
          </w:rPr>
          <w:fldChar w:fldCharType="begin"/>
        </w:r>
        <w:r>
          <w:rPr>
            <w:noProof/>
            <w:webHidden/>
          </w:rPr>
          <w:instrText xml:space="preserve"> PAGEREF _Toc178073168 \h </w:instrText>
        </w:r>
        <w:r>
          <w:rPr>
            <w:noProof/>
            <w:webHidden/>
          </w:rPr>
        </w:r>
      </w:ins>
      <w:r>
        <w:rPr>
          <w:noProof/>
          <w:webHidden/>
        </w:rPr>
        <w:fldChar w:fldCharType="separate"/>
      </w:r>
      <w:ins w:id="253" w:author="Matthew Nelson" w:date="2024-09-24T12:24:00Z" w16du:dateUtc="2024-09-24T11:24:00Z">
        <w:r>
          <w:rPr>
            <w:noProof/>
            <w:webHidden/>
          </w:rPr>
          <w:t>75</w:t>
        </w:r>
        <w:r>
          <w:rPr>
            <w:noProof/>
            <w:webHidden/>
          </w:rPr>
          <w:fldChar w:fldCharType="end"/>
        </w:r>
        <w:r w:rsidRPr="00165991">
          <w:rPr>
            <w:rStyle w:val="Hyperlink"/>
            <w:noProof/>
          </w:rPr>
          <w:fldChar w:fldCharType="end"/>
        </w:r>
      </w:ins>
    </w:p>
    <w:p w14:paraId="13D7DE79" w14:textId="40471EDF" w:rsidR="003A3C2B" w:rsidRDefault="003A3C2B">
      <w:pPr>
        <w:pStyle w:val="TOC3"/>
        <w:tabs>
          <w:tab w:val="left" w:pos="1320"/>
          <w:tab w:val="right" w:leader="dot" w:pos="8302"/>
        </w:tabs>
        <w:rPr>
          <w:ins w:id="254"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55"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"_Toc178073169"</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12.3.1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When the mapping occurs</w:t>
        </w:r>
        <w:r>
          <w:rPr>
            <w:noProof/>
            <w:webHidden/>
          </w:rPr>
          <w:tab/>
        </w:r>
        <w:r>
          <w:rPr>
            <w:noProof/>
            <w:webHidden/>
          </w:rPr>
          <w:fldChar w:fldCharType="begin"/>
        </w:r>
        <w:r>
          <w:rPr>
            <w:noProof/>
            <w:webHidden/>
          </w:rPr>
          <w:instrText xml:space="preserve"> PAGEREF _Toc178073169 \h </w:instrText>
        </w:r>
        <w:r>
          <w:rPr>
            <w:noProof/>
            <w:webHidden/>
          </w:rPr>
        </w:r>
      </w:ins>
      <w:r>
        <w:rPr>
          <w:noProof/>
          <w:webHidden/>
        </w:rPr>
        <w:fldChar w:fldCharType="separate"/>
      </w:r>
      <w:ins w:id="256" w:author="Matthew Nelson" w:date="2024-09-24T12:24:00Z" w16du:dateUtc="2024-09-24T11:24:00Z">
        <w:r>
          <w:rPr>
            <w:noProof/>
            <w:webHidden/>
          </w:rPr>
          <w:t>75</w:t>
        </w:r>
        <w:r>
          <w:rPr>
            <w:noProof/>
            <w:webHidden/>
          </w:rPr>
          <w:fldChar w:fldCharType="end"/>
        </w:r>
        <w:r w:rsidRPr="00165991">
          <w:rPr>
            <w:rStyle w:val="Hyperlink"/>
            <w:noProof/>
          </w:rPr>
          <w:fldChar w:fldCharType="end"/>
        </w:r>
      </w:ins>
    </w:p>
    <w:p w14:paraId="5B7E7DC1" w14:textId="7426E797" w:rsidR="003A3C2B" w:rsidRDefault="003A3C2B">
      <w:pPr>
        <w:pStyle w:val="TOC3"/>
        <w:tabs>
          <w:tab w:val="left" w:pos="1320"/>
          <w:tab w:val="right" w:leader="dot" w:pos="8302"/>
        </w:tabs>
        <w:rPr>
          <w:ins w:id="25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58"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"_Toc178073170"</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12.3.2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General mapping of VTL and SDMX data structures</w:t>
        </w:r>
        <w:r>
          <w:rPr>
            <w:noProof/>
            <w:webHidden/>
          </w:rPr>
          <w:tab/>
        </w:r>
        <w:r>
          <w:rPr>
            <w:noProof/>
            <w:webHidden/>
          </w:rPr>
          <w:fldChar w:fldCharType="begin"/>
        </w:r>
        <w:r>
          <w:rPr>
            <w:noProof/>
            <w:webHidden/>
          </w:rPr>
          <w:instrText xml:space="preserve"> PAGEREF _Toc178073170 \h </w:instrText>
        </w:r>
        <w:r>
          <w:rPr>
            <w:noProof/>
            <w:webHidden/>
          </w:rPr>
        </w:r>
      </w:ins>
      <w:r>
        <w:rPr>
          <w:noProof/>
          <w:webHidden/>
        </w:rPr>
        <w:fldChar w:fldCharType="separate"/>
      </w:r>
      <w:ins w:id="259" w:author="Matthew Nelson" w:date="2024-09-24T12:24:00Z" w16du:dateUtc="2024-09-24T11:24:00Z">
        <w:r>
          <w:rPr>
            <w:noProof/>
            <w:webHidden/>
          </w:rPr>
          <w:t>76</w:t>
        </w:r>
        <w:r>
          <w:rPr>
            <w:noProof/>
            <w:webHidden/>
          </w:rPr>
          <w:fldChar w:fldCharType="end"/>
        </w:r>
        <w:r w:rsidRPr="00165991">
          <w:rPr>
            <w:rStyle w:val="Hyperlink"/>
            <w:noProof/>
          </w:rPr>
          <w:fldChar w:fldCharType="end"/>
        </w:r>
      </w:ins>
    </w:p>
    <w:p w14:paraId="1EAB3EFD" w14:textId="0895DC68" w:rsidR="003A3C2B" w:rsidRDefault="003A3C2B">
      <w:pPr>
        <w:pStyle w:val="TOC3"/>
        <w:tabs>
          <w:tab w:val="left" w:pos="1320"/>
          <w:tab w:val="right" w:leader="dot" w:pos="8302"/>
        </w:tabs>
        <w:rPr>
          <w:ins w:id="260"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61"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"_Toc178073171"</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12.3.3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Mapping from SDMX to VTL data structures</w:t>
        </w:r>
        <w:r>
          <w:rPr>
            <w:noProof/>
            <w:webHidden/>
          </w:rPr>
          <w:tab/>
        </w:r>
        <w:r>
          <w:rPr>
            <w:noProof/>
            <w:webHidden/>
          </w:rPr>
          <w:fldChar w:fldCharType="begin"/>
        </w:r>
        <w:r>
          <w:rPr>
            <w:noProof/>
            <w:webHidden/>
          </w:rPr>
          <w:instrText xml:space="preserve"> PAGEREF _Toc178073171 \h </w:instrText>
        </w:r>
        <w:r>
          <w:rPr>
            <w:noProof/>
            <w:webHidden/>
          </w:rPr>
        </w:r>
      </w:ins>
      <w:r>
        <w:rPr>
          <w:noProof/>
          <w:webHidden/>
        </w:rPr>
        <w:fldChar w:fldCharType="separate"/>
      </w:r>
      <w:ins w:id="262" w:author="Matthew Nelson" w:date="2024-09-24T12:24:00Z" w16du:dateUtc="2024-09-24T11:24:00Z">
        <w:r>
          <w:rPr>
            <w:noProof/>
            <w:webHidden/>
          </w:rPr>
          <w:t>76</w:t>
        </w:r>
        <w:r>
          <w:rPr>
            <w:noProof/>
            <w:webHidden/>
          </w:rPr>
          <w:fldChar w:fldCharType="end"/>
        </w:r>
        <w:r w:rsidRPr="00165991">
          <w:rPr>
            <w:rStyle w:val="Hyperlink"/>
            <w:noProof/>
          </w:rPr>
          <w:fldChar w:fldCharType="end"/>
        </w:r>
      </w:ins>
    </w:p>
    <w:p w14:paraId="2A9C3CA3" w14:textId="52D6AEA8" w:rsidR="003A3C2B" w:rsidRDefault="003A3C2B">
      <w:pPr>
        <w:pStyle w:val="TOC3"/>
        <w:tabs>
          <w:tab w:val="left" w:pos="1320"/>
          <w:tab w:val="right" w:leader="dot" w:pos="8302"/>
        </w:tabs>
        <w:rPr>
          <w:ins w:id="26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64"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"_Toc178073172"</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12.3.4</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Mapping from VTL to SDMX data structures</w:t>
        </w:r>
        <w:r>
          <w:rPr>
            <w:noProof/>
            <w:webHidden/>
          </w:rPr>
          <w:tab/>
        </w:r>
        <w:r>
          <w:rPr>
            <w:noProof/>
            <w:webHidden/>
          </w:rPr>
          <w:fldChar w:fldCharType="begin"/>
        </w:r>
        <w:r>
          <w:rPr>
            <w:noProof/>
            <w:webHidden/>
          </w:rPr>
          <w:instrText xml:space="preserve"> PAGEREF _Toc178073172 \h </w:instrText>
        </w:r>
        <w:r>
          <w:rPr>
            <w:noProof/>
            <w:webHidden/>
          </w:rPr>
        </w:r>
      </w:ins>
      <w:r>
        <w:rPr>
          <w:noProof/>
          <w:webHidden/>
        </w:rPr>
        <w:fldChar w:fldCharType="separate"/>
      </w:r>
      <w:ins w:id="265" w:author="Matthew Nelson" w:date="2024-09-24T12:24:00Z" w16du:dateUtc="2024-09-24T11:24:00Z">
        <w:r>
          <w:rPr>
            <w:noProof/>
            <w:webHidden/>
          </w:rPr>
          <w:t>79</w:t>
        </w:r>
        <w:r>
          <w:rPr>
            <w:noProof/>
            <w:webHidden/>
          </w:rPr>
          <w:fldChar w:fldCharType="end"/>
        </w:r>
        <w:r w:rsidRPr="00165991">
          <w:rPr>
            <w:rStyle w:val="Hyperlink"/>
            <w:noProof/>
          </w:rPr>
          <w:fldChar w:fldCharType="end"/>
        </w:r>
      </w:ins>
    </w:p>
    <w:p w14:paraId="46CF130E" w14:textId="60E9D226" w:rsidR="003A3C2B" w:rsidRDefault="003A3C2B">
      <w:pPr>
        <w:pStyle w:val="TOC3"/>
        <w:tabs>
          <w:tab w:val="left" w:pos="1320"/>
          <w:tab w:val="right" w:leader="dot" w:pos="8302"/>
        </w:tabs>
        <w:rPr>
          <w:ins w:id="266"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67"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"_Toc178073173"</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12.3.5</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Declaration of the mapping methods between data structures</w:t>
        </w:r>
        <w:r>
          <w:rPr>
            <w:noProof/>
            <w:webHidden/>
          </w:rPr>
          <w:tab/>
        </w:r>
        <w:r>
          <w:rPr>
            <w:noProof/>
            <w:webHidden/>
          </w:rPr>
          <w:fldChar w:fldCharType="begin"/>
        </w:r>
        <w:r>
          <w:rPr>
            <w:noProof/>
            <w:webHidden/>
          </w:rPr>
          <w:instrText xml:space="preserve"> PAGEREF _Toc178073173 \h </w:instrText>
        </w:r>
        <w:r>
          <w:rPr>
            <w:noProof/>
            <w:webHidden/>
          </w:rPr>
        </w:r>
      </w:ins>
      <w:r>
        <w:rPr>
          <w:noProof/>
          <w:webHidden/>
        </w:rPr>
        <w:fldChar w:fldCharType="separate"/>
      </w:r>
      <w:ins w:id="268" w:author="Matthew Nelson" w:date="2024-09-24T12:24:00Z" w16du:dateUtc="2024-09-24T11:24:00Z">
        <w:r>
          <w:rPr>
            <w:noProof/>
            <w:webHidden/>
          </w:rPr>
          <w:t>82</w:t>
        </w:r>
        <w:r>
          <w:rPr>
            <w:noProof/>
            <w:webHidden/>
          </w:rPr>
          <w:fldChar w:fldCharType="end"/>
        </w:r>
        <w:r w:rsidRPr="00165991">
          <w:rPr>
            <w:rStyle w:val="Hyperlink"/>
            <w:noProof/>
          </w:rPr>
          <w:fldChar w:fldCharType="end"/>
        </w:r>
      </w:ins>
    </w:p>
    <w:p w14:paraId="111AD1C3" w14:textId="0753DB3E" w:rsidR="003A3C2B" w:rsidRDefault="003A3C2B">
      <w:pPr>
        <w:pStyle w:val="TOC3"/>
        <w:tabs>
          <w:tab w:val="left" w:pos="1320"/>
          <w:tab w:val="right" w:leader="dot" w:pos="8302"/>
        </w:tabs>
        <w:rPr>
          <w:ins w:id="26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70"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"_Toc178073174"</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12.3.6</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Mapping dataflow subsets to distinct VTL Data Sets</w:t>
        </w:r>
        <w:r>
          <w:rPr>
            <w:noProof/>
            <w:webHidden/>
          </w:rPr>
          <w:tab/>
        </w:r>
        <w:r>
          <w:rPr>
            <w:noProof/>
            <w:webHidden/>
          </w:rPr>
          <w:fldChar w:fldCharType="begin"/>
        </w:r>
        <w:r>
          <w:rPr>
            <w:noProof/>
            <w:webHidden/>
          </w:rPr>
          <w:instrText xml:space="preserve"> PAGEREF _Toc178073174 \h </w:instrText>
        </w:r>
        <w:r>
          <w:rPr>
            <w:noProof/>
            <w:webHidden/>
          </w:rPr>
        </w:r>
      </w:ins>
      <w:r>
        <w:rPr>
          <w:noProof/>
          <w:webHidden/>
        </w:rPr>
        <w:fldChar w:fldCharType="separate"/>
      </w:r>
      <w:ins w:id="271" w:author="Matthew Nelson" w:date="2024-09-24T12:24:00Z" w16du:dateUtc="2024-09-24T11:24:00Z">
        <w:r>
          <w:rPr>
            <w:noProof/>
            <w:webHidden/>
          </w:rPr>
          <w:t>83</w:t>
        </w:r>
        <w:r>
          <w:rPr>
            <w:noProof/>
            <w:webHidden/>
          </w:rPr>
          <w:fldChar w:fldCharType="end"/>
        </w:r>
        <w:r w:rsidRPr="00165991">
          <w:rPr>
            <w:rStyle w:val="Hyperlink"/>
            <w:noProof/>
          </w:rPr>
          <w:fldChar w:fldCharType="end"/>
        </w:r>
      </w:ins>
    </w:p>
    <w:p w14:paraId="4CEDD8DE" w14:textId="283DDEE7" w:rsidR="003A3C2B" w:rsidRDefault="003A3C2B">
      <w:pPr>
        <w:pStyle w:val="TOC3"/>
        <w:tabs>
          <w:tab w:val="left" w:pos="1320"/>
          <w:tab w:val="right" w:leader="dot" w:pos="8302"/>
        </w:tabs>
        <w:rPr>
          <w:ins w:id="272"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73" w:author="Matthew Nelson" w:date="2024-09-24T12:24:00Z" w16du:dateUtc="2024-09-24T11:24:00Z">
        <w:r w:rsidRPr="00165991">
          <w:rPr>
            <w:rStyle w:val="Hyperlink"/>
            <w:noProof/>
          </w:rPr>
          <w:lastRenderedPageBreak/>
          <w:fldChar w:fldCharType="begin"/>
        </w:r>
        <w:r w:rsidRPr="00165991">
          <w:rPr>
            <w:rStyle w:val="Hyperlink"/>
            <w:noProof/>
          </w:rPr>
          <w:instrText xml:space="preserve"> </w:instrText>
        </w:r>
        <w:r>
          <w:rPr>
            <w:noProof/>
          </w:rPr>
          <w:instrText>HYPERLINK \l "_Toc178073175"</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12.3.7</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Mapping variables and value domains between VTL and SDMX</w:t>
        </w:r>
        <w:r>
          <w:rPr>
            <w:noProof/>
            <w:webHidden/>
          </w:rPr>
          <w:tab/>
        </w:r>
        <w:r>
          <w:rPr>
            <w:noProof/>
            <w:webHidden/>
          </w:rPr>
          <w:fldChar w:fldCharType="begin"/>
        </w:r>
        <w:r>
          <w:rPr>
            <w:noProof/>
            <w:webHidden/>
          </w:rPr>
          <w:instrText xml:space="preserve"> PAGEREF _Toc178073175 \h </w:instrText>
        </w:r>
        <w:r>
          <w:rPr>
            <w:noProof/>
            <w:webHidden/>
          </w:rPr>
        </w:r>
      </w:ins>
      <w:r>
        <w:rPr>
          <w:noProof/>
          <w:webHidden/>
        </w:rPr>
        <w:fldChar w:fldCharType="separate"/>
      </w:r>
      <w:ins w:id="274" w:author="Matthew Nelson" w:date="2024-09-24T12:24:00Z" w16du:dateUtc="2024-09-24T11:24:00Z">
        <w:r>
          <w:rPr>
            <w:noProof/>
            <w:webHidden/>
          </w:rPr>
          <w:t>88</w:t>
        </w:r>
        <w:r>
          <w:rPr>
            <w:noProof/>
            <w:webHidden/>
          </w:rPr>
          <w:fldChar w:fldCharType="end"/>
        </w:r>
        <w:r w:rsidRPr="00165991">
          <w:rPr>
            <w:rStyle w:val="Hyperlink"/>
            <w:noProof/>
          </w:rPr>
          <w:fldChar w:fldCharType="end"/>
        </w:r>
      </w:ins>
    </w:p>
    <w:p w14:paraId="5BA58ADF" w14:textId="4D3BC036" w:rsidR="003A3C2B" w:rsidRDefault="003A3C2B">
      <w:pPr>
        <w:pStyle w:val="TOC2"/>
        <w:tabs>
          <w:tab w:val="left" w:pos="1100"/>
          <w:tab w:val="right" w:leader="dot" w:pos="8302"/>
        </w:tabs>
        <w:rPr>
          <w:ins w:id="27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76"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"_Toc178073176"</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Mapping between SDMX and VTL Data Types</w:t>
        </w:r>
        <w:r>
          <w:rPr>
            <w:noProof/>
            <w:webHidden/>
          </w:rPr>
          <w:tab/>
        </w:r>
        <w:r>
          <w:rPr>
            <w:noProof/>
            <w:webHidden/>
          </w:rPr>
          <w:fldChar w:fldCharType="begin"/>
        </w:r>
        <w:r>
          <w:rPr>
            <w:noProof/>
            <w:webHidden/>
          </w:rPr>
          <w:instrText xml:space="preserve"> PAGEREF _Toc178073176 \h </w:instrText>
        </w:r>
        <w:r>
          <w:rPr>
            <w:noProof/>
            <w:webHidden/>
          </w:rPr>
        </w:r>
      </w:ins>
      <w:r>
        <w:rPr>
          <w:noProof/>
          <w:webHidden/>
        </w:rPr>
        <w:fldChar w:fldCharType="separate"/>
      </w:r>
      <w:ins w:id="277" w:author="Matthew Nelson" w:date="2024-09-24T12:24:00Z" w16du:dateUtc="2024-09-24T11:24:00Z">
        <w:r>
          <w:rPr>
            <w:noProof/>
            <w:webHidden/>
          </w:rPr>
          <w:t>90</w:t>
        </w:r>
        <w:r>
          <w:rPr>
            <w:noProof/>
            <w:webHidden/>
          </w:rPr>
          <w:fldChar w:fldCharType="end"/>
        </w:r>
        <w:r w:rsidRPr="00165991">
          <w:rPr>
            <w:rStyle w:val="Hyperlink"/>
            <w:noProof/>
          </w:rPr>
          <w:fldChar w:fldCharType="end"/>
        </w:r>
      </w:ins>
    </w:p>
    <w:p w14:paraId="78CD7F20" w14:textId="125351DA" w:rsidR="003A3C2B" w:rsidRDefault="003A3C2B">
      <w:pPr>
        <w:pStyle w:val="TOC3"/>
        <w:tabs>
          <w:tab w:val="left" w:pos="1320"/>
          <w:tab w:val="right" w:leader="dot" w:pos="8302"/>
        </w:tabs>
        <w:rPr>
          <w:ins w:id="278"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79"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"_Toc178073177"</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12.4.1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VTL Data types</w:t>
        </w:r>
        <w:r>
          <w:rPr>
            <w:noProof/>
            <w:webHidden/>
          </w:rPr>
          <w:tab/>
        </w:r>
        <w:r>
          <w:rPr>
            <w:noProof/>
            <w:webHidden/>
          </w:rPr>
          <w:fldChar w:fldCharType="begin"/>
        </w:r>
        <w:r>
          <w:rPr>
            <w:noProof/>
            <w:webHidden/>
          </w:rPr>
          <w:instrText xml:space="preserve"> PAGEREF _Toc178073177 \h </w:instrText>
        </w:r>
        <w:r>
          <w:rPr>
            <w:noProof/>
            <w:webHidden/>
          </w:rPr>
        </w:r>
      </w:ins>
      <w:r>
        <w:rPr>
          <w:noProof/>
          <w:webHidden/>
        </w:rPr>
        <w:fldChar w:fldCharType="separate"/>
      </w:r>
      <w:ins w:id="280" w:author="Matthew Nelson" w:date="2024-09-24T12:24:00Z" w16du:dateUtc="2024-09-24T11:24:00Z">
        <w:r>
          <w:rPr>
            <w:noProof/>
            <w:webHidden/>
          </w:rPr>
          <w:t>90</w:t>
        </w:r>
        <w:r>
          <w:rPr>
            <w:noProof/>
            <w:webHidden/>
          </w:rPr>
          <w:fldChar w:fldCharType="end"/>
        </w:r>
        <w:r w:rsidRPr="00165991">
          <w:rPr>
            <w:rStyle w:val="Hyperlink"/>
            <w:noProof/>
          </w:rPr>
          <w:fldChar w:fldCharType="end"/>
        </w:r>
      </w:ins>
    </w:p>
    <w:p w14:paraId="7E92E0F6" w14:textId="4B97A16D" w:rsidR="003A3C2B" w:rsidRDefault="003A3C2B">
      <w:pPr>
        <w:pStyle w:val="TOC3"/>
        <w:tabs>
          <w:tab w:val="left" w:pos="1320"/>
          <w:tab w:val="right" w:leader="dot" w:pos="8302"/>
        </w:tabs>
        <w:rPr>
          <w:ins w:id="28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82"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"_Toc178073178"</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12.4.2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VTL basic scalar types and SDMX data types</w:t>
        </w:r>
        <w:r>
          <w:rPr>
            <w:noProof/>
            <w:webHidden/>
          </w:rPr>
          <w:tab/>
        </w:r>
        <w:r>
          <w:rPr>
            <w:noProof/>
            <w:webHidden/>
          </w:rPr>
          <w:fldChar w:fldCharType="begin"/>
        </w:r>
        <w:r>
          <w:rPr>
            <w:noProof/>
            <w:webHidden/>
          </w:rPr>
          <w:instrText xml:space="preserve"> PAGEREF _Toc178073178 \h </w:instrText>
        </w:r>
        <w:r>
          <w:rPr>
            <w:noProof/>
            <w:webHidden/>
          </w:rPr>
        </w:r>
      </w:ins>
      <w:r>
        <w:rPr>
          <w:noProof/>
          <w:webHidden/>
        </w:rPr>
        <w:fldChar w:fldCharType="separate"/>
      </w:r>
      <w:ins w:id="283" w:author="Matthew Nelson" w:date="2024-09-24T12:24:00Z" w16du:dateUtc="2024-09-24T11:24:00Z">
        <w:r>
          <w:rPr>
            <w:noProof/>
            <w:webHidden/>
          </w:rPr>
          <w:t>92</w:t>
        </w:r>
        <w:r>
          <w:rPr>
            <w:noProof/>
            <w:webHidden/>
          </w:rPr>
          <w:fldChar w:fldCharType="end"/>
        </w:r>
        <w:r w:rsidRPr="00165991">
          <w:rPr>
            <w:rStyle w:val="Hyperlink"/>
            <w:noProof/>
          </w:rPr>
          <w:fldChar w:fldCharType="end"/>
        </w:r>
      </w:ins>
    </w:p>
    <w:p w14:paraId="63CD449C" w14:textId="2DA7A445" w:rsidR="003A3C2B" w:rsidRDefault="003A3C2B">
      <w:pPr>
        <w:pStyle w:val="TOC3"/>
        <w:tabs>
          <w:tab w:val="left" w:pos="1320"/>
          <w:tab w:val="right" w:leader="dot" w:pos="8302"/>
        </w:tabs>
        <w:rPr>
          <w:ins w:id="284"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85"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"_Toc178073179"</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12.4.3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Mapping SDMX data types to VTL basic scalar types</w:t>
        </w:r>
        <w:r>
          <w:rPr>
            <w:noProof/>
            <w:webHidden/>
          </w:rPr>
          <w:tab/>
        </w:r>
        <w:r>
          <w:rPr>
            <w:noProof/>
            <w:webHidden/>
          </w:rPr>
          <w:fldChar w:fldCharType="begin"/>
        </w:r>
        <w:r>
          <w:rPr>
            <w:noProof/>
            <w:webHidden/>
          </w:rPr>
          <w:instrText xml:space="preserve"> PAGEREF _Toc178073179 \h </w:instrText>
        </w:r>
        <w:r>
          <w:rPr>
            <w:noProof/>
            <w:webHidden/>
          </w:rPr>
        </w:r>
      </w:ins>
      <w:r>
        <w:rPr>
          <w:noProof/>
          <w:webHidden/>
        </w:rPr>
        <w:fldChar w:fldCharType="separate"/>
      </w:r>
      <w:ins w:id="286" w:author="Matthew Nelson" w:date="2024-09-24T12:24:00Z" w16du:dateUtc="2024-09-24T11:24:00Z">
        <w:r>
          <w:rPr>
            <w:noProof/>
            <w:webHidden/>
          </w:rPr>
          <w:t>93</w:t>
        </w:r>
        <w:r>
          <w:rPr>
            <w:noProof/>
            <w:webHidden/>
          </w:rPr>
          <w:fldChar w:fldCharType="end"/>
        </w:r>
        <w:r w:rsidRPr="00165991">
          <w:rPr>
            <w:rStyle w:val="Hyperlink"/>
            <w:noProof/>
          </w:rPr>
          <w:fldChar w:fldCharType="end"/>
        </w:r>
      </w:ins>
    </w:p>
    <w:p w14:paraId="54CE0FA1" w14:textId="6B169B3F" w:rsidR="003A3C2B" w:rsidRDefault="003A3C2B">
      <w:pPr>
        <w:pStyle w:val="TOC3"/>
        <w:tabs>
          <w:tab w:val="left" w:pos="1320"/>
          <w:tab w:val="right" w:leader="dot" w:pos="8302"/>
        </w:tabs>
        <w:rPr>
          <w:ins w:id="28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88"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"_Toc178073180"</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12.4.4</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Mapping VTL basic scalar types to SDMX data types</w:t>
        </w:r>
        <w:r>
          <w:rPr>
            <w:noProof/>
            <w:webHidden/>
          </w:rPr>
          <w:tab/>
        </w:r>
        <w:r>
          <w:rPr>
            <w:noProof/>
            <w:webHidden/>
          </w:rPr>
          <w:fldChar w:fldCharType="begin"/>
        </w:r>
        <w:r>
          <w:rPr>
            <w:noProof/>
            <w:webHidden/>
          </w:rPr>
          <w:instrText xml:space="preserve"> PAGEREF _Toc178073180 \h </w:instrText>
        </w:r>
        <w:r>
          <w:rPr>
            <w:noProof/>
            <w:webHidden/>
          </w:rPr>
        </w:r>
      </w:ins>
      <w:r>
        <w:rPr>
          <w:noProof/>
          <w:webHidden/>
        </w:rPr>
        <w:fldChar w:fldCharType="separate"/>
      </w:r>
      <w:ins w:id="289" w:author="Matthew Nelson" w:date="2024-09-24T12:24:00Z" w16du:dateUtc="2024-09-24T11:24:00Z">
        <w:r>
          <w:rPr>
            <w:noProof/>
            <w:webHidden/>
          </w:rPr>
          <w:t>95</w:t>
        </w:r>
        <w:r>
          <w:rPr>
            <w:noProof/>
            <w:webHidden/>
          </w:rPr>
          <w:fldChar w:fldCharType="end"/>
        </w:r>
        <w:r w:rsidRPr="00165991">
          <w:rPr>
            <w:rStyle w:val="Hyperlink"/>
            <w:noProof/>
          </w:rPr>
          <w:fldChar w:fldCharType="end"/>
        </w:r>
      </w:ins>
    </w:p>
    <w:p w14:paraId="003A701B" w14:textId="6D4119F8" w:rsidR="003A3C2B" w:rsidRDefault="003A3C2B">
      <w:pPr>
        <w:pStyle w:val="TOC3"/>
        <w:tabs>
          <w:tab w:val="left" w:pos="1320"/>
          <w:tab w:val="right" w:leader="dot" w:pos="8302"/>
        </w:tabs>
        <w:rPr>
          <w:ins w:id="290"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91"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"_Toc178073181"</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12.4.5</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Null Values</w:t>
        </w:r>
        <w:r>
          <w:rPr>
            <w:noProof/>
            <w:webHidden/>
          </w:rPr>
          <w:tab/>
        </w:r>
        <w:r>
          <w:rPr>
            <w:noProof/>
            <w:webHidden/>
          </w:rPr>
          <w:fldChar w:fldCharType="begin"/>
        </w:r>
        <w:r>
          <w:rPr>
            <w:noProof/>
            <w:webHidden/>
          </w:rPr>
          <w:instrText xml:space="preserve"> PAGEREF _Toc178073181 \h </w:instrText>
        </w:r>
        <w:r>
          <w:rPr>
            <w:noProof/>
            <w:webHidden/>
          </w:rPr>
        </w:r>
      </w:ins>
      <w:r>
        <w:rPr>
          <w:noProof/>
          <w:webHidden/>
        </w:rPr>
        <w:fldChar w:fldCharType="separate"/>
      </w:r>
      <w:ins w:id="292" w:author="Matthew Nelson" w:date="2024-09-24T12:24:00Z" w16du:dateUtc="2024-09-24T11:24:00Z">
        <w:r>
          <w:rPr>
            <w:noProof/>
            <w:webHidden/>
          </w:rPr>
          <w:t>97</w:t>
        </w:r>
        <w:r>
          <w:rPr>
            <w:noProof/>
            <w:webHidden/>
          </w:rPr>
          <w:fldChar w:fldCharType="end"/>
        </w:r>
        <w:r w:rsidRPr="00165991">
          <w:rPr>
            <w:rStyle w:val="Hyperlink"/>
            <w:noProof/>
          </w:rPr>
          <w:fldChar w:fldCharType="end"/>
        </w:r>
      </w:ins>
    </w:p>
    <w:p w14:paraId="5CEB5C67" w14:textId="51106EAE" w:rsidR="003A3C2B" w:rsidRDefault="003A3C2B">
      <w:pPr>
        <w:pStyle w:val="TOC3"/>
        <w:tabs>
          <w:tab w:val="left" w:pos="1320"/>
          <w:tab w:val="right" w:leader="dot" w:pos="8302"/>
        </w:tabs>
        <w:rPr>
          <w:ins w:id="29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294"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"_Toc178073182"</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12.4.6</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Format of the literals used in VTL Transformations</w:t>
        </w:r>
        <w:r>
          <w:rPr>
            <w:noProof/>
            <w:webHidden/>
          </w:rPr>
          <w:tab/>
        </w:r>
        <w:r>
          <w:rPr>
            <w:noProof/>
            <w:webHidden/>
          </w:rPr>
          <w:fldChar w:fldCharType="begin"/>
        </w:r>
        <w:r>
          <w:rPr>
            <w:noProof/>
            <w:webHidden/>
          </w:rPr>
          <w:instrText xml:space="preserve"> PAGEREF _Toc178073182 \h </w:instrText>
        </w:r>
        <w:r>
          <w:rPr>
            <w:noProof/>
            <w:webHidden/>
          </w:rPr>
        </w:r>
      </w:ins>
      <w:r>
        <w:rPr>
          <w:noProof/>
          <w:webHidden/>
        </w:rPr>
        <w:fldChar w:fldCharType="separate"/>
      </w:r>
      <w:ins w:id="295" w:author="Matthew Nelson" w:date="2024-09-24T12:24:00Z" w16du:dateUtc="2024-09-24T11:24:00Z">
        <w:r>
          <w:rPr>
            <w:noProof/>
            <w:webHidden/>
          </w:rPr>
          <w:t>98</w:t>
        </w:r>
        <w:r>
          <w:rPr>
            <w:noProof/>
            <w:webHidden/>
          </w:rPr>
          <w:fldChar w:fldCharType="end"/>
        </w:r>
        <w:r w:rsidRPr="00165991">
          <w:rPr>
            <w:rStyle w:val="Hyperlink"/>
            <w:noProof/>
          </w:rPr>
          <w:fldChar w:fldCharType="end"/>
        </w:r>
      </w:ins>
    </w:p>
    <w:p w14:paraId="4C44B5C8" w14:textId="63F76FB5" w:rsidR="003A3C2B" w:rsidRDefault="003A3C2B">
      <w:pPr>
        <w:pStyle w:val="TOC1"/>
        <w:rPr>
          <w:ins w:id="296"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ins w:id="297"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"_Toc178073183"</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13</w:t>
        </w:r>
        <w:r>
          <w:rPr>
            <w:rFonts w:asciiTheme="minorHAnsi" w:eastAsiaTheme="minorEastAsia" w:hAnsiTheme="minorHAnsi" w:cstheme="minorBidi"/>
            <w:b w:val="0"/>
            <w:noProof/>
            <w:kern w:val="2"/>
            <w:sz w:val="24"/>
            <w:szCs w:val="24"/>
            <w:lang w:eastAsia="en-GB"/>
            <w14:ligatures w14:val="standardContextual"/>
          </w:rPr>
          <w:tab/>
        </w:r>
        <w:r w:rsidRPr="00165991">
          <w:rPr>
            <w:rStyle w:val="Hyperlink"/>
            <w:noProof/>
          </w:rPr>
          <w:t>Structure Mapping</w:t>
        </w:r>
        <w:r>
          <w:rPr>
            <w:noProof/>
            <w:webHidden/>
          </w:rPr>
          <w:tab/>
        </w:r>
        <w:r>
          <w:rPr>
            <w:noProof/>
            <w:webHidden/>
          </w:rPr>
          <w:fldChar w:fldCharType="begin"/>
        </w:r>
        <w:r>
          <w:rPr>
            <w:noProof/>
            <w:webHidden/>
          </w:rPr>
          <w:instrText xml:space="preserve"> PAGEREF _Toc178073183 \h </w:instrText>
        </w:r>
        <w:r>
          <w:rPr>
            <w:noProof/>
            <w:webHidden/>
          </w:rPr>
        </w:r>
      </w:ins>
      <w:r>
        <w:rPr>
          <w:noProof/>
          <w:webHidden/>
        </w:rPr>
        <w:fldChar w:fldCharType="separate"/>
      </w:r>
      <w:ins w:id="298" w:author="Matthew Nelson" w:date="2024-09-24T12:24:00Z" w16du:dateUtc="2024-09-24T11:24:00Z">
        <w:r>
          <w:rPr>
            <w:noProof/>
            <w:webHidden/>
          </w:rPr>
          <w:t>99</w:t>
        </w:r>
        <w:r>
          <w:rPr>
            <w:noProof/>
            <w:webHidden/>
          </w:rPr>
          <w:fldChar w:fldCharType="end"/>
        </w:r>
        <w:r w:rsidRPr="00165991">
          <w:rPr>
            <w:rStyle w:val="Hyperlink"/>
            <w:noProof/>
          </w:rPr>
          <w:fldChar w:fldCharType="end"/>
        </w:r>
      </w:ins>
    </w:p>
    <w:p w14:paraId="02FEA422" w14:textId="55D6E24F" w:rsidR="003A3C2B" w:rsidRDefault="003A3C2B">
      <w:pPr>
        <w:pStyle w:val="TOC2"/>
        <w:tabs>
          <w:tab w:val="left" w:pos="1100"/>
          <w:tab w:val="right" w:leader="dot" w:pos="8302"/>
        </w:tabs>
        <w:rPr>
          <w:ins w:id="29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00"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"_Toc178073184"</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Introduction</w:t>
        </w:r>
        <w:r>
          <w:rPr>
            <w:noProof/>
            <w:webHidden/>
          </w:rPr>
          <w:tab/>
        </w:r>
        <w:r>
          <w:rPr>
            <w:noProof/>
            <w:webHidden/>
          </w:rPr>
          <w:fldChar w:fldCharType="begin"/>
        </w:r>
        <w:r>
          <w:rPr>
            <w:noProof/>
            <w:webHidden/>
          </w:rPr>
          <w:instrText xml:space="preserve"> PAGEREF _Toc178073184 \h </w:instrText>
        </w:r>
        <w:r>
          <w:rPr>
            <w:noProof/>
            <w:webHidden/>
          </w:rPr>
        </w:r>
      </w:ins>
      <w:r>
        <w:rPr>
          <w:noProof/>
          <w:webHidden/>
        </w:rPr>
        <w:fldChar w:fldCharType="separate"/>
      </w:r>
      <w:ins w:id="301" w:author="Matthew Nelson" w:date="2024-09-24T12:24:00Z" w16du:dateUtc="2024-09-24T11:24:00Z">
        <w:r>
          <w:rPr>
            <w:noProof/>
            <w:webHidden/>
          </w:rPr>
          <w:t>99</w:t>
        </w:r>
        <w:r>
          <w:rPr>
            <w:noProof/>
            <w:webHidden/>
          </w:rPr>
          <w:fldChar w:fldCharType="end"/>
        </w:r>
        <w:r w:rsidRPr="00165991">
          <w:rPr>
            <w:rStyle w:val="Hyperlink"/>
            <w:noProof/>
          </w:rPr>
          <w:fldChar w:fldCharType="end"/>
        </w:r>
      </w:ins>
    </w:p>
    <w:p w14:paraId="7DEB6418" w14:textId="4C20E293" w:rsidR="003A3C2B" w:rsidRDefault="003A3C2B">
      <w:pPr>
        <w:pStyle w:val="TOC2"/>
        <w:tabs>
          <w:tab w:val="left" w:pos="1100"/>
          <w:tab w:val="right" w:leader="dot" w:pos="8302"/>
        </w:tabs>
        <w:rPr>
          <w:ins w:id="302"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03"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"_Toc178073185"</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1-1 structure maps</w:t>
        </w:r>
        <w:r>
          <w:rPr>
            <w:noProof/>
            <w:webHidden/>
          </w:rPr>
          <w:tab/>
        </w:r>
        <w:r>
          <w:rPr>
            <w:noProof/>
            <w:webHidden/>
          </w:rPr>
          <w:fldChar w:fldCharType="begin"/>
        </w:r>
        <w:r>
          <w:rPr>
            <w:noProof/>
            <w:webHidden/>
          </w:rPr>
          <w:instrText xml:space="preserve"> PAGEREF _Toc178073185 \h </w:instrText>
        </w:r>
        <w:r>
          <w:rPr>
            <w:noProof/>
            <w:webHidden/>
          </w:rPr>
        </w:r>
      </w:ins>
      <w:r>
        <w:rPr>
          <w:noProof/>
          <w:webHidden/>
        </w:rPr>
        <w:fldChar w:fldCharType="separate"/>
      </w:r>
      <w:ins w:id="304" w:author="Matthew Nelson" w:date="2024-09-24T12:24:00Z" w16du:dateUtc="2024-09-24T11:24:00Z">
        <w:r>
          <w:rPr>
            <w:noProof/>
            <w:webHidden/>
          </w:rPr>
          <w:t>99</w:t>
        </w:r>
        <w:r>
          <w:rPr>
            <w:noProof/>
            <w:webHidden/>
          </w:rPr>
          <w:fldChar w:fldCharType="end"/>
        </w:r>
        <w:r w:rsidRPr="00165991">
          <w:rPr>
            <w:rStyle w:val="Hyperlink"/>
            <w:noProof/>
          </w:rPr>
          <w:fldChar w:fldCharType="end"/>
        </w:r>
      </w:ins>
    </w:p>
    <w:p w14:paraId="4A6BF251" w14:textId="65CBD439" w:rsidR="003A3C2B" w:rsidRDefault="003A3C2B">
      <w:pPr>
        <w:pStyle w:val="TOC2"/>
        <w:tabs>
          <w:tab w:val="left" w:pos="1100"/>
          <w:tab w:val="right" w:leader="dot" w:pos="8302"/>
        </w:tabs>
        <w:rPr>
          <w:ins w:id="30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06"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"_Toc178073186"</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13.3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N-n structure maps</w:t>
        </w:r>
        <w:r>
          <w:rPr>
            <w:noProof/>
            <w:webHidden/>
          </w:rPr>
          <w:tab/>
        </w:r>
        <w:r>
          <w:rPr>
            <w:noProof/>
            <w:webHidden/>
          </w:rPr>
          <w:fldChar w:fldCharType="begin"/>
        </w:r>
        <w:r>
          <w:rPr>
            <w:noProof/>
            <w:webHidden/>
          </w:rPr>
          <w:instrText xml:space="preserve"> PAGEREF _Toc178073186 \h </w:instrText>
        </w:r>
        <w:r>
          <w:rPr>
            <w:noProof/>
            <w:webHidden/>
          </w:rPr>
        </w:r>
      </w:ins>
      <w:r>
        <w:rPr>
          <w:noProof/>
          <w:webHidden/>
        </w:rPr>
        <w:fldChar w:fldCharType="separate"/>
      </w:r>
      <w:ins w:id="307" w:author="Matthew Nelson" w:date="2024-09-24T12:24:00Z" w16du:dateUtc="2024-09-24T11:24:00Z">
        <w:r>
          <w:rPr>
            <w:noProof/>
            <w:webHidden/>
          </w:rPr>
          <w:t>100</w:t>
        </w:r>
        <w:r>
          <w:rPr>
            <w:noProof/>
            <w:webHidden/>
          </w:rPr>
          <w:fldChar w:fldCharType="end"/>
        </w:r>
        <w:r w:rsidRPr="00165991">
          <w:rPr>
            <w:rStyle w:val="Hyperlink"/>
            <w:noProof/>
          </w:rPr>
          <w:fldChar w:fldCharType="end"/>
        </w:r>
      </w:ins>
    </w:p>
    <w:p w14:paraId="2A3BF919" w14:textId="5A3CDE1F" w:rsidR="003A3C2B" w:rsidRDefault="003A3C2B">
      <w:pPr>
        <w:pStyle w:val="TOC2"/>
        <w:tabs>
          <w:tab w:val="left" w:pos="1100"/>
          <w:tab w:val="right" w:leader="dot" w:pos="8302"/>
        </w:tabs>
        <w:rPr>
          <w:ins w:id="308"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09"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"_Toc178073187"</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13.4</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Ambiguous mapping rules</w:t>
        </w:r>
        <w:r>
          <w:rPr>
            <w:noProof/>
            <w:webHidden/>
          </w:rPr>
          <w:tab/>
        </w:r>
        <w:r>
          <w:rPr>
            <w:noProof/>
            <w:webHidden/>
          </w:rPr>
          <w:fldChar w:fldCharType="begin"/>
        </w:r>
        <w:r>
          <w:rPr>
            <w:noProof/>
            <w:webHidden/>
          </w:rPr>
          <w:instrText xml:space="preserve"> PAGEREF _Toc178073187 \h </w:instrText>
        </w:r>
        <w:r>
          <w:rPr>
            <w:noProof/>
            <w:webHidden/>
          </w:rPr>
        </w:r>
      </w:ins>
      <w:r>
        <w:rPr>
          <w:noProof/>
          <w:webHidden/>
        </w:rPr>
        <w:fldChar w:fldCharType="separate"/>
      </w:r>
      <w:ins w:id="310" w:author="Matthew Nelson" w:date="2024-09-24T12:24:00Z" w16du:dateUtc="2024-09-24T11:24:00Z">
        <w:r>
          <w:rPr>
            <w:noProof/>
            <w:webHidden/>
          </w:rPr>
          <w:t>101</w:t>
        </w:r>
        <w:r>
          <w:rPr>
            <w:noProof/>
            <w:webHidden/>
          </w:rPr>
          <w:fldChar w:fldCharType="end"/>
        </w:r>
        <w:r w:rsidRPr="00165991">
          <w:rPr>
            <w:rStyle w:val="Hyperlink"/>
            <w:noProof/>
          </w:rPr>
          <w:fldChar w:fldCharType="end"/>
        </w:r>
      </w:ins>
    </w:p>
    <w:p w14:paraId="59D00E98" w14:textId="6EE9C7E2" w:rsidR="003A3C2B" w:rsidRDefault="003A3C2B">
      <w:pPr>
        <w:pStyle w:val="TOC2"/>
        <w:tabs>
          <w:tab w:val="left" w:pos="1100"/>
          <w:tab w:val="right" w:leader="dot" w:pos="8302"/>
        </w:tabs>
        <w:rPr>
          <w:ins w:id="31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12"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"_Toc178073188"</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13.5</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Representation maps</w:t>
        </w:r>
        <w:r>
          <w:rPr>
            <w:noProof/>
            <w:webHidden/>
          </w:rPr>
          <w:tab/>
        </w:r>
        <w:r>
          <w:rPr>
            <w:noProof/>
            <w:webHidden/>
          </w:rPr>
          <w:fldChar w:fldCharType="begin"/>
        </w:r>
        <w:r>
          <w:rPr>
            <w:noProof/>
            <w:webHidden/>
          </w:rPr>
          <w:instrText xml:space="preserve"> PAGEREF _Toc178073188 \h </w:instrText>
        </w:r>
        <w:r>
          <w:rPr>
            <w:noProof/>
            <w:webHidden/>
          </w:rPr>
        </w:r>
      </w:ins>
      <w:r>
        <w:rPr>
          <w:noProof/>
          <w:webHidden/>
        </w:rPr>
        <w:fldChar w:fldCharType="separate"/>
      </w:r>
      <w:ins w:id="313" w:author="Matthew Nelson" w:date="2024-09-24T12:24:00Z" w16du:dateUtc="2024-09-24T11:24:00Z">
        <w:r>
          <w:rPr>
            <w:noProof/>
            <w:webHidden/>
          </w:rPr>
          <w:t>101</w:t>
        </w:r>
        <w:r>
          <w:rPr>
            <w:noProof/>
            <w:webHidden/>
          </w:rPr>
          <w:fldChar w:fldCharType="end"/>
        </w:r>
        <w:r w:rsidRPr="00165991">
          <w:rPr>
            <w:rStyle w:val="Hyperlink"/>
            <w:noProof/>
          </w:rPr>
          <w:fldChar w:fldCharType="end"/>
        </w:r>
      </w:ins>
    </w:p>
    <w:p w14:paraId="1DCCC73F" w14:textId="1AFB2B3B" w:rsidR="003A3C2B" w:rsidRDefault="003A3C2B">
      <w:pPr>
        <w:pStyle w:val="TOC2"/>
        <w:tabs>
          <w:tab w:val="left" w:pos="1100"/>
          <w:tab w:val="right" w:leader="dot" w:pos="8302"/>
        </w:tabs>
        <w:rPr>
          <w:ins w:id="314"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15"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"_Toc178073189"</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13.6</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Regular expression and substring rules</w:t>
        </w:r>
        <w:r>
          <w:rPr>
            <w:noProof/>
            <w:webHidden/>
          </w:rPr>
          <w:tab/>
        </w:r>
        <w:r>
          <w:rPr>
            <w:noProof/>
            <w:webHidden/>
          </w:rPr>
          <w:fldChar w:fldCharType="begin"/>
        </w:r>
        <w:r>
          <w:rPr>
            <w:noProof/>
            <w:webHidden/>
          </w:rPr>
          <w:instrText xml:space="preserve"> PAGEREF _Toc178073189 \h </w:instrText>
        </w:r>
        <w:r>
          <w:rPr>
            <w:noProof/>
            <w:webHidden/>
          </w:rPr>
        </w:r>
      </w:ins>
      <w:r>
        <w:rPr>
          <w:noProof/>
          <w:webHidden/>
        </w:rPr>
        <w:fldChar w:fldCharType="separate"/>
      </w:r>
      <w:ins w:id="316" w:author="Matthew Nelson" w:date="2024-09-24T12:24:00Z" w16du:dateUtc="2024-09-24T11:24:00Z">
        <w:r>
          <w:rPr>
            <w:noProof/>
            <w:webHidden/>
          </w:rPr>
          <w:t>102</w:t>
        </w:r>
        <w:r>
          <w:rPr>
            <w:noProof/>
            <w:webHidden/>
          </w:rPr>
          <w:fldChar w:fldCharType="end"/>
        </w:r>
        <w:r w:rsidRPr="00165991">
          <w:rPr>
            <w:rStyle w:val="Hyperlink"/>
            <w:noProof/>
          </w:rPr>
          <w:fldChar w:fldCharType="end"/>
        </w:r>
      </w:ins>
    </w:p>
    <w:p w14:paraId="54047030" w14:textId="2A4B980A" w:rsidR="003A3C2B" w:rsidRDefault="003A3C2B">
      <w:pPr>
        <w:pStyle w:val="TOC3"/>
        <w:tabs>
          <w:tab w:val="left" w:pos="1320"/>
          <w:tab w:val="right" w:leader="dot" w:pos="8302"/>
        </w:tabs>
        <w:rPr>
          <w:ins w:id="31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18"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"_Toc178073190"</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13.6.1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Regular expressions</w:t>
        </w:r>
        <w:r>
          <w:rPr>
            <w:noProof/>
            <w:webHidden/>
          </w:rPr>
          <w:tab/>
        </w:r>
        <w:r>
          <w:rPr>
            <w:noProof/>
            <w:webHidden/>
          </w:rPr>
          <w:fldChar w:fldCharType="begin"/>
        </w:r>
        <w:r>
          <w:rPr>
            <w:noProof/>
            <w:webHidden/>
          </w:rPr>
          <w:instrText xml:space="preserve"> PAGEREF _Toc178073190 \h </w:instrText>
        </w:r>
        <w:r>
          <w:rPr>
            <w:noProof/>
            <w:webHidden/>
          </w:rPr>
        </w:r>
      </w:ins>
      <w:r>
        <w:rPr>
          <w:noProof/>
          <w:webHidden/>
        </w:rPr>
        <w:fldChar w:fldCharType="separate"/>
      </w:r>
      <w:ins w:id="319" w:author="Matthew Nelson" w:date="2024-09-24T12:24:00Z" w16du:dateUtc="2024-09-24T11:24:00Z">
        <w:r>
          <w:rPr>
            <w:noProof/>
            <w:webHidden/>
          </w:rPr>
          <w:t>103</w:t>
        </w:r>
        <w:r>
          <w:rPr>
            <w:noProof/>
            <w:webHidden/>
          </w:rPr>
          <w:fldChar w:fldCharType="end"/>
        </w:r>
        <w:r w:rsidRPr="00165991">
          <w:rPr>
            <w:rStyle w:val="Hyperlink"/>
            <w:noProof/>
          </w:rPr>
          <w:fldChar w:fldCharType="end"/>
        </w:r>
      </w:ins>
    </w:p>
    <w:p w14:paraId="4950B309" w14:textId="047ACBED" w:rsidR="003A3C2B" w:rsidRDefault="003A3C2B">
      <w:pPr>
        <w:pStyle w:val="TOC3"/>
        <w:tabs>
          <w:tab w:val="left" w:pos="1320"/>
          <w:tab w:val="right" w:leader="dot" w:pos="8302"/>
        </w:tabs>
        <w:rPr>
          <w:ins w:id="320"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21"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"_Toc178073191"</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13.6.2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Substrings</w:t>
        </w:r>
        <w:r>
          <w:rPr>
            <w:noProof/>
            <w:webHidden/>
          </w:rPr>
          <w:tab/>
        </w:r>
        <w:r>
          <w:rPr>
            <w:noProof/>
            <w:webHidden/>
          </w:rPr>
          <w:fldChar w:fldCharType="begin"/>
        </w:r>
        <w:r>
          <w:rPr>
            <w:noProof/>
            <w:webHidden/>
          </w:rPr>
          <w:instrText xml:space="preserve"> PAGEREF _Toc178073191 \h </w:instrText>
        </w:r>
        <w:r>
          <w:rPr>
            <w:noProof/>
            <w:webHidden/>
          </w:rPr>
        </w:r>
      </w:ins>
      <w:r>
        <w:rPr>
          <w:noProof/>
          <w:webHidden/>
        </w:rPr>
        <w:fldChar w:fldCharType="separate"/>
      </w:r>
      <w:ins w:id="322" w:author="Matthew Nelson" w:date="2024-09-24T12:24:00Z" w16du:dateUtc="2024-09-24T11:24:00Z">
        <w:r>
          <w:rPr>
            <w:noProof/>
            <w:webHidden/>
          </w:rPr>
          <w:t>103</w:t>
        </w:r>
        <w:r>
          <w:rPr>
            <w:noProof/>
            <w:webHidden/>
          </w:rPr>
          <w:fldChar w:fldCharType="end"/>
        </w:r>
        <w:r w:rsidRPr="00165991">
          <w:rPr>
            <w:rStyle w:val="Hyperlink"/>
            <w:noProof/>
          </w:rPr>
          <w:fldChar w:fldCharType="end"/>
        </w:r>
      </w:ins>
    </w:p>
    <w:p w14:paraId="37F132B1" w14:textId="0AB1D27D" w:rsidR="003A3C2B" w:rsidRDefault="003A3C2B">
      <w:pPr>
        <w:pStyle w:val="TOC2"/>
        <w:tabs>
          <w:tab w:val="left" w:pos="1100"/>
          <w:tab w:val="right" w:leader="dot" w:pos="8302"/>
        </w:tabs>
        <w:rPr>
          <w:ins w:id="32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24"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"_Toc178073192"</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13.7</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Mapping non-SDMX time formats to SDMX formats</w:t>
        </w:r>
        <w:r>
          <w:rPr>
            <w:noProof/>
            <w:webHidden/>
          </w:rPr>
          <w:tab/>
        </w:r>
        <w:r>
          <w:rPr>
            <w:noProof/>
            <w:webHidden/>
          </w:rPr>
          <w:fldChar w:fldCharType="begin"/>
        </w:r>
        <w:r>
          <w:rPr>
            <w:noProof/>
            <w:webHidden/>
          </w:rPr>
          <w:instrText xml:space="preserve"> PAGEREF _Toc178073192 \h </w:instrText>
        </w:r>
        <w:r>
          <w:rPr>
            <w:noProof/>
            <w:webHidden/>
          </w:rPr>
        </w:r>
      </w:ins>
      <w:r>
        <w:rPr>
          <w:noProof/>
          <w:webHidden/>
        </w:rPr>
        <w:fldChar w:fldCharType="separate"/>
      </w:r>
      <w:ins w:id="325" w:author="Matthew Nelson" w:date="2024-09-24T12:24:00Z" w16du:dateUtc="2024-09-24T11:24:00Z">
        <w:r>
          <w:rPr>
            <w:noProof/>
            <w:webHidden/>
          </w:rPr>
          <w:t>104</w:t>
        </w:r>
        <w:r>
          <w:rPr>
            <w:noProof/>
            <w:webHidden/>
          </w:rPr>
          <w:fldChar w:fldCharType="end"/>
        </w:r>
        <w:r w:rsidRPr="00165991">
          <w:rPr>
            <w:rStyle w:val="Hyperlink"/>
            <w:noProof/>
          </w:rPr>
          <w:fldChar w:fldCharType="end"/>
        </w:r>
      </w:ins>
    </w:p>
    <w:p w14:paraId="3B3282A6" w14:textId="5B5C2300" w:rsidR="003A3C2B" w:rsidRDefault="003A3C2B">
      <w:pPr>
        <w:pStyle w:val="TOC3"/>
        <w:tabs>
          <w:tab w:val="left" w:pos="1320"/>
          <w:tab w:val="right" w:leader="dot" w:pos="8302"/>
        </w:tabs>
        <w:rPr>
          <w:ins w:id="326"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27"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"_Toc178073193"</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13.7.1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Pattern based dates</w:t>
        </w:r>
        <w:r>
          <w:rPr>
            <w:noProof/>
            <w:webHidden/>
          </w:rPr>
          <w:tab/>
        </w:r>
        <w:r>
          <w:rPr>
            <w:noProof/>
            <w:webHidden/>
          </w:rPr>
          <w:fldChar w:fldCharType="begin"/>
        </w:r>
        <w:r>
          <w:rPr>
            <w:noProof/>
            <w:webHidden/>
          </w:rPr>
          <w:instrText xml:space="preserve"> PAGEREF _Toc178073193 \h </w:instrText>
        </w:r>
        <w:r>
          <w:rPr>
            <w:noProof/>
            <w:webHidden/>
          </w:rPr>
        </w:r>
      </w:ins>
      <w:r>
        <w:rPr>
          <w:noProof/>
          <w:webHidden/>
        </w:rPr>
        <w:fldChar w:fldCharType="separate"/>
      </w:r>
      <w:ins w:id="328" w:author="Matthew Nelson" w:date="2024-09-24T12:24:00Z" w16du:dateUtc="2024-09-24T11:24:00Z">
        <w:r>
          <w:rPr>
            <w:noProof/>
            <w:webHidden/>
          </w:rPr>
          <w:t>105</w:t>
        </w:r>
        <w:r>
          <w:rPr>
            <w:noProof/>
            <w:webHidden/>
          </w:rPr>
          <w:fldChar w:fldCharType="end"/>
        </w:r>
        <w:r w:rsidRPr="00165991">
          <w:rPr>
            <w:rStyle w:val="Hyperlink"/>
            <w:noProof/>
          </w:rPr>
          <w:fldChar w:fldCharType="end"/>
        </w:r>
      </w:ins>
    </w:p>
    <w:p w14:paraId="1BCAE5AF" w14:textId="4544441A" w:rsidR="003A3C2B" w:rsidRDefault="003A3C2B">
      <w:pPr>
        <w:pStyle w:val="TOC3"/>
        <w:tabs>
          <w:tab w:val="left" w:pos="1320"/>
          <w:tab w:val="right" w:leader="dot" w:pos="8302"/>
        </w:tabs>
        <w:rPr>
          <w:ins w:id="32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30"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"_Toc178073194"</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lang w:val="en-US"/>
          </w:rPr>
          <w:t>13.7.2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lang w:val="en-US"/>
          </w:rPr>
          <w:t>Numerical based datetime</w:t>
        </w:r>
        <w:r>
          <w:rPr>
            <w:noProof/>
            <w:webHidden/>
          </w:rPr>
          <w:tab/>
        </w:r>
        <w:r>
          <w:rPr>
            <w:noProof/>
            <w:webHidden/>
          </w:rPr>
          <w:fldChar w:fldCharType="begin"/>
        </w:r>
        <w:r>
          <w:rPr>
            <w:noProof/>
            <w:webHidden/>
          </w:rPr>
          <w:instrText xml:space="preserve"> PAGEREF _Toc178073194 \h </w:instrText>
        </w:r>
        <w:r>
          <w:rPr>
            <w:noProof/>
            <w:webHidden/>
          </w:rPr>
        </w:r>
      </w:ins>
      <w:r>
        <w:rPr>
          <w:noProof/>
          <w:webHidden/>
        </w:rPr>
        <w:fldChar w:fldCharType="separate"/>
      </w:r>
      <w:ins w:id="331" w:author="Matthew Nelson" w:date="2024-09-24T12:24:00Z" w16du:dateUtc="2024-09-24T11:24:00Z">
        <w:r>
          <w:rPr>
            <w:noProof/>
            <w:webHidden/>
          </w:rPr>
          <w:t>108</w:t>
        </w:r>
        <w:r>
          <w:rPr>
            <w:noProof/>
            <w:webHidden/>
          </w:rPr>
          <w:fldChar w:fldCharType="end"/>
        </w:r>
        <w:r w:rsidRPr="00165991">
          <w:rPr>
            <w:rStyle w:val="Hyperlink"/>
            <w:noProof/>
          </w:rPr>
          <w:fldChar w:fldCharType="end"/>
        </w:r>
      </w:ins>
    </w:p>
    <w:p w14:paraId="51DA3A13" w14:textId="3DD6D22B" w:rsidR="003A3C2B" w:rsidRDefault="003A3C2B">
      <w:pPr>
        <w:pStyle w:val="TOC3"/>
        <w:tabs>
          <w:tab w:val="left" w:pos="1320"/>
          <w:tab w:val="right" w:leader="dot" w:pos="8302"/>
        </w:tabs>
        <w:rPr>
          <w:ins w:id="332"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33"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"_Toc178073195"</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lang w:val="en-US"/>
          </w:rPr>
          <w:t>13.7.3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lang w:val="en-US"/>
          </w:rPr>
          <w:t>Mapping more complex time inputs</w:t>
        </w:r>
        <w:r>
          <w:rPr>
            <w:noProof/>
            <w:webHidden/>
          </w:rPr>
          <w:tab/>
        </w:r>
        <w:r>
          <w:rPr>
            <w:noProof/>
            <w:webHidden/>
          </w:rPr>
          <w:fldChar w:fldCharType="begin"/>
        </w:r>
        <w:r>
          <w:rPr>
            <w:noProof/>
            <w:webHidden/>
          </w:rPr>
          <w:instrText xml:space="preserve"> PAGEREF _Toc178073195 \h </w:instrText>
        </w:r>
        <w:r>
          <w:rPr>
            <w:noProof/>
            <w:webHidden/>
          </w:rPr>
        </w:r>
      </w:ins>
      <w:r>
        <w:rPr>
          <w:noProof/>
          <w:webHidden/>
        </w:rPr>
        <w:fldChar w:fldCharType="separate"/>
      </w:r>
      <w:ins w:id="334" w:author="Matthew Nelson" w:date="2024-09-24T12:24:00Z" w16du:dateUtc="2024-09-24T11:24:00Z">
        <w:r>
          <w:rPr>
            <w:noProof/>
            <w:webHidden/>
          </w:rPr>
          <w:t>109</w:t>
        </w:r>
        <w:r>
          <w:rPr>
            <w:noProof/>
            <w:webHidden/>
          </w:rPr>
          <w:fldChar w:fldCharType="end"/>
        </w:r>
        <w:r w:rsidRPr="00165991">
          <w:rPr>
            <w:rStyle w:val="Hyperlink"/>
            <w:noProof/>
          </w:rPr>
          <w:fldChar w:fldCharType="end"/>
        </w:r>
      </w:ins>
    </w:p>
    <w:p w14:paraId="3BF2BA07" w14:textId="7B94C364" w:rsidR="003A3C2B" w:rsidRDefault="003A3C2B">
      <w:pPr>
        <w:pStyle w:val="TOC2"/>
        <w:tabs>
          <w:tab w:val="left" w:pos="1100"/>
          <w:tab w:val="right" w:leader="dot" w:pos="8302"/>
        </w:tabs>
        <w:rPr>
          <w:ins w:id="33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36"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"_Toc178073196"</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lang w:val="en-US"/>
          </w:rPr>
          <w:t>13.8</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lang w:val="en-US"/>
          </w:rPr>
          <w:t>Using TIME_PERIOD in mapping rules</w:t>
        </w:r>
        <w:r>
          <w:rPr>
            <w:noProof/>
            <w:webHidden/>
          </w:rPr>
          <w:tab/>
        </w:r>
        <w:r>
          <w:rPr>
            <w:noProof/>
            <w:webHidden/>
          </w:rPr>
          <w:fldChar w:fldCharType="begin"/>
        </w:r>
        <w:r>
          <w:rPr>
            <w:noProof/>
            <w:webHidden/>
          </w:rPr>
          <w:instrText xml:space="preserve"> PAGEREF _Toc178073196 \h </w:instrText>
        </w:r>
        <w:r>
          <w:rPr>
            <w:noProof/>
            <w:webHidden/>
          </w:rPr>
        </w:r>
      </w:ins>
      <w:r>
        <w:rPr>
          <w:noProof/>
          <w:webHidden/>
        </w:rPr>
        <w:fldChar w:fldCharType="separate"/>
      </w:r>
      <w:ins w:id="337" w:author="Matthew Nelson" w:date="2024-09-24T12:24:00Z" w16du:dateUtc="2024-09-24T11:24:00Z">
        <w:r>
          <w:rPr>
            <w:noProof/>
            <w:webHidden/>
          </w:rPr>
          <w:t>109</w:t>
        </w:r>
        <w:r>
          <w:rPr>
            <w:noProof/>
            <w:webHidden/>
          </w:rPr>
          <w:fldChar w:fldCharType="end"/>
        </w:r>
        <w:r w:rsidRPr="00165991">
          <w:rPr>
            <w:rStyle w:val="Hyperlink"/>
            <w:noProof/>
          </w:rPr>
          <w:fldChar w:fldCharType="end"/>
        </w:r>
      </w:ins>
    </w:p>
    <w:p w14:paraId="69D77130" w14:textId="121E6FF9" w:rsidR="003A3C2B" w:rsidRDefault="003A3C2B">
      <w:pPr>
        <w:pStyle w:val="TOC2"/>
        <w:tabs>
          <w:tab w:val="left" w:pos="1100"/>
          <w:tab w:val="right" w:leader="dot" w:pos="8302"/>
        </w:tabs>
        <w:rPr>
          <w:ins w:id="338"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39"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"_Toc178073197"</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lang w:val="en-US"/>
          </w:rPr>
          <w:t>13.9</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lang w:val="en-US"/>
          </w:rPr>
          <w:t>Time span mapping rules using validity periods</w:t>
        </w:r>
        <w:r>
          <w:rPr>
            <w:noProof/>
            <w:webHidden/>
          </w:rPr>
          <w:tab/>
        </w:r>
        <w:r>
          <w:rPr>
            <w:noProof/>
            <w:webHidden/>
          </w:rPr>
          <w:fldChar w:fldCharType="begin"/>
        </w:r>
        <w:r>
          <w:rPr>
            <w:noProof/>
            <w:webHidden/>
          </w:rPr>
          <w:instrText xml:space="preserve"> PAGEREF _Toc178073197 \h </w:instrText>
        </w:r>
        <w:r>
          <w:rPr>
            <w:noProof/>
            <w:webHidden/>
          </w:rPr>
        </w:r>
      </w:ins>
      <w:r>
        <w:rPr>
          <w:noProof/>
          <w:webHidden/>
        </w:rPr>
        <w:fldChar w:fldCharType="separate"/>
      </w:r>
      <w:ins w:id="340" w:author="Matthew Nelson" w:date="2024-09-24T12:24:00Z" w16du:dateUtc="2024-09-24T11:24:00Z">
        <w:r>
          <w:rPr>
            <w:noProof/>
            <w:webHidden/>
          </w:rPr>
          <w:t>109</w:t>
        </w:r>
        <w:r>
          <w:rPr>
            <w:noProof/>
            <w:webHidden/>
          </w:rPr>
          <w:fldChar w:fldCharType="end"/>
        </w:r>
        <w:r w:rsidRPr="00165991">
          <w:rPr>
            <w:rStyle w:val="Hyperlink"/>
            <w:noProof/>
          </w:rPr>
          <w:fldChar w:fldCharType="end"/>
        </w:r>
      </w:ins>
    </w:p>
    <w:p w14:paraId="091E25B1" w14:textId="16193F22" w:rsidR="003A3C2B" w:rsidRDefault="003A3C2B">
      <w:pPr>
        <w:pStyle w:val="TOC2"/>
        <w:tabs>
          <w:tab w:val="left" w:pos="1100"/>
          <w:tab w:val="right" w:leader="dot" w:pos="8302"/>
        </w:tabs>
        <w:rPr>
          <w:ins w:id="34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42"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"_Toc178073198"</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lang w:val="en-US"/>
          </w:rPr>
          <w:t>13.10</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lang w:val="en-US"/>
          </w:rPr>
          <w:t>Mapping examples</w:t>
        </w:r>
        <w:r>
          <w:rPr>
            <w:noProof/>
            <w:webHidden/>
          </w:rPr>
          <w:tab/>
        </w:r>
        <w:r>
          <w:rPr>
            <w:noProof/>
            <w:webHidden/>
          </w:rPr>
          <w:fldChar w:fldCharType="begin"/>
        </w:r>
        <w:r>
          <w:rPr>
            <w:noProof/>
            <w:webHidden/>
          </w:rPr>
          <w:instrText xml:space="preserve"> PAGEREF _Toc178073198 \h </w:instrText>
        </w:r>
        <w:r>
          <w:rPr>
            <w:noProof/>
            <w:webHidden/>
          </w:rPr>
        </w:r>
      </w:ins>
      <w:r>
        <w:rPr>
          <w:noProof/>
          <w:webHidden/>
        </w:rPr>
        <w:fldChar w:fldCharType="separate"/>
      </w:r>
      <w:ins w:id="343" w:author="Matthew Nelson" w:date="2024-09-24T12:24:00Z" w16du:dateUtc="2024-09-24T11:24:00Z">
        <w:r>
          <w:rPr>
            <w:noProof/>
            <w:webHidden/>
          </w:rPr>
          <w:t>110</w:t>
        </w:r>
        <w:r>
          <w:rPr>
            <w:noProof/>
            <w:webHidden/>
          </w:rPr>
          <w:fldChar w:fldCharType="end"/>
        </w:r>
        <w:r w:rsidRPr="00165991">
          <w:rPr>
            <w:rStyle w:val="Hyperlink"/>
            <w:noProof/>
          </w:rPr>
          <w:fldChar w:fldCharType="end"/>
        </w:r>
      </w:ins>
    </w:p>
    <w:p w14:paraId="6498B650" w14:textId="587B0625" w:rsidR="003A3C2B" w:rsidRDefault="003A3C2B">
      <w:pPr>
        <w:pStyle w:val="TOC3"/>
        <w:tabs>
          <w:tab w:val="left" w:pos="1540"/>
          <w:tab w:val="right" w:leader="dot" w:pos="8302"/>
        </w:tabs>
        <w:rPr>
          <w:ins w:id="344"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45"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"_Toc178073199"</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lang w:val="en-US"/>
          </w:rPr>
          <w:t>13.10.1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lang w:val="en-US"/>
          </w:rPr>
          <w:t>Many to one mapping (N-1)</w:t>
        </w:r>
        <w:r>
          <w:rPr>
            <w:noProof/>
            <w:webHidden/>
          </w:rPr>
          <w:tab/>
        </w:r>
        <w:r>
          <w:rPr>
            <w:noProof/>
            <w:webHidden/>
          </w:rPr>
          <w:fldChar w:fldCharType="begin"/>
        </w:r>
        <w:r>
          <w:rPr>
            <w:noProof/>
            <w:webHidden/>
          </w:rPr>
          <w:instrText xml:space="preserve"> PAGEREF _Toc178073199 \h </w:instrText>
        </w:r>
        <w:r>
          <w:rPr>
            <w:noProof/>
            <w:webHidden/>
          </w:rPr>
        </w:r>
      </w:ins>
      <w:r>
        <w:rPr>
          <w:noProof/>
          <w:webHidden/>
        </w:rPr>
        <w:fldChar w:fldCharType="separate"/>
      </w:r>
      <w:ins w:id="346" w:author="Matthew Nelson" w:date="2024-09-24T12:24:00Z" w16du:dateUtc="2024-09-24T11:24:00Z">
        <w:r>
          <w:rPr>
            <w:noProof/>
            <w:webHidden/>
          </w:rPr>
          <w:t>110</w:t>
        </w:r>
        <w:r>
          <w:rPr>
            <w:noProof/>
            <w:webHidden/>
          </w:rPr>
          <w:fldChar w:fldCharType="end"/>
        </w:r>
        <w:r w:rsidRPr="00165991">
          <w:rPr>
            <w:rStyle w:val="Hyperlink"/>
            <w:noProof/>
          </w:rPr>
          <w:fldChar w:fldCharType="end"/>
        </w:r>
      </w:ins>
    </w:p>
    <w:p w14:paraId="5197120C" w14:textId="37F3E770" w:rsidR="003A3C2B" w:rsidRDefault="003A3C2B">
      <w:pPr>
        <w:pStyle w:val="TOC3"/>
        <w:tabs>
          <w:tab w:val="left" w:pos="1540"/>
          <w:tab w:val="right" w:leader="dot" w:pos="8302"/>
        </w:tabs>
        <w:rPr>
          <w:ins w:id="34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48"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"_Toc178073200"</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lang w:val="en-US"/>
          </w:rPr>
          <w:t>13.10.2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lang w:val="en-US"/>
          </w:rPr>
          <w:t>Mapping other data types to Code Id</w:t>
        </w:r>
        <w:r>
          <w:rPr>
            <w:noProof/>
            <w:webHidden/>
          </w:rPr>
          <w:tab/>
        </w:r>
        <w:r>
          <w:rPr>
            <w:noProof/>
            <w:webHidden/>
          </w:rPr>
          <w:fldChar w:fldCharType="begin"/>
        </w:r>
        <w:r>
          <w:rPr>
            <w:noProof/>
            <w:webHidden/>
          </w:rPr>
          <w:instrText xml:space="preserve"> PAGEREF _Toc178073200 \h </w:instrText>
        </w:r>
        <w:r>
          <w:rPr>
            <w:noProof/>
            <w:webHidden/>
          </w:rPr>
        </w:r>
      </w:ins>
      <w:r>
        <w:rPr>
          <w:noProof/>
          <w:webHidden/>
        </w:rPr>
        <w:fldChar w:fldCharType="separate"/>
      </w:r>
      <w:ins w:id="349" w:author="Matthew Nelson" w:date="2024-09-24T12:24:00Z" w16du:dateUtc="2024-09-24T11:24:00Z">
        <w:r>
          <w:rPr>
            <w:noProof/>
            <w:webHidden/>
          </w:rPr>
          <w:t>110</w:t>
        </w:r>
        <w:r>
          <w:rPr>
            <w:noProof/>
            <w:webHidden/>
          </w:rPr>
          <w:fldChar w:fldCharType="end"/>
        </w:r>
        <w:r w:rsidRPr="00165991">
          <w:rPr>
            <w:rStyle w:val="Hyperlink"/>
            <w:noProof/>
          </w:rPr>
          <w:fldChar w:fldCharType="end"/>
        </w:r>
      </w:ins>
    </w:p>
    <w:p w14:paraId="2B9C4149" w14:textId="3ABF7770" w:rsidR="003A3C2B" w:rsidRDefault="003A3C2B">
      <w:pPr>
        <w:pStyle w:val="TOC3"/>
        <w:tabs>
          <w:tab w:val="left" w:pos="1540"/>
          <w:tab w:val="right" w:leader="dot" w:pos="8302"/>
        </w:tabs>
        <w:rPr>
          <w:ins w:id="350"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51"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"_Toc178073201"</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lang w:val="en-US"/>
          </w:rPr>
          <w:t>13.10.3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lang w:val="en-US"/>
          </w:rPr>
          <w:t>Observation Attributes for Time Period</w:t>
        </w:r>
        <w:r>
          <w:rPr>
            <w:noProof/>
            <w:webHidden/>
          </w:rPr>
          <w:tab/>
        </w:r>
        <w:r>
          <w:rPr>
            <w:noProof/>
            <w:webHidden/>
          </w:rPr>
          <w:fldChar w:fldCharType="begin"/>
        </w:r>
        <w:r>
          <w:rPr>
            <w:noProof/>
            <w:webHidden/>
          </w:rPr>
          <w:instrText xml:space="preserve"> PAGEREF _Toc178073201 \h </w:instrText>
        </w:r>
        <w:r>
          <w:rPr>
            <w:noProof/>
            <w:webHidden/>
          </w:rPr>
        </w:r>
      </w:ins>
      <w:r>
        <w:rPr>
          <w:noProof/>
          <w:webHidden/>
        </w:rPr>
        <w:fldChar w:fldCharType="separate"/>
      </w:r>
      <w:ins w:id="352" w:author="Matthew Nelson" w:date="2024-09-24T12:24:00Z" w16du:dateUtc="2024-09-24T11:24:00Z">
        <w:r>
          <w:rPr>
            <w:noProof/>
            <w:webHidden/>
          </w:rPr>
          <w:t>111</w:t>
        </w:r>
        <w:r>
          <w:rPr>
            <w:noProof/>
            <w:webHidden/>
          </w:rPr>
          <w:fldChar w:fldCharType="end"/>
        </w:r>
        <w:r w:rsidRPr="00165991">
          <w:rPr>
            <w:rStyle w:val="Hyperlink"/>
            <w:noProof/>
          </w:rPr>
          <w:fldChar w:fldCharType="end"/>
        </w:r>
      </w:ins>
    </w:p>
    <w:p w14:paraId="248148B7" w14:textId="5A93E49F" w:rsidR="003A3C2B" w:rsidRDefault="003A3C2B">
      <w:pPr>
        <w:pStyle w:val="TOC3"/>
        <w:tabs>
          <w:tab w:val="left" w:pos="1540"/>
          <w:tab w:val="right" w:leader="dot" w:pos="8302"/>
        </w:tabs>
        <w:rPr>
          <w:ins w:id="35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54"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"_Toc178073202"</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lang w:val="en-US"/>
          </w:rPr>
          <w:t>13.10.4</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lang w:val="en-US"/>
          </w:rPr>
          <w:t>Time mapping</w:t>
        </w:r>
        <w:r>
          <w:rPr>
            <w:noProof/>
            <w:webHidden/>
          </w:rPr>
          <w:tab/>
        </w:r>
        <w:r>
          <w:rPr>
            <w:noProof/>
            <w:webHidden/>
          </w:rPr>
          <w:fldChar w:fldCharType="begin"/>
        </w:r>
        <w:r>
          <w:rPr>
            <w:noProof/>
            <w:webHidden/>
          </w:rPr>
          <w:instrText xml:space="preserve"> PAGEREF _Toc178073202 \h </w:instrText>
        </w:r>
        <w:r>
          <w:rPr>
            <w:noProof/>
            <w:webHidden/>
          </w:rPr>
        </w:r>
      </w:ins>
      <w:r>
        <w:rPr>
          <w:noProof/>
          <w:webHidden/>
        </w:rPr>
        <w:fldChar w:fldCharType="separate"/>
      </w:r>
      <w:ins w:id="355" w:author="Matthew Nelson" w:date="2024-09-24T12:24:00Z" w16du:dateUtc="2024-09-24T11:24:00Z">
        <w:r>
          <w:rPr>
            <w:noProof/>
            <w:webHidden/>
          </w:rPr>
          <w:t>111</w:t>
        </w:r>
        <w:r>
          <w:rPr>
            <w:noProof/>
            <w:webHidden/>
          </w:rPr>
          <w:fldChar w:fldCharType="end"/>
        </w:r>
        <w:r w:rsidRPr="00165991">
          <w:rPr>
            <w:rStyle w:val="Hyperlink"/>
            <w:noProof/>
          </w:rPr>
          <w:fldChar w:fldCharType="end"/>
        </w:r>
      </w:ins>
    </w:p>
    <w:p w14:paraId="0ECF5AFE" w14:textId="1FABB895" w:rsidR="003A3C2B" w:rsidRDefault="003A3C2B">
      <w:pPr>
        <w:pStyle w:val="TOC1"/>
        <w:rPr>
          <w:ins w:id="356"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ins w:id="357"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"_Toc178073203"</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14</w:t>
        </w:r>
        <w:r>
          <w:rPr>
            <w:rFonts w:asciiTheme="minorHAnsi" w:eastAsiaTheme="minorEastAsia" w:hAnsiTheme="minorHAnsi" w:cstheme="minorBidi"/>
            <w:b w:val="0"/>
            <w:noProof/>
            <w:kern w:val="2"/>
            <w:sz w:val="24"/>
            <w:szCs w:val="24"/>
            <w:lang w:eastAsia="en-GB"/>
            <w14:ligatures w14:val="standardContextual"/>
          </w:rPr>
          <w:tab/>
        </w:r>
        <w:r w:rsidRPr="00165991">
          <w:rPr>
            <w:rStyle w:val="Hyperlink"/>
            <w:noProof/>
          </w:rPr>
          <w:t>ANNEX Semantic Versioning</w:t>
        </w:r>
        <w:r>
          <w:rPr>
            <w:noProof/>
            <w:webHidden/>
          </w:rPr>
          <w:tab/>
        </w:r>
        <w:r>
          <w:rPr>
            <w:noProof/>
            <w:webHidden/>
          </w:rPr>
          <w:fldChar w:fldCharType="begin"/>
        </w:r>
        <w:r>
          <w:rPr>
            <w:noProof/>
            <w:webHidden/>
          </w:rPr>
          <w:instrText xml:space="preserve"> PAGEREF _Toc178073203 \h </w:instrText>
        </w:r>
        <w:r>
          <w:rPr>
            <w:noProof/>
            <w:webHidden/>
          </w:rPr>
        </w:r>
      </w:ins>
      <w:r>
        <w:rPr>
          <w:noProof/>
          <w:webHidden/>
        </w:rPr>
        <w:fldChar w:fldCharType="separate"/>
      </w:r>
      <w:ins w:id="358" w:author="Matthew Nelson" w:date="2024-09-24T12:24:00Z" w16du:dateUtc="2024-09-24T11:24:00Z">
        <w:r>
          <w:rPr>
            <w:noProof/>
            <w:webHidden/>
          </w:rPr>
          <w:t>113</w:t>
        </w:r>
        <w:r>
          <w:rPr>
            <w:noProof/>
            <w:webHidden/>
          </w:rPr>
          <w:fldChar w:fldCharType="end"/>
        </w:r>
        <w:r w:rsidRPr="00165991">
          <w:rPr>
            <w:rStyle w:val="Hyperlink"/>
            <w:noProof/>
          </w:rPr>
          <w:fldChar w:fldCharType="end"/>
        </w:r>
      </w:ins>
    </w:p>
    <w:p w14:paraId="43E272D4" w14:textId="733A766F" w:rsidR="003A3C2B" w:rsidRDefault="003A3C2B">
      <w:pPr>
        <w:pStyle w:val="TOC2"/>
        <w:tabs>
          <w:tab w:val="left" w:pos="1100"/>
          <w:tab w:val="right" w:leader="dot" w:pos="8302"/>
        </w:tabs>
        <w:rPr>
          <w:ins w:id="35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60"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"_Toc178073204"</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Introduction to Semantic Versioning</w:t>
        </w:r>
        <w:r>
          <w:rPr>
            <w:noProof/>
            <w:webHidden/>
          </w:rPr>
          <w:tab/>
        </w:r>
        <w:r>
          <w:rPr>
            <w:noProof/>
            <w:webHidden/>
          </w:rPr>
          <w:fldChar w:fldCharType="begin"/>
        </w:r>
        <w:r>
          <w:rPr>
            <w:noProof/>
            <w:webHidden/>
          </w:rPr>
          <w:instrText xml:space="preserve"> PAGEREF _Toc178073204 \h </w:instrText>
        </w:r>
        <w:r>
          <w:rPr>
            <w:noProof/>
            <w:webHidden/>
          </w:rPr>
        </w:r>
      </w:ins>
      <w:r>
        <w:rPr>
          <w:noProof/>
          <w:webHidden/>
        </w:rPr>
        <w:fldChar w:fldCharType="separate"/>
      </w:r>
      <w:ins w:id="361" w:author="Matthew Nelson" w:date="2024-09-24T12:24:00Z" w16du:dateUtc="2024-09-24T11:24:00Z">
        <w:r>
          <w:rPr>
            <w:noProof/>
            <w:webHidden/>
          </w:rPr>
          <w:t>113</w:t>
        </w:r>
        <w:r>
          <w:rPr>
            <w:noProof/>
            <w:webHidden/>
          </w:rPr>
          <w:fldChar w:fldCharType="end"/>
        </w:r>
        <w:r w:rsidRPr="00165991">
          <w:rPr>
            <w:rStyle w:val="Hyperlink"/>
            <w:noProof/>
          </w:rPr>
          <w:fldChar w:fldCharType="end"/>
        </w:r>
      </w:ins>
    </w:p>
    <w:p w14:paraId="615BFD77" w14:textId="5658ADFC" w:rsidR="003A3C2B" w:rsidRDefault="003A3C2B">
      <w:pPr>
        <w:pStyle w:val="TOC2"/>
        <w:tabs>
          <w:tab w:val="left" w:pos="1100"/>
          <w:tab w:val="right" w:leader="dot" w:pos="8302"/>
        </w:tabs>
        <w:rPr>
          <w:ins w:id="362"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63"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"_Toc178073205"</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14.2</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Semantic Versioning Specification for SDMX 3.0(.0)</w:t>
        </w:r>
        <w:r>
          <w:rPr>
            <w:noProof/>
            <w:webHidden/>
          </w:rPr>
          <w:tab/>
        </w:r>
        <w:r>
          <w:rPr>
            <w:noProof/>
            <w:webHidden/>
          </w:rPr>
          <w:fldChar w:fldCharType="begin"/>
        </w:r>
        <w:r>
          <w:rPr>
            <w:noProof/>
            <w:webHidden/>
          </w:rPr>
          <w:instrText xml:space="preserve"> PAGEREF _Toc178073205 \h </w:instrText>
        </w:r>
        <w:r>
          <w:rPr>
            <w:noProof/>
            <w:webHidden/>
          </w:rPr>
        </w:r>
      </w:ins>
      <w:r>
        <w:rPr>
          <w:noProof/>
          <w:webHidden/>
        </w:rPr>
        <w:fldChar w:fldCharType="separate"/>
      </w:r>
      <w:ins w:id="364" w:author="Matthew Nelson" w:date="2024-09-24T12:24:00Z" w16du:dateUtc="2024-09-24T11:24:00Z">
        <w:r>
          <w:rPr>
            <w:noProof/>
            <w:webHidden/>
          </w:rPr>
          <w:t>113</w:t>
        </w:r>
        <w:r>
          <w:rPr>
            <w:noProof/>
            <w:webHidden/>
          </w:rPr>
          <w:fldChar w:fldCharType="end"/>
        </w:r>
        <w:r w:rsidRPr="00165991">
          <w:rPr>
            <w:rStyle w:val="Hyperlink"/>
            <w:noProof/>
          </w:rPr>
          <w:fldChar w:fldCharType="end"/>
        </w:r>
      </w:ins>
    </w:p>
    <w:p w14:paraId="21179EE4" w14:textId="6261A7D5" w:rsidR="003A3C2B" w:rsidRDefault="003A3C2B">
      <w:pPr>
        <w:pStyle w:val="TOC2"/>
        <w:tabs>
          <w:tab w:val="left" w:pos="1100"/>
          <w:tab w:val="right" w:leader="dot" w:pos="8302"/>
        </w:tabs>
        <w:rPr>
          <w:ins w:id="36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66"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"_Toc178073206"</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14.3</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Backus–Naur Form Grammar for Valid SDMX 3.0(.0) Semantic Versions</w:t>
        </w:r>
        <w:r>
          <w:rPr>
            <w:noProof/>
            <w:webHidden/>
          </w:rPr>
          <w:tab/>
        </w:r>
        <w:r>
          <w:rPr>
            <w:noProof/>
            <w:webHidden/>
          </w:rPr>
          <w:fldChar w:fldCharType="begin"/>
        </w:r>
        <w:r>
          <w:rPr>
            <w:noProof/>
            <w:webHidden/>
          </w:rPr>
          <w:instrText xml:space="preserve"> PAGEREF _Toc178073206 \h </w:instrText>
        </w:r>
        <w:r>
          <w:rPr>
            <w:noProof/>
            <w:webHidden/>
          </w:rPr>
        </w:r>
      </w:ins>
      <w:r>
        <w:rPr>
          <w:noProof/>
          <w:webHidden/>
        </w:rPr>
        <w:fldChar w:fldCharType="separate"/>
      </w:r>
      <w:ins w:id="367" w:author="Matthew Nelson" w:date="2024-09-24T12:24:00Z" w16du:dateUtc="2024-09-24T11:24:00Z">
        <w:r>
          <w:rPr>
            <w:noProof/>
            <w:webHidden/>
          </w:rPr>
          <w:t>115</w:t>
        </w:r>
        <w:r>
          <w:rPr>
            <w:noProof/>
            <w:webHidden/>
          </w:rPr>
          <w:fldChar w:fldCharType="end"/>
        </w:r>
        <w:r w:rsidRPr="00165991">
          <w:rPr>
            <w:rStyle w:val="Hyperlink"/>
            <w:noProof/>
          </w:rPr>
          <w:fldChar w:fldCharType="end"/>
        </w:r>
      </w:ins>
    </w:p>
    <w:p w14:paraId="22375072" w14:textId="04C5A4E6" w:rsidR="003A3C2B" w:rsidRDefault="003A3C2B">
      <w:pPr>
        <w:pStyle w:val="TOC2"/>
        <w:tabs>
          <w:tab w:val="left" w:pos="1100"/>
          <w:tab w:val="right" w:leader="dot" w:pos="8302"/>
        </w:tabs>
        <w:rPr>
          <w:ins w:id="368"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69"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"_Toc178073207"</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14.4</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Dependency Management in SDMX 3.0(.0):</w:t>
        </w:r>
        <w:r>
          <w:rPr>
            <w:noProof/>
            <w:webHidden/>
          </w:rPr>
          <w:tab/>
        </w:r>
        <w:r>
          <w:rPr>
            <w:noProof/>
            <w:webHidden/>
          </w:rPr>
          <w:fldChar w:fldCharType="begin"/>
        </w:r>
        <w:r>
          <w:rPr>
            <w:noProof/>
            <w:webHidden/>
          </w:rPr>
          <w:instrText xml:space="preserve"> PAGEREF _Toc178073207 \h </w:instrText>
        </w:r>
        <w:r>
          <w:rPr>
            <w:noProof/>
            <w:webHidden/>
          </w:rPr>
        </w:r>
      </w:ins>
      <w:r>
        <w:rPr>
          <w:noProof/>
          <w:webHidden/>
        </w:rPr>
        <w:fldChar w:fldCharType="separate"/>
      </w:r>
      <w:ins w:id="370" w:author="Matthew Nelson" w:date="2024-09-24T12:24:00Z" w16du:dateUtc="2024-09-24T11:24:00Z">
        <w:r>
          <w:rPr>
            <w:noProof/>
            <w:webHidden/>
          </w:rPr>
          <w:t>116</w:t>
        </w:r>
        <w:r>
          <w:rPr>
            <w:noProof/>
            <w:webHidden/>
          </w:rPr>
          <w:fldChar w:fldCharType="end"/>
        </w:r>
        <w:r w:rsidRPr="00165991">
          <w:rPr>
            <w:rStyle w:val="Hyperlink"/>
            <w:noProof/>
          </w:rPr>
          <w:fldChar w:fldCharType="end"/>
        </w:r>
      </w:ins>
    </w:p>
    <w:p w14:paraId="3F15E10F" w14:textId="1D46C156" w:rsidR="003A3C2B" w:rsidRDefault="003A3C2B">
      <w:pPr>
        <w:pStyle w:val="TOC2"/>
        <w:tabs>
          <w:tab w:val="left" w:pos="1100"/>
          <w:tab w:val="right" w:leader="dot" w:pos="8302"/>
        </w:tabs>
        <w:rPr>
          <w:ins w:id="37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72"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"_Toc178073208"</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14.5</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Upgrade and conversions of artefacts defined with previous SDMX standard versions to Semantic Versioning</w:t>
        </w:r>
        <w:r>
          <w:rPr>
            <w:noProof/>
            <w:webHidden/>
          </w:rPr>
          <w:tab/>
        </w:r>
        <w:r>
          <w:rPr>
            <w:noProof/>
            <w:webHidden/>
          </w:rPr>
          <w:fldChar w:fldCharType="begin"/>
        </w:r>
        <w:r>
          <w:rPr>
            <w:noProof/>
            <w:webHidden/>
          </w:rPr>
          <w:instrText xml:space="preserve"> PAGEREF _Toc178073208 \h </w:instrText>
        </w:r>
        <w:r>
          <w:rPr>
            <w:noProof/>
            <w:webHidden/>
          </w:rPr>
        </w:r>
      </w:ins>
      <w:r>
        <w:rPr>
          <w:noProof/>
          <w:webHidden/>
        </w:rPr>
        <w:fldChar w:fldCharType="separate"/>
      </w:r>
      <w:ins w:id="373" w:author="Matthew Nelson" w:date="2024-09-24T12:24:00Z" w16du:dateUtc="2024-09-24T11:24:00Z">
        <w:r>
          <w:rPr>
            <w:noProof/>
            <w:webHidden/>
          </w:rPr>
          <w:t>117</w:t>
        </w:r>
        <w:r>
          <w:rPr>
            <w:noProof/>
            <w:webHidden/>
          </w:rPr>
          <w:fldChar w:fldCharType="end"/>
        </w:r>
        <w:r w:rsidRPr="00165991">
          <w:rPr>
            <w:rStyle w:val="Hyperlink"/>
            <w:noProof/>
          </w:rPr>
          <w:fldChar w:fldCharType="end"/>
        </w:r>
      </w:ins>
    </w:p>
    <w:p w14:paraId="4567C667" w14:textId="2D34B123" w:rsidR="003A3C2B" w:rsidRDefault="003A3C2B">
      <w:pPr>
        <w:pStyle w:val="TOC2"/>
        <w:tabs>
          <w:tab w:val="left" w:pos="1100"/>
          <w:tab w:val="right" w:leader="dot" w:pos="8302"/>
        </w:tabs>
        <w:rPr>
          <w:ins w:id="374"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ins w:id="375" w:author="Matthew Nelson" w:date="2024-09-24T12:24:00Z" w16du:dateUtc="2024-09-24T11:24:00Z">
        <w:r w:rsidRPr="00165991">
          <w:rPr>
            <w:rStyle w:val="Hyperlink"/>
            <w:noProof/>
          </w:rPr>
          <w:fldChar w:fldCharType="begin"/>
        </w:r>
        <w:r w:rsidRPr="00165991">
          <w:rPr>
            <w:rStyle w:val="Hyperlink"/>
            <w:noProof/>
          </w:rPr>
          <w:instrText xml:space="preserve"> </w:instrText>
        </w:r>
        <w:r>
          <w:rPr>
            <w:noProof/>
          </w:rPr>
          <w:instrText>HYPERLINK \l "_Toc178073209"</w:instrText>
        </w:r>
        <w:r w:rsidRPr="00165991">
          <w:rPr>
            <w:rStyle w:val="Hyperlink"/>
            <w:noProof/>
          </w:rPr>
          <w:instrText xml:space="preserve"> </w:instrText>
        </w:r>
        <w:r w:rsidRPr="00165991">
          <w:rPr>
            <w:rStyle w:val="Hyperlink"/>
            <w:noProof/>
          </w:rPr>
        </w:r>
        <w:r w:rsidRPr="00165991">
          <w:rPr>
            <w:rStyle w:val="Hyperlink"/>
            <w:noProof/>
          </w:rPr>
          <w:fldChar w:fldCharType="separate"/>
        </w:r>
        <w:r w:rsidRPr="00165991">
          <w:rPr>
            <w:rStyle w:val="Hyperlink"/>
            <w:noProof/>
          </w:rPr>
          <w:t>14.6</w:t>
        </w:r>
        <w:r>
          <w:rPr>
            <w:rFonts w:asciiTheme="minorHAnsi" w:eastAsiaTheme="minorEastAsia" w:hAnsiTheme="minorHAnsi" w:cstheme="minorBidi"/>
            <w:noProof/>
            <w:kern w:val="2"/>
            <w:sz w:val="24"/>
            <w:szCs w:val="24"/>
            <w:lang w:eastAsia="en-GB"/>
            <w14:ligatures w14:val="standardContextual"/>
          </w:rPr>
          <w:tab/>
        </w:r>
        <w:r w:rsidRPr="00165991">
          <w:rPr>
            <w:rStyle w:val="Hyperlink"/>
            <w:noProof/>
          </w:rPr>
          <w:t>FAQ for Semantic Versioning</w:t>
        </w:r>
        <w:r>
          <w:rPr>
            <w:noProof/>
            <w:webHidden/>
          </w:rPr>
          <w:tab/>
        </w:r>
        <w:r>
          <w:rPr>
            <w:noProof/>
            <w:webHidden/>
          </w:rPr>
          <w:fldChar w:fldCharType="begin"/>
        </w:r>
        <w:r>
          <w:rPr>
            <w:noProof/>
            <w:webHidden/>
          </w:rPr>
          <w:instrText xml:space="preserve"> PAGEREF _Toc178073209 \h </w:instrText>
        </w:r>
        <w:r>
          <w:rPr>
            <w:noProof/>
            <w:webHidden/>
          </w:rPr>
        </w:r>
      </w:ins>
      <w:r>
        <w:rPr>
          <w:noProof/>
          <w:webHidden/>
        </w:rPr>
        <w:fldChar w:fldCharType="separate"/>
      </w:r>
      <w:ins w:id="376" w:author="Matthew Nelson" w:date="2024-09-24T12:24:00Z" w16du:dateUtc="2024-09-24T11:24:00Z">
        <w:r>
          <w:rPr>
            <w:noProof/>
            <w:webHidden/>
          </w:rPr>
          <w:t>118</w:t>
        </w:r>
        <w:r>
          <w:rPr>
            <w:noProof/>
            <w:webHidden/>
          </w:rPr>
          <w:fldChar w:fldCharType="end"/>
        </w:r>
        <w:r w:rsidRPr="00165991">
          <w:rPr>
            <w:rStyle w:val="Hyperlink"/>
            <w:noProof/>
          </w:rPr>
          <w:fldChar w:fldCharType="end"/>
        </w:r>
      </w:ins>
    </w:p>
    <w:p w14:paraId="0F9607C6" w14:textId="393341F9" w:rsidR="00C61FD2" w:rsidDel="003A3C2B" w:rsidRDefault="00C61FD2">
      <w:pPr>
        <w:pStyle w:val="TOC1"/>
        <w:rPr>
          <w:del w:id="377"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del w:id="378" w:author="Matthew Nelson" w:date="2024-09-24T12:24:00Z" w16du:dateUtc="2024-09-24T11:24:00Z">
        <w:r w:rsidRPr="003A3C2B" w:rsidDel="003A3C2B">
          <w:rPr>
            <w:rStyle w:val="Hyperlink"/>
            <w:noProof/>
          </w:rPr>
          <w:delText>1</w:delText>
        </w:r>
        <w:r w:rsidDel="003A3C2B">
          <w:rPr>
            <w:rFonts w:asciiTheme="minorHAnsi" w:eastAsiaTheme="minorEastAsia" w:hAnsiTheme="minorHAnsi" w:cstheme="minorBidi"/>
            <w:b w:val="0"/>
            <w:noProof/>
            <w:kern w:val="2"/>
            <w:sz w:val="24"/>
            <w:szCs w:val="24"/>
            <w:lang w:eastAsia="en-GB"/>
            <w14:ligatures w14:val="standardContextual"/>
          </w:rPr>
          <w:tab/>
        </w:r>
        <w:r w:rsidRPr="003A3C2B" w:rsidDel="003A3C2B">
          <w:rPr>
            <w:rStyle w:val="Hyperlink"/>
            <w:noProof/>
          </w:rPr>
          <w:delText>Purpose and Structure</w:delText>
        </w:r>
        <w:r w:rsidDel="003A3C2B">
          <w:rPr>
            <w:noProof/>
            <w:webHidden/>
          </w:rPr>
          <w:tab/>
          <w:delText>6</w:delText>
        </w:r>
      </w:del>
    </w:p>
    <w:p w14:paraId="09B4DDAC" w14:textId="69010CE0" w:rsidR="00C61FD2" w:rsidDel="003A3C2B" w:rsidRDefault="00C61FD2">
      <w:pPr>
        <w:pStyle w:val="TOC2"/>
        <w:tabs>
          <w:tab w:val="left" w:pos="880"/>
          <w:tab w:val="right" w:leader="dot" w:pos="8302"/>
        </w:tabs>
        <w:rPr>
          <w:del w:id="37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380" w:author="Matthew Nelson" w:date="2024-09-24T12:24:00Z" w16du:dateUtc="2024-09-24T11:24:00Z">
        <w:r w:rsidRPr="003A3C2B" w:rsidDel="003A3C2B">
          <w:rPr>
            <w:rStyle w:val="Hyperlink"/>
            <w:noProof/>
          </w:rPr>
          <w:delText>1.1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Purpose</w:delText>
        </w:r>
        <w:r w:rsidDel="003A3C2B">
          <w:rPr>
            <w:noProof/>
            <w:webHidden/>
          </w:rPr>
          <w:tab/>
          <w:delText>6</w:delText>
        </w:r>
      </w:del>
    </w:p>
    <w:p w14:paraId="7AA8BF6F" w14:textId="2F94E644" w:rsidR="00C61FD2" w:rsidDel="003A3C2B" w:rsidRDefault="00C61FD2">
      <w:pPr>
        <w:pStyle w:val="TOC2"/>
        <w:tabs>
          <w:tab w:val="left" w:pos="880"/>
          <w:tab w:val="right" w:leader="dot" w:pos="8302"/>
        </w:tabs>
        <w:rPr>
          <w:del w:id="38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382" w:author="Matthew Nelson" w:date="2024-09-24T12:24:00Z" w16du:dateUtc="2024-09-24T11:24:00Z">
        <w:r w:rsidRPr="003A3C2B" w:rsidDel="003A3C2B">
          <w:rPr>
            <w:rStyle w:val="Hyperlink"/>
            <w:noProof/>
          </w:rPr>
          <w:delText>1.2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Structure</w:delText>
        </w:r>
        <w:r w:rsidDel="003A3C2B">
          <w:rPr>
            <w:noProof/>
            <w:webHidden/>
          </w:rPr>
          <w:tab/>
          <w:delText>6</w:delText>
        </w:r>
      </w:del>
    </w:p>
    <w:p w14:paraId="36C50F1E" w14:textId="28A95C9E" w:rsidR="00C61FD2" w:rsidDel="003A3C2B" w:rsidRDefault="00C61FD2">
      <w:pPr>
        <w:pStyle w:val="TOC1"/>
        <w:rPr>
          <w:del w:id="383"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del w:id="384" w:author="Matthew Nelson" w:date="2024-09-24T12:24:00Z" w16du:dateUtc="2024-09-24T11:24:00Z">
        <w:r w:rsidRPr="003A3C2B" w:rsidDel="003A3C2B">
          <w:rPr>
            <w:rStyle w:val="Hyperlink"/>
            <w:noProof/>
          </w:rPr>
          <w:delText>2</w:delText>
        </w:r>
        <w:r w:rsidDel="003A3C2B">
          <w:rPr>
            <w:rFonts w:asciiTheme="minorHAnsi" w:eastAsiaTheme="minorEastAsia" w:hAnsiTheme="minorHAnsi" w:cstheme="minorBidi"/>
            <w:b w:val="0"/>
            <w:noProof/>
            <w:kern w:val="2"/>
            <w:sz w:val="24"/>
            <w:szCs w:val="24"/>
            <w:lang w:eastAsia="en-GB"/>
            <w14:ligatures w14:val="standardContextual"/>
          </w:rPr>
          <w:tab/>
        </w:r>
        <w:r w:rsidRPr="003A3C2B" w:rsidDel="003A3C2B">
          <w:rPr>
            <w:rStyle w:val="Hyperlink"/>
            <w:noProof/>
          </w:rPr>
          <w:delText>General Notes on This Document</w:delText>
        </w:r>
        <w:r w:rsidDel="003A3C2B">
          <w:rPr>
            <w:noProof/>
            <w:webHidden/>
          </w:rPr>
          <w:tab/>
          <w:delText>7</w:delText>
        </w:r>
      </w:del>
    </w:p>
    <w:p w14:paraId="40E1CD3C" w14:textId="27C384D6" w:rsidR="00C61FD2" w:rsidDel="003A3C2B" w:rsidRDefault="00C61FD2">
      <w:pPr>
        <w:pStyle w:val="TOC1"/>
        <w:rPr>
          <w:del w:id="385"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del w:id="386" w:author="Matthew Nelson" w:date="2024-09-24T12:24:00Z" w16du:dateUtc="2024-09-24T11:24:00Z">
        <w:r w:rsidRPr="003A3C2B" w:rsidDel="003A3C2B">
          <w:rPr>
            <w:rStyle w:val="Hyperlink"/>
            <w:noProof/>
          </w:rPr>
          <w:delText>3</w:delText>
        </w:r>
        <w:r w:rsidDel="003A3C2B">
          <w:rPr>
            <w:rFonts w:asciiTheme="minorHAnsi" w:eastAsiaTheme="minorEastAsia" w:hAnsiTheme="minorHAnsi" w:cstheme="minorBidi"/>
            <w:b w:val="0"/>
            <w:noProof/>
            <w:kern w:val="2"/>
            <w:sz w:val="24"/>
            <w:szCs w:val="24"/>
            <w:lang w:eastAsia="en-GB"/>
            <w14:ligatures w14:val="standardContextual"/>
          </w:rPr>
          <w:tab/>
        </w:r>
        <w:r w:rsidRPr="003A3C2B" w:rsidDel="003A3C2B">
          <w:rPr>
            <w:rStyle w:val="Hyperlink"/>
            <w:noProof/>
          </w:rPr>
          <w:delText>Guide for SDMX Format Standards</w:delText>
        </w:r>
        <w:r w:rsidDel="003A3C2B">
          <w:rPr>
            <w:noProof/>
            <w:webHidden/>
          </w:rPr>
          <w:tab/>
          <w:delText>8</w:delText>
        </w:r>
      </w:del>
    </w:p>
    <w:p w14:paraId="318B60BF" w14:textId="561B3798" w:rsidR="00C61FD2" w:rsidDel="003A3C2B" w:rsidRDefault="00C61FD2">
      <w:pPr>
        <w:pStyle w:val="TOC2"/>
        <w:tabs>
          <w:tab w:val="left" w:pos="880"/>
          <w:tab w:val="right" w:leader="dot" w:pos="8302"/>
        </w:tabs>
        <w:rPr>
          <w:del w:id="38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388" w:author="Matthew Nelson" w:date="2024-09-24T12:24:00Z" w16du:dateUtc="2024-09-24T11:24:00Z">
        <w:r w:rsidRPr="003A3C2B" w:rsidDel="003A3C2B">
          <w:rPr>
            <w:rStyle w:val="Hyperlink"/>
            <w:noProof/>
          </w:rPr>
          <w:delText>3.1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Introduction</w:delText>
        </w:r>
        <w:r w:rsidDel="003A3C2B">
          <w:rPr>
            <w:noProof/>
            <w:webHidden/>
          </w:rPr>
          <w:tab/>
          <w:delText>8</w:delText>
        </w:r>
      </w:del>
    </w:p>
    <w:p w14:paraId="4B0B5315" w14:textId="5DFBEF95" w:rsidR="00C61FD2" w:rsidDel="003A3C2B" w:rsidRDefault="00C61FD2">
      <w:pPr>
        <w:pStyle w:val="TOC2"/>
        <w:tabs>
          <w:tab w:val="left" w:pos="880"/>
          <w:tab w:val="right" w:leader="dot" w:pos="8302"/>
        </w:tabs>
        <w:rPr>
          <w:del w:id="38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390" w:author="Matthew Nelson" w:date="2024-09-24T12:24:00Z" w16du:dateUtc="2024-09-24T11:24:00Z">
        <w:r w:rsidRPr="003A3C2B" w:rsidDel="003A3C2B">
          <w:rPr>
            <w:rStyle w:val="Hyperlink"/>
            <w:noProof/>
          </w:rPr>
          <w:delText>3.2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SDMX Information Model for Format Implementers</w:delText>
        </w:r>
        <w:r w:rsidDel="003A3C2B">
          <w:rPr>
            <w:noProof/>
            <w:webHidden/>
          </w:rPr>
          <w:tab/>
          <w:delText>8</w:delText>
        </w:r>
      </w:del>
    </w:p>
    <w:p w14:paraId="0C7F225A" w14:textId="4D0AC33A" w:rsidR="00C61FD2" w:rsidDel="003A3C2B" w:rsidRDefault="00C61FD2">
      <w:pPr>
        <w:pStyle w:val="TOC3"/>
        <w:tabs>
          <w:tab w:val="left" w:pos="1320"/>
          <w:tab w:val="right" w:leader="dot" w:pos="8302"/>
        </w:tabs>
        <w:rPr>
          <w:del w:id="39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392" w:author="Matthew Nelson" w:date="2024-09-24T12:24:00Z" w16du:dateUtc="2024-09-24T11:24:00Z">
        <w:r w:rsidRPr="003A3C2B" w:rsidDel="003A3C2B">
          <w:rPr>
            <w:rStyle w:val="Hyperlink"/>
            <w:noProof/>
          </w:rPr>
          <w:delText>3.2.1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Introduction</w:delText>
        </w:r>
        <w:r w:rsidDel="003A3C2B">
          <w:rPr>
            <w:noProof/>
            <w:webHidden/>
          </w:rPr>
          <w:tab/>
          <w:delText>8</w:delText>
        </w:r>
      </w:del>
    </w:p>
    <w:p w14:paraId="04558262" w14:textId="0160B275" w:rsidR="00C61FD2" w:rsidDel="003A3C2B" w:rsidRDefault="00C61FD2">
      <w:pPr>
        <w:pStyle w:val="TOC2"/>
        <w:tabs>
          <w:tab w:val="left" w:pos="880"/>
          <w:tab w:val="right" w:leader="dot" w:pos="8302"/>
        </w:tabs>
        <w:rPr>
          <w:del w:id="39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394" w:author="Matthew Nelson" w:date="2024-09-24T12:24:00Z" w16du:dateUtc="2024-09-24T11:24:00Z">
        <w:r w:rsidRPr="003A3C2B" w:rsidDel="003A3C2B">
          <w:rPr>
            <w:rStyle w:val="Hyperlink"/>
            <w:noProof/>
          </w:rPr>
          <w:delText>3.3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SDMX Formats: Expressive Capabilities and Function</w:delText>
        </w:r>
        <w:r w:rsidDel="003A3C2B">
          <w:rPr>
            <w:noProof/>
            <w:webHidden/>
          </w:rPr>
          <w:tab/>
          <w:delText>8</w:delText>
        </w:r>
      </w:del>
    </w:p>
    <w:p w14:paraId="5F77991B" w14:textId="3ACE042A" w:rsidR="00C61FD2" w:rsidDel="003A3C2B" w:rsidRDefault="00C61FD2">
      <w:pPr>
        <w:pStyle w:val="TOC3"/>
        <w:tabs>
          <w:tab w:val="left" w:pos="1320"/>
          <w:tab w:val="right" w:leader="dot" w:pos="8302"/>
        </w:tabs>
        <w:rPr>
          <w:del w:id="39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396" w:author="Matthew Nelson" w:date="2024-09-24T12:24:00Z" w16du:dateUtc="2024-09-24T11:24:00Z">
        <w:r w:rsidRPr="003A3C2B" w:rsidDel="003A3C2B">
          <w:rPr>
            <w:rStyle w:val="Hyperlink"/>
            <w:noProof/>
          </w:rPr>
          <w:delText>3.3.1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Format Optimizations and Differences</w:delText>
        </w:r>
        <w:r w:rsidDel="003A3C2B">
          <w:rPr>
            <w:noProof/>
            <w:webHidden/>
          </w:rPr>
          <w:tab/>
          <w:delText>8</w:delText>
        </w:r>
      </w:del>
    </w:p>
    <w:p w14:paraId="0A3980CC" w14:textId="2C04167C" w:rsidR="00C61FD2" w:rsidDel="003A3C2B" w:rsidRDefault="00C61FD2">
      <w:pPr>
        <w:pStyle w:val="TOC2"/>
        <w:tabs>
          <w:tab w:val="left" w:pos="880"/>
          <w:tab w:val="right" w:leader="dot" w:pos="8302"/>
        </w:tabs>
        <w:rPr>
          <w:del w:id="39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398" w:author="Matthew Nelson" w:date="2024-09-24T12:24:00Z" w16du:dateUtc="2024-09-24T11:24:00Z">
        <w:r w:rsidRPr="003A3C2B" w:rsidDel="003A3C2B">
          <w:rPr>
            <w:rStyle w:val="Hyperlink"/>
            <w:noProof/>
          </w:rPr>
          <w:delText>3.4</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SDMX Best Practices</w:delText>
        </w:r>
        <w:r w:rsidDel="003A3C2B">
          <w:rPr>
            <w:noProof/>
            <w:webHidden/>
          </w:rPr>
          <w:tab/>
          <w:delText>10</w:delText>
        </w:r>
      </w:del>
    </w:p>
    <w:p w14:paraId="5B0EB95F" w14:textId="6406DDF8" w:rsidR="00C61FD2" w:rsidDel="003A3C2B" w:rsidRDefault="00C61FD2">
      <w:pPr>
        <w:pStyle w:val="TOC3"/>
        <w:tabs>
          <w:tab w:val="left" w:pos="1320"/>
          <w:tab w:val="right" w:leader="dot" w:pos="8302"/>
        </w:tabs>
        <w:rPr>
          <w:del w:id="39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00" w:author="Matthew Nelson" w:date="2024-09-24T12:24:00Z" w16du:dateUtc="2024-09-24T11:24:00Z">
        <w:r w:rsidRPr="003A3C2B" w:rsidDel="003A3C2B">
          <w:rPr>
            <w:rStyle w:val="Hyperlink"/>
            <w:noProof/>
          </w:rPr>
          <w:delText>3.4.1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Reporting and Dissemination Guidelines</w:delText>
        </w:r>
        <w:r w:rsidDel="003A3C2B">
          <w:rPr>
            <w:noProof/>
            <w:webHidden/>
          </w:rPr>
          <w:tab/>
          <w:delText>10</w:delText>
        </w:r>
      </w:del>
    </w:p>
    <w:p w14:paraId="5EEA523E" w14:textId="618F1E53" w:rsidR="00C61FD2" w:rsidDel="003A3C2B" w:rsidRDefault="00C61FD2">
      <w:pPr>
        <w:pStyle w:val="TOC3"/>
        <w:tabs>
          <w:tab w:val="left" w:pos="1320"/>
          <w:tab w:val="right" w:leader="dot" w:pos="8302"/>
        </w:tabs>
        <w:rPr>
          <w:del w:id="40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02" w:author="Matthew Nelson" w:date="2024-09-24T12:24:00Z" w16du:dateUtc="2024-09-24T11:24:00Z">
        <w:r w:rsidRPr="003A3C2B" w:rsidDel="003A3C2B">
          <w:rPr>
            <w:rStyle w:val="Hyperlink"/>
            <w:noProof/>
          </w:rPr>
          <w:delText>3.4.2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Best Practices for Batch Data Exchange</w:delText>
        </w:r>
        <w:r w:rsidDel="003A3C2B">
          <w:rPr>
            <w:noProof/>
            <w:webHidden/>
          </w:rPr>
          <w:tab/>
          <w:delText>13</w:delText>
        </w:r>
      </w:del>
    </w:p>
    <w:p w14:paraId="5E620178" w14:textId="2638CCF6" w:rsidR="00C61FD2" w:rsidDel="003A3C2B" w:rsidRDefault="00C61FD2">
      <w:pPr>
        <w:pStyle w:val="TOC1"/>
        <w:rPr>
          <w:del w:id="403"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del w:id="404" w:author="Matthew Nelson" w:date="2024-09-24T12:24:00Z" w16du:dateUtc="2024-09-24T11:24:00Z">
        <w:r w:rsidRPr="003A3C2B" w:rsidDel="003A3C2B">
          <w:rPr>
            <w:rStyle w:val="Hyperlink"/>
            <w:noProof/>
          </w:rPr>
          <w:delText>4</w:delText>
        </w:r>
        <w:r w:rsidDel="003A3C2B">
          <w:rPr>
            <w:rFonts w:asciiTheme="minorHAnsi" w:eastAsiaTheme="minorEastAsia" w:hAnsiTheme="minorHAnsi" w:cstheme="minorBidi"/>
            <w:b w:val="0"/>
            <w:noProof/>
            <w:kern w:val="2"/>
            <w:sz w:val="24"/>
            <w:szCs w:val="24"/>
            <w:lang w:eastAsia="en-GB"/>
            <w14:ligatures w14:val="standardContextual"/>
          </w:rPr>
          <w:tab/>
        </w:r>
        <w:r w:rsidRPr="003A3C2B" w:rsidDel="003A3C2B">
          <w:rPr>
            <w:rStyle w:val="Hyperlink"/>
            <w:noProof/>
          </w:rPr>
          <w:delText>General Notes for Implementers</w:delText>
        </w:r>
        <w:r w:rsidDel="003A3C2B">
          <w:rPr>
            <w:noProof/>
            <w:webHidden/>
          </w:rPr>
          <w:tab/>
          <w:delText>15</w:delText>
        </w:r>
      </w:del>
    </w:p>
    <w:p w14:paraId="70DF367A" w14:textId="35212175" w:rsidR="00C61FD2" w:rsidDel="003A3C2B" w:rsidRDefault="00C61FD2">
      <w:pPr>
        <w:pStyle w:val="TOC2"/>
        <w:tabs>
          <w:tab w:val="left" w:pos="880"/>
          <w:tab w:val="right" w:leader="dot" w:pos="8302"/>
        </w:tabs>
        <w:rPr>
          <w:del w:id="40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06" w:author="Matthew Nelson" w:date="2024-09-24T12:24:00Z" w16du:dateUtc="2024-09-24T11:24:00Z">
        <w:r w:rsidRPr="003A3C2B" w:rsidDel="003A3C2B">
          <w:rPr>
            <w:rStyle w:val="Hyperlink"/>
            <w:noProof/>
          </w:rPr>
          <w:delText>4.1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Representations</w:delText>
        </w:r>
        <w:r w:rsidDel="003A3C2B">
          <w:rPr>
            <w:noProof/>
            <w:webHidden/>
          </w:rPr>
          <w:tab/>
          <w:delText>15</w:delText>
        </w:r>
      </w:del>
    </w:p>
    <w:p w14:paraId="3E39D703" w14:textId="76490C0C" w:rsidR="00C61FD2" w:rsidDel="003A3C2B" w:rsidRDefault="00C61FD2">
      <w:pPr>
        <w:pStyle w:val="TOC3"/>
        <w:tabs>
          <w:tab w:val="left" w:pos="1320"/>
          <w:tab w:val="right" w:leader="dot" w:pos="8302"/>
        </w:tabs>
        <w:rPr>
          <w:del w:id="40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08" w:author="Matthew Nelson" w:date="2024-09-24T12:24:00Z" w16du:dateUtc="2024-09-24T11:24:00Z">
        <w:r w:rsidRPr="003A3C2B" w:rsidDel="003A3C2B">
          <w:rPr>
            <w:rStyle w:val="Hyperlink"/>
            <w:noProof/>
          </w:rPr>
          <w:delText>4.1.1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Data Types</w:delText>
        </w:r>
        <w:r w:rsidDel="003A3C2B">
          <w:rPr>
            <w:noProof/>
            <w:webHidden/>
          </w:rPr>
          <w:tab/>
          <w:delText>17</w:delText>
        </w:r>
      </w:del>
    </w:p>
    <w:p w14:paraId="4BFA6F1F" w14:textId="0FAC2082" w:rsidR="00C61FD2" w:rsidDel="003A3C2B" w:rsidRDefault="00C61FD2">
      <w:pPr>
        <w:pStyle w:val="TOC2"/>
        <w:tabs>
          <w:tab w:val="left" w:pos="880"/>
          <w:tab w:val="right" w:leader="dot" w:pos="8302"/>
        </w:tabs>
        <w:rPr>
          <w:del w:id="40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10" w:author="Matthew Nelson" w:date="2024-09-24T12:24:00Z" w16du:dateUtc="2024-09-24T11:24:00Z">
        <w:r w:rsidRPr="003A3C2B" w:rsidDel="003A3C2B">
          <w:rPr>
            <w:rStyle w:val="Hyperlink"/>
            <w:noProof/>
          </w:rPr>
          <w:delText>4.2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Time and Time Format</w:delText>
        </w:r>
        <w:r w:rsidDel="003A3C2B">
          <w:rPr>
            <w:noProof/>
            <w:webHidden/>
          </w:rPr>
          <w:tab/>
          <w:delText>18</w:delText>
        </w:r>
      </w:del>
    </w:p>
    <w:p w14:paraId="6185DAB7" w14:textId="7E1EE746" w:rsidR="00C61FD2" w:rsidDel="003A3C2B" w:rsidRDefault="00C61FD2">
      <w:pPr>
        <w:pStyle w:val="TOC3"/>
        <w:tabs>
          <w:tab w:val="left" w:pos="1320"/>
          <w:tab w:val="right" w:leader="dot" w:pos="8302"/>
        </w:tabs>
        <w:rPr>
          <w:del w:id="41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12" w:author="Matthew Nelson" w:date="2024-09-24T12:24:00Z" w16du:dateUtc="2024-09-24T11:24:00Z">
        <w:r w:rsidRPr="003A3C2B" w:rsidDel="003A3C2B">
          <w:rPr>
            <w:rStyle w:val="Hyperlink"/>
            <w:noProof/>
          </w:rPr>
          <w:delText>4.2.1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Introduction</w:delText>
        </w:r>
        <w:r w:rsidDel="003A3C2B">
          <w:rPr>
            <w:noProof/>
            <w:webHidden/>
          </w:rPr>
          <w:tab/>
          <w:delText>18</w:delText>
        </w:r>
      </w:del>
    </w:p>
    <w:p w14:paraId="6724923E" w14:textId="0C1DF809" w:rsidR="00C61FD2" w:rsidDel="003A3C2B" w:rsidRDefault="00C61FD2">
      <w:pPr>
        <w:pStyle w:val="TOC3"/>
        <w:tabs>
          <w:tab w:val="left" w:pos="1320"/>
          <w:tab w:val="right" w:leader="dot" w:pos="8302"/>
        </w:tabs>
        <w:rPr>
          <w:del w:id="41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14" w:author="Matthew Nelson" w:date="2024-09-24T12:24:00Z" w16du:dateUtc="2024-09-24T11:24:00Z">
        <w:r w:rsidRPr="003A3C2B" w:rsidDel="003A3C2B">
          <w:rPr>
            <w:rStyle w:val="Hyperlink"/>
            <w:noProof/>
          </w:rPr>
          <w:delText>4.2.2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Observational Time Period</w:delText>
        </w:r>
        <w:r w:rsidDel="003A3C2B">
          <w:rPr>
            <w:noProof/>
            <w:webHidden/>
          </w:rPr>
          <w:tab/>
          <w:delText>18</w:delText>
        </w:r>
      </w:del>
    </w:p>
    <w:p w14:paraId="010B46B8" w14:textId="2FFFDFEF" w:rsidR="00C61FD2" w:rsidDel="003A3C2B" w:rsidRDefault="00C61FD2">
      <w:pPr>
        <w:pStyle w:val="TOC3"/>
        <w:tabs>
          <w:tab w:val="left" w:pos="1320"/>
          <w:tab w:val="right" w:leader="dot" w:pos="8302"/>
        </w:tabs>
        <w:rPr>
          <w:del w:id="41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16" w:author="Matthew Nelson" w:date="2024-09-24T12:24:00Z" w16du:dateUtc="2024-09-24T11:24:00Z">
        <w:r w:rsidRPr="003A3C2B" w:rsidDel="003A3C2B">
          <w:rPr>
            <w:rStyle w:val="Hyperlink"/>
            <w:noProof/>
          </w:rPr>
          <w:delText>4.2.3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Standard Time Period</w:delText>
        </w:r>
        <w:r w:rsidDel="003A3C2B">
          <w:rPr>
            <w:noProof/>
            <w:webHidden/>
          </w:rPr>
          <w:tab/>
          <w:delText>18</w:delText>
        </w:r>
      </w:del>
    </w:p>
    <w:p w14:paraId="28A4AD6E" w14:textId="7D0D3033" w:rsidR="00C61FD2" w:rsidDel="003A3C2B" w:rsidRDefault="00C61FD2">
      <w:pPr>
        <w:pStyle w:val="TOC3"/>
        <w:tabs>
          <w:tab w:val="left" w:pos="1320"/>
          <w:tab w:val="right" w:leader="dot" w:pos="8302"/>
        </w:tabs>
        <w:rPr>
          <w:del w:id="41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18" w:author="Matthew Nelson" w:date="2024-09-24T12:24:00Z" w16du:dateUtc="2024-09-24T11:24:00Z">
        <w:r w:rsidRPr="003A3C2B" w:rsidDel="003A3C2B">
          <w:rPr>
            <w:rStyle w:val="Hyperlink"/>
            <w:noProof/>
          </w:rPr>
          <w:delText>4.2.4</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Gregorian Time Period</w:delText>
        </w:r>
        <w:r w:rsidDel="003A3C2B">
          <w:rPr>
            <w:noProof/>
            <w:webHidden/>
          </w:rPr>
          <w:tab/>
          <w:delText>19</w:delText>
        </w:r>
      </w:del>
    </w:p>
    <w:p w14:paraId="509E0B5C" w14:textId="0843AB5F" w:rsidR="00C61FD2" w:rsidDel="003A3C2B" w:rsidRDefault="00C61FD2">
      <w:pPr>
        <w:pStyle w:val="TOC3"/>
        <w:tabs>
          <w:tab w:val="left" w:pos="1320"/>
          <w:tab w:val="right" w:leader="dot" w:pos="8302"/>
        </w:tabs>
        <w:rPr>
          <w:del w:id="41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20" w:author="Matthew Nelson" w:date="2024-09-24T12:24:00Z" w16du:dateUtc="2024-09-24T11:24:00Z">
        <w:r w:rsidRPr="003A3C2B" w:rsidDel="003A3C2B">
          <w:rPr>
            <w:rStyle w:val="Hyperlink"/>
            <w:noProof/>
          </w:rPr>
          <w:delText>4.2.5</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Date Time</w:delText>
        </w:r>
        <w:r w:rsidDel="003A3C2B">
          <w:rPr>
            <w:noProof/>
            <w:webHidden/>
          </w:rPr>
          <w:tab/>
          <w:delText>19</w:delText>
        </w:r>
      </w:del>
    </w:p>
    <w:p w14:paraId="5A26A8D1" w14:textId="37B591C8" w:rsidR="00C61FD2" w:rsidDel="003A3C2B" w:rsidRDefault="00C61FD2">
      <w:pPr>
        <w:pStyle w:val="TOC3"/>
        <w:tabs>
          <w:tab w:val="left" w:pos="1320"/>
          <w:tab w:val="right" w:leader="dot" w:pos="8302"/>
        </w:tabs>
        <w:rPr>
          <w:del w:id="42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22" w:author="Matthew Nelson" w:date="2024-09-24T12:24:00Z" w16du:dateUtc="2024-09-24T11:24:00Z">
        <w:r w:rsidRPr="003A3C2B" w:rsidDel="003A3C2B">
          <w:rPr>
            <w:rStyle w:val="Hyperlink"/>
            <w:noProof/>
          </w:rPr>
          <w:delText>4.2.6</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Standard Reporting Period</w:delText>
        </w:r>
        <w:r w:rsidDel="003A3C2B">
          <w:rPr>
            <w:noProof/>
            <w:webHidden/>
          </w:rPr>
          <w:tab/>
          <w:delText>19</w:delText>
        </w:r>
      </w:del>
    </w:p>
    <w:p w14:paraId="18273ABC" w14:textId="3195FA5D" w:rsidR="00C61FD2" w:rsidDel="003A3C2B" w:rsidRDefault="00C61FD2">
      <w:pPr>
        <w:pStyle w:val="TOC3"/>
        <w:tabs>
          <w:tab w:val="left" w:pos="1320"/>
          <w:tab w:val="right" w:leader="dot" w:pos="8302"/>
        </w:tabs>
        <w:rPr>
          <w:del w:id="42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24" w:author="Matthew Nelson" w:date="2024-09-24T12:24:00Z" w16du:dateUtc="2024-09-24T11:24:00Z">
        <w:r w:rsidRPr="003A3C2B" w:rsidDel="003A3C2B">
          <w:rPr>
            <w:rStyle w:val="Hyperlink"/>
            <w:noProof/>
          </w:rPr>
          <w:delText>4.2.7</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Distinct Range</w:delText>
        </w:r>
        <w:r w:rsidDel="003A3C2B">
          <w:rPr>
            <w:noProof/>
            <w:webHidden/>
          </w:rPr>
          <w:tab/>
          <w:delText>22</w:delText>
        </w:r>
      </w:del>
    </w:p>
    <w:p w14:paraId="34050BD9" w14:textId="32ECA9BA" w:rsidR="00C61FD2" w:rsidDel="003A3C2B" w:rsidRDefault="00C61FD2">
      <w:pPr>
        <w:pStyle w:val="TOC3"/>
        <w:tabs>
          <w:tab w:val="left" w:pos="1320"/>
          <w:tab w:val="right" w:leader="dot" w:pos="8302"/>
        </w:tabs>
        <w:rPr>
          <w:del w:id="42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26" w:author="Matthew Nelson" w:date="2024-09-24T12:24:00Z" w16du:dateUtc="2024-09-24T11:24:00Z">
        <w:r w:rsidRPr="003A3C2B" w:rsidDel="003A3C2B">
          <w:rPr>
            <w:rStyle w:val="Hyperlink"/>
            <w:noProof/>
          </w:rPr>
          <w:delText>4.2.8</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Time Format</w:delText>
        </w:r>
        <w:r w:rsidDel="003A3C2B">
          <w:rPr>
            <w:noProof/>
            <w:webHidden/>
          </w:rPr>
          <w:tab/>
          <w:delText>23</w:delText>
        </w:r>
      </w:del>
    </w:p>
    <w:p w14:paraId="40A45D99" w14:textId="4B46401D" w:rsidR="00C61FD2" w:rsidDel="003A3C2B" w:rsidRDefault="00C61FD2">
      <w:pPr>
        <w:pStyle w:val="TOC3"/>
        <w:tabs>
          <w:tab w:val="left" w:pos="1320"/>
          <w:tab w:val="right" w:leader="dot" w:pos="8302"/>
        </w:tabs>
        <w:rPr>
          <w:del w:id="42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28" w:author="Matthew Nelson" w:date="2024-09-24T12:24:00Z" w16du:dateUtc="2024-09-24T11:24:00Z">
        <w:r w:rsidRPr="003A3C2B" w:rsidDel="003A3C2B">
          <w:rPr>
            <w:rStyle w:val="Hyperlink"/>
            <w:noProof/>
          </w:rPr>
          <w:delText>4.2.9</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Time Zones</w:delText>
        </w:r>
        <w:r w:rsidDel="003A3C2B">
          <w:rPr>
            <w:noProof/>
            <w:webHidden/>
          </w:rPr>
          <w:tab/>
          <w:delText>23</w:delText>
        </w:r>
      </w:del>
    </w:p>
    <w:p w14:paraId="7CA78148" w14:textId="11FB0766" w:rsidR="00C61FD2" w:rsidDel="003A3C2B" w:rsidRDefault="00C61FD2">
      <w:pPr>
        <w:pStyle w:val="TOC3"/>
        <w:tabs>
          <w:tab w:val="left" w:pos="1320"/>
          <w:tab w:val="right" w:leader="dot" w:pos="8302"/>
        </w:tabs>
        <w:rPr>
          <w:del w:id="42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30" w:author="Matthew Nelson" w:date="2024-09-24T12:24:00Z" w16du:dateUtc="2024-09-24T11:24:00Z">
        <w:r w:rsidRPr="003A3C2B" w:rsidDel="003A3C2B">
          <w:rPr>
            <w:rStyle w:val="Hyperlink"/>
            <w:noProof/>
          </w:rPr>
          <w:delText>4.2.10</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Representing Time Spans Elsewhere</w:delText>
        </w:r>
        <w:r w:rsidDel="003A3C2B">
          <w:rPr>
            <w:noProof/>
            <w:webHidden/>
          </w:rPr>
          <w:tab/>
          <w:delText>24</w:delText>
        </w:r>
      </w:del>
    </w:p>
    <w:p w14:paraId="4117AB08" w14:textId="29EA6111" w:rsidR="00C61FD2" w:rsidDel="003A3C2B" w:rsidRDefault="00C61FD2">
      <w:pPr>
        <w:pStyle w:val="TOC3"/>
        <w:tabs>
          <w:tab w:val="left" w:pos="1320"/>
          <w:tab w:val="right" w:leader="dot" w:pos="8302"/>
        </w:tabs>
        <w:rPr>
          <w:del w:id="43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32" w:author="Matthew Nelson" w:date="2024-09-24T12:24:00Z" w16du:dateUtc="2024-09-24T11:24:00Z">
        <w:r w:rsidRPr="003A3C2B" w:rsidDel="003A3C2B">
          <w:rPr>
            <w:rStyle w:val="Hyperlink"/>
            <w:noProof/>
          </w:rPr>
          <w:delText>4.2.11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Notes on Formats</w:delText>
        </w:r>
        <w:r w:rsidDel="003A3C2B">
          <w:rPr>
            <w:noProof/>
            <w:webHidden/>
          </w:rPr>
          <w:tab/>
          <w:delText>24</w:delText>
        </w:r>
      </w:del>
    </w:p>
    <w:p w14:paraId="44091FC2" w14:textId="1028D43D" w:rsidR="00C61FD2" w:rsidDel="003A3C2B" w:rsidRDefault="00C61FD2">
      <w:pPr>
        <w:pStyle w:val="TOC3"/>
        <w:tabs>
          <w:tab w:val="left" w:pos="1320"/>
          <w:tab w:val="right" w:leader="dot" w:pos="8302"/>
        </w:tabs>
        <w:rPr>
          <w:del w:id="43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34" w:author="Matthew Nelson" w:date="2024-09-24T12:24:00Z" w16du:dateUtc="2024-09-24T11:24:00Z">
        <w:r w:rsidRPr="003A3C2B" w:rsidDel="003A3C2B">
          <w:rPr>
            <w:rStyle w:val="Hyperlink"/>
            <w:noProof/>
          </w:rPr>
          <w:delText>4.2.12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Effect on Time Ranges</w:delText>
        </w:r>
        <w:r w:rsidDel="003A3C2B">
          <w:rPr>
            <w:noProof/>
            <w:webHidden/>
          </w:rPr>
          <w:tab/>
          <w:delText>24</w:delText>
        </w:r>
      </w:del>
    </w:p>
    <w:p w14:paraId="2D1424C1" w14:textId="67BEBBA6" w:rsidR="00C61FD2" w:rsidDel="003A3C2B" w:rsidRDefault="00C61FD2">
      <w:pPr>
        <w:pStyle w:val="TOC3"/>
        <w:tabs>
          <w:tab w:val="left" w:pos="1320"/>
          <w:tab w:val="right" w:leader="dot" w:pos="8302"/>
        </w:tabs>
        <w:rPr>
          <w:del w:id="43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36" w:author="Matthew Nelson" w:date="2024-09-24T12:24:00Z" w16du:dateUtc="2024-09-24T11:24:00Z">
        <w:r w:rsidRPr="003A3C2B" w:rsidDel="003A3C2B">
          <w:rPr>
            <w:rStyle w:val="Hyperlink"/>
            <w:noProof/>
          </w:rPr>
          <w:delText>4.2.13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Time in Query Messages</w:delText>
        </w:r>
        <w:r w:rsidDel="003A3C2B">
          <w:rPr>
            <w:noProof/>
            <w:webHidden/>
          </w:rPr>
          <w:tab/>
          <w:delText>24</w:delText>
        </w:r>
      </w:del>
    </w:p>
    <w:p w14:paraId="78D2BA54" w14:textId="3FD20637" w:rsidR="00C61FD2" w:rsidDel="003A3C2B" w:rsidRDefault="00C61FD2">
      <w:pPr>
        <w:pStyle w:val="TOC2"/>
        <w:tabs>
          <w:tab w:val="left" w:pos="880"/>
          <w:tab w:val="right" w:leader="dot" w:pos="8302"/>
        </w:tabs>
        <w:rPr>
          <w:del w:id="43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38" w:author="Matthew Nelson" w:date="2024-09-24T12:24:00Z" w16du:dateUtc="2024-09-24T11:24:00Z">
        <w:r w:rsidRPr="003A3C2B" w:rsidDel="003A3C2B">
          <w:rPr>
            <w:rStyle w:val="Hyperlink"/>
            <w:noProof/>
          </w:rPr>
          <w:delText>4.3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Versioning</w:delText>
        </w:r>
        <w:r w:rsidDel="003A3C2B">
          <w:rPr>
            <w:noProof/>
            <w:webHidden/>
          </w:rPr>
          <w:tab/>
          <w:delText>26</w:delText>
        </w:r>
      </w:del>
    </w:p>
    <w:p w14:paraId="47432DE3" w14:textId="34623609" w:rsidR="00C61FD2" w:rsidDel="003A3C2B" w:rsidRDefault="00C61FD2">
      <w:pPr>
        <w:pStyle w:val="TOC3"/>
        <w:tabs>
          <w:tab w:val="left" w:pos="1320"/>
          <w:tab w:val="right" w:leader="dot" w:pos="8302"/>
        </w:tabs>
        <w:rPr>
          <w:del w:id="43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40" w:author="Matthew Nelson" w:date="2024-09-24T12:24:00Z" w16du:dateUtc="2024-09-24T11:24:00Z">
        <w:r w:rsidRPr="003A3C2B" w:rsidDel="003A3C2B">
          <w:rPr>
            <w:rStyle w:val="Hyperlink"/>
            <w:noProof/>
          </w:rPr>
          <w:delText>4.3.1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Non-versioned artefacts</w:delText>
        </w:r>
        <w:r w:rsidDel="003A3C2B">
          <w:rPr>
            <w:noProof/>
            <w:webHidden/>
          </w:rPr>
          <w:tab/>
          <w:delText>26</w:delText>
        </w:r>
      </w:del>
    </w:p>
    <w:p w14:paraId="77444397" w14:textId="45B66A42" w:rsidR="00C61FD2" w:rsidDel="003A3C2B" w:rsidRDefault="00C61FD2">
      <w:pPr>
        <w:pStyle w:val="TOC3"/>
        <w:tabs>
          <w:tab w:val="left" w:pos="1320"/>
          <w:tab w:val="right" w:leader="dot" w:pos="8302"/>
        </w:tabs>
        <w:rPr>
          <w:del w:id="44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42" w:author="Matthew Nelson" w:date="2024-09-24T12:24:00Z" w16du:dateUtc="2024-09-24T11:24:00Z">
        <w:r w:rsidRPr="003A3C2B" w:rsidDel="003A3C2B">
          <w:rPr>
            <w:rStyle w:val="Hyperlink"/>
            <w:noProof/>
          </w:rPr>
          <w:delText>4.3.2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Semantically versioned artefacts</w:delText>
        </w:r>
        <w:r w:rsidDel="003A3C2B">
          <w:rPr>
            <w:noProof/>
            <w:webHidden/>
          </w:rPr>
          <w:tab/>
          <w:delText>27</w:delText>
        </w:r>
      </w:del>
    </w:p>
    <w:p w14:paraId="10E1E7CD" w14:textId="5C011A5A" w:rsidR="00C61FD2" w:rsidDel="003A3C2B" w:rsidRDefault="00C61FD2">
      <w:pPr>
        <w:pStyle w:val="TOC3"/>
        <w:tabs>
          <w:tab w:val="left" w:pos="1320"/>
          <w:tab w:val="right" w:leader="dot" w:pos="8302"/>
        </w:tabs>
        <w:rPr>
          <w:del w:id="44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44" w:author="Matthew Nelson" w:date="2024-09-24T12:24:00Z" w16du:dateUtc="2024-09-24T11:24:00Z">
        <w:r w:rsidRPr="003A3C2B" w:rsidDel="003A3C2B">
          <w:rPr>
            <w:rStyle w:val="Hyperlink"/>
            <w:noProof/>
          </w:rPr>
          <w:delText>4.3.3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Legacy-versioned artefacts</w:delText>
        </w:r>
        <w:r w:rsidDel="003A3C2B">
          <w:rPr>
            <w:noProof/>
            <w:webHidden/>
          </w:rPr>
          <w:tab/>
          <w:delText>28</w:delText>
        </w:r>
      </w:del>
    </w:p>
    <w:p w14:paraId="4586652F" w14:textId="089B69B0" w:rsidR="00C61FD2" w:rsidDel="003A3C2B" w:rsidRDefault="00C61FD2">
      <w:pPr>
        <w:pStyle w:val="TOC3"/>
        <w:tabs>
          <w:tab w:val="left" w:pos="1320"/>
          <w:tab w:val="right" w:leader="dot" w:pos="8302"/>
        </w:tabs>
        <w:rPr>
          <w:del w:id="44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46" w:author="Matthew Nelson" w:date="2024-09-24T12:24:00Z" w16du:dateUtc="2024-09-24T11:24:00Z">
        <w:r w:rsidRPr="003A3C2B" w:rsidDel="003A3C2B">
          <w:rPr>
            <w:rStyle w:val="Hyperlink"/>
            <w:noProof/>
          </w:rPr>
          <w:delText>4.3.4</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Dependency management and references</w:delText>
        </w:r>
        <w:r w:rsidDel="003A3C2B">
          <w:rPr>
            <w:noProof/>
            <w:webHidden/>
          </w:rPr>
          <w:tab/>
          <w:delText>28</w:delText>
        </w:r>
      </w:del>
    </w:p>
    <w:p w14:paraId="4FE4A160" w14:textId="662B423E" w:rsidR="00C61FD2" w:rsidDel="003A3C2B" w:rsidRDefault="00C61FD2">
      <w:pPr>
        <w:pStyle w:val="TOC2"/>
        <w:tabs>
          <w:tab w:val="left" w:pos="880"/>
          <w:tab w:val="right" w:leader="dot" w:pos="8302"/>
        </w:tabs>
        <w:rPr>
          <w:del w:id="44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48" w:author="Matthew Nelson" w:date="2024-09-24T12:24:00Z" w16du:dateUtc="2024-09-24T11:24:00Z">
        <w:r w:rsidRPr="003A3C2B" w:rsidDel="003A3C2B">
          <w:rPr>
            <w:rStyle w:val="Hyperlink"/>
            <w:noProof/>
          </w:rPr>
          <w:delText>4.4</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Structural Metadata Querying Best Practices</w:delText>
        </w:r>
        <w:r w:rsidDel="003A3C2B">
          <w:rPr>
            <w:noProof/>
            <w:webHidden/>
          </w:rPr>
          <w:tab/>
          <w:delText>29</w:delText>
        </w:r>
      </w:del>
    </w:p>
    <w:p w14:paraId="110FCFE5" w14:textId="4975CBA7" w:rsidR="00C61FD2" w:rsidDel="003A3C2B" w:rsidRDefault="00C61FD2">
      <w:pPr>
        <w:pStyle w:val="TOC1"/>
        <w:rPr>
          <w:del w:id="449"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del w:id="450" w:author="Matthew Nelson" w:date="2024-09-24T12:24:00Z" w16du:dateUtc="2024-09-24T11:24:00Z">
        <w:r w:rsidRPr="003A3C2B" w:rsidDel="003A3C2B">
          <w:rPr>
            <w:rStyle w:val="Hyperlink"/>
            <w:noProof/>
          </w:rPr>
          <w:delText>5</w:delText>
        </w:r>
        <w:r w:rsidDel="003A3C2B">
          <w:rPr>
            <w:rFonts w:asciiTheme="minorHAnsi" w:eastAsiaTheme="minorEastAsia" w:hAnsiTheme="minorHAnsi" w:cstheme="minorBidi"/>
            <w:b w:val="0"/>
            <w:noProof/>
            <w:kern w:val="2"/>
            <w:sz w:val="24"/>
            <w:szCs w:val="24"/>
            <w:lang w:eastAsia="en-GB"/>
            <w14:ligatures w14:val="standardContextual"/>
          </w:rPr>
          <w:tab/>
        </w:r>
        <w:r w:rsidRPr="003A3C2B" w:rsidDel="003A3C2B">
          <w:rPr>
            <w:rStyle w:val="Hyperlink"/>
            <w:noProof/>
          </w:rPr>
          <w:delText>Reference Metadata</w:delText>
        </w:r>
        <w:r w:rsidDel="003A3C2B">
          <w:rPr>
            <w:noProof/>
            <w:webHidden/>
          </w:rPr>
          <w:tab/>
          <w:delText>30</w:delText>
        </w:r>
      </w:del>
    </w:p>
    <w:p w14:paraId="26A74CE0" w14:textId="629A9925" w:rsidR="00C61FD2" w:rsidDel="003A3C2B" w:rsidRDefault="00C61FD2">
      <w:pPr>
        <w:pStyle w:val="TOC2"/>
        <w:tabs>
          <w:tab w:val="left" w:pos="880"/>
          <w:tab w:val="right" w:leader="dot" w:pos="8302"/>
        </w:tabs>
        <w:rPr>
          <w:del w:id="45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52" w:author="Matthew Nelson" w:date="2024-09-24T12:24:00Z" w16du:dateUtc="2024-09-24T11:24:00Z">
        <w:r w:rsidRPr="003A3C2B" w:rsidDel="003A3C2B">
          <w:rPr>
            <w:rStyle w:val="Hyperlink"/>
            <w:noProof/>
          </w:rPr>
          <w:delText>5.1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Scope of the Metadata Structure Definition (MSD)</w:delText>
        </w:r>
        <w:r w:rsidDel="003A3C2B">
          <w:rPr>
            <w:noProof/>
            <w:webHidden/>
          </w:rPr>
          <w:tab/>
          <w:delText>30</w:delText>
        </w:r>
      </w:del>
    </w:p>
    <w:p w14:paraId="7B3CE831" w14:textId="5CF57799" w:rsidR="00C61FD2" w:rsidDel="003A3C2B" w:rsidRDefault="00C61FD2">
      <w:pPr>
        <w:pStyle w:val="TOC2"/>
        <w:tabs>
          <w:tab w:val="left" w:pos="880"/>
          <w:tab w:val="right" w:leader="dot" w:pos="8302"/>
        </w:tabs>
        <w:rPr>
          <w:del w:id="45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54" w:author="Matthew Nelson" w:date="2024-09-24T12:24:00Z" w16du:dateUtc="2024-09-24T11:24:00Z">
        <w:r w:rsidRPr="003A3C2B" w:rsidDel="003A3C2B">
          <w:rPr>
            <w:rStyle w:val="Hyperlink"/>
            <w:noProof/>
          </w:rPr>
          <w:delText>5.2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Identification of the Object(s) to which the Metadata is to be attached</w:delText>
        </w:r>
        <w:r w:rsidDel="003A3C2B">
          <w:rPr>
            <w:noProof/>
            <w:webHidden/>
          </w:rPr>
          <w:tab/>
          <w:delText>30</w:delText>
        </w:r>
      </w:del>
    </w:p>
    <w:p w14:paraId="6AA49031" w14:textId="5584DB7F" w:rsidR="00C61FD2" w:rsidDel="003A3C2B" w:rsidRDefault="00C61FD2">
      <w:pPr>
        <w:pStyle w:val="TOC2"/>
        <w:tabs>
          <w:tab w:val="left" w:pos="880"/>
          <w:tab w:val="right" w:leader="dot" w:pos="8302"/>
        </w:tabs>
        <w:rPr>
          <w:del w:id="45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56" w:author="Matthew Nelson" w:date="2024-09-24T12:24:00Z" w16du:dateUtc="2024-09-24T11:24:00Z">
        <w:r w:rsidRPr="003A3C2B" w:rsidDel="003A3C2B">
          <w:rPr>
            <w:rStyle w:val="Hyperlink"/>
            <w:noProof/>
          </w:rPr>
          <w:delText>5.3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Metadata Structure Definition</w:delText>
        </w:r>
        <w:r w:rsidDel="003A3C2B">
          <w:rPr>
            <w:noProof/>
            <w:webHidden/>
          </w:rPr>
          <w:tab/>
          <w:delText>31</w:delText>
        </w:r>
      </w:del>
    </w:p>
    <w:p w14:paraId="463C9353" w14:textId="3752EEF6" w:rsidR="00C61FD2" w:rsidDel="003A3C2B" w:rsidRDefault="00C61FD2">
      <w:pPr>
        <w:pStyle w:val="TOC2"/>
        <w:tabs>
          <w:tab w:val="left" w:pos="880"/>
          <w:tab w:val="right" w:leader="dot" w:pos="8302"/>
        </w:tabs>
        <w:rPr>
          <w:del w:id="45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58" w:author="Matthew Nelson" w:date="2024-09-24T12:24:00Z" w16du:dateUtc="2024-09-24T11:24:00Z">
        <w:r w:rsidRPr="003A3C2B" w:rsidDel="003A3C2B">
          <w:rPr>
            <w:rStyle w:val="Hyperlink"/>
            <w:noProof/>
          </w:rPr>
          <w:delText>5.4</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Metadata Set</w:delText>
        </w:r>
        <w:r w:rsidDel="003A3C2B">
          <w:rPr>
            <w:noProof/>
            <w:webHidden/>
          </w:rPr>
          <w:tab/>
          <w:delText>32</w:delText>
        </w:r>
      </w:del>
    </w:p>
    <w:p w14:paraId="1CECA3BB" w14:textId="52FF3FBB" w:rsidR="00C61FD2" w:rsidDel="003A3C2B" w:rsidRDefault="00C61FD2">
      <w:pPr>
        <w:pStyle w:val="TOC2"/>
        <w:tabs>
          <w:tab w:val="left" w:pos="880"/>
          <w:tab w:val="right" w:leader="dot" w:pos="8302"/>
        </w:tabs>
        <w:rPr>
          <w:del w:id="45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60" w:author="Matthew Nelson" w:date="2024-09-24T12:24:00Z" w16du:dateUtc="2024-09-24T11:24:00Z">
        <w:r w:rsidRPr="003A3C2B" w:rsidDel="003A3C2B">
          <w:rPr>
            <w:rStyle w:val="Hyperlink"/>
            <w:noProof/>
          </w:rPr>
          <w:delText>5.5</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Reference Metadata in Data Structure Definition and Dataset</w:delText>
        </w:r>
        <w:r w:rsidDel="003A3C2B">
          <w:rPr>
            <w:noProof/>
            <w:webHidden/>
          </w:rPr>
          <w:tab/>
          <w:delText>33</w:delText>
        </w:r>
      </w:del>
    </w:p>
    <w:p w14:paraId="3D5208D6" w14:textId="19C5CEBB" w:rsidR="00C61FD2" w:rsidDel="003A3C2B" w:rsidRDefault="00C61FD2">
      <w:pPr>
        <w:pStyle w:val="TOC1"/>
        <w:rPr>
          <w:del w:id="461"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del w:id="462" w:author="Matthew Nelson" w:date="2024-09-24T12:24:00Z" w16du:dateUtc="2024-09-24T11:24:00Z">
        <w:r w:rsidRPr="003A3C2B" w:rsidDel="003A3C2B">
          <w:rPr>
            <w:rStyle w:val="Hyperlink"/>
            <w:noProof/>
          </w:rPr>
          <w:delText>6</w:delText>
        </w:r>
        <w:r w:rsidDel="003A3C2B">
          <w:rPr>
            <w:rFonts w:asciiTheme="minorHAnsi" w:eastAsiaTheme="minorEastAsia" w:hAnsiTheme="minorHAnsi" w:cstheme="minorBidi"/>
            <w:b w:val="0"/>
            <w:noProof/>
            <w:kern w:val="2"/>
            <w:sz w:val="24"/>
            <w:szCs w:val="24"/>
            <w:lang w:eastAsia="en-GB"/>
            <w14:ligatures w14:val="standardContextual"/>
          </w:rPr>
          <w:tab/>
        </w:r>
        <w:r w:rsidRPr="003A3C2B" w:rsidDel="003A3C2B">
          <w:rPr>
            <w:rStyle w:val="Hyperlink"/>
            <w:noProof/>
          </w:rPr>
          <w:delText>Codelist</w:delText>
        </w:r>
        <w:r w:rsidDel="003A3C2B">
          <w:rPr>
            <w:noProof/>
            <w:webHidden/>
          </w:rPr>
          <w:tab/>
          <w:delText>34</w:delText>
        </w:r>
      </w:del>
    </w:p>
    <w:p w14:paraId="0F29D3A9" w14:textId="63F3F205" w:rsidR="00C61FD2" w:rsidDel="003A3C2B" w:rsidRDefault="00C61FD2">
      <w:pPr>
        <w:pStyle w:val="TOC2"/>
        <w:tabs>
          <w:tab w:val="left" w:pos="880"/>
          <w:tab w:val="right" w:leader="dot" w:pos="8302"/>
        </w:tabs>
        <w:rPr>
          <w:del w:id="46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64" w:author="Matthew Nelson" w:date="2024-09-24T12:24:00Z" w16du:dateUtc="2024-09-24T11:24:00Z">
        <w:r w:rsidRPr="003A3C2B" w:rsidDel="003A3C2B">
          <w:rPr>
            <w:rStyle w:val="Hyperlink"/>
            <w:noProof/>
          </w:rPr>
          <w:delText>6.1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Codelist extension and discriminated unions</w:delText>
        </w:r>
        <w:r w:rsidDel="003A3C2B">
          <w:rPr>
            <w:noProof/>
            <w:webHidden/>
          </w:rPr>
          <w:tab/>
          <w:delText>34</w:delText>
        </w:r>
      </w:del>
    </w:p>
    <w:p w14:paraId="52A9ACAC" w14:textId="4260F439" w:rsidR="00C61FD2" w:rsidDel="003A3C2B" w:rsidRDefault="00C61FD2">
      <w:pPr>
        <w:pStyle w:val="TOC3"/>
        <w:tabs>
          <w:tab w:val="left" w:pos="1320"/>
          <w:tab w:val="right" w:leader="dot" w:pos="8302"/>
        </w:tabs>
        <w:rPr>
          <w:del w:id="46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66" w:author="Matthew Nelson" w:date="2024-09-24T12:24:00Z" w16du:dateUtc="2024-09-24T11:24:00Z">
        <w:r w:rsidRPr="003A3C2B" w:rsidDel="003A3C2B">
          <w:rPr>
            <w:rStyle w:val="Hyperlink"/>
            <w:noProof/>
          </w:rPr>
          <w:delText>6.1.1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Prefixing Code Ids</w:delText>
        </w:r>
        <w:r w:rsidDel="003A3C2B">
          <w:rPr>
            <w:noProof/>
            <w:webHidden/>
          </w:rPr>
          <w:tab/>
          <w:delText>35</w:delText>
        </w:r>
      </w:del>
    </w:p>
    <w:p w14:paraId="525217C1" w14:textId="0AB81B93" w:rsidR="00C61FD2" w:rsidDel="003A3C2B" w:rsidRDefault="00C61FD2">
      <w:pPr>
        <w:pStyle w:val="TOC3"/>
        <w:tabs>
          <w:tab w:val="left" w:pos="1320"/>
          <w:tab w:val="right" w:leader="dot" w:pos="8302"/>
        </w:tabs>
        <w:rPr>
          <w:del w:id="46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68" w:author="Matthew Nelson" w:date="2024-09-24T12:24:00Z" w16du:dateUtc="2024-09-24T11:24:00Z">
        <w:r w:rsidRPr="003A3C2B" w:rsidDel="003A3C2B">
          <w:rPr>
            <w:rStyle w:val="Hyperlink"/>
            <w:noProof/>
          </w:rPr>
          <w:delText>6.1.2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Including / Excluding Specific Codes</w:delText>
        </w:r>
        <w:r w:rsidDel="003A3C2B">
          <w:rPr>
            <w:noProof/>
            <w:webHidden/>
          </w:rPr>
          <w:tab/>
          <w:delText>35</w:delText>
        </w:r>
      </w:del>
    </w:p>
    <w:p w14:paraId="326615B7" w14:textId="64B577F0" w:rsidR="00C61FD2" w:rsidDel="003A3C2B" w:rsidRDefault="00C61FD2">
      <w:pPr>
        <w:pStyle w:val="TOC3"/>
        <w:tabs>
          <w:tab w:val="left" w:pos="1320"/>
          <w:tab w:val="right" w:leader="dot" w:pos="8302"/>
        </w:tabs>
        <w:rPr>
          <w:del w:id="46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70" w:author="Matthew Nelson" w:date="2024-09-24T12:24:00Z" w16du:dateUtc="2024-09-24T11:24:00Z">
        <w:r w:rsidRPr="003A3C2B" w:rsidDel="003A3C2B">
          <w:rPr>
            <w:rStyle w:val="Hyperlink"/>
            <w:noProof/>
          </w:rPr>
          <w:delText>6.1.3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Parent Ids</w:delText>
        </w:r>
        <w:r w:rsidDel="003A3C2B">
          <w:rPr>
            <w:noProof/>
            <w:webHidden/>
          </w:rPr>
          <w:tab/>
          <w:delText>36</w:delText>
        </w:r>
      </w:del>
    </w:p>
    <w:p w14:paraId="115BD5B7" w14:textId="6193C35B" w:rsidR="00C61FD2" w:rsidDel="003A3C2B" w:rsidRDefault="00C61FD2">
      <w:pPr>
        <w:pStyle w:val="TOC3"/>
        <w:tabs>
          <w:tab w:val="left" w:pos="1320"/>
          <w:tab w:val="right" w:leader="dot" w:pos="8302"/>
        </w:tabs>
        <w:rPr>
          <w:del w:id="47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72" w:author="Matthew Nelson" w:date="2024-09-24T12:24:00Z" w16du:dateUtc="2024-09-24T11:24:00Z">
        <w:r w:rsidRPr="003A3C2B" w:rsidDel="003A3C2B">
          <w:rPr>
            <w:rStyle w:val="Hyperlink"/>
            <w:noProof/>
          </w:rPr>
          <w:delText>6.1.4</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Discriminated Unions</w:delText>
        </w:r>
        <w:r w:rsidDel="003A3C2B">
          <w:rPr>
            <w:noProof/>
            <w:webHidden/>
          </w:rPr>
          <w:tab/>
          <w:delText>38</w:delText>
        </w:r>
      </w:del>
    </w:p>
    <w:p w14:paraId="0B2284DB" w14:textId="6F25417F" w:rsidR="00C61FD2" w:rsidDel="003A3C2B" w:rsidRDefault="00C61FD2">
      <w:pPr>
        <w:pStyle w:val="TOC2"/>
        <w:tabs>
          <w:tab w:val="left" w:pos="880"/>
          <w:tab w:val="right" w:leader="dot" w:pos="8302"/>
        </w:tabs>
        <w:rPr>
          <w:del w:id="47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74" w:author="Matthew Nelson" w:date="2024-09-24T12:24:00Z" w16du:dateUtc="2024-09-24T11:24:00Z">
        <w:r w:rsidRPr="003A3C2B" w:rsidDel="003A3C2B">
          <w:rPr>
            <w:rStyle w:val="Hyperlink"/>
            <w:noProof/>
          </w:rPr>
          <w:delText>6.2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Linking Hierarchies</w:delText>
        </w:r>
        <w:r w:rsidDel="003A3C2B">
          <w:rPr>
            <w:noProof/>
            <w:webHidden/>
          </w:rPr>
          <w:tab/>
          <w:delText>39</w:delText>
        </w:r>
      </w:del>
    </w:p>
    <w:p w14:paraId="464F81F3" w14:textId="2BF8A8E1" w:rsidR="00C61FD2" w:rsidDel="003A3C2B" w:rsidRDefault="00C61FD2">
      <w:pPr>
        <w:pStyle w:val="TOC1"/>
        <w:rPr>
          <w:del w:id="475"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del w:id="476" w:author="Matthew Nelson" w:date="2024-09-24T12:24:00Z" w16du:dateUtc="2024-09-24T11:24:00Z">
        <w:r w:rsidRPr="003A3C2B" w:rsidDel="003A3C2B">
          <w:rPr>
            <w:rStyle w:val="Hyperlink"/>
            <w:noProof/>
          </w:rPr>
          <w:delText>7</w:delText>
        </w:r>
        <w:r w:rsidDel="003A3C2B">
          <w:rPr>
            <w:rFonts w:asciiTheme="minorHAnsi" w:eastAsiaTheme="minorEastAsia" w:hAnsiTheme="minorHAnsi" w:cstheme="minorBidi"/>
            <w:b w:val="0"/>
            <w:noProof/>
            <w:kern w:val="2"/>
            <w:sz w:val="24"/>
            <w:szCs w:val="24"/>
            <w:lang w:eastAsia="en-GB"/>
            <w14:ligatures w14:val="standardContextual"/>
          </w:rPr>
          <w:tab/>
        </w:r>
        <w:r w:rsidRPr="003A3C2B" w:rsidDel="003A3C2B">
          <w:rPr>
            <w:rStyle w:val="Hyperlink"/>
            <w:noProof/>
          </w:rPr>
          <w:delText>Geospatial information support</w:delText>
        </w:r>
        <w:r w:rsidDel="003A3C2B">
          <w:rPr>
            <w:noProof/>
            <w:webHidden/>
          </w:rPr>
          <w:tab/>
          <w:delText>41</w:delText>
        </w:r>
      </w:del>
    </w:p>
    <w:p w14:paraId="7339308C" w14:textId="01D591F6" w:rsidR="00C61FD2" w:rsidDel="003A3C2B" w:rsidRDefault="00C61FD2">
      <w:pPr>
        <w:pStyle w:val="TOC2"/>
        <w:tabs>
          <w:tab w:val="left" w:pos="880"/>
          <w:tab w:val="right" w:leader="dot" w:pos="8302"/>
        </w:tabs>
        <w:rPr>
          <w:del w:id="47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78" w:author="Matthew Nelson" w:date="2024-09-24T12:24:00Z" w16du:dateUtc="2024-09-24T11:24:00Z">
        <w:r w:rsidRPr="003A3C2B" w:rsidDel="003A3C2B">
          <w:rPr>
            <w:rStyle w:val="Hyperlink"/>
            <w:noProof/>
            <w:lang w:val="en-US"/>
          </w:rPr>
          <w:delText>7.1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lang w:val="en-US"/>
          </w:rPr>
          <w:delText>Indirect Reference to Geospatial Information.</w:delText>
        </w:r>
        <w:r w:rsidDel="003A3C2B">
          <w:rPr>
            <w:noProof/>
            <w:webHidden/>
          </w:rPr>
          <w:tab/>
          <w:delText>41</w:delText>
        </w:r>
      </w:del>
    </w:p>
    <w:p w14:paraId="740872ED" w14:textId="3889D4AA" w:rsidR="00C61FD2" w:rsidDel="003A3C2B" w:rsidRDefault="00C61FD2">
      <w:pPr>
        <w:pStyle w:val="TOC2"/>
        <w:tabs>
          <w:tab w:val="left" w:pos="880"/>
          <w:tab w:val="right" w:leader="dot" w:pos="8302"/>
        </w:tabs>
        <w:rPr>
          <w:del w:id="47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80" w:author="Matthew Nelson" w:date="2024-09-24T12:24:00Z" w16du:dateUtc="2024-09-24T11:24:00Z">
        <w:r w:rsidRPr="003A3C2B" w:rsidDel="003A3C2B">
          <w:rPr>
            <w:rStyle w:val="Hyperlink"/>
            <w:noProof/>
            <w:lang w:val="en-US"/>
          </w:rPr>
          <w:delText>7.2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lang w:val="en-US"/>
          </w:rPr>
          <w:delText>Geographic Coordinates</w:delText>
        </w:r>
        <w:r w:rsidDel="003A3C2B">
          <w:rPr>
            <w:noProof/>
            <w:webHidden/>
          </w:rPr>
          <w:tab/>
          <w:delText>42</w:delText>
        </w:r>
      </w:del>
    </w:p>
    <w:p w14:paraId="032DE8E9" w14:textId="06798111" w:rsidR="00C61FD2" w:rsidDel="003A3C2B" w:rsidRDefault="00C61FD2">
      <w:pPr>
        <w:pStyle w:val="TOC2"/>
        <w:tabs>
          <w:tab w:val="left" w:pos="880"/>
          <w:tab w:val="right" w:leader="dot" w:pos="8302"/>
        </w:tabs>
        <w:rPr>
          <w:del w:id="48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82" w:author="Matthew Nelson" w:date="2024-09-24T12:24:00Z" w16du:dateUtc="2024-09-24T11:24:00Z">
        <w:r w:rsidRPr="003A3C2B" w:rsidDel="003A3C2B">
          <w:rPr>
            <w:rStyle w:val="Hyperlink"/>
            <w:noProof/>
            <w:lang w:val="en-US"/>
          </w:rPr>
          <w:delText>7.3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lang w:val="en-US"/>
          </w:rPr>
          <w:delText>A Geographic Codelist</w:delText>
        </w:r>
        <w:r w:rsidDel="003A3C2B">
          <w:rPr>
            <w:noProof/>
            <w:webHidden/>
          </w:rPr>
          <w:tab/>
          <w:delText>45</w:delText>
        </w:r>
      </w:del>
    </w:p>
    <w:p w14:paraId="134CDB09" w14:textId="500BE17E" w:rsidR="00C61FD2" w:rsidDel="003A3C2B" w:rsidRDefault="00C61FD2">
      <w:pPr>
        <w:pStyle w:val="TOC1"/>
        <w:rPr>
          <w:del w:id="483"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del w:id="484" w:author="Matthew Nelson" w:date="2024-09-24T12:24:00Z" w16du:dateUtc="2024-09-24T11:24:00Z">
        <w:r w:rsidRPr="003A3C2B" w:rsidDel="003A3C2B">
          <w:rPr>
            <w:rStyle w:val="Hyperlink"/>
            <w:noProof/>
          </w:rPr>
          <w:delText>8</w:delText>
        </w:r>
        <w:r w:rsidDel="003A3C2B">
          <w:rPr>
            <w:rFonts w:asciiTheme="minorHAnsi" w:eastAsiaTheme="minorEastAsia" w:hAnsiTheme="minorHAnsi" w:cstheme="minorBidi"/>
            <w:b w:val="0"/>
            <w:noProof/>
            <w:kern w:val="2"/>
            <w:sz w:val="24"/>
            <w:szCs w:val="24"/>
            <w:lang w:eastAsia="en-GB"/>
            <w14:ligatures w14:val="standardContextual"/>
          </w:rPr>
          <w:tab/>
        </w:r>
        <w:r w:rsidRPr="003A3C2B" w:rsidDel="003A3C2B">
          <w:rPr>
            <w:rStyle w:val="Hyperlink"/>
            <w:noProof/>
          </w:rPr>
          <w:delText>Maintenance Agencies and Metadata Providers</w:delText>
        </w:r>
        <w:r w:rsidDel="003A3C2B">
          <w:rPr>
            <w:noProof/>
            <w:webHidden/>
          </w:rPr>
          <w:tab/>
          <w:delText>48</w:delText>
        </w:r>
      </w:del>
    </w:p>
    <w:p w14:paraId="067B9814" w14:textId="428A148A" w:rsidR="00C61FD2" w:rsidDel="003A3C2B" w:rsidRDefault="00C61FD2">
      <w:pPr>
        <w:pStyle w:val="TOC1"/>
        <w:rPr>
          <w:del w:id="485"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del w:id="486" w:author="Matthew Nelson" w:date="2024-09-24T12:24:00Z" w16du:dateUtc="2024-09-24T11:24:00Z">
        <w:r w:rsidRPr="003A3C2B" w:rsidDel="003A3C2B">
          <w:rPr>
            <w:rStyle w:val="Hyperlink"/>
            <w:noProof/>
          </w:rPr>
          <w:delText>9</w:delText>
        </w:r>
        <w:r w:rsidDel="003A3C2B">
          <w:rPr>
            <w:rFonts w:asciiTheme="minorHAnsi" w:eastAsiaTheme="minorEastAsia" w:hAnsiTheme="minorHAnsi" w:cstheme="minorBidi"/>
            <w:b w:val="0"/>
            <w:noProof/>
            <w:kern w:val="2"/>
            <w:sz w:val="24"/>
            <w:szCs w:val="24"/>
            <w:lang w:eastAsia="en-GB"/>
            <w14:ligatures w14:val="standardContextual"/>
          </w:rPr>
          <w:tab/>
        </w:r>
        <w:r w:rsidRPr="003A3C2B" w:rsidDel="003A3C2B">
          <w:rPr>
            <w:rStyle w:val="Hyperlink"/>
            <w:noProof/>
          </w:rPr>
          <w:delText>Concept Roles</w:delText>
        </w:r>
        <w:r w:rsidDel="003A3C2B">
          <w:rPr>
            <w:noProof/>
            <w:webHidden/>
          </w:rPr>
          <w:tab/>
          <w:delText>51</w:delText>
        </w:r>
      </w:del>
    </w:p>
    <w:p w14:paraId="4E85FD66" w14:textId="45E81B1D" w:rsidR="00C61FD2" w:rsidDel="003A3C2B" w:rsidRDefault="00C61FD2">
      <w:pPr>
        <w:pStyle w:val="TOC2"/>
        <w:tabs>
          <w:tab w:val="left" w:pos="880"/>
          <w:tab w:val="right" w:leader="dot" w:pos="8302"/>
        </w:tabs>
        <w:rPr>
          <w:del w:id="48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88" w:author="Matthew Nelson" w:date="2024-09-24T12:24:00Z" w16du:dateUtc="2024-09-24T11:24:00Z">
        <w:r w:rsidRPr="003A3C2B" w:rsidDel="003A3C2B">
          <w:rPr>
            <w:rStyle w:val="Hyperlink"/>
            <w:noProof/>
          </w:rPr>
          <w:delText>9.1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Overview</w:delText>
        </w:r>
        <w:r w:rsidDel="003A3C2B">
          <w:rPr>
            <w:noProof/>
            <w:webHidden/>
          </w:rPr>
          <w:tab/>
          <w:delText>51</w:delText>
        </w:r>
      </w:del>
    </w:p>
    <w:p w14:paraId="05570C7F" w14:textId="5F48E950" w:rsidR="00C61FD2" w:rsidDel="003A3C2B" w:rsidRDefault="00C61FD2">
      <w:pPr>
        <w:pStyle w:val="TOC2"/>
        <w:tabs>
          <w:tab w:val="left" w:pos="880"/>
          <w:tab w:val="right" w:leader="dot" w:pos="8302"/>
        </w:tabs>
        <w:rPr>
          <w:del w:id="48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90" w:author="Matthew Nelson" w:date="2024-09-24T12:24:00Z" w16du:dateUtc="2024-09-24T11:24:00Z">
        <w:r w:rsidRPr="003A3C2B" w:rsidDel="003A3C2B">
          <w:rPr>
            <w:rStyle w:val="Hyperlink"/>
            <w:noProof/>
          </w:rPr>
          <w:delText>9.2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Information Model</w:delText>
        </w:r>
        <w:r w:rsidDel="003A3C2B">
          <w:rPr>
            <w:noProof/>
            <w:webHidden/>
          </w:rPr>
          <w:tab/>
          <w:delText>51</w:delText>
        </w:r>
      </w:del>
    </w:p>
    <w:p w14:paraId="778720D3" w14:textId="2A0E3174" w:rsidR="00C61FD2" w:rsidDel="003A3C2B" w:rsidRDefault="00C61FD2">
      <w:pPr>
        <w:pStyle w:val="TOC2"/>
        <w:tabs>
          <w:tab w:val="left" w:pos="880"/>
          <w:tab w:val="right" w:leader="dot" w:pos="8302"/>
        </w:tabs>
        <w:rPr>
          <w:del w:id="49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92" w:author="Matthew Nelson" w:date="2024-09-24T12:24:00Z" w16du:dateUtc="2024-09-24T11:24:00Z">
        <w:r w:rsidRPr="003A3C2B" w:rsidDel="003A3C2B">
          <w:rPr>
            <w:rStyle w:val="Hyperlink"/>
            <w:noProof/>
          </w:rPr>
          <w:delText>9.3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Technical Mechanism</w:delText>
        </w:r>
        <w:r w:rsidDel="003A3C2B">
          <w:rPr>
            <w:noProof/>
            <w:webHidden/>
          </w:rPr>
          <w:tab/>
          <w:delText>51</w:delText>
        </w:r>
      </w:del>
    </w:p>
    <w:p w14:paraId="160343CE" w14:textId="34A449CA" w:rsidR="00C61FD2" w:rsidDel="003A3C2B" w:rsidRDefault="00C61FD2">
      <w:pPr>
        <w:pStyle w:val="TOC2"/>
        <w:tabs>
          <w:tab w:val="left" w:pos="880"/>
          <w:tab w:val="right" w:leader="dot" w:pos="8302"/>
        </w:tabs>
        <w:rPr>
          <w:del w:id="49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94" w:author="Matthew Nelson" w:date="2024-09-24T12:24:00Z" w16du:dateUtc="2024-09-24T11:24:00Z">
        <w:r w:rsidRPr="003A3C2B" w:rsidDel="003A3C2B">
          <w:rPr>
            <w:rStyle w:val="Hyperlink"/>
            <w:noProof/>
          </w:rPr>
          <w:delText>9.4</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SDMX-ML Examples in a DSD</w:delText>
        </w:r>
        <w:r w:rsidDel="003A3C2B">
          <w:rPr>
            <w:noProof/>
            <w:webHidden/>
          </w:rPr>
          <w:tab/>
          <w:delText>52</w:delText>
        </w:r>
      </w:del>
    </w:p>
    <w:p w14:paraId="164CE0C6" w14:textId="6981C779" w:rsidR="00C61FD2" w:rsidDel="003A3C2B" w:rsidRDefault="00C61FD2">
      <w:pPr>
        <w:pStyle w:val="TOC2"/>
        <w:tabs>
          <w:tab w:val="left" w:pos="880"/>
          <w:tab w:val="right" w:leader="dot" w:pos="8302"/>
        </w:tabs>
        <w:rPr>
          <w:del w:id="49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496" w:author="Matthew Nelson" w:date="2024-09-24T12:24:00Z" w16du:dateUtc="2024-09-24T11:24:00Z">
        <w:r w:rsidRPr="003A3C2B" w:rsidDel="003A3C2B">
          <w:rPr>
            <w:rStyle w:val="Hyperlink"/>
            <w:noProof/>
          </w:rPr>
          <w:delText>9.5</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SDMX standard roles Concept Scheme</w:delText>
        </w:r>
        <w:r w:rsidDel="003A3C2B">
          <w:rPr>
            <w:noProof/>
            <w:webHidden/>
          </w:rPr>
          <w:tab/>
          <w:delText>53</w:delText>
        </w:r>
      </w:del>
    </w:p>
    <w:p w14:paraId="1E57C27B" w14:textId="7D0D480F" w:rsidR="00C61FD2" w:rsidDel="003A3C2B" w:rsidRDefault="00C61FD2">
      <w:pPr>
        <w:pStyle w:val="TOC1"/>
        <w:rPr>
          <w:del w:id="497"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del w:id="498" w:author="Matthew Nelson" w:date="2024-09-24T12:24:00Z" w16du:dateUtc="2024-09-24T11:24:00Z">
        <w:r w:rsidRPr="003A3C2B" w:rsidDel="003A3C2B">
          <w:rPr>
            <w:rStyle w:val="Hyperlink"/>
            <w:noProof/>
          </w:rPr>
          <w:delText>10</w:delText>
        </w:r>
        <w:r w:rsidDel="003A3C2B">
          <w:rPr>
            <w:rFonts w:asciiTheme="minorHAnsi" w:eastAsiaTheme="minorEastAsia" w:hAnsiTheme="minorHAnsi" w:cstheme="minorBidi"/>
            <w:b w:val="0"/>
            <w:noProof/>
            <w:kern w:val="2"/>
            <w:sz w:val="24"/>
            <w:szCs w:val="24"/>
            <w:lang w:eastAsia="en-GB"/>
            <w14:ligatures w14:val="standardContextual"/>
          </w:rPr>
          <w:tab/>
        </w:r>
        <w:r w:rsidRPr="003A3C2B" w:rsidDel="003A3C2B">
          <w:rPr>
            <w:rStyle w:val="Hyperlink"/>
            <w:noProof/>
          </w:rPr>
          <w:delText>Constraints</w:delText>
        </w:r>
        <w:r w:rsidDel="003A3C2B">
          <w:rPr>
            <w:noProof/>
            <w:webHidden/>
          </w:rPr>
          <w:tab/>
          <w:delText>55</w:delText>
        </w:r>
      </w:del>
    </w:p>
    <w:p w14:paraId="27CCA527" w14:textId="47C4185F" w:rsidR="00C61FD2" w:rsidDel="003A3C2B" w:rsidRDefault="00C61FD2">
      <w:pPr>
        <w:pStyle w:val="TOC2"/>
        <w:tabs>
          <w:tab w:val="left" w:pos="1100"/>
          <w:tab w:val="right" w:leader="dot" w:pos="8302"/>
        </w:tabs>
        <w:rPr>
          <w:del w:id="49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00" w:author="Matthew Nelson" w:date="2024-09-24T12:24:00Z" w16du:dateUtc="2024-09-24T11:24:00Z">
        <w:r w:rsidRPr="003A3C2B" w:rsidDel="003A3C2B">
          <w:rPr>
            <w:rStyle w:val="Hyperlink"/>
            <w:noProof/>
          </w:rPr>
          <w:delText>10.1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Introduction</w:delText>
        </w:r>
        <w:r w:rsidDel="003A3C2B">
          <w:rPr>
            <w:noProof/>
            <w:webHidden/>
          </w:rPr>
          <w:tab/>
          <w:delText>55</w:delText>
        </w:r>
      </w:del>
    </w:p>
    <w:p w14:paraId="70E8930B" w14:textId="13F264F7" w:rsidR="00C61FD2" w:rsidDel="003A3C2B" w:rsidRDefault="00C61FD2">
      <w:pPr>
        <w:pStyle w:val="TOC2"/>
        <w:tabs>
          <w:tab w:val="left" w:pos="1100"/>
          <w:tab w:val="right" w:leader="dot" w:pos="8302"/>
        </w:tabs>
        <w:rPr>
          <w:del w:id="50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02" w:author="Matthew Nelson" w:date="2024-09-24T12:24:00Z" w16du:dateUtc="2024-09-24T11:24:00Z">
        <w:r w:rsidRPr="003A3C2B" w:rsidDel="003A3C2B">
          <w:rPr>
            <w:rStyle w:val="Hyperlink"/>
            <w:noProof/>
          </w:rPr>
          <w:delText>10.2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Dimension Constraint</w:delText>
        </w:r>
        <w:r w:rsidDel="003A3C2B">
          <w:rPr>
            <w:noProof/>
            <w:webHidden/>
          </w:rPr>
          <w:tab/>
          <w:delText>55</w:delText>
        </w:r>
      </w:del>
    </w:p>
    <w:p w14:paraId="255E10F2" w14:textId="5355EA36" w:rsidR="00C61FD2" w:rsidDel="003A3C2B" w:rsidRDefault="00C61FD2">
      <w:pPr>
        <w:pStyle w:val="TOC3"/>
        <w:tabs>
          <w:tab w:val="left" w:pos="1320"/>
          <w:tab w:val="right" w:leader="dot" w:pos="8302"/>
        </w:tabs>
        <w:rPr>
          <w:del w:id="50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04" w:author="Matthew Nelson" w:date="2024-09-24T12:24:00Z" w16du:dateUtc="2024-09-24T11:24:00Z">
        <w:r w:rsidRPr="003A3C2B" w:rsidDel="003A3C2B">
          <w:rPr>
            <w:rStyle w:val="Hyperlink"/>
            <w:noProof/>
          </w:rPr>
          <w:delText>10.2.1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Rules for a Dimension Constraint</w:delText>
        </w:r>
        <w:r w:rsidDel="003A3C2B">
          <w:rPr>
            <w:noProof/>
            <w:webHidden/>
          </w:rPr>
          <w:tab/>
          <w:delText>55</w:delText>
        </w:r>
      </w:del>
    </w:p>
    <w:p w14:paraId="24BCE8CF" w14:textId="12D7F8C0" w:rsidR="00C61FD2" w:rsidDel="003A3C2B" w:rsidRDefault="00C61FD2">
      <w:pPr>
        <w:pStyle w:val="TOC2"/>
        <w:tabs>
          <w:tab w:val="right" w:leader="dot" w:pos="8302"/>
        </w:tabs>
        <w:rPr>
          <w:del w:id="50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06" w:author="Matthew Nelson" w:date="2024-09-24T12:24:00Z" w16du:dateUtc="2024-09-24T11:24:00Z">
        <w:r w:rsidRPr="003A3C2B" w:rsidDel="003A3C2B">
          <w:rPr>
            <w:rStyle w:val="Hyperlink"/>
            <w:noProof/>
          </w:rPr>
          <w:delText>Data Constraint</w:delText>
        </w:r>
        <w:r w:rsidDel="003A3C2B">
          <w:rPr>
            <w:noProof/>
            <w:webHidden/>
          </w:rPr>
          <w:tab/>
          <w:delText>56</w:delText>
        </w:r>
      </w:del>
    </w:p>
    <w:p w14:paraId="7E3C1F51" w14:textId="5FE9A75B" w:rsidR="00C61FD2" w:rsidDel="003A3C2B" w:rsidRDefault="00C61FD2">
      <w:pPr>
        <w:pStyle w:val="TOC2"/>
        <w:tabs>
          <w:tab w:val="left" w:pos="1100"/>
          <w:tab w:val="right" w:leader="dot" w:pos="8302"/>
        </w:tabs>
        <w:rPr>
          <w:del w:id="50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08" w:author="Matthew Nelson" w:date="2024-09-24T12:24:00Z" w16du:dateUtc="2024-09-24T11:24:00Z">
        <w:r w:rsidRPr="003A3C2B" w:rsidDel="003A3C2B">
          <w:rPr>
            <w:rStyle w:val="Hyperlink"/>
            <w:noProof/>
          </w:rPr>
          <w:delText>10.3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Rules for a Data Constraint</w:delText>
        </w:r>
        <w:r w:rsidDel="003A3C2B">
          <w:rPr>
            <w:noProof/>
            <w:webHidden/>
          </w:rPr>
          <w:tab/>
          <w:delText>56</w:delText>
        </w:r>
      </w:del>
    </w:p>
    <w:p w14:paraId="638A69A0" w14:textId="44AB72B9" w:rsidR="00C61FD2" w:rsidDel="003A3C2B" w:rsidRDefault="00C61FD2">
      <w:pPr>
        <w:pStyle w:val="TOC3"/>
        <w:tabs>
          <w:tab w:val="left" w:pos="1320"/>
          <w:tab w:val="right" w:leader="dot" w:pos="8302"/>
        </w:tabs>
        <w:rPr>
          <w:del w:id="50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10" w:author="Matthew Nelson" w:date="2024-09-24T12:24:00Z" w16du:dateUtc="2024-09-24T11:24:00Z">
        <w:r w:rsidRPr="003A3C2B" w:rsidDel="003A3C2B">
          <w:rPr>
            <w:rStyle w:val="Hyperlink"/>
            <w:noProof/>
          </w:rPr>
          <w:delText>10.3.1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Scope of a Data Constraint</w:delText>
        </w:r>
        <w:r w:rsidDel="003A3C2B">
          <w:rPr>
            <w:noProof/>
            <w:webHidden/>
          </w:rPr>
          <w:tab/>
          <w:delText>56</w:delText>
        </w:r>
      </w:del>
    </w:p>
    <w:p w14:paraId="5002FB10" w14:textId="084817BF" w:rsidR="00C61FD2" w:rsidDel="003A3C2B" w:rsidRDefault="00C61FD2">
      <w:pPr>
        <w:pStyle w:val="TOC3"/>
        <w:tabs>
          <w:tab w:val="left" w:pos="1320"/>
          <w:tab w:val="right" w:leader="dot" w:pos="8302"/>
        </w:tabs>
        <w:rPr>
          <w:del w:id="51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12" w:author="Matthew Nelson" w:date="2024-09-24T12:24:00Z" w16du:dateUtc="2024-09-24T11:24:00Z">
        <w:r w:rsidRPr="003A3C2B" w:rsidDel="003A3C2B">
          <w:rPr>
            <w:rStyle w:val="Hyperlink"/>
            <w:noProof/>
          </w:rPr>
          <w:delText>10.3.2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Multiple Constraints</w:delText>
        </w:r>
        <w:r w:rsidDel="003A3C2B">
          <w:rPr>
            <w:noProof/>
            <w:webHidden/>
          </w:rPr>
          <w:tab/>
          <w:delText>56</w:delText>
        </w:r>
      </w:del>
    </w:p>
    <w:p w14:paraId="1D6669C9" w14:textId="5C03B106" w:rsidR="00C61FD2" w:rsidDel="003A3C2B" w:rsidRDefault="00C61FD2">
      <w:pPr>
        <w:pStyle w:val="TOC3"/>
        <w:tabs>
          <w:tab w:val="left" w:pos="1320"/>
          <w:tab w:val="right" w:leader="dot" w:pos="8302"/>
        </w:tabs>
        <w:rPr>
          <w:del w:id="51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14" w:author="Matthew Nelson" w:date="2024-09-24T12:24:00Z" w16du:dateUtc="2024-09-24T11:24:00Z">
        <w:r w:rsidRPr="003A3C2B" w:rsidDel="003A3C2B">
          <w:rPr>
            <w:rStyle w:val="Hyperlink"/>
            <w:noProof/>
          </w:rPr>
          <w:delText>10.3.3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Inheritance of a Constraint</w:delText>
        </w:r>
        <w:r w:rsidDel="003A3C2B">
          <w:rPr>
            <w:noProof/>
            <w:webHidden/>
          </w:rPr>
          <w:tab/>
          <w:delText>57</w:delText>
        </w:r>
      </w:del>
    </w:p>
    <w:p w14:paraId="7CF4F6BE" w14:textId="290C609A" w:rsidR="00C61FD2" w:rsidDel="003A3C2B" w:rsidRDefault="00C61FD2">
      <w:pPr>
        <w:pStyle w:val="TOC3"/>
        <w:tabs>
          <w:tab w:val="left" w:pos="1320"/>
          <w:tab w:val="right" w:leader="dot" w:pos="8302"/>
        </w:tabs>
        <w:rPr>
          <w:del w:id="51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16" w:author="Matthew Nelson" w:date="2024-09-24T12:24:00Z" w16du:dateUtc="2024-09-24T11:24:00Z">
        <w:r w:rsidRPr="003A3C2B" w:rsidDel="003A3C2B">
          <w:rPr>
            <w:rStyle w:val="Hyperlink"/>
            <w:noProof/>
          </w:rPr>
          <w:delText>10.3.4</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Constraints Examples</w:delText>
        </w:r>
        <w:r w:rsidDel="003A3C2B">
          <w:rPr>
            <w:noProof/>
            <w:webHidden/>
          </w:rPr>
          <w:tab/>
          <w:delText>59</w:delText>
        </w:r>
      </w:del>
    </w:p>
    <w:p w14:paraId="5CAAD61A" w14:textId="3FE579AF" w:rsidR="00C61FD2" w:rsidDel="003A3C2B" w:rsidRDefault="00C61FD2">
      <w:pPr>
        <w:pStyle w:val="TOC1"/>
        <w:rPr>
          <w:del w:id="517"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del w:id="518" w:author="Matthew Nelson" w:date="2024-09-24T12:24:00Z" w16du:dateUtc="2024-09-24T11:24:00Z">
        <w:r w:rsidRPr="003A3C2B" w:rsidDel="003A3C2B">
          <w:rPr>
            <w:rStyle w:val="Hyperlink"/>
            <w:noProof/>
          </w:rPr>
          <w:delText>11</w:delText>
        </w:r>
        <w:r w:rsidDel="003A3C2B">
          <w:rPr>
            <w:rFonts w:asciiTheme="minorHAnsi" w:eastAsiaTheme="minorEastAsia" w:hAnsiTheme="minorHAnsi" w:cstheme="minorBidi"/>
            <w:b w:val="0"/>
            <w:noProof/>
            <w:kern w:val="2"/>
            <w:sz w:val="24"/>
            <w:szCs w:val="24"/>
            <w:lang w:eastAsia="en-GB"/>
            <w14:ligatures w14:val="standardContextual"/>
          </w:rPr>
          <w:tab/>
        </w:r>
        <w:r w:rsidRPr="003A3C2B" w:rsidDel="003A3C2B">
          <w:rPr>
            <w:rStyle w:val="Hyperlink"/>
            <w:noProof/>
          </w:rPr>
          <w:delText>Transforming between versions of SDMX</w:delText>
        </w:r>
        <w:r w:rsidDel="003A3C2B">
          <w:rPr>
            <w:noProof/>
            <w:webHidden/>
          </w:rPr>
          <w:tab/>
          <w:delText>67</w:delText>
        </w:r>
      </w:del>
    </w:p>
    <w:p w14:paraId="20E47FAF" w14:textId="48B9DEB9" w:rsidR="00C61FD2" w:rsidDel="003A3C2B" w:rsidRDefault="00C61FD2">
      <w:pPr>
        <w:pStyle w:val="TOC2"/>
        <w:tabs>
          <w:tab w:val="left" w:pos="1100"/>
          <w:tab w:val="right" w:leader="dot" w:pos="8302"/>
        </w:tabs>
        <w:rPr>
          <w:del w:id="51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20" w:author="Matthew Nelson" w:date="2024-09-24T12:24:00Z" w16du:dateUtc="2024-09-24T11:24:00Z">
        <w:r w:rsidRPr="003A3C2B" w:rsidDel="003A3C2B">
          <w:rPr>
            <w:rStyle w:val="Hyperlink"/>
            <w:noProof/>
          </w:rPr>
          <w:delText>11.1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Scope</w:delText>
        </w:r>
        <w:r w:rsidDel="003A3C2B">
          <w:rPr>
            <w:noProof/>
            <w:webHidden/>
          </w:rPr>
          <w:tab/>
          <w:delText>67</w:delText>
        </w:r>
      </w:del>
    </w:p>
    <w:p w14:paraId="7903270D" w14:textId="37A42A90" w:rsidR="00C61FD2" w:rsidDel="003A3C2B" w:rsidRDefault="00C61FD2">
      <w:pPr>
        <w:pStyle w:val="TOC2"/>
        <w:tabs>
          <w:tab w:val="left" w:pos="1100"/>
          <w:tab w:val="right" w:leader="dot" w:pos="8302"/>
        </w:tabs>
        <w:rPr>
          <w:del w:id="52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22" w:author="Matthew Nelson" w:date="2024-09-24T12:24:00Z" w16du:dateUtc="2024-09-24T11:24:00Z">
        <w:r w:rsidRPr="003A3C2B" w:rsidDel="003A3C2B">
          <w:rPr>
            <w:rStyle w:val="Hyperlink"/>
            <w:noProof/>
          </w:rPr>
          <w:delText>11.2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Compatibility and new DSD features</w:delText>
        </w:r>
        <w:r w:rsidDel="003A3C2B">
          <w:rPr>
            <w:noProof/>
            <w:webHidden/>
          </w:rPr>
          <w:tab/>
          <w:delText>67</w:delText>
        </w:r>
      </w:del>
    </w:p>
    <w:p w14:paraId="08FE0CB2" w14:textId="2D908CC1" w:rsidR="00C61FD2" w:rsidDel="003A3C2B" w:rsidRDefault="00C61FD2">
      <w:pPr>
        <w:pStyle w:val="TOC1"/>
        <w:rPr>
          <w:del w:id="523"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del w:id="524" w:author="Matthew Nelson" w:date="2024-09-24T12:24:00Z" w16du:dateUtc="2024-09-24T11:24:00Z">
        <w:r w:rsidRPr="003A3C2B" w:rsidDel="003A3C2B">
          <w:rPr>
            <w:rStyle w:val="Hyperlink"/>
            <w:noProof/>
          </w:rPr>
          <w:delText>12</w:delText>
        </w:r>
        <w:r w:rsidDel="003A3C2B">
          <w:rPr>
            <w:rFonts w:asciiTheme="minorHAnsi" w:eastAsiaTheme="minorEastAsia" w:hAnsiTheme="minorHAnsi" w:cstheme="minorBidi"/>
            <w:b w:val="0"/>
            <w:noProof/>
            <w:kern w:val="2"/>
            <w:sz w:val="24"/>
            <w:szCs w:val="24"/>
            <w:lang w:eastAsia="en-GB"/>
            <w14:ligatures w14:val="standardContextual"/>
          </w:rPr>
          <w:tab/>
        </w:r>
        <w:r w:rsidRPr="003A3C2B" w:rsidDel="003A3C2B">
          <w:rPr>
            <w:rStyle w:val="Hyperlink"/>
            <w:noProof/>
          </w:rPr>
          <w:delText>Validation and Transformation Language (VTL)</w:delText>
        </w:r>
        <w:r w:rsidDel="003A3C2B">
          <w:rPr>
            <w:noProof/>
            <w:webHidden/>
          </w:rPr>
          <w:tab/>
          <w:delText>68</w:delText>
        </w:r>
      </w:del>
    </w:p>
    <w:p w14:paraId="1539BC98" w14:textId="5F9F2087" w:rsidR="00C61FD2" w:rsidDel="003A3C2B" w:rsidRDefault="00C61FD2">
      <w:pPr>
        <w:pStyle w:val="TOC2"/>
        <w:tabs>
          <w:tab w:val="left" w:pos="1100"/>
          <w:tab w:val="right" w:leader="dot" w:pos="8302"/>
        </w:tabs>
        <w:rPr>
          <w:del w:id="52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26" w:author="Matthew Nelson" w:date="2024-09-24T12:24:00Z" w16du:dateUtc="2024-09-24T11:24:00Z">
        <w:r w:rsidRPr="003A3C2B" w:rsidDel="003A3C2B">
          <w:rPr>
            <w:rStyle w:val="Hyperlink"/>
            <w:noProof/>
          </w:rPr>
          <w:delText>12.1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Introduction</w:delText>
        </w:r>
        <w:r w:rsidDel="003A3C2B">
          <w:rPr>
            <w:noProof/>
            <w:webHidden/>
          </w:rPr>
          <w:tab/>
          <w:delText>68</w:delText>
        </w:r>
      </w:del>
    </w:p>
    <w:p w14:paraId="6304C1F9" w14:textId="75C03C5D" w:rsidR="00C61FD2" w:rsidDel="003A3C2B" w:rsidRDefault="00C61FD2">
      <w:pPr>
        <w:pStyle w:val="TOC2"/>
        <w:tabs>
          <w:tab w:val="left" w:pos="1100"/>
          <w:tab w:val="right" w:leader="dot" w:pos="8302"/>
        </w:tabs>
        <w:rPr>
          <w:del w:id="52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28" w:author="Matthew Nelson" w:date="2024-09-24T12:24:00Z" w16du:dateUtc="2024-09-24T11:24:00Z">
        <w:r w:rsidRPr="003A3C2B" w:rsidDel="003A3C2B">
          <w:rPr>
            <w:rStyle w:val="Hyperlink"/>
            <w:noProof/>
          </w:rPr>
          <w:delText>12.2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References to SDMX artefacts from VTL statements</w:delText>
        </w:r>
        <w:r w:rsidDel="003A3C2B">
          <w:rPr>
            <w:noProof/>
            <w:webHidden/>
          </w:rPr>
          <w:tab/>
          <w:delText>69</w:delText>
        </w:r>
      </w:del>
    </w:p>
    <w:p w14:paraId="4892547C" w14:textId="302C7B2B" w:rsidR="00C61FD2" w:rsidDel="003A3C2B" w:rsidRDefault="00C61FD2">
      <w:pPr>
        <w:pStyle w:val="TOC3"/>
        <w:tabs>
          <w:tab w:val="left" w:pos="1320"/>
          <w:tab w:val="right" w:leader="dot" w:pos="8302"/>
        </w:tabs>
        <w:rPr>
          <w:del w:id="52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30" w:author="Matthew Nelson" w:date="2024-09-24T12:24:00Z" w16du:dateUtc="2024-09-24T11:24:00Z">
        <w:r w:rsidRPr="003A3C2B" w:rsidDel="003A3C2B">
          <w:rPr>
            <w:rStyle w:val="Hyperlink"/>
            <w:noProof/>
          </w:rPr>
          <w:delText>12.2.1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Introduction</w:delText>
        </w:r>
        <w:r w:rsidDel="003A3C2B">
          <w:rPr>
            <w:noProof/>
            <w:webHidden/>
          </w:rPr>
          <w:tab/>
          <w:delText>69</w:delText>
        </w:r>
      </w:del>
    </w:p>
    <w:p w14:paraId="30BFE985" w14:textId="35E78279" w:rsidR="00C61FD2" w:rsidDel="003A3C2B" w:rsidRDefault="00C61FD2">
      <w:pPr>
        <w:pStyle w:val="TOC3"/>
        <w:tabs>
          <w:tab w:val="left" w:pos="1320"/>
          <w:tab w:val="right" w:leader="dot" w:pos="8302"/>
        </w:tabs>
        <w:rPr>
          <w:del w:id="53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32" w:author="Matthew Nelson" w:date="2024-09-24T12:24:00Z" w16du:dateUtc="2024-09-24T11:24:00Z">
        <w:r w:rsidRPr="003A3C2B" w:rsidDel="003A3C2B">
          <w:rPr>
            <w:rStyle w:val="Hyperlink"/>
            <w:noProof/>
          </w:rPr>
          <w:delText>12.2.2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References through the URN</w:delText>
        </w:r>
        <w:r w:rsidDel="003A3C2B">
          <w:rPr>
            <w:noProof/>
            <w:webHidden/>
          </w:rPr>
          <w:tab/>
          <w:delText>69</w:delText>
        </w:r>
      </w:del>
    </w:p>
    <w:p w14:paraId="4D6E704D" w14:textId="0E4CCE37" w:rsidR="00C61FD2" w:rsidDel="003A3C2B" w:rsidRDefault="00C61FD2">
      <w:pPr>
        <w:pStyle w:val="TOC3"/>
        <w:tabs>
          <w:tab w:val="left" w:pos="1320"/>
          <w:tab w:val="right" w:leader="dot" w:pos="8302"/>
        </w:tabs>
        <w:rPr>
          <w:del w:id="53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34" w:author="Matthew Nelson" w:date="2024-09-24T12:24:00Z" w16du:dateUtc="2024-09-24T11:24:00Z">
        <w:r w:rsidRPr="003A3C2B" w:rsidDel="003A3C2B">
          <w:rPr>
            <w:rStyle w:val="Hyperlink"/>
            <w:noProof/>
          </w:rPr>
          <w:delText>12.2.3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Abbreviation of the URN</w:delText>
        </w:r>
        <w:r w:rsidDel="003A3C2B">
          <w:rPr>
            <w:noProof/>
            <w:webHidden/>
          </w:rPr>
          <w:tab/>
          <w:delText>71</w:delText>
        </w:r>
      </w:del>
    </w:p>
    <w:p w14:paraId="20D723C6" w14:textId="5D7BD77C" w:rsidR="00C61FD2" w:rsidDel="003A3C2B" w:rsidRDefault="00C61FD2">
      <w:pPr>
        <w:pStyle w:val="TOC3"/>
        <w:tabs>
          <w:tab w:val="left" w:pos="1320"/>
          <w:tab w:val="right" w:leader="dot" w:pos="8302"/>
        </w:tabs>
        <w:rPr>
          <w:del w:id="53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36" w:author="Matthew Nelson" w:date="2024-09-24T12:24:00Z" w16du:dateUtc="2024-09-24T11:24:00Z">
        <w:r w:rsidRPr="003A3C2B" w:rsidDel="003A3C2B">
          <w:rPr>
            <w:rStyle w:val="Hyperlink"/>
            <w:noProof/>
          </w:rPr>
          <w:delText>12.2.4</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User-defined alias</w:delText>
        </w:r>
        <w:r w:rsidDel="003A3C2B">
          <w:rPr>
            <w:noProof/>
            <w:webHidden/>
          </w:rPr>
          <w:tab/>
          <w:delText>74</w:delText>
        </w:r>
      </w:del>
    </w:p>
    <w:p w14:paraId="788428AF" w14:textId="432F1C44" w:rsidR="00C61FD2" w:rsidDel="003A3C2B" w:rsidRDefault="00C61FD2">
      <w:pPr>
        <w:pStyle w:val="TOC3"/>
        <w:tabs>
          <w:tab w:val="left" w:pos="1320"/>
          <w:tab w:val="right" w:leader="dot" w:pos="8302"/>
        </w:tabs>
        <w:rPr>
          <w:del w:id="53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38" w:author="Matthew Nelson" w:date="2024-09-24T12:24:00Z" w16du:dateUtc="2024-09-24T11:24:00Z">
        <w:r w:rsidRPr="003A3C2B" w:rsidDel="003A3C2B">
          <w:rPr>
            <w:rStyle w:val="Hyperlink"/>
            <w:noProof/>
          </w:rPr>
          <w:delText>12.2.5</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References to SDMX artefacts from VTL Rulesets</w:delText>
        </w:r>
        <w:r w:rsidDel="003A3C2B">
          <w:rPr>
            <w:noProof/>
            <w:webHidden/>
          </w:rPr>
          <w:tab/>
          <w:delText>74</w:delText>
        </w:r>
      </w:del>
    </w:p>
    <w:p w14:paraId="0119C5E7" w14:textId="64902B9D" w:rsidR="00C61FD2" w:rsidDel="003A3C2B" w:rsidRDefault="00C61FD2">
      <w:pPr>
        <w:pStyle w:val="TOC2"/>
        <w:tabs>
          <w:tab w:val="left" w:pos="1100"/>
          <w:tab w:val="right" w:leader="dot" w:pos="8302"/>
        </w:tabs>
        <w:rPr>
          <w:del w:id="53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40" w:author="Matthew Nelson" w:date="2024-09-24T12:24:00Z" w16du:dateUtc="2024-09-24T11:24:00Z">
        <w:r w:rsidRPr="003A3C2B" w:rsidDel="003A3C2B">
          <w:rPr>
            <w:rStyle w:val="Hyperlink"/>
            <w:noProof/>
          </w:rPr>
          <w:delText>12.3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Mapping between SDMX and VTL artefacts</w:delText>
        </w:r>
        <w:r w:rsidDel="003A3C2B">
          <w:rPr>
            <w:noProof/>
            <w:webHidden/>
          </w:rPr>
          <w:tab/>
          <w:delText>75</w:delText>
        </w:r>
      </w:del>
    </w:p>
    <w:p w14:paraId="54C9D9DA" w14:textId="639A1BAF" w:rsidR="00C61FD2" w:rsidDel="003A3C2B" w:rsidRDefault="00C61FD2">
      <w:pPr>
        <w:pStyle w:val="TOC3"/>
        <w:tabs>
          <w:tab w:val="left" w:pos="1320"/>
          <w:tab w:val="right" w:leader="dot" w:pos="8302"/>
        </w:tabs>
        <w:rPr>
          <w:del w:id="54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42" w:author="Matthew Nelson" w:date="2024-09-24T12:24:00Z" w16du:dateUtc="2024-09-24T11:24:00Z">
        <w:r w:rsidRPr="003A3C2B" w:rsidDel="003A3C2B">
          <w:rPr>
            <w:rStyle w:val="Hyperlink"/>
            <w:noProof/>
          </w:rPr>
          <w:delText>12.3.1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When the mapping occurs</w:delText>
        </w:r>
        <w:r w:rsidDel="003A3C2B">
          <w:rPr>
            <w:noProof/>
            <w:webHidden/>
          </w:rPr>
          <w:tab/>
          <w:delText>75</w:delText>
        </w:r>
      </w:del>
    </w:p>
    <w:p w14:paraId="5EB75D1B" w14:textId="4D5AD810" w:rsidR="00C61FD2" w:rsidDel="003A3C2B" w:rsidRDefault="00C61FD2">
      <w:pPr>
        <w:pStyle w:val="TOC3"/>
        <w:tabs>
          <w:tab w:val="left" w:pos="1320"/>
          <w:tab w:val="right" w:leader="dot" w:pos="8302"/>
        </w:tabs>
        <w:rPr>
          <w:del w:id="54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44" w:author="Matthew Nelson" w:date="2024-09-24T12:24:00Z" w16du:dateUtc="2024-09-24T11:24:00Z">
        <w:r w:rsidRPr="003A3C2B" w:rsidDel="003A3C2B">
          <w:rPr>
            <w:rStyle w:val="Hyperlink"/>
            <w:noProof/>
          </w:rPr>
          <w:delText>12.3.2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General mapping of VTL and SDMX data structures</w:delText>
        </w:r>
        <w:r w:rsidDel="003A3C2B">
          <w:rPr>
            <w:noProof/>
            <w:webHidden/>
          </w:rPr>
          <w:tab/>
          <w:delText>76</w:delText>
        </w:r>
      </w:del>
    </w:p>
    <w:p w14:paraId="3B7BC31B" w14:textId="622FF990" w:rsidR="00C61FD2" w:rsidDel="003A3C2B" w:rsidRDefault="00C61FD2">
      <w:pPr>
        <w:pStyle w:val="TOC3"/>
        <w:tabs>
          <w:tab w:val="left" w:pos="1320"/>
          <w:tab w:val="right" w:leader="dot" w:pos="8302"/>
        </w:tabs>
        <w:rPr>
          <w:del w:id="54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46" w:author="Matthew Nelson" w:date="2024-09-24T12:24:00Z" w16du:dateUtc="2024-09-24T11:24:00Z">
        <w:r w:rsidRPr="003A3C2B" w:rsidDel="003A3C2B">
          <w:rPr>
            <w:rStyle w:val="Hyperlink"/>
            <w:noProof/>
          </w:rPr>
          <w:delText>12.3.3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Mapping from SDMX to VTL data structures</w:delText>
        </w:r>
        <w:r w:rsidDel="003A3C2B">
          <w:rPr>
            <w:noProof/>
            <w:webHidden/>
          </w:rPr>
          <w:tab/>
          <w:delText>76</w:delText>
        </w:r>
      </w:del>
    </w:p>
    <w:p w14:paraId="15F8A4AC" w14:textId="76420F67" w:rsidR="00C61FD2" w:rsidDel="003A3C2B" w:rsidRDefault="00C61FD2">
      <w:pPr>
        <w:pStyle w:val="TOC3"/>
        <w:tabs>
          <w:tab w:val="left" w:pos="1320"/>
          <w:tab w:val="right" w:leader="dot" w:pos="8302"/>
        </w:tabs>
        <w:rPr>
          <w:del w:id="54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48" w:author="Matthew Nelson" w:date="2024-09-24T12:24:00Z" w16du:dateUtc="2024-09-24T11:24:00Z">
        <w:r w:rsidRPr="003A3C2B" w:rsidDel="003A3C2B">
          <w:rPr>
            <w:rStyle w:val="Hyperlink"/>
            <w:noProof/>
          </w:rPr>
          <w:delText>12.3.4</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Mapping from VTL to SDMX data structures</w:delText>
        </w:r>
        <w:r w:rsidDel="003A3C2B">
          <w:rPr>
            <w:noProof/>
            <w:webHidden/>
          </w:rPr>
          <w:tab/>
          <w:delText>79</w:delText>
        </w:r>
      </w:del>
    </w:p>
    <w:p w14:paraId="7ED2275B" w14:textId="59E9C1B2" w:rsidR="00C61FD2" w:rsidDel="003A3C2B" w:rsidRDefault="00C61FD2">
      <w:pPr>
        <w:pStyle w:val="TOC3"/>
        <w:tabs>
          <w:tab w:val="left" w:pos="1320"/>
          <w:tab w:val="right" w:leader="dot" w:pos="8302"/>
        </w:tabs>
        <w:rPr>
          <w:del w:id="54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50" w:author="Matthew Nelson" w:date="2024-09-24T12:24:00Z" w16du:dateUtc="2024-09-24T11:24:00Z">
        <w:r w:rsidRPr="003A3C2B" w:rsidDel="003A3C2B">
          <w:rPr>
            <w:rStyle w:val="Hyperlink"/>
            <w:noProof/>
          </w:rPr>
          <w:delText>12.3.5</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Declaration of the mapping methods between data structures</w:delText>
        </w:r>
        <w:r w:rsidDel="003A3C2B">
          <w:rPr>
            <w:noProof/>
            <w:webHidden/>
          </w:rPr>
          <w:tab/>
          <w:delText>82</w:delText>
        </w:r>
      </w:del>
    </w:p>
    <w:p w14:paraId="5F3CDC32" w14:textId="1C124558" w:rsidR="00C61FD2" w:rsidDel="003A3C2B" w:rsidRDefault="00C61FD2">
      <w:pPr>
        <w:pStyle w:val="TOC3"/>
        <w:tabs>
          <w:tab w:val="left" w:pos="1320"/>
          <w:tab w:val="right" w:leader="dot" w:pos="8302"/>
        </w:tabs>
        <w:rPr>
          <w:del w:id="55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52" w:author="Matthew Nelson" w:date="2024-09-24T12:24:00Z" w16du:dateUtc="2024-09-24T11:24:00Z">
        <w:r w:rsidRPr="003A3C2B" w:rsidDel="003A3C2B">
          <w:rPr>
            <w:rStyle w:val="Hyperlink"/>
            <w:noProof/>
          </w:rPr>
          <w:delText>12.3.6</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Mapping dataflow subsets to distinct VTL Data Sets</w:delText>
        </w:r>
        <w:r w:rsidDel="003A3C2B">
          <w:rPr>
            <w:noProof/>
            <w:webHidden/>
          </w:rPr>
          <w:tab/>
          <w:delText>83</w:delText>
        </w:r>
      </w:del>
    </w:p>
    <w:p w14:paraId="3CD85A08" w14:textId="3D4F56AE" w:rsidR="00C61FD2" w:rsidDel="003A3C2B" w:rsidRDefault="00C61FD2">
      <w:pPr>
        <w:pStyle w:val="TOC3"/>
        <w:tabs>
          <w:tab w:val="left" w:pos="1320"/>
          <w:tab w:val="right" w:leader="dot" w:pos="8302"/>
        </w:tabs>
        <w:rPr>
          <w:del w:id="55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54" w:author="Matthew Nelson" w:date="2024-09-24T12:24:00Z" w16du:dateUtc="2024-09-24T11:24:00Z">
        <w:r w:rsidRPr="003A3C2B" w:rsidDel="003A3C2B">
          <w:rPr>
            <w:rStyle w:val="Hyperlink"/>
            <w:noProof/>
          </w:rPr>
          <w:delText>12.3.7</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Mapping variables and value domains between VTL and SDMX</w:delText>
        </w:r>
        <w:r w:rsidDel="003A3C2B">
          <w:rPr>
            <w:noProof/>
            <w:webHidden/>
          </w:rPr>
          <w:tab/>
          <w:delText>88</w:delText>
        </w:r>
      </w:del>
    </w:p>
    <w:p w14:paraId="5302C603" w14:textId="0C83F20C" w:rsidR="00C61FD2" w:rsidDel="003A3C2B" w:rsidRDefault="00C61FD2">
      <w:pPr>
        <w:pStyle w:val="TOC2"/>
        <w:tabs>
          <w:tab w:val="left" w:pos="1100"/>
          <w:tab w:val="right" w:leader="dot" w:pos="8302"/>
        </w:tabs>
        <w:rPr>
          <w:del w:id="55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56" w:author="Matthew Nelson" w:date="2024-09-24T12:24:00Z" w16du:dateUtc="2024-09-24T11:24:00Z">
        <w:r w:rsidRPr="003A3C2B" w:rsidDel="003A3C2B">
          <w:rPr>
            <w:rStyle w:val="Hyperlink"/>
            <w:noProof/>
          </w:rPr>
          <w:delText>12.4</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Mapping between SDMX and VTL Data Types</w:delText>
        </w:r>
        <w:r w:rsidDel="003A3C2B">
          <w:rPr>
            <w:noProof/>
            <w:webHidden/>
          </w:rPr>
          <w:tab/>
          <w:delText>90</w:delText>
        </w:r>
      </w:del>
    </w:p>
    <w:p w14:paraId="2C734A84" w14:textId="420D7903" w:rsidR="00C61FD2" w:rsidDel="003A3C2B" w:rsidRDefault="00C61FD2">
      <w:pPr>
        <w:pStyle w:val="TOC3"/>
        <w:tabs>
          <w:tab w:val="left" w:pos="1320"/>
          <w:tab w:val="right" w:leader="dot" w:pos="8302"/>
        </w:tabs>
        <w:rPr>
          <w:del w:id="55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58" w:author="Matthew Nelson" w:date="2024-09-24T12:24:00Z" w16du:dateUtc="2024-09-24T11:24:00Z">
        <w:r w:rsidRPr="003A3C2B" w:rsidDel="003A3C2B">
          <w:rPr>
            <w:rStyle w:val="Hyperlink"/>
            <w:noProof/>
          </w:rPr>
          <w:delText>12.4.1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VTL Data types</w:delText>
        </w:r>
        <w:r w:rsidDel="003A3C2B">
          <w:rPr>
            <w:noProof/>
            <w:webHidden/>
          </w:rPr>
          <w:tab/>
          <w:delText>90</w:delText>
        </w:r>
      </w:del>
    </w:p>
    <w:p w14:paraId="5DFE733B" w14:textId="739F88F6" w:rsidR="00C61FD2" w:rsidDel="003A3C2B" w:rsidRDefault="00C61FD2">
      <w:pPr>
        <w:pStyle w:val="TOC3"/>
        <w:tabs>
          <w:tab w:val="left" w:pos="1320"/>
          <w:tab w:val="right" w:leader="dot" w:pos="8302"/>
        </w:tabs>
        <w:rPr>
          <w:del w:id="55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60" w:author="Matthew Nelson" w:date="2024-09-24T12:24:00Z" w16du:dateUtc="2024-09-24T11:24:00Z">
        <w:r w:rsidRPr="003A3C2B" w:rsidDel="003A3C2B">
          <w:rPr>
            <w:rStyle w:val="Hyperlink"/>
            <w:noProof/>
          </w:rPr>
          <w:delText>12.4.2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VTL basic scalar types and SDMX data types</w:delText>
        </w:r>
        <w:r w:rsidDel="003A3C2B">
          <w:rPr>
            <w:noProof/>
            <w:webHidden/>
          </w:rPr>
          <w:tab/>
          <w:delText>92</w:delText>
        </w:r>
      </w:del>
    </w:p>
    <w:p w14:paraId="05979101" w14:textId="25DF095D" w:rsidR="00C61FD2" w:rsidDel="003A3C2B" w:rsidRDefault="00C61FD2">
      <w:pPr>
        <w:pStyle w:val="TOC3"/>
        <w:tabs>
          <w:tab w:val="left" w:pos="1320"/>
          <w:tab w:val="right" w:leader="dot" w:pos="8302"/>
        </w:tabs>
        <w:rPr>
          <w:del w:id="56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62" w:author="Matthew Nelson" w:date="2024-09-24T12:24:00Z" w16du:dateUtc="2024-09-24T11:24:00Z">
        <w:r w:rsidRPr="003A3C2B" w:rsidDel="003A3C2B">
          <w:rPr>
            <w:rStyle w:val="Hyperlink"/>
            <w:noProof/>
          </w:rPr>
          <w:delText>12.4.3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Mapping SDMX data types to VTL basic scalar types</w:delText>
        </w:r>
        <w:r w:rsidDel="003A3C2B">
          <w:rPr>
            <w:noProof/>
            <w:webHidden/>
          </w:rPr>
          <w:tab/>
          <w:delText>93</w:delText>
        </w:r>
      </w:del>
    </w:p>
    <w:p w14:paraId="22A27C6D" w14:textId="7D125BCA" w:rsidR="00C61FD2" w:rsidDel="003A3C2B" w:rsidRDefault="00C61FD2">
      <w:pPr>
        <w:pStyle w:val="TOC3"/>
        <w:tabs>
          <w:tab w:val="left" w:pos="1320"/>
          <w:tab w:val="right" w:leader="dot" w:pos="8302"/>
        </w:tabs>
        <w:rPr>
          <w:del w:id="56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64" w:author="Matthew Nelson" w:date="2024-09-24T12:24:00Z" w16du:dateUtc="2024-09-24T11:24:00Z">
        <w:r w:rsidRPr="003A3C2B" w:rsidDel="003A3C2B">
          <w:rPr>
            <w:rStyle w:val="Hyperlink"/>
            <w:noProof/>
          </w:rPr>
          <w:delText>12.4.4</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Mapping VTL basic scalar types to SDMX data types</w:delText>
        </w:r>
        <w:r w:rsidDel="003A3C2B">
          <w:rPr>
            <w:noProof/>
            <w:webHidden/>
          </w:rPr>
          <w:tab/>
          <w:delText>95</w:delText>
        </w:r>
      </w:del>
    </w:p>
    <w:p w14:paraId="4E8C29C1" w14:textId="371DFF59" w:rsidR="00C61FD2" w:rsidDel="003A3C2B" w:rsidRDefault="00C61FD2">
      <w:pPr>
        <w:pStyle w:val="TOC3"/>
        <w:tabs>
          <w:tab w:val="left" w:pos="1320"/>
          <w:tab w:val="right" w:leader="dot" w:pos="8302"/>
        </w:tabs>
        <w:rPr>
          <w:del w:id="56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66" w:author="Matthew Nelson" w:date="2024-09-24T12:24:00Z" w16du:dateUtc="2024-09-24T11:24:00Z">
        <w:r w:rsidRPr="003A3C2B" w:rsidDel="003A3C2B">
          <w:rPr>
            <w:rStyle w:val="Hyperlink"/>
            <w:noProof/>
          </w:rPr>
          <w:delText>12.4.5</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Null Values</w:delText>
        </w:r>
        <w:r w:rsidDel="003A3C2B">
          <w:rPr>
            <w:noProof/>
            <w:webHidden/>
          </w:rPr>
          <w:tab/>
          <w:delText>97</w:delText>
        </w:r>
      </w:del>
    </w:p>
    <w:p w14:paraId="722AA7E1" w14:textId="4E415D46" w:rsidR="00C61FD2" w:rsidDel="003A3C2B" w:rsidRDefault="00C61FD2">
      <w:pPr>
        <w:pStyle w:val="TOC3"/>
        <w:tabs>
          <w:tab w:val="left" w:pos="1320"/>
          <w:tab w:val="right" w:leader="dot" w:pos="8302"/>
        </w:tabs>
        <w:rPr>
          <w:del w:id="56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68" w:author="Matthew Nelson" w:date="2024-09-24T12:24:00Z" w16du:dateUtc="2024-09-24T11:24:00Z">
        <w:r w:rsidRPr="003A3C2B" w:rsidDel="003A3C2B">
          <w:rPr>
            <w:rStyle w:val="Hyperlink"/>
            <w:noProof/>
          </w:rPr>
          <w:delText>12.4.6</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Format of the literals used in VTL Transformations</w:delText>
        </w:r>
        <w:r w:rsidDel="003A3C2B">
          <w:rPr>
            <w:noProof/>
            <w:webHidden/>
          </w:rPr>
          <w:tab/>
          <w:delText>98</w:delText>
        </w:r>
      </w:del>
    </w:p>
    <w:p w14:paraId="6977499D" w14:textId="1584D189" w:rsidR="00C61FD2" w:rsidDel="003A3C2B" w:rsidRDefault="00C61FD2">
      <w:pPr>
        <w:pStyle w:val="TOC1"/>
        <w:rPr>
          <w:del w:id="569"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del w:id="570" w:author="Matthew Nelson" w:date="2024-09-24T12:24:00Z" w16du:dateUtc="2024-09-24T11:24:00Z">
        <w:r w:rsidRPr="003A3C2B" w:rsidDel="003A3C2B">
          <w:rPr>
            <w:rStyle w:val="Hyperlink"/>
            <w:noProof/>
          </w:rPr>
          <w:delText>13</w:delText>
        </w:r>
        <w:r w:rsidDel="003A3C2B">
          <w:rPr>
            <w:rFonts w:asciiTheme="minorHAnsi" w:eastAsiaTheme="minorEastAsia" w:hAnsiTheme="minorHAnsi" w:cstheme="minorBidi"/>
            <w:b w:val="0"/>
            <w:noProof/>
            <w:kern w:val="2"/>
            <w:sz w:val="24"/>
            <w:szCs w:val="24"/>
            <w:lang w:eastAsia="en-GB"/>
            <w14:ligatures w14:val="standardContextual"/>
          </w:rPr>
          <w:tab/>
        </w:r>
        <w:r w:rsidRPr="003A3C2B" w:rsidDel="003A3C2B">
          <w:rPr>
            <w:rStyle w:val="Hyperlink"/>
            <w:noProof/>
          </w:rPr>
          <w:delText>Structure Mapping</w:delText>
        </w:r>
        <w:r w:rsidDel="003A3C2B">
          <w:rPr>
            <w:noProof/>
            <w:webHidden/>
          </w:rPr>
          <w:tab/>
          <w:delText>99</w:delText>
        </w:r>
      </w:del>
    </w:p>
    <w:p w14:paraId="204FF503" w14:textId="5E5C2BFA" w:rsidR="00C61FD2" w:rsidDel="003A3C2B" w:rsidRDefault="00C61FD2">
      <w:pPr>
        <w:pStyle w:val="TOC2"/>
        <w:tabs>
          <w:tab w:val="left" w:pos="1100"/>
          <w:tab w:val="right" w:leader="dot" w:pos="8302"/>
        </w:tabs>
        <w:rPr>
          <w:del w:id="57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72" w:author="Matthew Nelson" w:date="2024-09-24T12:24:00Z" w16du:dateUtc="2024-09-24T11:24:00Z">
        <w:r w:rsidRPr="003A3C2B" w:rsidDel="003A3C2B">
          <w:rPr>
            <w:rStyle w:val="Hyperlink"/>
            <w:noProof/>
          </w:rPr>
          <w:delText>13.1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Introduction</w:delText>
        </w:r>
        <w:r w:rsidDel="003A3C2B">
          <w:rPr>
            <w:noProof/>
            <w:webHidden/>
          </w:rPr>
          <w:tab/>
          <w:delText>99</w:delText>
        </w:r>
      </w:del>
    </w:p>
    <w:p w14:paraId="367739ED" w14:textId="4286872A" w:rsidR="00C61FD2" w:rsidDel="003A3C2B" w:rsidRDefault="00C61FD2">
      <w:pPr>
        <w:pStyle w:val="TOC2"/>
        <w:tabs>
          <w:tab w:val="left" w:pos="1100"/>
          <w:tab w:val="right" w:leader="dot" w:pos="8302"/>
        </w:tabs>
        <w:rPr>
          <w:del w:id="57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74" w:author="Matthew Nelson" w:date="2024-09-24T12:24:00Z" w16du:dateUtc="2024-09-24T11:24:00Z">
        <w:r w:rsidRPr="003A3C2B" w:rsidDel="003A3C2B">
          <w:rPr>
            <w:rStyle w:val="Hyperlink"/>
            <w:noProof/>
          </w:rPr>
          <w:delText>13.2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1-1 structure maps</w:delText>
        </w:r>
        <w:r w:rsidDel="003A3C2B">
          <w:rPr>
            <w:noProof/>
            <w:webHidden/>
          </w:rPr>
          <w:tab/>
          <w:delText>99</w:delText>
        </w:r>
      </w:del>
    </w:p>
    <w:p w14:paraId="16F5F7AA" w14:textId="04A8E646" w:rsidR="00C61FD2" w:rsidDel="003A3C2B" w:rsidRDefault="00C61FD2">
      <w:pPr>
        <w:pStyle w:val="TOC2"/>
        <w:tabs>
          <w:tab w:val="left" w:pos="1100"/>
          <w:tab w:val="right" w:leader="dot" w:pos="8302"/>
        </w:tabs>
        <w:rPr>
          <w:del w:id="57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76" w:author="Matthew Nelson" w:date="2024-09-24T12:24:00Z" w16du:dateUtc="2024-09-24T11:24:00Z">
        <w:r w:rsidRPr="003A3C2B" w:rsidDel="003A3C2B">
          <w:rPr>
            <w:rStyle w:val="Hyperlink"/>
            <w:noProof/>
          </w:rPr>
          <w:delText>13.3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N-n structure maps</w:delText>
        </w:r>
        <w:r w:rsidDel="003A3C2B">
          <w:rPr>
            <w:noProof/>
            <w:webHidden/>
          </w:rPr>
          <w:tab/>
          <w:delText>100</w:delText>
        </w:r>
      </w:del>
    </w:p>
    <w:p w14:paraId="752B01EE" w14:textId="53E4731A" w:rsidR="00C61FD2" w:rsidDel="003A3C2B" w:rsidRDefault="00C61FD2">
      <w:pPr>
        <w:pStyle w:val="TOC2"/>
        <w:tabs>
          <w:tab w:val="left" w:pos="1100"/>
          <w:tab w:val="right" w:leader="dot" w:pos="8302"/>
        </w:tabs>
        <w:rPr>
          <w:del w:id="57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78" w:author="Matthew Nelson" w:date="2024-09-24T12:24:00Z" w16du:dateUtc="2024-09-24T11:24:00Z">
        <w:r w:rsidRPr="003A3C2B" w:rsidDel="003A3C2B">
          <w:rPr>
            <w:rStyle w:val="Hyperlink"/>
            <w:noProof/>
          </w:rPr>
          <w:delText>13.4</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Ambiguous mapping rules</w:delText>
        </w:r>
        <w:r w:rsidDel="003A3C2B">
          <w:rPr>
            <w:noProof/>
            <w:webHidden/>
          </w:rPr>
          <w:tab/>
          <w:delText>101</w:delText>
        </w:r>
      </w:del>
    </w:p>
    <w:p w14:paraId="0DF60B1D" w14:textId="12B5DA6F" w:rsidR="00C61FD2" w:rsidDel="003A3C2B" w:rsidRDefault="00C61FD2">
      <w:pPr>
        <w:pStyle w:val="TOC2"/>
        <w:tabs>
          <w:tab w:val="left" w:pos="1100"/>
          <w:tab w:val="right" w:leader="dot" w:pos="8302"/>
        </w:tabs>
        <w:rPr>
          <w:del w:id="57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80" w:author="Matthew Nelson" w:date="2024-09-24T12:24:00Z" w16du:dateUtc="2024-09-24T11:24:00Z">
        <w:r w:rsidRPr="003A3C2B" w:rsidDel="003A3C2B">
          <w:rPr>
            <w:rStyle w:val="Hyperlink"/>
            <w:noProof/>
          </w:rPr>
          <w:delText>13.5</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Representation maps</w:delText>
        </w:r>
        <w:r w:rsidDel="003A3C2B">
          <w:rPr>
            <w:noProof/>
            <w:webHidden/>
          </w:rPr>
          <w:tab/>
          <w:delText>101</w:delText>
        </w:r>
      </w:del>
    </w:p>
    <w:p w14:paraId="3315108F" w14:textId="5A5DDF43" w:rsidR="00C61FD2" w:rsidDel="003A3C2B" w:rsidRDefault="00C61FD2">
      <w:pPr>
        <w:pStyle w:val="TOC2"/>
        <w:tabs>
          <w:tab w:val="left" w:pos="1100"/>
          <w:tab w:val="right" w:leader="dot" w:pos="8302"/>
        </w:tabs>
        <w:rPr>
          <w:del w:id="58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82" w:author="Matthew Nelson" w:date="2024-09-24T12:24:00Z" w16du:dateUtc="2024-09-24T11:24:00Z">
        <w:r w:rsidRPr="003A3C2B" w:rsidDel="003A3C2B">
          <w:rPr>
            <w:rStyle w:val="Hyperlink"/>
            <w:noProof/>
          </w:rPr>
          <w:delText>13.6</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Regular expression and substring rules</w:delText>
        </w:r>
        <w:r w:rsidDel="003A3C2B">
          <w:rPr>
            <w:noProof/>
            <w:webHidden/>
          </w:rPr>
          <w:tab/>
          <w:delText>102</w:delText>
        </w:r>
      </w:del>
    </w:p>
    <w:p w14:paraId="4A28FA31" w14:textId="349344EF" w:rsidR="00C61FD2" w:rsidDel="003A3C2B" w:rsidRDefault="00C61FD2">
      <w:pPr>
        <w:pStyle w:val="TOC3"/>
        <w:tabs>
          <w:tab w:val="left" w:pos="1320"/>
          <w:tab w:val="right" w:leader="dot" w:pos="8302"/>
        </w:tabs>
        <w:rPr>
          <w:del w:id="58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84" w:author="Matthew Nelson" w:date="2024-09-24T12:24:00Z" w16du:dateUtc="2024-09-24T11:24:00Z">
        <w:r w:rsidRPr="003A3C2B" w:rsidDel="003A3C2B">
          <w:rPr>
            <w:rStyle w:val="Hyperlink"/>
            <w:noProof/>
          </w:rPr>
          <w:delText>13.6.1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Regular expressions</w:delText>
        </w:r>
        <w:r w:rsidDel="003A3C2B">
          <w:rPr>
            <w:noProof/>
            <w:webHidden/>
          </w:rPr>
          <w:tab/>
          <w:delText>103</w:delText>
        </w:r>
      </w:del>
    </w:p>
    <w:p w14:paraId="21130524" w14:textId="7121A4E8" w:rsidR="00C61FD2" w:rsidDel="003A3C2B" w:rsidRDefault="00C61FD2">
      <w:pPr>
        <w:pStyle w:val="TOC3"/>
        <w:tabs>
          <w:tab w:val="left" w:pos="1320"/>
          <w:tab w:val="right" w:leader="dot" w:pos="8302"/>
        </w:tabs>
        <w:rPr>
          <w:del w:id="58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86" w:author="Matthew Nelson" w:date="2024-09-24T12:24:00Z" w16du:dateUtc="2024-09-24T11:24:00Z">
        <w:r w:rsidRPr="003A3C2B" w:rsidDel="003A3C2B">
          <w:rPr>
            <w:rStyle w:val="Hyperlink"/>
            <w:noProof/>
          </w:rPr>
          <w:delText>13.6.2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Substrings</w:delText>
        </w:r>
        <w:r w:rsidDel="003A3C2B">
          <w:rPr>
            <w:noProof/>
            <w:webHidden/>
          </w:rPr>
          <w:tab/>
          <w:delText>103</w:delText>
        </w:r>
      </w:del>
    </w:p>
    <w:p w14:paraId="71B8F9A9" w14:textId="060393E3" w:rsidR="00C61FD2" w:rsidDel="003A3C2B" w:rsidRDefault="00C61FD2">
      <w:pPr>
        <w:pStyle w:val="TOC2"/>
        <w:tabs>
          <w:tab w:val="left" w:pos="1100"/>
          <w:tab w:val="right" w:leader="dot" w:pos="8302"/>
        </w:tabs>
        <w:rPr>
          <w:del w:id="58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88" w:author="Matthew Nelson" w:date="2024-09-24T12:24:00Z" w16du:dateUtc="2024-09-24T11:24:00Z">
        <w:r w:rsidRPr="003A3C2B" w:rsidDel="003A3C2B">
          <w:rPr>
            <w:rStyle w:val="Hyperlink"/>
            <w:noProof/>
          </w:rPr>
          <w:delText>13.7</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Mapping non-SDMX time formats to SDMX formats</w:delText>
        </w:r>
        <w:r w:rsidDel="003A3C2B">
          <w:rPr>
            <w:noProof/>
            <w:webHidden/>
          </w:rPr>
          <w:tab/>
          <w:delText>104</w:delText>
        </w:r>
      </w:del>
    </w:p>
    <w:p w14:paraId="604EC273" w14:textId="5A3B0AF6" w:rsidR="00C61FD2" w:rsidDel="003A3C2B" w:rsidRDefault="00C61FD2">
      <w:pPr>
        <w:pStyle w:val="TOC3"/>
        <w:tabs>
          <w:tab w:val="left" w:pos="1320"/>
          <w:tab w:val="right" w:leader="dot" w:pos="8302"/>
        </w:tabs>
        <w:rPr>
          <w:del w:id="58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90" w:author="Matthew Nelson" w:date="2024-09-24T12:24:00Z" w16du:dateUtc="2024-09-24T11:24:00Z">
        <w:r w:rsidRPr="003A3C2B" w:rsidDel="003A3C2B">
          <w:rPr>
            <w:rStyle w:val="Hyperlink"/>
            <w:noProof/>
          </w:rPr>
          <w:delText>13.7.1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Pattern based dates</w:delText>
        </w:r>
        <w:r w:rsidDel="003A3C2B">
          <w:rPr>
            <w:noProof/>
            <w:webHidden/>
          </w:rPr>
          <w:tab/>
          <w:delText>105</w:delText>
        </w:r>
      </w:del>
    </w:p>
    <w:p w14:paraId="4886B1EF" w14:textId="1C8F83EF" w:rsidR="00C61FD2" w:rsidDel="003A3C2B" w:rsidRDefault="00C61FD2">
      <w:pPr>
        <w:pStyle w:val="TOC3"/>
        <w:tabs>
          <w:tab w:val="left" w:pos="1320"/>
          <w:tab w:val="right" w:leader="dot" w:pos="8302"/>
        </w:tabs>
        <w:rPr>
          <w:del w:id="59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92" w:author="Matthew Nelson" w:date="2024-09-24T12:24:00Z" w16du:dateUtc="2024-09-24T11:24:00Z">
        <w:r w:rsidRPr="003A3C2B" w:rsidDel="003A3C2B">
          <w:rPr>
            <w:rStyle w:val="Hyperlink"/>
            <w:noProof/>
            <w:lang w:val="en-US"/>
          </w:rPr>
          <w:delText>13.7.2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lang w:val="en-US"/>
          </w:rPr>
          <w:delText>Numerical based datetime</w:delText>
        </w:r>
        <w:r w:rsidDel="003A3C2B">
          <w:rPr>
            <w:noProof/>
            <w:webHidden/>
          </w:rPr>
          <w:tab/>
          <w:delText>108</w:delText>
        </w:r>
      </w:del>
    </w:p>
    <w:p w14:paraId="7264F6D6" w14:textId="6ECB11E4" w:rsidR="00C61FD2" w:rsidDel="003A3C2B" w:rsidRDefault="00C61FD2">
      <w:pPr>
        <w:pStyle w:val="TOC3"/>
        <w:tabs>
          <w:tab w:val="left" w:pos="1320"/>
          <w:tab w:val="right" w:leader="dot" w:pos="8302"/>
        </w:tabs>
        <w:rPr>
          <w:del w:id="59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94" w:author="Matthew Nelson" w:date="2024-09-24T12:24:00Z" w16du:dateUtc="2024-09-24T11:24:00Z">
        <w:r w:rsidRPr="003A3C2B" w:rsidDel="003A3C2B">
          <w:rPr>
            <w:rStyle w:val="Hyperlink"/>
            <w:noProof/>
            <w:lang w:val="en-US"/>
          </w:rPr>
          <w:delText>13.7.3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lang w:val="en-US"/>
          </w:rPr>
          <w:delText>Mapping more complex time inputs</w:delText>
        </w:r>
        <w:r w:rsidDel="003A3C2B">
          <w:rPr>
            <w:noProof/>
            <w:webHidden/>
          </w:rPr>
          <w:tab/>
          <w:delText>109</w:delText>
        </w:r>
      </w:del>
    </w:p>
    <w:p w14:paraId="265E67DB" w14:textId="7043EBC7" w:rsidR="00C61FD2" w:rsidDel="003A3C2B" w:rsidRDefault="00C61FD2">
      <w:pPr>
        <w:pStyle w:val="TOC2"/>
        <w:tabs>
          <w:tab w:val="left" w:pos="1100"/>
          <w:tab w:val="right" w:leader="dot" w:pos="8302"/>
        </w:tabs>
        <w:rPr>
          <w:del w:id="59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96" w:author="Matthew Nelson" w:date="2024-09-24T12:24:00Z" w16du:dateUtc="2024-09-24T11:24:00Z">
        <w:r w:rsidRPr="003A3C2B" w:rsidDel="003A3C2B">
          <w:rPr>
            <w:rStyle w:val="Hyperlink"/>
            <w:noProof/>
            <w:lang w:val="en-US"/>
          </w:rPr>
          <w:delText>13.8</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lang w:val="en-US"/>
          </w:rPr>
          <w:delText>Using TIME_PERIOD in mapping rules</w:delText>
        </w:r>
        <w:r w:rsidDel="003A3C2B">
          <w:rPr>
            <w:noProof/>
            <w:webHidden/>
          </w:rPr>
          <w:tab/>
          <w:delText>109</w:delText>
        </w:r>
      </w:del>
    </w:p>
    <w:p w14:paraId="0EC2F6A2" w14:textId="16D7ACF0" w:rsidR="00C61FD2" w:rsidDel="003A3C2B" w:rsidRDefault="00C61FD2">
      <w:pPr>
        <w:pStyle w:val="TOC2"/>
        <w:tabs>
          <w:tab w:val="left" w:pos="1100"/>
          <w:tab w:val="right" w:leader="dot" w:pos="8302"/>
        </w:tabs>
        <w:rPr>
          <w:del w:id="59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598" w:author="Matthew Nelson" w:date="2024-09-24T12:24:00Z" w16du:dateUtc="2024-09-24T11:24:00Z">
        <w:r w:rsidRPr="003A3C2B" w:rsidDel="003A3C2B">
          <w:rPr>
            <w:rStyle w:val="Hyperlink"/>
            <w:noProof/>
            <w:lang w:val="en-US"/>
          </w:rPr>
          <w:delText>13.9</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lang w:val="en-US"/>
          </w:rPr>
          <w:delText>Time span mapping rules using validity periods</w:delText>
        </w:r>
        <w:r w:rsidDel="003A3C2B">
          <w:rPr>
            <w:noProof/>
            <w:webHidden/>
          </w:rPr>
          <w:tab/>
          <w:delText>109</w:delText>
        </w:r>
      </w:del>
    </w:p>
    <w:p w14:paraId="687C4F8F" w14:textId="4AC12D04" w:rsidR="00C61FD2" w:rsidDel="003A3C2B" w:rsidRDefault="00C61FD2">
      <w:pPr>
        <w:pStyle w:val="TOC2"/>
        <w:tabs>
          <w:tab w:val="left" w:pos="1100"/>
          <w:tab w:val="right" w:leader="dot" w:pos="8302"/>
        </w:tabs>
        <w:rPr>
          <w:del w:id="59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600" w:author="Matthew Nelson" w:date="2024-09-24T12:24:00Z" w16du:dateUtc="2024-09-24T11:24:00Z">
        <w:r w:rsidRPr="003A3C2B" w:rsidDel="003A3C2B">
          <w:rPr>
            <w:rStyle w:val="Hyperlink"/>
            <w:noProof/>
            <w:lang w:val="en-US"/>
          </w:rPr>
          <w:delText>13.10</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lang w:val="en-US"/>
          </w:rPr>
          <w:delText>Mapping examples</w:delText>
        </w:r>
        <w:r w:rsidDel="003A3C2B">
          <w:rPr>
            <w:noProof/>
            <w:webHidden/>
          </w:rPr>
          <w:tab/>
          <w:delText>110</w:delText>
        </w:r>
      </w:del>
    </w:p>
    <w:p w14:paraId="04050F53" w14:textId="60FEA85D" w:rsidR="00C61FD2" w:rsidDel="003A3C2B" w:rsidRDefault="00C61FD2">
      <w:pPr>
        <w:pStyle w:val="TOC3"/>
        <w:tabs>
          <w:tab w:val="left" w:pos="1540"/>
          <w:tab w:val="right" w:leader="dot" w:pos="8302"/>
        </w:tabs>
        <w:rPr>
          <w:del w:id="60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602" w:author="Matthew Nelson" w:date="2024-09-24T12:24:00Z" w16du:dateUtc="2024-09-24T11:24:00Z">
        <w:r w:rsidRPr="003A3C2B" w:rsidDel="003A3C2B">
          <w:rPr>
            <w:rStyle w:val="Hyperlink"/>
            <w:noProof/>
            <w:lang w:val="en-US"/>
          </w:rPr>
          <w:delText>13.10.1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lang w:val="en-US"/>
          </w:rPr>
          <w:delText>Many to one mapping (N-1)</w:delText>
        </w:r>
        <w:r w:rsidDel="003A3C2B">
          <w:rPr>
            <w:noProof/>
            <w:webHidden/>
          </w:rPr>
          <w:tab/>
          <w:delText>110</w:delText>
        </w:r>
      </w:del>
    </w:p>
    <w:p w14:paraId="5129859E" w14:textId="7733FE7D" w:rsidR="00C61FD2" w:rsidDel="003A3C2B" w:rsidRDefault="00C61FD2">
      <w:pPr>
        <w:pStyle w:val="TOC3"/>
        <w:tabs>
          <w:tab w:val="left" w:pos="1540"/>
          <w:tab w:val="right" w:leader="dot" w:pos="8302"/>
        </w:tabs>
        <w:rPr>
          <w:del w:id="60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604" w:author="Matthew Nelson" w:date="2024-09-24T12:24:00Z" w16du:dateUtc="2024-09-24T11:24:00Z">
        <w:r w:rsidRPr="003A3C2B" w:rsidDel="003A3C2B">
          <w:rPr>
            <w:rStyle w:val="Hyperlink"/>
            <w:noProof/>
            <w:lang w:val="en-US"/>
          </w:rPr>
          <w:delText>13.10.2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lang w:val="en-US"/>
          </w:rPr>
          <w:delText>Mapping other data types to Code Id</w:delText>
        </w:r>
        <w:r w:rsidDel="003A3C2B">
          <w:rPr>
            <w:noProof/>
            <w:webHidden/>
          </w:rPr>
          <w:tab/>
          <w:delText>110</w:delText>
        </w:r>
      </w:del>
    </w:p>
    <w:p w14:paraId="40F7ED84" w14:textId="6FAE7012" w:rsidR="00C61FD2" w:rsidDel="003A3C2B" w:rsidRDefault="00C61FD2">
      <w:pPr>
        <w:pStyle w:val="TOC3"/>
        <w:tabs>
          <w:tab w:val="left" w:pos="1540"/>
          <w:tab w:val="right" w:leader="dot" w:pos="8302"/>
        </w:tabs>
        <w:rPr>
          <w:del w:id="60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606" w:author="Matthew Nelson" w:date="2024-09-24T12:24:00Z" w16du:dateUtc="2024-09-24T11:24:00Z">
        <w:r w:rsidRPr="003A3C2B" w:rsidDel="003A3C2B">
          <w:rPr>
            <w:rStyle w:val="Hyperlink"/>
            <w:noProof/>
            <w:lang w:val="en-US"/>
          </w:rPr>
          <w:delText>13.10.3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lang w:val="en-US"/>
          </w:rPr>
          <w:delText>Observation Attributes for Time Period</w:delText>
        </w:r>
        <w:r w:rsidDel="003A3C2B">
          <w:rPr>
            <w:noProof/>
            <w:webHidden/>
          </w:rPr>
          <w:tab/>
          <w:delText>111</w:delText>
        </w:r>
      </w:del>
    </w:p>
    <w:p w14:paraId="025FC91C" w14:textId="7C929231" w:rsidR="00C61FD2" w:rsidDel="003A3C2B" w:rsidRDefault="00C61FD2">
      <w:pPr>
        <w:pStyle w:val="TOC3"/>
        <w:tabs>
          <w:tab w:val="left" w:pos="1540"/>
          <w:tab w:val="right" w:leader="dot" w:pos="8302"/>
        </w:tabs>
        <w:rPr>
          <w:del w:id="60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608" w:author="Matthew Nelson" w:date="2024-09-24T12:24:00Z" w16du:dateUtc="2024-09-24T11:24:00Z">
        <w:r w:rsidRPr="003A3C2B" w:rsidDel="003A3C2B">
          <w:rPr>
            <w:rStyle w:val="Hyperlink"/>
            <w:noProof/>
            <w:lang w:val="en-US"/>
          </w:rPr>
          <w:delText>13.10.4</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lang w:val="en-US"/>
          </w:rPr>
          <w:delText>Time mapping</w:delText>
        </w:r>
        <w:r w:rsidDel="003A3C2B">
          <w:rPr>
            <w:noProof/>
            <w:webHidden/>
          </w:rPr>
          <w:tab/>
          <w:delText>111</w:delText>
        </w:r>
      </w:del>
    </w:p>
    <w:p w14:paraId="2FB2D6B8" w14:textId="7C24F323" w:rsidR="00C61FD2" w:rsidDel="003A3C2B" w:rsidRDefault="00C61FD2">
      <w:pPr>
        <w:pStyle w:val="TOC1"/>
        <w:rPr>
          <w:del w:id="609" w:author="Matthew Nelson" w:date="2024-09-24T12:24:00Z" w16du:dateUtc="2024-09-24T11:24:00Z"/>
          <w:rFonts w:asciiTheme="minorHAnsi" w:eastAsiaTheme="minorEastAsia" w:hAnsiTheme="minorHAnsi" w:cstheme="minorBidi"/>
          <w:b w:val="0"/>
          <w:noProof/>
          <w:kern w:val="2"/>
          <w:sz w:val="24"/>
          <w:szCs w:val="24"/>
          <w:lang w:eastAsia="en-GB"/>
          <w14:ligatures w14:val="standardContextual"/>
        </w:rPr>
      </w:pPr>
      <w:del w:id="610" w:author="Matthew Nelson" w:date="2024-09-24T12:24:00Z" w16du:dateUtc="2024-09-24T11:24:00Z">
        <w:r w:rsidRPr="003A3C2B" w:rsidDel="003A3C2B">
          <w:rPr>
            <w:rStyle w:val="Hyperlink"/>
            <w:noProof/>
          </w:rPr>
          <w:delText>14</w:delText>
        </w:r>
        <w:r w:rsidDel="003A3C2B">
          <w:rPr>
            <w:rFonts w:asciiTheme="minorHAnsi" w:eastAsiaTheme="minorEastAsia" w:hAnsiTheme="minorHAnsi" w:cstheme="minorBidi"/>
            <w:b w:val="0"/>
            <w:noProof/>
            <w:kern w:val="2"/>
            <w:sz w:val="24"/>
            <w:szCs w:val="24"/>
            <w:lang w:eastAsia="en-GB"/>
            <w14:ligatures w14:val="standardContextual"/>
          </w:rPr>
          <w:tab/>
        </w:r>
        <w:r w:rsidRPr="003A3C2B" w:rsidDel="003A3C2B">
          <w:rPr>
            <w:rStyle w:val="Hyperlink"/>
            <w:noProof/>
          </w:rPr>
          <w:delText>ANNEX Semantic Versioning</w:delText>
        </w:r>
        <w:r w:rsidDel="003A3C2B">
          <w:rPr>
            <w:noProof/>
            <w:webHidden/>
          </w:rPr>
          <w:tab/>
          <w:delText>113</w:delText>
        </w:r>
      </w:del>
    </w:p>
    <w:p w14:paraId="7AE41660" w14:textId="2F61AA8B" w:rsidR="00C61FD2" w:rsidDel="003A3C2B" w:rsidRDefault="00C61FD2">
      <w:pPr>
        <w:pStyle w:val="TOC2"/>
        <w:tabs>
          <w:tab w:val="left" w:pos="1100"/>
          <w:tab w:val="right" w:leader="dot" w:pos="8302"/>
        </w:tabs>
        <w:rPr>
          <w:del w:id="61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612" w:author="Matthew Nelson" w:date="2024-09-24T12:24:00Z" w16du:dateUtc="2024-09-24T11:24:00Z">
        <w:r w:rsidRPr="003A3C2B" w:rsidDel="003A3C2B">
          <w:rPr>
            <w:rStyle w:val="Hyperlink"/>
            <w:noProof/>
          </w:rPr>
          <w:delText>14.1</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Introduction to Semantic Versioning</w:delText>
        </w:r>
        <w:r w:rsidDel="003A3C2B">
          <w:rPr>
            <w:noProof/>
            <w:webHidden/>
          </w:rPr>
          <w:tab/>
          <w:delText>113</w:delText>
        </w:r>
      </w:del>
    </w:p>
    <w:p w14:paraId="1B3B674D" w14:textId="5269CA97" w:rsidR="00C61FD2" w:rsidDel="003A3C2B" w:rsidRDefault="00C61FD2">
      <w:pPr>
        <w:pStyle w:val="TOC2"/>
        <w:tabs>
          <w:tab w:val="left" w:pos="1100"/>
          <w:tab w:val="right" w:leader="dot" w:pos="8302"/>
        </w:tabs>
        <w:rPr>
          <w:del w:id="613"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614" w:author="Matthew Nelson" w:date="2024-09-24T12:24:00Z" w16du:dateUtc="2024-09-24T11:24:00Z">
        <w:r w:rsidRPr="003A3C2B" w:rsidDel="003A3C2B">
          <w:rPr>
            <w:rStyle w:val="Hyperlink"/>
            <w:noProof/>
          </w:rPr>
          <w:delText>14.2</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Semantic Versioning Specification for SDMX 3.0(.0)</w:delText>
        </w:r>
        <w:r w:rsidDel="003A3C2B">
          <w:rPr>
            <w:noProof/>
            <w:webHidden/>
          </w:rPr>
          <w:tab/>
          <w:delText>113</w:delText>
        </w:r>
      </w:del>
    </w:p>
    <w:p w14:paraId="50F6A334" w14:textId="4BF8149C" w:rsidR="00C61FD2" w:rsidDel="003A3C2B" w:rsidRDefault="00C61FD2">
      <w:pPr>
        <w:pStyle w:val="TOC2"/>
        <w:tabs>
          <w:tab w:val="left" w:pos="1100"/>
          <w:tab w:val="right" w:leader="dot" w:pos="8302"/>
        </w:tabs>
        <w:rPr>
          <w:del w:id="615"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616" w:author="Matthew Nelson" w:date="2024-09-24T12:24:00Z" w16du:dateUtc="2024-09-24T11:24:00Z">
        <w:r w:rsidRPr="003A3C2B" w:rsidDel="003A3C2B">
          <w:rPr>
            <w:rStyle w:val="Hyperlink"/>
            <w:noProof/>
          </w:rPr>
          <w:delText>14.3</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Backus–Naur Form Grammar for Valid SDMX 3.0(.0) Semantic Versions</w:delText>
        </w:r>
        <w:r w:rsidDel="003A3C2B">
          <w:rPr>
            <w:noProof/>
            <w:webHidden/>
          </w:rPr>
          <w:tab/>
          <w:delText>115</w:delText>
        </w:r>
      </w:del>
    </w:p>
    <w:p w14:paraId="20DFDE81" w14:textId="6096285D" w:rsidR="00C61FD2" w:rsidDel="003A3C2B" w:rsidRDefault="00C61FD2">
      <w:pPr>
        <w:pStyle w:val="TOC2"/>
        <w:tabs>
          <w:tab w:val="left" w:pos="1100"/>
          <w:tab w:val="right" w:leader="dot" w:pos="8302"/>
        </w:tabs>
        <w:rPr>
          <w:del w:id="617"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618" w:author="Matthew Nelson" w:date="2024-09-24T12:24:00Z" w16du:dateUtc="2024-09-24T11:24:00Z">
        <w:r w:rsidRPr="003A3C2B" w:rsidDel="003A3C2B">
          <w:rPr>
            <w:rStyle w:val="Hyperlink"/>
            <w:noProof/>
          </w:rPr>
          <w:delText>14.4</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Dependency Management in SDMX 3.0(.0):</w:delText>
        </w:r>
        <w:r w:rsidDel="003A3C2B">
          <w:rPr>
            <w:noProof/>
            <w:webHidden/>
          </w:rPr>
          <w:tab/>
          <w:delText>116</w:delText>
        </w:r>
      </w:del>
    </w:p>
    <w:p w14:paraId="4767C1D2" w14:textId="07D6AB5B" w:rsidR="00C61FD2" w:rsidDel="003A3C2B" w:rsidRDefault="00C61FD2">
      <w:pPr>
        <w:pStyle w:val="TOC2"/>
        <w:tabs>
          <w:tab w:val="left" w:pos="1100"/>
          <w:tab w:val="right" w:leader="dot" w:pos="8302"/>
        </w:tabs>
        <w:rPr>
          <w:del w:id="619"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620" w:author="Matthew Nelson" w:date="2024-09-24T12:24:00Z" w16du:dateUtc="2024-09-24T11:24:00Z">
        <w:r w:rsidRPr="003A3C2B" w:rsidDel="003A3C2B">
          <w:rPr>
            <w:rStyle w:val="Hyperlink"/>
            <w:noProof/>
          </w:rPr>
          <w:delText>14.5</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Upgrade and conversions of artefacts defined with previous SDMX standard versions to Semantic Versioning</w:delText>
        </w:r>
        <w:r w:rsidDel="003A3C2B">
          <w:rPr>
            <w:noProof/>
            <w:webHidden/>
          </w:rPr>
          <w:tab/>
          <w:delText>117</w:delText>
        </w:r>
      </w:del>
    </w:p>
    <w:p w14:paraId="72836FA6" w14:textId="505E0A62" w:rsidR="00C61FD2" w:rsidDel="003A3C2B" w:rsidRDefault="00C61FD2">
      <w:pPr>
        <w:pStyle w:val="TOC2"/>
        <w:tabs>
          <w:tab w:val="left" w:pos="1100"/>
          <w:tab w:val="right" w:leader="dot" w:pos="8302"/>
        </w:tabs>
        <w:rPr>
          <w:del w:id="621" w:author="Matthew Nelson" w:date="2024-09-24T12:24:00Z" w16du:dateUtc="2024-09-24T11:24:00Z"/>
          <w:rFonts w:asciiTheme="minorHAnsi" w:eastAsiaTheme="minorEastAsia" w:hAnsiTheme="minorHAnsi" w:cstheme="minorBidi"/>
          <w:noProof/>
          <w:kern w:val="2"/>
          <w:sz w:val="24"/>
          <w:szCs w:val="24"/>
          <w:lang w:eastAsia="en-GB"/>
          <w14:ligatures w14:val="standardContextual"/>
        </w:rPr>
      </w:pPr>
      <w:del w:id="622" w:author="Matthew Nelson" w:date="2024-09-24T12:24:00Z" w16du:dateUtc="2024-09-24T11:24:00Z">
        <w:r w:rsidRPr="003A3C2B" w:rsidDel="003A3C2B">
          <w:rPr>
            <w:rStyle w:val="Hyperlink"/>
            <w:noProof/>
          </w:rPr>
          <w:delText>14.6</w:delText>
        </w:r>
        <w:r w:rsidDel="003A3C2B">
          <w:rPr>
            <w:rFonts w:asciiTheme="minorHAnsi" w:eastAsiaTheme="minorEastAsia" w:hAnsiTheme="minorHAnsi" w:cstheme="minorBidi"/>
            <w:noProof/>
            <w:kern w:val="2"/>
            <w:sz w:val="24"/>
            <w:szCs w:val="24"/>
            <w:lang w:eastAsia="en-GB"/>
            <w14:ligatures w14:val="standardContextual"/>
          </w:rPr>
          <w:tab/>
        </w:r>
        <w:r w:rsidRPr="003A3C2B" w:rsidDel="003A3C2B">
          <w:rPr>
            <w:rStyle w:val="Hyperlink"/>
            <w:noProof/>
          </w:rPr>
          <w:delText>FAQ for Semantic Versioning</w:delText>
        </w:r>
        <w:r w:rsidDel="003A3C2B">
          <w:rPr>
            <w:noProof/>
            <w:webHidden/>
          </w:rPr>
          <w:tab/>
          <w:delText>118</w:delText>
        </w:r>
      </w:del>
    </w:p>
    <w:p w14:paraId="57E555C1" w14:textId="375F35C1" w:rsidR="00753093" w:rsidDel="00C61FD2" w:rsidRDefault="00753093" w:rsidP="00683C11">
      <w:pPr>
        <w:pStyle w:val="TOC1"/>
        <w:rPr>
          <w:del w:id="623" w:author="Matthew Nelson" w:date="2024-09-19T22:31:00Z"/>
          <w:rFonts w:asciiTheme="minorHAnsi" w:eastAsiaTheme="minorEastAsia" w:hAnsiTheme="minorHAnsi" w:cstheme="minorBidi"/>
          <w:noProof/>
          <w:szCs w:val="22"/>
          <w:lang w:eastAsia="en-GB"/>
        </w:rPr>
      </w:pPr>
      <w:del w:id="624" w:author="Matthew Nelson" w:date="2024-09-19T22:31:00Z">
        <w:r w:rsidRPr="00C61FD2" w:rsidDel="00C61FD2">
          <w:rPr>
            <w:noProof/>
            <w:rPrChange w:id="625" w:author="Matthew Nelson" w:date="2024-09-19T22:31:00Z">
              <w:rPr>
                <w:rStyle w:val="Hyperlink"/>
                <w:b w:val="0"/>
                <w:noProof/>
              </w:rPr>
            </w:rPrChange>
          </w:rPr>
          <w:delText>1</w:delText>
        </w:r>
        <w:r w:rsidDel="00C61FD2">
          <w:rPr>
            <w:rFonts w:asciiTheme="minorHAnsi" w:eastAsiaTheme="minorEastAsia" w:hAnsiTheme="minorHAnsi" w:cstheme="minorBidi"/>
            <w:noProof/>
            <w:szCs w:val="22"/>
            <w:lang w:eastAsia="en-GB"/>
          </w:rPr>
          <w:tab/>
        </w:r>
        <w:r w:rsidRPr="00C61FD2" w:rsidDel="00C61FD2">
          <w:rPr>
            <w:noProof/>
            <w:rPrChange w:id="626" w:author="Matthew Nelson" w:date="2024-09-19T22:31:00Z">
              <w:rPr>
                <w:rStyle w:val="Hyperlink"/>
                <w:b w:val="0"/>
                <w:noProof/>
              </w:rPr>
            </w:rPrChange>
          </w:rPr>
          <w:delText>Purpose and Structure</w:delText>
        </w:r>
        <w:r w:rsidDel="00C61FD2">
          <w:rPr>
            <w:noProof/>
            <w:webHidden/>
          </w:rPr>
          <w:tab/>
          <w:delText>6</w:delText>
        </w:r>
      </w:del>
    </w:p>
    <w:p w14:paraId="1417C1DB" w14:textId="258048B5" w:rsidR="00753093" w:rsidDel="00C61FD2" w:rsidRDefault="00753093">
      <w:pPr>
        <w:pStyle w:val="TOC2"/>
        <w:tabs>
          <w:tab w:val="left" w:pos="880"/>
          <w:tab w:val="right" w:leader="dot" w:pos="8302"/>
        </w:tabs>
        <w:rPr>
          <w:del w:id="627" w:author="Matthew Nelson" w:date="2024-09-19T22:31:00Z"/>
          <w:rFonts w:asciiTheme="minorHAnsi" w:eastAsiaTheme="minorEastAsia" w:hAnsiTheme="minorHAnsi" w:cstheme="minorBidi"/>
          <w:noProof/>
          <w:szCs w:val="22"/>
          <w:lang w:eastAsia="en-GB"/>
        </w:rPr>
      </w:pPr>
      <w:del w:id="628" w:author="Matthew Nelson" w:date="2024-09-19T22:31:00Z">
        <w:r w:rsidRPr="00C61FD2" w:rsidDel="00C61FD2">
          <w:rPr>
            <w:noProof/>
            <w:rPrChange w:id="629" w:author="Matthew Nelson" w:date="2024-09-19T22:31:00Z">
              <w:rPr>
                <w:rStyle w:val="Hyperlink"/>
                <w:noProof/>
              </w:rPr>
            </w:rPrChange>
          </w:rPr>
          <w:delText>1.1</w:delText>
        </w:r>
        <w:r w:rsidDel="00C61FD2">
          <w:rPr>
            <w:rFonts w:asciiTheme="minorHAnsi" w:eastAsiaTheme="minorEastAsia" w:hAnsiTheme="minorHAnsi" w:cstheme="minorBidi"/>
            <w:noProof/>
            <w:szCs w:val="22"/>
            <w:lang w:eastAsia="en-GB"/>
          </w:rPr>
          <w:tab/>
        </w:r>
        <w:r w:rsidRPr="00C61FD2" w:rsidDel="00C61FD2">
          <w:rPr>
            <w:noProof/>
            <w:rPrChange w:id="630" w:author="Matthew Nelson" w:date="2024-09-19T22:31:00Z">
              <w:rPr>
                <w:rStyle w:val="Hyperlink"/>
                <w:noProof/>
              </w:rPr>
            </w:rPrChange>
          </w:rPr>
          <w:delText>Purpose</w:delText>
        </w:r>
        <w:r w:rsidDel="00C61FD2">
          <w:rPr>
            <w:noProof/>
            <w:webHidden/>
          </w:rPr>
          <w:tab/>
          <w:delText>6</w:delText>
        </w:r>
      </w:del>
    </w:p>
    <w:p w14:paraId="6E74A1E2" w14:textId="48A472B8" w:rsidR="00753093" w:rsidDel="00C61FD2" w:rsidRDefault="00753093">
      <w:pPr>
        <w:pStyle w:val="TOC2"/>
        <w:tabs>
          <w:tab w:val="left" w:pos="880"/>
          <w:tab w:val="right" w:leader="dot" w:pos="8302"/>
        </w:tabs>
        <w:rPr>
          <w:del w:id="631" w:author="Matthew Nelson" w:date="2024-09-19T22:31:00Z"/>
          <w:rFonts w:asciiTheme="minorHAnsi" w:eastAsiaTheme="minorEastAsia" w:hAnsiTheme="minorHAnsi" w:cstheme="minorBidi"/>
          <w:noProof/>
          <w:szCs w:val="22"/>
          <w:lang w:eastAsia="en-GB"/>
        </w:rPr>
      </w:pPr>
      <w:del w:id="632" w:author="Matthew Nelson" w:date="2024-09-19T22:31:00Z">
        <w:r w:rsidRPr="00C61FD2" w:rsidDel="00C61FD2">
          <w:rPr>
            <w:noProof/>
            <w:rPrChange w:id="633" w:author="Matthew Nelson" w:date="2024-09-19T22:31:00Z">
              <w:rPr>
                <w:rStyle w:val="Hyperlink"/>
                <w:noProof/>
              </w:rPr>
            </w:rPrChange>
          </w:rPr>
          <w:delText>1.2</w:delText>
        </w:r>
        <w:r w:rsidDel="00C61FD2">
          <w:rPr>
            <w:rFonts w:asciiTheme="minorHAnsi" w:eastAsiaTheme="minorEastAsia" w:hAnsiTheme="minorHAnsi" w:cstheme="minorBidi"/>
            <w:noProof/>
            <w:szCs w:val="22"/>
            <w:lang w:eastAsia="en-GB"/>
          </w:rPr>
          <w:tab/>
        </w:r>
        <w:r w:rsidRPr="00C61FD2" w:rsidDel="00C61FD2">
          <w:rPr>
            <w:noProof/>
            <w:rPrChange w:id="634" w:author="Matthew Nelson" w:date="2024-09-19T22:31:00Z">
              <w:rPr>
                <w:rStyle w:val="Hyperlink"/>
                <w:noProof/>
              </w:rPr>
            </w:rPrChange>
          </w:rPr>
          <w:delText>Structure</w:delText>
        </w:r>
        <w:r w:rsidDel="00C61FD2">
          <w:rPr>
            <w:noProof/>
            <w:webHidden/>
          </w:rPr>
          <w:tab/>
          <w:delText>6</w:delText>
        </w:r>
      </w:del>
    </w:p>
    <w:p w14:paraId="0B734534" w14:textId="16624498" w:rsidR="00753093" w:rsidDel="00C61FD2" w:rsidRDefault="00753093" w:rsidP="00683C11">
      <w:pPr>
        <w:pStyle w:val="TOC1"/>
        <w:rPr>
          <w:del w:id="635" w:author="Matthew Nelson" w:date="2024-09-19T22:31:00Z"/>
          <w:rFonts w:asciiTheme="minorHAnsi" w:eastAsiaTheme="minorEastAsia" w:hAnsiTheme="minorHAnsi" w:cstheme="minorBidi"/>
          <w:noProof/>
          <w:szCs w:val="22"/>
          <w:lang w:eastAsia="en-GB"/>
        </w:rPr>
      </w:pPr>
      <w:del w:id="636" w:author="Matthew Nelson" w:date="2024-09-19T22:31:00Z">
        <w:r w:rsidRPr="00C61FD2" w:rsidDel="00C61FD2">
          <w:rPr>
            <w:noProof/>
            <w:rPrChange w:id="637" w:author="Matthew Nelson" w:date="2024-09-19T22:31:00Z">
              <w:rPr>
                <w:rStyle w:val="Hyperlink"/>
                <w:b w:val="0"/>
                <w:noProof/>
              </w:rPr>
            </w:rPrChange>
          </w:rPr>
          <w:delText>2</w:delText>
        </w:r>
        <w:r w:rsidDel="00C61FD2">
          <w:rPr>
            <w:rFonts w:asciiTheme="minorHAnsi" w:eastAsiaTheme="minorEastAsia" w:hAnsiTheme="minorHAnsi" w:cstheme="minorBidi"/>
            <w:noProof/>
            <w:szCs w:val="22"/>
            <w:lang w:eastAsia="en-GB"/>
          </w:rPr>
          <w:tab/>
        </w:r>
        <w:r w:rsidRPr="00C61FD2" w:rsidDel="00C61FD2">
          <w:rPr>
            <w:noProof/>
            <w:rPrChange w:id="638" w:author="Matthew Nelson" w:date="2024-09-19T22:31:00Z">
              <w:rPr>
                <w:rStyle w:val="Hyperlink"/>
                <w:b w:val="0"/>
                <w:noProof/>
              </w:rPr>
            </w:rPrChange>
          </w:rPr>
          <w:delText>General Notes on This Document</w:delText>
        </w:r>
        <w:r w:rsidDel="00C61FD2">
          <w:rPr>
            <w:noProof/>
            <w:webHidden/>
          </w:rPr>
          <w:tab/>
          <w:delText>7</w:delText>
        </w:r>
      </w:del>
    </w:p>
    <w:p w14:paraId="60329728" w14:textId="0A9CDFB0" w:rsidR="00753093" w:rsidDel="00C61FD2" w:rsidRDefault="00753093" w:rsidP="00683C11">
      <w:pPr>
        <w:pStyle w:val="TOC1"/>
        <w:rPr>
          <w:del w:id="639" w:author="Matthew Nelson" w:date="2024-09-19T22:31:00Z"/>
          <w:rFonts w:asciiTheme="minorHAnsi" w:eastAsiaTheme="minorEastAsia" w:hAnsiTheme="minorHAnsi" w:cstheme="minorBidi"/>
          <w:noProof/>
          <w:szCs w:val="22"/>
          <w:lang w:eastAsia="en-GB"/>
        </w:rPr>
      </w:pPr>
      <w:del w:id="640" w:author="Matthew Nelson" w:date="2024-09-19T22:31:00Z">
        <w:r w:rsidRPr="00C61FD2" w:rsidDel="00C61FD2">
          <w:rPr>
            <w:noProof/>
            <w:rPrChange w:id="641" w:author="Matthew Nelson" w:date="2024-09-19T22:31:00Z">
              <w:rPr>
                <w:rStyle w:val="Hyperlink"/>
                <w:b w:val="0"/>
                <w:noProof/>
              </w:rPr>
            </w:rPrChange>
          </w:rPr>
          <w:delText>3</w:delText>
        </w:r>
        <w:r w:rsidDel="00C61FD2">
          <w:rPr>
            <w:rFonts w:asciiTheme="minorHAnsi" w:eastAsiaTheme="minorEastAsia" w:hAnsiTheme="minorHAnsi" w:cstheme="minorBidi"/>
            <w:noProof/>
            <w:szCs w:val="22"/>
            <w:lang w:eastAsia="en-GB"/>
          </w:rPr>
          <w:tab/>
        </w:r>
        <w:r w:rsidRPr="00C61FD2" w:rsidDel="00C61FD2">
          <w:rPr>
            <w:noProof/>
            <w:rPrChange w:id="642" w:author="Matthew Nelson" w:date="2024-09-19T22:31:00Z">
              <w:rPr>
                <w:rStyle w:val="Hyperlink"/>
                <w:b w:val="0"/>
                <w:noProof/>
              </w:rPr>
            </w:rPrChange>
          </w:rPr>
          <w:delText>Guide for SDMX Format Standards</w:delText>
        </w:r>
        <w:r w:rsidDel="00C61FD2">
          <w:rPr>
            <w:noProof/>
            <w:webHidden/>
          </w:rPr>
          <w:tab/>
          <w:delText>8</w:delText>
        </w:r>
      </w:del>
    </w:p>
    <w:p w14:paraId="0FDDCD60" w14:textId="0BAB780D" w:rsidR="00753093" w:rsidDel="00C61FD2" w:rsidRDefault="00753093">
      <w:pPr>
        <w:pStyle w:val="TOC2"/>
        <w:tabs>
          <w:tab w:val="left" w:pos="880"/>
          <w:tab w:val="right" w:leader="dot" w:pos="8302"/>
        </w:tabs>
        <w:rPr>
          <w:del w:id="643" w:author="Matthew Nelson" w:date="2024-09-19T22:31:00Z"/>
          <w:rFonts w:asciiTheme="minorHAnsi" w:eastAsiaTheme="minorEastAsia" w:hAnsiTheme="minorHAnsi" w:cstheme="minorBidi"/>
          <w:noProof/>
          <w:szCs w:val="22"/>
          <w:lang w:eastAsia="en-GB"/>
        </w:rPr>
      </w:pPr>
      <w:del w:id="644" w:author="Matthew Nelson" w:date="2024-09-19T22:31:00Z">
        <w:r w:rsidRPr="00C61FD2" w:rsidDel="00C61FD2">
          <w:rPr>
            <w:noProof/>
            <w:rPrChange w:id="645" w:author="Matthew Nelson" w:date="2024-09-19T22:31:00Z">
              <w:rPr>
                <w:rStyle w:val="Hyperlink"/>
                <w:noProof/>
              </w:rPr>
            </w:rPrChange>
          </w:rPr>
          <w:delText>3.1</w:delText>
        </w:r>
        <w:r w:rsidDel="00C61FD2">
          <w:rPr>
            <w:rFonts w:asciiTheme="minorHAnsi" w:eastAsiaTheme="minorEastAsia" w:hAnsiTheme="minorHAnsi" w:cstheme="minorBidi"/>
            <w:noProof/>
            <w:szCs w:val="22"/>
            <w:lang w:eastAsia="en-GB"/>
          </w:rPr>
          <w:tab/>
        </w:r>
        <w:r w:rsidRPr="00C61FD2" w:rsidDel="00C61FD2">
          <w:rPr>
            <w:noProof/>
            <w:rPrChange w:id="646" w:author="Matthew Nelson" w:date="2024-09-19T22:31:00Z">
              <w:rPr>
                <w:rStyle w:val="Hyperlink"/>
                <w:noProof/>
              </w:rPr>
            </w:rPrChange>
          </w:rPr>
          <w:delText>Introduction</w:delText>
        </w:r>
        <w:r w:rsidDel="00C61FD2">
          <w:rPr>
            <w:noProof/>
            <w:webHidden/>
          </w:rPr>
          <w:tab/>
          <w:delText>8</w:delText>
        </w:r>
      </w:del>
    </w:p>
    <w:p w14:paraId="4B1C884F" w14:textId="469583C7" w:rsidR="00753093" w:rsidDel="00C61FD2" w:rsidRDefault="00753093">
      <w:pPr>
        <w:pStyle w:val="TOC2"/>
        <w:tabs>
          <w:tab w:val="left" w:pos="880"/>
          <w:tab w:val="right" w:leader="dot" w:pos="8302"/>
        </w:tabs>
        <w:rPr>
          <w:del w:id="647" w:author="Matthew Nelson" w:date="2024-09-19T22:31:00Z"/>
          <w:rFonts w:asciiTheme="minorHAnsi" w:eastAsiaTheme="minorEastAsia" w:hAnsiTheme="minorHAnsi" w:cstheme="minorBidi"/>
          <w:noProof/>
          <w:szCs w:val="22"/>
          <w:lang w:eastAsia="en-GB"/>
        </w:rPr>
      </w:pPr>
      <w:del w:id="648" w:author="Matthew Nelson" w:date="2024-09-19T22:31:00Z">
        <w:r w:rsidRPr="00C61FD2" w:rsidDel="00C61FD2">
          <w:rPr>
            <w:noProof/>
            <w:rPrChange w:id="649" w:author="Matthew Nelson" w:date="2024-09-19T22:31:00Z">
              <w:rPr>
                <w:rStyle w:val="Hyperlink"/>
                <w:noProof/>
              </w:rPr>
            </w:rPrChange>
          </w:rPr>
          <w:delText>3.2</w:delText>
        </w:r>
        <w:r w:rsidDel="00C61FD2">
          <w:rPr>
            <w:rFonts w:asciiTheme="minorHAnsi" w:eastAsiaTheme="minorEastAsia" w:hAnsiTheme="minorHAnsi" w:cstheme="minorBidi"/>
            <w:noProof/>
            <w:szCs w:val="22"/>
            <w:lang w:eastAsia="en-GB"/>
          </w:rPr>
          <w:tab/>
        </w:r>
        <w:r w:rsidRPr="00C61FD2" w:rsidDel="00C61FD2">
          <w:rPr>
            <w:noProof/>
            <w:rPrChange w:id="650" w:author="Matthew Nelson" w:date="2024-09-19T22:31:00Z">
              <w:rPr>
                <w:rStyle w:val="Hyperlink"/>
                <w:noProof/>
              </w:rPr>
            </w:rPrChange>
          </w:rPr>
          <w:delText>SDMX Information Model for Format Implementers</w:delText>
        </w:r>
        <w:r w:rsidDel="00C61FD2">
          <w:rPr>
            <w:noProof/>
            <w:webHidden/>
          </w:rPr>
          <w:tab/>
          <w:delText>8</w:delText>
        </w:r>
      </w:del>
    </w:p>
    <w:p w14:paraId="20A60D87" w14:textId="64D4316E" w:rsidR="00753093" w:rsidDel="00C61FD2" w:rsidRDefault="00753093">
      <w:pPr>
        <w:pStyle w:val="TOC3"/>
        <w:tabs>
          <w:tab w:val="left" w:pos="1320"/>
          <w:tab w:val="right" w:leader="dot" w:pos="8302"/>
        </w:tabs>
        <w:rPr>
          <w:del w:id="651" w:author="Matthew Nelson" w:date="2024-09-19T22:31:00Z"/>
          <w:rFonts w:asciiTheme="minorHAnsi" w:eastAsiaTheme="minorEastAsia" w:hAnsiTheme="minorHAnsi" w:cstheme="minorBidi"/>
          <w:noProof/>
          <w:szCs w:val="22"/>
          <w:lang w:eastAsia="en-GB"/>
        </w:rPr>
      </w:pPr>
      <w:del w:id="652" w:author="Matthew Nelson" w:date="2024-09-19T22:31:00Z">
        <w:r w:rsidRPr="00C61FD2" w:rsidDel="00C61FD2">
          <w:rPr>
            <w:noProof/>
            <w:rPrChange w:id="653" w:author="Matthew Nelson" w:date="2024-09-19T22:31:00Z">
              <w:rPr>
                <w:rStyle w:val="Hyperlink"/>
                <w:noProof/>
              </w:rPr>
            </w:rPrChange>
          </w:rPr>
          <w:delText>3.2.1</w:delText>
        </w:r>
        <w:r w:rsidDel="00C61FD2">
          <w:rPr>
            <w:rFonts w:asciiTheme="minorHAnsi" w:eastAsiaTheme="minorEastAsia" w:hAnsiTheme="minorHAnsi" w:cstheme="minorBidi"/>
            <w:noProof/>
            <w:szCs w:val="22"/>
            <w:lang w:eastAsia="en-GB"/>
          </w:rPr>
          <w:tab/>
        </w:r>
        <w:r w:rsidRPr="00C61FD2" w:rsidDel="00C61FD2">
          <w:rPr>
            <w:noProof/>
            <w:rPrChange w:id="654" w:author="Matthew Nelson" w:date="2024-09-19T22:31:00Z">
              <w:rPr>
                <w:rStyle w:val="Hyperlink"/>
                <w:noProof/>
              </w:rPr>
            </w:rPrChange>
          </w:rPr>
          <w:delText>Introduction</w:delText>
        </w:r>
        <w:r w:rsidDel="00C61FD2">
          <w:rPr>
            <w:noProof/>
            <w:webHidden/>
          </w:rPr>
          <w:tab/>
          <w:delText>8</w:delText>
        </w:r>
      </w:del>
    </w:p>
    <w:p w14:paraId="1D61AAD1" w14:textId="6ED3877A" w:rsidR="00753093" w:rsidDel="00C61FD2" w:rsidRDefault="00753093">
      <w:pPr>
        <w:pStyle w:val="TOC2"/>
        <w:tabs>
          <w:tab w:val="left" w:pos="880"/>
          <w:tab w:val="right" w:leader="dot" w:pos="8302"/>
        </w:tabs>
        <w:rPr>
          <w:del w:id="655" w:author="Matthew Nelson" w:date="2024-09-19T22:31:00Z"/>
          <w:rFonts w:asciiTheme="minorHAnsi" w:eastAsiaTheme="minorEastAsia" w:hAnsiTheme="minorHAnsi" w:cstheme="minorBidi"/>
          <w:noProof/>
          <w:szCs w:val="22"/>
          <w:lang w:eastAsia="en-GB"/>
        </w:rPr>
      </w:pPr>
      <w:del w:id="656" w:author="Matthew Nelson" w:date="2024-09-19T22:31:00Z">
        <w:r w:rsidRPr="00C61FD2" w:rsidDel="00C61FD2">
          <w:rPr>
            <w:noProof/>
            <w:rPrChange w:id="657" w:author="Matthew Nelson" w:date="2024-09-19T22:31:00Z">
              <w:rPr>
                <w:rStyle w:val="Hyperlink"/>
                <w:noProof/>
              </w:rPr>
            </w:rPrChange>
          </w:rPr>
          <w:delText>3.3</w:delText>
        </w:r>
        <w:r w:rsidDel="00C61FD2">
          <w:rPr>
            <w:rFonts w:asciiTheme="minorHAnsi" w:eastAsiaTheme="minorEastAsia" w:hAnsiTheme="minorHAnsi" w:cstheme="minorBidi"/>
            <w:noProof/>
            <w:szCs w:val="22"/>
            <w:lang w:eastAsia="en-GB"/>
          </w:rPr>
          <w:tab/>
        </w:r>
        <w:r w:rsidRPr="00C61FD2" w:rsidDel="00C61FD2">
          <w:rPr>
            <w:noProof/>
            <w:rPrChange w:id="658" w:author="Matthew Nelson" w:date="2024-09-19T22:31:00Z">
              <w:rPr>
                <w:rStyle w:val="Hyperlink"/>
                <w:noProof/>
              </w:rPr>
            </w:rPrChange>
          </w:rPr>
          <w:delText>SDMX Formats: Expressive Capabilities and Function</w:delText>
        </w:r>
        <w:r w:rsidDel="00C61FD2">
          <w:rPr>
            <w:noProof/>
            <w:webHidden/>
          </w:rPr>
          <w:tab/>
          <w:delText>8</w:delText>
        </w:r>
      </w:del>
    </w:p>
    <w:p w14:paraId="46E2E54C" w14:textId="4478AAAD" w:rsidR="00753093" w:rsidDel="00C61FD2" w:rsidRDefault="00753093">
      <w:pPr>
        <w:pStyle w:val="TOC3"/>
        <w:tabs>
          <w:tab w:val="left" w:pos="1320"/>
          <w:tab w:val="right" w:leader="dot" w:pos="8302"/>
        </w:tabs>
        <w:rPr>
          <w:del w:id="659" w:author="Matthew Nelson" w:date="2024-09-19T22:31:00Z"/>
          <w:rFonts w:asciiTheme="minorHAnsi" w:eastAsiaTheme="minorEastAsia" w:hAnsiTheme="minorHAnsi" w:cstheme="minorBidi"/>
          <w:noProof/>
          <w:szCs w:val="22"/>
          <w:lang w:eastAsia="en-GB"/>
        </w:rPr>
      </w:pPr>
      <w:del w:id="660" w:author="Matthew Nelson" w:date="2024-09-19T22:31:00Z">
        <w:r w:rsidRPr="00C61FD2" w:rsidDel="00C61FD2">
          <w:rPr>
            <w:noProof/>
            <w:rPrChange w:id="661" w:author="Matthew Nelson" w:date="2024-09-19T22:31:00Z">
              <w:rPr>
                <w:rStyle w:val="Hyperlink"/>
                <w:noProof/>
              </w:rPr>
            </w:rPrChange>
          </w:rPr>
          <w:delText>3.3.1</w:delText>
        </w:r>
        <w:r w:rsidDel="00C61FD2">
          <w:rPr>
            <w:rFonts w:asciiTheme="minorHAnsi" w:eastAsiaTheme="minorEastAsia" w:hAnsiTheme="minorHAnsi" w:cstheme="minorBidi"/>
            <w:noProof/>
            <w:szCs w:val="22"/>
            <w:lang w:eastAsia="en-GB"/>
          </w:rPr>
          <w:tab/>
        </w:r>
        <w:r w:rsidRPr="00C61FD2" w:rsidDel="00C61FD2">
          <w:rPr>
            <w:noProof/>
            <w:rPrChange w:id="662" w:author="Matthew Nelson" w:date="2024-09-19T22:31:00Z">
              <w:rPr>
                <w:rStyle w:val="Hyperlink"/>
                <w:noProof/>
              </w:rPr>
            </w:rPrChange>
          </w:rPr>
          <w:delText>Format Optimizations and Differences</w:delText>
        </w:r>
        <w:r w:rsidDel="00C61FD2">
          <w:rPr>
            <w:noProof/>
            <w:webHidden/>
          </w:rPr>
          <w:tab/>
          <w:delText>8</w:delText>
        </w:r>
      </w:del>
    </w:p>
    <w:p w14:paraId="0983787E" w14:textId="4093C743" w:rsidR="00753093" w:rsidDel="00C61FD2" w:rsidRDefault="00753093">
      <w:pPr>
        <w:pStyle w:val="TOC2"/>
        <w:tabs>
          <w:tab w:val="left" w:pos="880"/>
          <w:tab w:val="right" w:leader="dot" w:pos="8302"/>
        </w:tabs>
        <w:rPr>
          <w:del w:id="663" w:author="Matthew Nelson" w:date="2024-09-19T22:31:00Z"/>
          <w:rFonts w:asciiTheme="minorHAnsi" w:eastAsiaTheme="minorEastAsia" w:hAnsiTheme="minorHAnsi" w:cstheme="minorBidi"/>
          <w:noProof/>
          <w:szCs w:val="22"/>
          <w:lang w:eastAsia="en-GB"/>
        </w:rPr>
      </w:pPr>
      <w:del w:id="664" w:author="Matthew Nelson" w:date="2024-09-19T22:31:00Z">
        <w:r w:rsidRPr="00C61FD2" w:rsidDel="00C61FD2">
          <w:rPr>
            <w:noProof/>
            <w:rPrChange w:id="665" w:author="Matthew Nelson" w:date="2024-09-19T22:31:00Z">
              <w:rPr>
                <w:rStyle w:val="Hyperlink"/>
                <w:noProof/>
              </w:rPr>
            </w:rPrChange>
          </w:rPr>
          <w:delText>3.4</w:delText>
        </w:r>
        <w:r w:rsidDel="00C61FD2">
          <w:rPr>
            <w:rFonts w:asciiTheme="minorHAnsi" w:eastAsiaTheme="minorEastAsia" w:hAnsiTheme="minorHAnsi" w:cstheme="minorBidi"/>
            <w:noProof/>
            <w:szCs w:val="22"/>
            <w:lang w:eastAsia="en-GB"/>
          </w:rPr>
          <w:tab/>
        </w:r>
        <w:r w:rsidRPr="00C61FD2" w:rsidDel="00C61FD2">
          <w:rPr>
            <w:noProof/>
            <w:rPrChange w:id="666" w:author="Matthew Nelson" w:date="2024-09-19T22:31:00Z">
              <w:rPr>
                <w:rStyle w:val="Hyperlink"/>
                <w:noProof/>
              </w:rPr>
            </w:rPrChange>
          </w:rPr>
          <w:delText>SDMX Best Practices</w:delText>
        </w:r>
        <w:r w:rsidDel="00C61FD2">
          <w:rPr>
            <w:noProof/>
            <w:webHidden/>
          </w:rPr>
          <w:tab/>
          <w:delText>10</w:delText>
        </w:r>
      </w:del>
    </w:p>
    <w:p w14:paraId="13B2321F" w14:textId="61457218" w:rsidR="00753093" w:rsidDel="00C61FD2" w:rsidRDefault="00753093">
      <w:pPr>
        <w:pStyle w:val="TOC3"/>
        <w:tabs>
          <w:tab w:val="left" w:pos="1320"/>
          <w:tab w:val="right" w:leader="dot" w:pos="8302"/>
        </w:tabs>
        <w:rPr>
          <w:del w:id="667" w:author="Matthew Nelson" w:date="2024-09-19T22:31:00Z"/>
          <w:rFonts w:asciiTheme="minorHAnsi" w:eastAsiaTheme="minorEastAsia" w:hAnsiTheme="minorHAnsi" w:cstheme="minorBidi"/>
          <w:noProof/>
          <w:szCs w:val="22"/>
          <w:lang w:eastAsia="en-GB"/>
        </w:rPr>
      </w:pPr>
      <w:del w:id="668" w:author="Matthew Nelson" w:date="2024-09-19T22:31:00Z">
        <w:r w:rsidRPr="00C61FD2" w:rsidDel="00C61FD2">
          <w:rPr>
            <w:noProof/>
            <w:rPrChange w:id="669" w:author="Matthew Nelson" w:date="2024-09-19T22:31:00Z">
              <w:rPr>
                <w:rStyle w:val="Hyperlink"/>
                <w:noProof/>
              </w:rPr>
            </w:rPrChange>
          </w:rPr>
          <w:delText>3.4.1</w:delText>
        </w:r>
        <w:r w:rsidDel="00C61FD2">
          <w:rPr>
            <w:rFonts w:asciiTheme="minorHAnsi" w:eastAsiaTheme="minorEastAsia" w:hAnsiTheme="minorHAnsi" w:cstheme="minorBidi"/>
            <w:noProof/>
            <w:szCs w:val="22"/>
            <w:lang w:eastAsia="en-GB"/>
          </w:rPr>
          <w:tab/>
        </w:r>
        <w:r w:rsidRPr="00C61FD2" w:rsidDel="00C61FD2">
          <w:rPr>
            <w:noProof/>
            <w:rPrChange w:id="670" w:author="Matthew Nelson" w:date="2024-09-19T22:31:00Z">
              <w:rPr>
                <w:rStyle w:val="Hyperlink"/>
                <w:noProof/>
              </w:rPr>
            </w:rPrChange>
          </w:rPr>
          <w:delText>Reporting and Dissemination Guidelines</w:delText>
        </w:r>
        <w:r w:rsidDel="00C61FD2">
          <w:rPr>
            <w:noProof/>
            <w:webHidden/>
          </w:rPr>
          <w:tab/>
          <w:delText>10</w:delText>
        </w:r>
      </w:del>
    </w:p>
    <w:p w14:paraId="36399984" w14:textId="1E7395FA" w:rsidR="00753093" w:rsidDel="00C61FD2" w:rsidRDefault="00753093">
      <w:pPr>
        <w:pStyle w:val="TOC3"/>
        <w:tabs>
          <w:tab w:val="left" w:pos="1320"/>
          <w:tab w:val="right" w:leader="dot" w:pos="8302"/>
        </w:tabs>
        <w:rPr>
          <w:del w:id="671" w:author="Matthew Nelson" w:date="2024-09-19T22:31:00Z"/>
          <w:rFonts w:asciiTheme="minorHAnsi" w:eastAsiaTheme="minorEastAsia" w:hAnsiTheme="minorHAnsi" w:cstheme="minorBidi"/>
          <w:noProof/>
          <w:szCs w:val="22"/>
          <w:lang w:eastAsia="en-GB"/>
        </w:rPr>
      </w:pPr>
      <w:del w:id="672" w:author="Matthew Nelson" w:date="2024-09-19T22:31:00Z">
        <w:r w:rsidRPr="00C61FD2" w:rsidDel="00C61FD2">
          <w:rPr>
            <w:noProof/>
            <w:rPrChange w:id="673" w:author="Matthew Nelson" w:date="2024-09-19T22:31:00Z">
              <w:rPr>
                <w:rStyle w:val="Hyperlink"/>
                <w:noProof/>
              </w:rPr>
            </w:rPrChange>
          </w:rPr>
          <w:delText>3.4.2</w:delText>
        </w:r>
        <w:r w:rsidDel="00C61FD2">
          <w:rPr>
            <w:rFonts w:asciiTheme="minorHAnsi" w:eastAsiaTheme="minorEastAsia" w:hAnsiTheme="minorHAnsi" w:cstheme="minorBidi"/>
            <w:noProof/>
            <w:szCs w:val="22"/>
            <w:lang w:eastAsia="en-GB"/>
          </w:rPr>
          <w:tab/>
        </w:r>
        <w:r w:rsidRPr="00C61FD2" w:rsidDel="00C61FD2">
          <w:rPr>
            <w:noProof/>
            <w:rPrChange w:id="674" w:author="Matthew Nelson" w:date="2024-09-19T22:31:00Z">
              <w:rPr>
                <w:rStyle w:val="Hyperlink"/>
                <w:noProof/>
              </w:rPr>
            </w:rPrChange>
          </w:rPr>
          <w:delText>Best Practices for Batch Data Exchange</w:delText>
        </w:r>
        <w:r w:rsidDel="00C61FD2">
          <w:rPr>
            <w:noProof/>
            <w:webHidden/>
          </w:rPr>
          <w:tab/>
          <w:delText>13</w:delText>
        </w:r>
      </w:del>
    </w:p>
    <w:p w14:paraId="5AC33704" w14:textId="5E15D029" w:rsidR="00753093" w:rsidDel="00C61FD2" w:rsidRDefault="00753093" w:rsidP="00683C11">
      <w:pPr>
        <w:pStyle w:val="TOC1"/>
        <w:rPr>
          <w:del w:id="675" w:author="Matthew Nelson" w:date="2024-09-19T22:31:00Z"/>
          <w:rFonts w:asciiTheme="minorHAnsi" w:eastAsiaTheme="minorEastAsia" w:hAnsiTheme="minorHAnsi" w:cstheme="minorBidi"/>
          <w:noProof/>
          <w:szCs w:val="22"/>
          <w:lang w:eastAsia="en-GB"/>
        </w:rPr>
      </w:pPr>
      <w:del w:id="676" w:author="Matthew Nelson" w:date="2024-09-19T22:31:00Z">
        <w:r w:rsidRPr="00C61FD2" w:rsidDel="00C61FD2">
          <w:rPr>
            <w:noProof/>
            <w:rPrChange w:id="677" w:author="Matthew Nelson" w:date="2024-09-19T22:31:00Z">
              <w:rPr>
                <w:rStyle w:val="Hyperlink"/>
                <w:b w:val="0"/>
                <w:noProof/>
              </w:rPr>
            </w:rPrChange>
          </w:rPr>
          <w:delText>4</w:delText>
        </w:r>
        <w:r w:rsidDel="00C61FD2">
          <w:rPr>
            <w:rFonts w:asciiTheme="minorHAnsi" w:eastAsiaTheme="minorEastAsia" w:hAnsiTheme="minorHAnsi" w:cstheme="minorBidi"/>
            <w:noProof/>
            <w:szCs w:val="22"/>
            <w:lang w:eastAsia="en-GB"/>
          </w:rPr>
          <w:tab/>
        </w:r>
        <w:r w:rsidRPr="00C61FD2" w:rsidDel="00C61FD2">
          <w:rPr>
            <w:noProof/>
            <w:rPrChange w:id="678" w:author="Matthew Nelson" w:date="2024-09-19T22:31:00Z">
              <w:rPr>
                <w:rStyle w:val="Hyperlink"/>
                <w:b w:val="0"/>
                <w:noProof/>
              </w:rPr>
            </w:rPrChange>
          </w:rPr>
          <w:delText>General Notes for Implementers</w:delText>
        </w:r>
        <w:r w:rsidDel="00C61FD2">
          <w:rPr>
            <w:noProof/>
            <w:webHidden/>
          </w:rPr>
          <w:tab/>
          <w:delText>15</w:delText>
        </w:r>
      </w:del>
    </w:p>
    <w:p w14:paraId="0E227B09" w14:textId="3069586D" w:rsidR="00753093" w:rsidDel="00C61FD2" w:rsidRDefault="00753093">
      <w:pPr>
        <w:pStyle w:val="TOC2"/>
        <w:tabs>
          <w:tab w:val="left" w:pos="880"/>
          <w:tab w:val="right" w:leader="dot" w:pos="8302"/>
        </w:tabs>
        <w:rPr>
          <w:del w:id="679" w:author="Matthew Nelson" w:date="2024-09-19T22:31:00Z"/>
          <w:rFonts w:asciiTheme="minorHAnsi" w:eastAsiaTheme="minorEastAsia" w:hAnsiTheme="minorHAnsi" w:cstheme="minorBidi"/>
          <w:noProof/>
          <w:szCs w:val="22"/>
          <w:lang w:eastAsia="en-GB"/>
        </w:rPr>
      </w:pPr>
      <w:del w:id="680" w:author="Matthew Nelson" w:date="2024-09-19T22:31:00Z">
        <w:r w:rsidRPr="00C61FD2" w:rsidDel="00C61FD2">
          <w:rPr>
            <w:noProof/>
            <w:rPrChange w:id="681" w:author="Matthew Nelson" w:date="2024-09-19T22:31:00Z">
              <w:rPr>
                <w:rStyle w:val="Hyperlink"/>
                <w:noProof/>
              </w:rPr>
            </w:rPrChange>
          </w:rPr>
          <w:delText>4.1</w:delText>
        </w:r>
        <w:r w:rsidDel="00C61FD2">
          <w:rPr>
            <w:rFonts w:asciiTheme="minorHAnsi" w:eastAsiaTheme="minorEastAsia" w:hAnsiTheme="minorHAnsi" w:cstheme="minorBidi"/>
            <w:noProof/>
            <w:szCs w:val="22"/>
            <w:lang w:eastAsia="en-GB"/>
          </w:rPr>
          <w:tab/>
        </w:r>
        <w:r w:rsidRPr="00C61FD2" w:rsidDel="00C61FD2">
          <w:rPr>
            <w:noProof/>
            <w:rPrChange w:id="682" w:author="Matthew Nelson" w:date="2024-09-19T22:31:00Z">
              <w:rPr>
                <w:rStyle w:val="Hyperlink"/>
                <w:noProof/>
              </w:rPr>
            </w:rPrChange>
          </w:rPr>
          <w:delText>Representations</w:delText>
        </w:r>
        <w:r w:rsidDel="00C61FD2">
          <w:rPr>
            <w:noProof/>
            <w:webHidden/>
          </w:rPr>
          <w:tab/>
          <w:delText>15</w:delText>
        </w:r>
      </w:del>
    </w:p>
    <w:p w14:paraId="5BD6AEEE" w14:textId="3AFCE16F" w:rsidR="00753093" w:rsidDel="00C61FD2" w:rsidRDefault="00753093">
      <w:pPr>
        <w:pStyle w:val="TOC3"/>
        <w:tabs>
          <w:tab w:val="left" w:pos="1320"/>
          <w:tab w:val="right" w:leader="dot" w:pos="8302"/>
        </w:tabs>
        <w:rPr>
          <w:del w:id="683" w:author="Matthew Nelson" w:date="2024-09-19T22:31:00Z"/>
          <w:rFonts w:asciiTheme="minorHAnsi" w:eastAsiaTheme="minorEastAsia" w:hAnsiTheme="minorHAnsi" w:cstheme="minorBidi"/>
          <w:noProof/>
          <w:szCs w:val="22"/>
          <w:lang w:eastAsia="en-GB"/>
        </w:rPr>
      </w:pPr>
      <w:del w:id="684" w:author="Matthew Nelson" w:date="2024-09-19T22:31:00Z">
        <w:r w:rsidRPr="00C61FD2" w:rsidDel="00C61FD2">
          <w:rPr>
            <w:noProof/>
            <w:rPrChange w:id="685" w:author="Matthew Nelson" w:date="2024-09-19T22:31:00Z">
              <w:rPr>
                <w:rStyle w:val="Hyperlink"/>
                <w:noProof/>
              </w:rPr>
            </w:rPrChange>
          </w:rPr>
          <w:delText>4.1.1</w:delText>
        </w:r>
        <w:r w:rsidDel="00C61FD2">
          <w:rPr>
            <w:rFonts w:asciiTheme="minorHAnsi" w:eastAsiaTheme="minorEastAsia" w:hAnsiTheme="minorHAnsi" w:cstheme="minorBidi"/>
            <w:noProof/>
            <w:szCs w:val="22"/>
            <w:lang w:eastAsia="en-GB"/>
          </w:rPr>
          <w:tab/>
        </w:r>
        <w:r w:rsidRPr="00C61FD2" w:rsidDel="00C61FD2">
          <w:rPr>
            <w:noProof/>
            <w:rPrChange w:id="686" w:author="Matthew Nelson" w:date="2024-09-19T22:31:00Z">
              <w:rPr>
                <w:rStyle w:val="Hyperlink"/>
                <w:noProof/>
              </w:rPr>
            </w:rPrChange>
          </w:rPr>
          <w:delText>Data Types</w:delText>
        </w:r>
        <w:r w:rsidDel="00C61FD2">
          <w:rPr>
            <w:noProof/>
            <w:webHidden/>
          </w:rPr>
          <w:tab/>
          <w:delText>17</w:delText>
        </w:r>
      </w:del>
    </w:p>
    <w:p w14:paraId="5601D62C" w14:textId="2AE8BF8E" w:rsidR="00753093" w:rsidDel="00C61FD2" w:rsidRDefault="00753093">
      <w:pPr>
        <w:pStyle w:val="TOC2"/>
        <w:tabs>
          <w:tab w:val="left" w:pos="880"/>
          <w:tab w:val="right" w:leader="dot" w:pos="8302"/>
        </w:tabs>
        <w:rPr>
          <w:del w:id="687" w:author="Matthew Nelson" w:date="2024-09-19T22:31:00Z"/>
          <w:rFonts w:asciiTheme="minorHAnsi" w:eastAsiaTheme="minorEastAsia" w:hAnsiTheme="minorHAnsi" w:cstheme="minorBidi"/>
          <w:noProof/>
          <w:szCs w:val="22"/>
          <w:lang w:eastAsia="en-GB"/>
        </w:rPr>
      </w:pPr>
      <w:del w:id="688" w:author="Matthew Nelson" w:date="2024-09-19T22:31:00Z">
        <w:r w:rsidRPr="00C61FD2" w:rsidDel="00C61FD2">
          <w:rPr>
            <w:noProof/>
            <w:rPrChange w:id="689" w:author="Matthew Nelson" w:date="2024-09-19T22:31:00Z">
              <w:rPr>
                <w:rStyle w:val="Hyperlink"/>
                <w:noProof/>
              </w:rPr>
            </w:rPrChange>
          </w:rPr>
          <w:delText>4.2</w:delText>
        </w:r>
        <w:r w:rsidDel="00C61FD2">
          <w:rPr>
            <w:rFonts w:asciiTheme="minorHAnsi" w:eastAsiaTheme="minorEastAsia" w:hAnsiTheme="minorHAnsi" w:cstheme="minorBidi"/>
            <w:noProof/>
            <w:szCs w:val="22"/>
            <w:lang w:eastAsia="en-GB"/>
          </w:rPr>
          <w:tab/>
        </w:r>
        <w:r w:rsidRPr="00C61FD2" w:rsidDel="00C61FD2">
          <w:rPr>
            <w:noProof/>
            <w:rPrChange w:id="690" w:author="Matthew Nelson" w:date="2024-09-19T22:31:00Z">
              <w:rPr>
                <w:rStyle w:val="Hyperlink"/>
                <w:noProof/>
              </w:rPr>
            </w:rPrChange>
          </w:rPr>
          <w:delText>Time and Time Format</w:delText>
        </w:r>
        <w:r w:rsidDel="00C61FD2">
          <w:rPr>
            <w:noProof/>
            <w:webHidden/>
          </w:rPr>
          <w:tab/>
          <w:delText>18</w:delText>
        </w:r>
      </w:del>
    </w:p>
    <w:p w14:paraId="1F823D8A" w14:textId="2FA0D6C8" w:rsidR="00753093" w:rsidDel="00C61FD2" w:rsidRDefault="00753093">
      <w:pPr>
        <w:pStyle w:val="TOC3"/>
        <w:tabs>
          <w:tab w:val="left" w:pos="1320"/>
          <w:tab w:val="right" w:leader="dot" w:pos="8302"/>
        </w:tabs>
        <w:rPr>
          <w:del w:id="691" w:author="Matthew Nelson" w:date="2024-09-19T22:31:00Z"/>
          <w:rFonts w:asciiTheme="minorHAnsi" w:eastAsiaTheme="minorEastAsia" w:hAnsiTheme="minorHAnsi" w:cstheme="minorBidi"/>
          <w:noProof/>
          <w:szCs w:val="22"/>
          <w:lang w:eastAsia="en-GB"/>
        </w:rPr>
      </w:pPr>
      <w:del w:id="692" w:author="Matthew Nelson" w:date="2024-09-19T22:31:00Z">
        <w:r w:rsidRPr="00C61FD2" w:rsidDel="00C61FD2">
          <w:rPr>
            <w:noProof/>
            <w:rPrChange w:id="693" w:author="Matthew Nelson" w:date="2024-09-19T22:31:00Z">
              <w:rPr>
                <w:rStyle w:val="Hyperlink"/>
                <w:noProof/>
              </w:rPr>
            </w:rPrChange>
          </w:rPr>
          <w:delText>4.2.1</w:delText>
        </w:r>
        <w:r w:rsidDel="00C61FD2">
          <w:rPr>
            <w:rFonts w:asciiTheme="minorHAnsi" w:eastAsiaTheme="minorEastAsia" w:hAnsiTheme="minorHAnsi" w:cstheme="minorBidi"/>
            <w:noProof/>
            <w:szCs w:val="22"/>
            <w:lang w:eastAsia="en-GB"/>
          </w:rPr>
          <w:tab/>
        </w:r>
        <w:r w:rsidRPr="00C61FD2" w:rsidDel="00C61FD2">
          <w:rPr>
            <w:noProof/>
            <w:rPrChange w:id="694" w:author="Matthew Nelson" w:date="2024-09-19T22:31:00Z">
              <w:rPr>
                <w:rStyle w:val="Hyperlink"/>
                <w:noProof/>
              </w:rPr>
            </w:rPrChange>
          </w:rPr>
          <w:delText>Introduction</w:delText>
        </w:r>
        <w:r w:rsidDel="00C61FD2">
          <w:rPr>
            <w:noProof/>
            <w:webHidden/>
          </w:rPr>
          <w:tab/>
          <w:delText>18</w:delText>
        </w:r>
      </w:del>
    </w:p>
    <w:p w14:paraId="627F8BA8" w14:textId="1B0D9B44" w:rsidR="00753093" w:rsidDel="00C61FD2" w:rsidRDefault="00753093">
      <w:pPr>
        <w:pStyle w:val="TOC3"/>
        <w:tabs>
          <w:tab w:val="left" w:pos="1320"/>
          <w:tab w:val="right" w:leader="dot" w:pos="8302"/>
        </w:tabs>
        <w:rPr>
          <w:del w:id="695" w:author="Matthew Nelson" w:date="2024-09-19T22:31:00Z"/>
          <w:rFonts w:asciiTheme="minorHAnsi" w:eastAsiaTheme="minorEastAsia" w:hAnsiTheme="minorHAnsi" w:cstheme="minorBidi"/>
          <w:noProof/>
          <w:szCs w:val="22"/>
          <w:lang w:eastAsia="en-GB"/>
        </w:rPr>
      </w:pPr>
      <w:del w:id="696" w:author="Matthew Nelson" w:date="2024-09-19T22:31:00Z">
        <w:r w:rsidRPr="00C61FD2" w:rsidDel="00C61FD2">
          <w:rPr>
            <w:noProof/>
            <w:rPrChange w:id="697" w:author="Matthew Nelson" w:date="2024-09-19T22:31:00Z">
              <w:rPr>
                <w:rStyle w:val="Hyperlink"/>
                <w:noProof/>
              </w:rPr>
            </w:rPrChange>
          </w:rPr>
          <w:delText>4.2.2</w:delText>
        </w:r>
        <w:r w:rsidDel="00C61FD2">
          <w:rPr>
            <w:rFonts w:asciiTheme="minorHAnsi" w:eastAsiaTheme="minorEastAsia" w:hAnsiTheme="minorHAnsi" w:cstheme="minorBidi"/>
            <w:noProof/>
            <w:szCs w:val="22"/>
            <w:lang w:eastAsia="en-GB"/>
          </w:rPr>
          <w:tab/>
        </w:r>
        <w:r w:rsidRPr="00C61FD2" w:rsidDel="00C61FD2">
          <w:rPr>
            <w:noProof/>
            <w:rPrChange w:id="698" w:author="Matthew Nelson" w:date="2024-09-19T22:31:00Z">
              <w:rPr>
                <w:rStyle w:val="Hyperlink"/>
                <w:noProof/>
              </w:rPr>
            </w:rPrChange>
          </w:rPr>
          <w:delText>Observational Time Period</w:delText>
        </w:r>
        <w:r w:rsidDel="00C61FD2">
          <w:rPr>
            <w:noProof/>
            <w:webHidden/>
          </w:rPr>
          <w:tab/>
          <w:delText>18</w:delText>
        </w:r>
      </w:del>
    </w:p>
    <w:p w14:paraId="521D9288" w14:textId="2C53505D" w:rsidR="00753093" w:rsidDel="00C61FD2" w:rsidRDefault="00753093">
      <w:pPr>
        <w:pStyle w:val="TOC3"/>
        <w:tabs>
          <w:tab w:val="left" w:pos="1320"/>
          <w:tab w:val="right" w:leader="dot" w:pos="8302"/>
        </w:tabs>
        <w:rPr>
          <w:del w:id="699" w:author="Matthew Nelson" w:date="2024-09-19T22:31:00Z"/>
          <w:rFonts w:asciiTheme="minorHAnsi" w:eastAsiaTheme="minorEastAsia" w:hAnsiTheme="minorHAnsi" w:cstheme="minorBidi"/>
          <w:noProof/>
          <w:szCs w:val="22"/>
          <w:lang w:eastAsia="en-GB"/>
        </w:rPr>
      </w:pPr>
      <w:del w:id="700" w:author="Matthew Nelson" w:date="2024-09-19T22:31:00Z">
        <w:r w:rsidRPr="00C61FD2" w:rsidDel="00C61FD2">
          <w:rPr>
            <w:noProof/>
            <w:rPrChange w:id="701" w:author="Matthew Nelson" w:date="2024-09-19T22:31:00Z">
              <w:rPr>
                <w:rStyle w:val="Hyperlink"/>
                <w:noProof/>
              </w:rPr>
            </w:rPrChange>
          </w:rPr>
          <w:delText>4.2.3</w:delText>
        </w:r>
        <w:r w:rsidDel="00C61FD2">
          <w:rPr>
            <w:rFonts w:asciiTheme="minorHAnsi" w:eastAsiaTheme="minorEastAsia" w:hAnsiTheme="minorHAnsi" w:cstheme="minorBidi"/>
            <w:noProof/>
            <w:szCs w:val="22"/>
            <w:lang w:eastAsia="en-GB"/>
          </w:rPr>
          <w:tab/>
        </w:r>
        <w:r w:rsidRPr="00C61FD2" w:rsidDel="00C61FD2">
          <w:rPr>
            <w:noProof/>
            <w:rPrChange w:id="702" w:author="Matthew Nelson" w:date="2024-09-19T22:31:00Z">
              <w:rPr>
                <w:rStyle w:val="Hyperlink"/>
                <w:noProof/>
              </w:rPr>
            </w:rPrChange>
          </w:rPr>
          <w:delText>Standard Time Period</w:delText>
        </w:r>
        <w:r w:rsidDel="00C61FD2">
          <w:rPr>
            <w:noProof/>
            <w:webHidden/>
          </w:rPr>
          <w:tab/>
          <w:delText>18</w:delText>
        </w:r>
      </w:del>
    </w:p>
    <w:p w14:paraId="538B57D4" w14:textId="4738C1FA" w:rsidR="00753093" w:rsidDel="00C61FD2" w:rsidRDefault="00753093">
      <w:pPr>
        <w:pStyle w:val="TOC3"/>
        <w:tabs>
          <w:tab w:val="left" w:pos="1320"/>
          <w:tab w:val="right" w:leader="dot" w:pos="8302"/>
        </w:tabs>
        <w:rPr>
          <w:del w:id="703" w:author="Matthew Nelson" w:date="2024-09-19T22:31:00Z"/>
          <w:rFonts w:asciiTheme="minorHAnsi" w:eastAsiaTheme="minorEastAsia" w:hAnsiTheme="minorHAnsi" w:cstheme="minorBidi"/>
          <w:noProof/>
          <w:szCs w:val="22"/>
          <w:lang w:eastAsia="en-GB"/>
        </w:rPr>
      </w:pPr>
      <w:del w:id="704" w:author="Matthew Nelson" w:date="2024-09-19T22:31:00Z">
        <w:r w:rsidRPr="00C61FD2" w:rsidDel="00C61FD2">
          <w:rPr>
            <w:noProof/>
            <w:rPrChange w:id="705" w:author="Matthew Nelson" w:date="2024-09-19T22:31:00Z">
              <w:rPr>
                <w:rStyle w:val="Hyperlink"/>
                <w:noProof/>
              </w:rPr>
            </w:rPrChange>
          </w:rPr>
          <w:delText>4.2.4</w:delText>
        </w:r>
        <w:r w:rsidDel="00C61FD2">
          <w:rPr>
            <w:rFonts w:asciiTheme="minorHAnsi" w:eastAsiaTheme="minorEastAsia" w:hAnsiTheme="minorHAnsi" w:cstheme="minorBidi"/>
            <w:noProof/>
            <w:szCs w:val="22"/>
            <w:lang w:eastAsia="en-GB"/>
          </w:rPr>
          <w:tab/>
        </w:r>
        <w:r w:rsidRPr="00C61FD2" w:rsidDel="00C61FD2">
          <w:rPr>
            <w:noProof/>
            <w:rPrChange w:id="706" w:author="Matthew Nelson" w:date="2024-09-19T22:31:00Z">
              <w:rPr>
                <w:rStyle w:val="Hyperlink"/>
                <w:noProof/>
              </w:rPr>
            </w:rPrChange>
          </w:rPr>
          <w:delText>Gregorian Time Period</w:delText>
        </w:r>
        <w:r w:rsidDel="00C61FD2">
          <w:rPr>
            <w:noProof/>
            <w:webHidden/>
          </w:rPr>
          <w:tab/>
          <w:delText>19</w:delText>
        </w:r>
      </w:del>
    </w:p>
    <w:p w14:paraId="23B5337D" w14:textId="7AD98611" w:rsidR="00753093" w:rsidDel="00C61FD2" w:rsidRDefault="00753093">
      <w:pPr>
        <w:pStyle w:val="TOC3"/>
        <w:tabs>
          <w:tab w:val="left" w:pos="1320"/>
          <w:tab w:val="right" w:leader="dot" w:pos="8302"/>
        </w:tabs>
        <w:rPr>
          <w:del w:id="707" w:author="Matthew Nelson" w:date="2024-09-19T22:31:00Z"/>
          <w:rFonts w:asciiTheme="minorHAnsi" w:eastAsiaTheme="minorEastAsia" w:hAnsiTheme="minorHAnsi" w:cstheme="minorBidi"/>
          <w:noProof/>
          <w:szCs w:val="22"/>
          <w:lang w:eastAsia="en-GB"/>
        </w:rPr>
      </w:pPr>
      <w:del w:id="708" w:author="Matthew Nelson" w:date="2024-09-19T22:31:00Z">
        <w:r w:rsidRPr="00C61FD2" w:rsidDel="00C61FD2">
          <w:rPr>
            <w:noProof/>
            <w:rPrChange w:id="709" w:author="Matthew Nelson" w:date="2024-09-19T22:31:00Z">
              <w:rPr>
                <w:rStyle w:val="Hyperlink"/>
                <w:noProof/>
              </w:rPr>
            </w:rPrChange>
          </w:rPr>
          <w:delText>4.2.5</w:delText>
        </w:r>
        <w:r w:rsidDel="00C61FD2">
          <w:rPr>
            <w:rFonts w:asciiTheme="minorHAnsi" w:eastAsiaTheme="minorEastAsia" w:hAnsiTheme="minorHAnsi" w:cstheme="minorBidi"/>
            <w:noProof/>
            <w:szCs w:val="22"/>
            <w:lang w:eastAsia="en-GB"/>
          </w:rPr>
          <w:tab/>
        </w:r>
        <w:r w:rsidRPr="00C61FD2" w:rsidDel="00C61FD2">
          <w:rPr>
            <w:noProof/>
            <w:rPrChange w:id="710" w:author="Matthew Nelson" w:date="2024-09-19T22:31:00Z">
              <w:rPr>
                <w:rStyle w:val="Hyperlink"/>
                <w:noProof/>
              </w:rPr>
            </w:rPrChange>
          </w:rPr>
          <w:delText>Date Time</w:delText>
        </w:r>
        <w:r w:rsidDel="00C61FD2">
          <w:rPr>
            <w:noProof/>
            <w:webHidden/>
          </w:rPr>
          <w:tab/>
          <w:delText>19</w:delText>
        </w:r>
      </w:del>
    </w:p>
    <w:p w14:paraId="79850338" w14:textId="31D8DCF8" w:rsidR="00753093" w:rsidDel="00C61FD2" w:rsidRDefault="00753093">
      <w:pPr>
        <w:pStyle w:val="TOC3"/>
        <w:tabs>
          <w:tab w:val="left" w:pos="1320"/>
          <w:tab w:val="right" w:leader="dot" w:pos="8302"/>
        </w:tabs>
        <w:rPr>
          <w:del w:id="711" w:author="Matthew Nelson" w:date="2024-09-19T22:31:00Z"/>
          <w:rFonts w:asciiTheme="minorHAnsi" w:eastAsiaTheme="minorEastAsia" w:hAnsiTheme="minorHAnsi" w:cstheme="minorBidi"/>
          <w:noProof/>
          <w:szCs w:val="22"/>
          <w:lang w:eastAsia="en-GB"/>
        </w:rPr>
      </w:pPr>
      <w:del w:id="712" w:author="Matthew Nelson" w:date="2024-09-19T22:31:00Z">
        <w:r w:rsidRPr="00C61FD2" w:rsidDel="00C61FD2">
          <w:rPr>
            <w:noProof/>
            <w:rPrChange w:id="713" w:author="Matthew Nelson" w:date="2024-09-19T22:31:00Z">
              <w:rPr>
                <w:rStyle w:val="Hyperlink"/>
                <w:noProof/>
              </w:rPr>
            </w:rPrChange>
          </w:rPr>
          <w:delText>4.2.6</w:delText>
        </w:r>
        <w:r w:rsidDel="00C61FD2">
          <w:rPr>
            <w:rFonts w:asciiTheme="minorHAnsi" w:eastAsiaTheme="minorEastAsia" w:hAnsiTheme="minorHAnsi" w:cstheme="minorBidi"/>
            <w:noProof/>
            <w:szCs w:val="22"/>
            <w:lang w:eastAsia="en-GB"/>
          </w:rPr>
          <w:tab/>
        </w:r>
        <w:r w:rsidRPr="00C61FD2" w:rsidDel="00C61FD2">
          <w:rPr>
            <w:noProof/>
            <w:rPrChange w:id="714" w:author="Matthew Nelson" w:date="2024-09-19T22:31:00Z">
              <w:rPr>
                <w:rStyle w:val="Hyperlink"/>
                <w:noProof/>
              </w:rPr>
            </w:rPrChange>
          </w:rPr>
          <w:delText>Standard Reporting Period</w:delText>
        </w:r>
        <w:r w:rsidDel="00C61FD2">
          <w:rPr>
            <w:noProof/>
            <w:webHidden/>
          </w:rPr>
          <w:tab/>
          <w:delText>19</w:delText>
        </w:r>
      </w:del>
    </w:p>
    <w:p w14:paraId="7ED9801D" w14:textId="02296BC7" w:rsidR="00753093" w:rsidDel="00C61FD2" w:rsidRDefault="00753093">
      <w:pPr>
        <w:pStyle w:val="TOC3"/>
        <w:tabs>
          <w:tab w:val="left" w:pos="1320"/>
          <w:tab w:val="right" w:leader="dot" w:pos="8302"/>
        </w:tabs>
        <w:rPr>
          <w:del w:id="715" w:author="Matthew Nelson" w:date="2024-09-19T22:31:00Z"/>
          <w:rFonts w:asciiTheme="minorHAnsi" w:eastAsiaTheme="minorEastAsia" w:hAnsiTheme="minorHAnsi" w:cstheme="minorBidi"/>
          <w:noProof/>
          <w:szCs w:val="22"/>
          <w:lang w:eastAsia="en-GB"/>
        </w:rPr>
      </w:pPr>
      <w:del w:id="716" w:author="Matthew Nelson" w:date="2024-09-19T22:31:00Z">
        <w:r w:rsidRPr="00C61FD2" w:rsidDel="00C61FD2">
          <w:rPr>
            <w:noProof/>
            <w:rPrChange w:id="717" w:author="Matthew Nelson" w:date="2024-09-19T22:31:00Z">
              <w:rPr>
                <w:rStyle w:val="Hyperlink"/>
                <w:noProof/>
              </w:rPr>
            </w:rPrChange>
          </w:rPr>
          <w:delText>4.2.7</w:delText>
        </w:r>
        <w:r w:rsidDel="00C61FD2">
          <w:rPr>
            <w:rFonts w:asciiTheme="minorHAnsi" w:eastAsiaTheme="minorEastAsia" w:hAnsiTheme="minorHAnsi" w:cstheme="minorBidi"/>
            <w:noProof/>
            <w:szCs w:val="22"/>
            <w:lang w:eastAsia="en-GB"/>
          </w:rPr>
          <w:tab/>
        </w:r>
        <w:r w:rsidRPr="00C61FD2" w:rsidDel="00C61FD2">
          <w:rPr>
            <w:noProof/>
            <w:rPrChange w:id="718" w:author="Matthew Nelson" w:date="2024-09-19T22:31:00Z">
              <w:rPr>
                <w:rStyle w:val="Hyperlink"/>
                <w:noProof/>
              </w:rPr>
            </w:rPrChange>
          </w:rPr>
          <w:delText>Distinct Range</w:delText>
        </w:r>
        <w:r w:rsidDel="00C61FD2">
          <w:rPr>
            <w:noProof/>
            <w:webHidden/>
          </w:rPr>
          <w:tab/>
          <w:delText>22</w:delText>
        </w:r>
      </w:del>
    </w:p>
    <w:p w14:paraId="7914D3A4" w14:textId="08D16B8B" w:rsidR="00753093" w:rsidDel="00C61FD2" w:rsidRDefault="00753093">
      <w:pPr>
        <w:pStyle w:val="TOC3"/>
        <w:tabs>
          <w:tab w:val="left" w:pos="1320"/>
          <w:tab w:val="right" w:leader="dot" w:pos="8302"/>
        </w:tabs>
        <w:rPr>
          <w:del w:id="719" w:author="Matthew Nelson" w:date="2024-09-19T22:31:00Z"/>
          <w:rFonts w:asciiTheme="minorHAnsi" w:eastAsiaTheme="minorEastAsia" w:hAnsiTheme="minorHAnsi" w:cstheme="minorBidi"/>
          <w:noProof/>
          <w:szCs w:val="22"/>
          <w:lang w:eastAsia="en-GB"/>
        </w:rPr>
      </w:pPr>
      <w:del w:id="720" w:author="Matthew Nelson" w:date="2024-09-19T22:31:00Z">
        <w:r w:rsidRPr="00C61FD2" w:rsidDel="00C61FD2">
          <w:rPr>
            <w:noProof/>
            <w:rPrChange w:id="721" w:author="Matthew Nelson" w:date="2024-09-19T22:31:00Z">
              <w:rPr>
                <w:rStyle w:val="Hyperlink"/>
                <w:noProof/>
              </w:rPr>
            </w:rPrChange>
          </w:rPr>
          <w:delText>4.2.8</w:delText>
        </w:r>
        <w:r w:rsidDel="00C61FD2">
          <w:rPr>
            <w:rFonts w:asciiTheme="minorHAnsi" w:eastAsiaTheme="minorEastAsia" w:hAnsiTheme="minorHAnsi" w:cstheme="minorBidi"/>
            <w:noProof/>
            <w:szCs w:val="22"/>
            <w:lang w:eastAsia="en-GB"/>
          </w:rPr>
          <w:tab/>
        </w:r>
        <w:r w:rsidRPr="00C61FD2" w:rsidDel="00C61FD2">
          <w:rPr>
            <w:noProof/>
            <w:rPrChange w:id="722" w:author="Matthew Nelson" w:date="2024-09-19T22:31:00Z">
              <w:rPr>
                <w:rStyle w:val="Hyperlink"/>
                <w:noProof/>
              </w:rPr>
            </w:rPrChange>
          </w:rPr>
          <w:delText>Time Format</w:delText>
        </w:r>
        <w:r w:rsidDel="00C61FD2">
          <w:rPr>
            <w:noProof/>
            <w:webHidden/>
          </w:rPr>
          <w:tab/>
          <w:delText>23</w:delText>
        </w:r>
      </w:del>
    </w:p>
    <w:p w14:paraId="2F082534" w14:textId="28D2702B" w:rsidR="00753093" w:rsidDel="00C61FD2" w:rsidRDefault="00753093">
      <w:pPr>
        <w:pStyle w:val="TOC3"/>
        <w:tabs>
          <w:tab w:val="left" w:pos="1320"/>
          <w:tab w:val="right" w:leader="dot" w:pos="8302"/>
        </w:tabs>
        <w:rPr>
          <w:del w:id="723" w:author="Matthew Nelson" w:date="2024-09-19T22:31:00Z"/>
          <w:rFonts w:asciiTheme="minorHAnsi" w:eastAsiaTheme="minorEastAsia" w:hAnsiTheme="minorHAnsi" w:cstheme="minorBidi"/>
          <w:noProof/>
          <w:szCs w:val="22"/>
          <w:lang w:eastAsia="en-GB"/>
        </w:rPr>
      </w:pPr>
      <w:del w:id="724" w:author="Matthew Nelson" w:date="2024-09-19T22:31:00Z">
        <w:r w:rsidRPr="00C61FD2" w:rsidDel="00C61FD2">
          <w:rPr>
            <w:noProof/>
            <w:rPrChange w:id="725" w:author="Matthew Nelson" w:date="2024-09-19T22:31:00Z">
              <w:rPr>
                <w:rStyle w:val="Hyperlink"/>
                <w:noProof/>
              </w:rPr>
            </w:rPrChange>
          </w:rPr>
          <w:delText>4.2.9</w:delText>
        </w:r>
        <w:r w:rsidDel="00C61FD2">
          <w:rPr>
            <w:rFonts w:asciiTheme="minorHAnsi" w:eastAsiaTheme="minorEastAsia" w:hAnsiTheme="minorHAnsi" w:cstheme="minorBidi"/>
            <w:noProof/>
            <w:szCs w:val="22"/>
            <w:lang w:eastAsia="en-GB"/>
          </w:rPr>
          <w:tab/>
        </w:r>
        <w:r w:rsidRPr="00C61FD2" w:rsidDel="00C61FD2">
          <w:rPr>
            <w:noProof/>
            <w:rPrChange w:id="726" w:author="Matthew Nelson" w:date="2024-09-19T22:31:00Z">
              <w:rPr>
                <w:rStyle w:val="Hyperlink"/>
                <w:noProof/>
              </w:rPr>
            </w:rPrChange>
          </w:rPr>
          <w:delText>Time Zones</w:delText>
        </w:r>
        <w:r w:rsidDel="00C61FD2">
          <w:rPr>
            <w:noProof/>
            <w:webHidden/>
          </w:rPr>
          <w:tab/>
          <w:delText>23</w:delText>
        </w:r>
      </w:del>
    </w:p>
    <w:p w14:paraId="668801A6" w14:textId="6B193ECB" w:rsidR="00753093" w:rsidDel="00C61FD2" w:rsidRDefault="00753093">
      <w:pPr>
        <w:pStyle w:val="TOC3"/>
        <w:tabs>
          <w:tab w:val="left" w:pos="1320"/>
          <w:tab w:val="right" w:leader="dot" w:pos="8302"/>
        </w:tabs>
        <w:rPr>
          <w:del w:id="727" w:author="Matthew Nelson" w:date="2024-09-19T22:31:00Z"/>
          <w:rFonts w:asciiTheme="minorHAnsi" w:eastAsiaTheme="minorEastAsia" w:hAnsiTheme="minorHAnsi" w:cstheme="minorBidi"/>
          <w:noProof/>
          <w:szCs w:val="22"/>
          <w:lang w:eastAsia="en-GB"/>
        </w:rPr>
      </w:pPr>
      <w:del w:id="728" w:author="Matthew Nelson" w:date="2024-09-19T22:31:00Z">
        <w:r w:rsidRPr="00C61FD2" w:rsidDel="00C61FD2">
          <w:rPr>
            <w:noProof/>
            <w:rPrChange w:id="729" w:author="Matthew Nelson" w:date="2024-09-19T22:31:00Z">
              <w:rPr>
                <w:rStyle w:val="Hyperlink"/>
                <w:noProof/>
              </w:rPr>
            </w:rPrChange>
          </w:rPr>
          <w:delText>4.2.10</w:delText>
        </w:r>
        <w:r w:rsidDel="00C61FD2">
          <w:rPr>
            <w:rFonts w:asciiTheme="minorHAnsi" w:eastAsiaTheme="minorEastAsia" w:hAnsiTheme="minorHAnsi" w:cstheme="minorBidi"/>
            <w:noProof/>
            <w:szCs w:val="22"/>
            <w:lang w:eastAsia="en-GB"/>
          </w:rPr>
          <w:tab/>
        </w:r>
        <w:r w:rsidRPr="00C61FD2" w:rsidDel="00C61FD2">
          <w:rPr>
            <w:noProof/>
            <w:rPrChange w:id="730" w:author="Matthew Nelson" w:date="2024-09-19T22:31:00Z">
              <w:rPr>
                <w:rStyle w:val="Hyperlink"/>
                <w:noProof/>
              </w:rPr>
            </w:rPrChange>
          </w:rPr>
          <w:delText>Representing Time Spans Elsewhere</w:delText>
        </w:r>
        <w:r w:rsidDel="00C61FD2">
          <w:rPr>
            <w:noProof/>
            <w:webHidden/>
          </w:rPr>
          <w:tab/>
          <w:delText>24</w:delText>
        </w:r>
      </w:del>
    </w:p>
    <w:p w14:paraId="0AB41B45" w14:textId="6531A4D0" w:rsidR="00753093" w:rsidDel="00C61FD2" w:rsidRDefault="00753093">
      <w:pPr>
        <w:pStyle w:val="TOC3"/>
        <w:tabs>
          <w:tab w:val="left" w:pos="1320"/>
          <w:tab w:val="right" w:leader="dot" w:pos="8302"/>
        </w:tabs>
        <w:rPr>
          <w:del w:id="731" w:author="Matthew Nelson" w:date="2024-09-19T22:31:00Z"/>
          <w:rFonts w:asciiTheme="minorHAnsi" w:eastAsiaTheme="minorEastAsia" w:hAnsiTheme="minorHAnsi" w:cstheme="minorBidi"/>
          <w:noProof/>
          <w:szCs w:val="22"/>
          <w:lang w:eastAsia="en-GB"/>
        </w:rPr>
      </w:pPr>
      <w:del w:id="732" w:author="Matthew Nelson" w:date="2024-09-19T22:31:00Z">
        <w:r w:rsidRPr="00C61FD2" w:rsidDel="00C61FD2">
          <w:rPr>
            <w:noProof/>
            <w:rPrChange w:id="733" w:author="Matthew Nelson" w:date="2024-09-19T22:31:00Z">
              <w:rPr>
                <w:rStyle w:val="Hyperlink"/>
                <w:noProof/>
              </w:rPr>
            </w:rPrChange>
          </w:rPr>
          <w:delText>4.2.11</w:delText>
        </w:r>
        <w:r w:rsidDel="00C61FD2">
          <w:rPr>
            <w:rFonts w:asciiTheme="minorHAnsi" w:eastAsiaTheme="minorEastAsia" w:hAnsiTheme="minorHAnsi" w:cstheme="minorBidi"/>
            <w:noProof/>
            <w:szCs w:val="22"/>
            <w:lang w:eastAsia="en-GB"/>
          </w:rPr>
          <w:tab/>
        </w:r>
        <w:r w:rsidRPr="00C61FD2" w:rsidDel="00C61FD2">
          <w:rPr>
            <w:noProof/>
            <w:rPrChange w:id="734" w:author="Matthew Nelson" w:date="2024-09-19T22:31:00Z">
              <w:rPr>
                <w:rStyle w:val="Hyperlink"/>
                <w:noProof/>
              </w:rPr>
            </w:rPrChange>
          </w:rPr>
          <w:delText>Notes on Formats</w:delText>
        </w:r>
        <w:r w:rsidDel="00C61FD2">
          <w:rPr>
            <w:noProof/>
            <w:webHidden/>
          </w:rPr>
          <w:tab/>
          <w:delText>24</w:delText>
        </w:r>
      </w:del>
    </w:p>
    <w:p w14:paraId="3A86D100" w14:textId="2897C1EE" w:rsidR="00753093" w:rsidDel="00C61FD2" w:rsidRDefault="00753093">
      <w:pPr>
        <w:pStyle w:val="TOC3"/>
        <w:tabs>
          <w:tab w:val="left" w:pos="1320"/>
          <w:tab w:val="right" w:leader="dot" w:pos="8302"/>
        </w:tabs>
        <w:rPr>
          <w:del w:id="735" w:author="Matthew Nelson" w:date="2024-09-19T22:31:00Z"/>
          <w:rFonts w:asciiTheme="minorHAnsi" w:eastAsiaTheme="minorEastAsia" w:hAnsiTheme="minorHAnsi" w:cstheme="minorBidi"/>
          <w:noProof/>
          <w:szCs w:val="22"/>
          <w:lang w:eastAsia="en-GB"/>
        </w:rPr>
      </w:pPr>
      <w:del w:id="736" w:author="Matthew Nelson" w:date="2024-09-19T22:31:00Z">
        <w:r w:rsidRPr="00C61FD2" w:rsidDel="00C61FD2">
          <w:rPr>
            <w:noProof/>
            <w:rPrChange w:id="737" w:author="Matthew Nelson" w:date="2024-09-19T22:31:00Z">
              <w:rPr>
                <w:rStyle w:val="Hyperlink"/>
                <w:noProof/>
              </w:rPr>
            </w:rPrChange>
          </w:rPr>
          <w:delText>4.2.12</w:delText>
        </w:r>
        <w:r w:rsidDel="00C61FD2">
          <w:rPr>
            <w:rFonts w:asciiTheme="minorHAnsi" w:eastAsiaTheme="minorEastAsia" w:hAnsiTheme="minorHAnsi" w:cstheme="minorBidi"/>
            <w:noProof/>
            <w:szCs w:val="22"/>
            <w:lang w:eastAsia="en-GB"/>
          </w:rPr>
          <w:tab/>
        </w:r>
        <w:r w:rsidRPr="00C61FD2" w:rsidDel="00C61FD2">
          <w:rPr>
            <w:noProof/>
            <w:rPrChange w:id="738" w:author="Matthew Nelson" w:date="2024-09-19T22:31:00Z">
              <w:rPr>
                <w:rStyle w:val="Hyperlink"/>
                <w:noProof/>
              </w:rPr>
            </w:rPrChange>
          </w:rPr>
          <w:delText>Effect on Time Ranges</w:delText>
        </w:r>
        <w:r w:rsidDel="00C61FD2">
          <w:rPr>
            <w:noProof/>
            <w:webHidden/>
          </w:rPr>
          <w:tab/>
          <w:delText>24</w:delText>
        </w:r>
      </w:del>
    </w:p>
    <w:p w14:paraId="610CC9E9" w14:textId="52E68FA2" w:rsidR="00753093" w:rsidDel="00C61FD2" w:rsidRDefault="00753093">
      <w:pPr>
        <w:pStyle w:val="TOC3"/>
        <w:tabs>
          <w:tab w:val="left" w:pos="1320"/>
          <w:tab w:val="right" w:leader="dot" w:pos="8302"/>
        </w:tabs>
        <w:rPr>
          <w:del w:id="739" w:author="Matthew Nelson" w:date="2024-09-19T22:31:00Z"/>
          <w:rFonts w:asciiTheme="minorHAnsi" w:eastAsiaTheme="minorEastAsia" w:hAnsiTheme="minorHAnsi" w:cstheme="minorBidi"/>
          <w:noProof/>
          <w:szCs w:val="22"/>
          <w:lang w:eastAsia="en-GB"/>
        </w:rPr>
      </w:pPr>
      <w:del w:id="740" w:author="Matthew Nelson" w:date="2024-09-19T22:31:00Z">
        <w:r w:rsidRPr="00C61FD2" w:rsidDel="00C61FD2">
          <w:rPr>
            <w:noProof/>
            <w:rPrChange w:id="741" w:author="Matthew Nelson" w:date="2024-09-19T22:31:00Z">
              <w:rPr>
                <w:rStyle w:val="Hyperlink"/>
                <w:noProof/>
              </w:rPr>
            </w:rPrChange>
          </w:rPr>
          <w:delText>4.2.13</w:delText>
        </w:r>
        <w:r w:rsidDel="00C61FD2">
          <w:rPr>
            <w:rFonts w:asciiTheme="minorHAnsi" w:eastAsiaTheme="minorEastAsia" w:hAnsiTheme="minorHAnsi" w:cstheme="minorBidi"/>
            <w:noProof/>
            <w:szCs w:val="22"/>
            <w:lang w:eastAsia="en-GB"/>
          </w:rPr>
          <w:tab/>
        </w:r>
        <w:r w:rsidRPr="00C61FD2" w:rsidDel="00C61FD2">
          <w:rPr>
            <w:noProof/>
            <w:rPrChange w:id="742" w:author="Matthew Nelson" w:date="2024-09-19T22:31:00Z">
              <w:rPr>
                <w:rStyle w:val="Hyperlink"/>
                <w:noProof/>
              </w:rPr>
            </w:rPrChange>
          </w:rPr>
          <w:delText>Time in Query Messages</w:delText>
        </w:r>
        <w:r w:rsidDel="00C61FD2">
          <w:rPr>
            <w:noProof/>
            <w:webHidden/>
          </w:rPr>
          <w:tab/>
          <w:delText>24</w:delText>
        </w:r>
      </w:del>
    </w:p>
    <w:p w14:paraId="42AAD27A" w14:textId="7658AA72" w:rsidR="00753093" w:rsidDel="00C61FD2" w:rsidRDefault="00753093">
      <w:pPr>
        <w:pStyle w:val="TOC2"/>
        <w:tabs>
          <w:tab w:val="left" w:pos="880"/>
          <w:tab w:val="right" w:leader="dot" w:pos="8302"/>
        </w:tabs>
        <w:rPr>
          <w:del w:id="743" w:author="Matthew Nelson" w:date="2024-09-19T22:31:00Z"/>
          <w:rFonts w:asciiTheme="minorHAnsi" w:eastAsiaTheme="minorEastAsia" w:hAnsiTheme="minorHAnsi" w:cstheme="minorBidi"/>
          <w:noProof/>
          <w:szCs w:val="22"/>
          <w:lang w:eastAsia="en-GB"/>
        </w:rPr>
      </w:pPr>
      <w:del w:id="744" w:author="Matthew Nelson" w:date="2024-09-19T22:31:00Z">
        <w:r w:rsidRPr="00C61FD2" w:rsidDel="00C61FD2">
          <w:rPr>
            <w:noProof/>
            <w:rPrChange w:id="745" w:author="Matthew Nelson" w:date="2024-09-19T22:31:00Z">
              <w:rPr>
                <w:rStyle w:val="Hyperlink"/>
                <w:noProof/>
              </w:rPr>
            </w:rPrChange>
          </w:rPr>
          <w:delText>4.3</w:delText>
        </w:r>
        <w:r w:rsidDel="00C61FD2">
          <w:rPr>
            <w:rFonts w:asciiTheme="minorHAnsi" w:eastAsiaTheme="minorEastAsia" w:hAnsiTheme="minorHAnsi" w:cstheme="minorBidi"/>
            <w:noProof/>
            <w:szCs w:val="22"/>
            <w:lang w:eastAsia="en-GB"/>
          </w:rPr>
          <w:tab/>
        </w:r>
        <w:r w:rsidRPr="00C61FD2" w:rsidDel="00C61FD2">
          <w:rPr>
            <w:noProof/>
            <w:rPrChange w:id="746" w:author="Matthew Nelson" w:date="2024-09-19T22:31:00Z">
              <w:rPr>
                <w:rStyle w:val="Hyperlink"/>
                <w:noProof/>
              </w:rPr>
            </w:rPrChange>
          </w:rPr>
          <w:delText>Versioning</w:delText>
        </w:r>
        <w:r w:rsidDel="00C61FD2">
          <w:rPr>
            <w:noProof/>
            <w:webHidden/>
          </w:rPr>
          <w:tab/>
          <w:delText>26</w:delText>
        </w:r>
      </w:del>
    </w:p>
    <w:p w14:paraId="2E595C33" w14:textId="0E0523C3" w:rsidR="00753093" w:rsidDel="00C61FD2" w:rsidRDefault="00753093">
      <w:pPr>
        <w:pStyle w:val="TOC3"/>
        <w:tabs>
          <w:tab w:val="left" w:pos="1320"/>
          <w:tab w:val="right" w:leader="dot" w:pos="8302"/>
        </w:tabs>
        <w:rPr>
          <w:del w:id="747" w:author="Matthew Nelson" w:date="2024-09-19T22:31:00Z"/>
          <w:rFonts w:asciiTheme="minorHAnsi" w:eastAsiaTheme="minorEastAsia" w:hAnsiTheme="minorHAnsi" w:cstheme="minorBidi"/>
          <w:noProof/>
          <w:szCs w:val="22"/>
          <w:lang w:eastAsia="en-GB"/>
        </w:rPr>
      </w:pPr>
      <w:del w:id="748" w:author="Matthew Nelson" w:date="2024-09-19T22:31:00Z">
        <w:r w:rsidRPr="00C61FD2" w:rsidDel="00C61FD2">
          <w:rPr>
            <w:noProof/>
            <w:rPrChange w:id="749" w:author="Matthew Nelson" w:date="2024-09-19T22:31:00Z">
              <w:rPr>
                <w:rStyle w:val="Hyperlink"/>
                <w:noProof/>
              </w:rPr>
            </w:rPrChange>
          </w:rPr>
          <w:delText>4.3.1</w:delText>
        </w:r>
        <w:r w:rsidDel="00C61FD2">
          <w:rPr>
            <w:rFonts w:asciiTheme="minorHAnsi" w:eastAsiaTheme="minorEastAsia" w:hAnsiTheme="minorHAnsi" w:cstheme="minorBidi"/>
            <w:noProof/>
            <w:szCs w:val="22"/>
            <w:lang w:eastAsia="en-GB"/>
          </w:rPr>
          <w:tab/>
        </w:r>
        <w:r w:rsidRPr="00C61FD2" w:rsidDel="00C61FD2">
          <w:rPr>
            <w:noProof/>
            <w:rPrChange w:id="750" w:author="Matthew Nelson" w:date="2024-09-19T22:31:00Z">
              <w:rPr>
                <w:rStyle w:val="Hyperlink"/>
                <w:noProof/>
              </w:rPr>
            </w:rPrChange>
          </w:rPr>
          <w:delText>Non-versioned artefacts</w:delText>
        </w:r>
        <w:r w:rsidDel="00C61FD2">
          <w:rPr>
            <w:noProof/>
            <w:webHidden/>
          </w:rPr>
          <w:tab/>
          <w:delText>26</w:delText>
        </w:r>
      </w:del>
    </w:p>
    <w:p w14:paraId="3532EE1D" w14:textId="1134EA19" w:rsidR="00753093" w:rsidDel="00C61FD2" w:rsidRDefault="00753093">
      <w:pPr>
        <w:pStyle w:val="TOC3"/>
        <w:tabs>
          <w:tab w:val="left" w:pos="1320"/>
          <w:tab w:val="right" w:leader="dot" w:pos="8302"/>
        </w:tabs>
        <w:rPr>
          <w:del w:id="751" w:author="Matthew Nelson" w:date="2024-09-19T22:31:00Z"/>
          <w:rFonts w:asciiTheme="minorHAnsi" w:eastAsiaTheme="minorEastAsia" w:hAnsiTheme="minorHAnsi" w:cstheme="minorBidi"/>
          <w:noProof/>
          <w:szCs w:val="22"/>
          <w:lang w:eastAsia="en-GB"/>
        </w:rPr>
      </w:pPr>
      <w:del w:id="752" w:author="Matthew Nelson" w:date="2024-09-19T22:31:00Z">
        <w:r w:rsidRPr="00C61FD2" w:rsidDel="00C61FD2">
          <w:rPr>
            <w:noProof/>
            <w:rPrChange w:id="753" w:author="Matthew Nelson" w:date="2024-09-19T22:31:00Z">
              <w:rPr>
                <w:rStyle w:val="Hyperlink"/>
                <w:noProof/>
              </w:rPr>
            </w:rPrChange>
          </w:rPr>
          <w:delText>4.3.2</w:delText>
        </w:r>
        <w:r w:rsidDel="00C61FD2">
          <w:rPr>
            <w:rFonts w:asciiTheme="minorHAnsi" w:eastAsiaTheme="minorEastAsia" w:hAnsiTheme="minorHAnsi" w:cstheme="minorBidi"/>
            <w:noProof/>
            <w:szCs w:val="22"/>
            <w:lang w:eastAsia="en-GB"/>
          </w:rPr>
          <w:tab/>
        </w:r>
        <w:r w:rsidRPr="00C61FD2" w:rsidDel="00C61FD2">
          <w:rPr>
            <w:noProof/>
            <w:rPrChange w:id="754" w:author="Matthew Nelson" w:date="2024-09-19T22:31:00Z">
              <w:rPr>
                <w:rStyle w:val="Hyperlink"/>
                <w:noProof/>
              </w:rPr>
            </w:rPrChange>
          </w:rPr>
          <w:delText>Semantically versioned artefacts</w:delText>
        </w:r>
        <w:r w:rsidDel="00C61FD2">
          <w:rPr>
            <w:noProof/>
            <w:webHidden/>
          </w:rPr>
          <w:tab/>
          <w:delText>27</w:delText>
        </w:r>
      </w:del>
    </w:p>
    <w:p w14:paraId="7DE5A35A" w14:textId="429CB885" w:rsidR="00753093" w:rsidDel="00C61FD2" w:rsidRDefault="00753093">
      <w:pPr>
        <w:pStyle w:val="TOC3"/>
        <w:tabs>
          <w:tab w:val="left" w:pos="1320"/>
          <w:tab w:val="right" w:leader="dot" w:pos="8302"/>
        </w:tabs>
        <w:rPr>
          <w:del w:id="755" w:author="Matthew Nelson" w:date="2024-09-19T22:31:00Z"/>
          <w:rFonts w:asciiTheme="minorHAnsi" w:eastAsiaTheme="minorEastAsia" w:hAnsiTheme="minorHAnsi" w:cstheme="minorBidi"/>
          <w:noProof/>
          <w:szCs w:val="22"/>
          <w:lang w:eastAsia="en-GB"/>
        </w:rPr>
      </w:pPr>
      <w:del w:id="756" w:author="Matthew Nelson" w:date="2024-09-19T22:31:00Z">
        <w:r w:rsidRPr="00C61FD2" w:rsidDel="00C61FD2">
          <w:rPr>
            <w:noProof/>
            <w:rPrChange w:id="757" w:author="Matthew Nelson" w:date="2024-09-19T22:31:00Z">
              <w:rPr>
                <w:rStyle w:val="Hyperlink"/>
                <w:noProof/>
              </w:rPr>
            </w:rPrChange>
          </w:rPr>
          <w:delText>4.3.3</w:delText>
        </w:r>
        <w:r w:rsidDel="00C61FD2">
          <w:rPr>
            <w:rFonts w:asciiTheme="minorHAnsi" w:eastAsiaTheme="minorEastAsia" w:hAnsiTheme="minorHAnsi" w:cstheme="minorBidi"/>
            <w:noProof/>
            <w:szCs w:val="22"/>
            <w:lang w:eastAsia="en-GB"/>
          </w:rPr>
          <w:tab/>
        </w:r>
        <w:r w:rsidRPr="00C61FD2" w:rsidDel="00C61FD2">
          <w:rPr>
            <w:noProof/>
            <w:rPrChange w:id="758" w:author="Matthew Nelson" w:date="2024-09-19T22:31:00Z">
              <w:rPr>
                <w:rStyle w:val="Hyperlink"/>
                <w:noProof/>
              </w:rPr>
            </w:rPrChange>
          </w:rPr>
          <w:delText>Legacy-versioned artefacts</w:delText>
        </w:r>
        <w:r w:rsidDel="00C61FD2">
          <w:rPr>
            <w:noProof/>
            <w:webHidden/>
          </w:rPr>
          <w:tab/>
          <w:delText>28</w:delText>
        </w:r>
      </w:del>
    </w:p>
    <w:p w14:paraId="6DB8A536" w14:textId="552DCAB4" w:rsidR="00753093" w:rsidDel="00C61FD2" w:rsidRDefault="00753093">
      <w:pPr>
        <w:pStyle w:val="TOC3"/>
        <w:tabs>
          <w:tab w:val="left" w:pos="1320"/>
          <w:tab w:val="right" w:leader="dot" w:pos="8302"/>
        </w:tabs>
        <w:rPr>
          <w:del w:id="759" w:author="Matthew Nelson" w:date="2024-09-19T22:31:00Z"/>
          <w:rFonts w:asciiTheme="minorHAnsi" w:eastAsiaTheme="minorEastAsia" w:hAnsiTheme="minorHAnsi" w:cstheme="minorBidi"/>
          <w:noProof/>
          <w:szCs w:val="22"/>
          <w:lang w:eastAsia="en-GB"/>
        </w:rPr>
      </w:pPr>
      <w:del w:id="760" w:author="Matthew Nelson" w:date="2024-09-19T22:31:00Z">
        <w:r w:rsidRPr="00C61FD2" w:rsidDel="00C61FD2">
          <w:rPr>
            <w:noProof/>
            <w:rPrChange w:id="761" w:author="Matthew Nelson" w:date="2024-09-19T22:31:00Z">
              <w:rPr>
                <w:rStyle w:val="Hyperlink"/>
                <w:noProof/>
              </w:rPr>
            </w:rPrChange>
          </w:rPr>
          <w:delText>4.3.4</w:delText>
        </w:r>
        <w:r w:rsidDel="00C61FD2">
          <w:rPr>
            <w:rFonts w:asciiTheme="minorHAnsi" w:eastAsiaTheme="minorEastAsia" w:hAnsiTheme="minorHAnsi" w:cstheme="minorBidi"/>
            <w:noProof/>
            <w:szCs w:val="22"/>
            <w:lang w:eastAsia="en-GB"/>
          </w:rPr>
          <w:tab/>
        </w:r>
        <w:r w:rsidRPr="00C61FD2" w:rsidDel="00C61FD2">
          <w:rPr>
            <w:noProof/>
            <w:rPrChange w:id="762" w:author="Matthew Nelson" w:date="2024-09-19T22:31:00Z">
              <w:rPr>
                <w:rStyle w:val="Hyperlink"/>
                <w:noProof/>
              </w:rPr>
            </w:rPrChange>
          </w:rPr>
          <w:delText>Dependency management and references</w:delText>
        </w:r>
        <w:r w:rsidDel="00C61FD2">
          <w:rPr>
            <w:noProof/>
            <w:webHidden/>
          </w:rPr>
          <w:tab/>
          <w:delText>28</w:delText>
        </w:r>
      </w:del>
    </w:p>
    <w:p w14:paraId="5FA6E9A6" w14:textId="3E009AF6" w:rsidR="00753093" w:rsidDel="00C61FD2" w:rsidRDefault="00753093">
      <w:pPr>
        <w:pStyle w:val="TOC2"/>
        <w:tabs>
          <w:tab w:val="left" w:pos="880"/>
          <w:tab w:val="right" w:leader="dot" w:pos="8302"/>
        </w:tabs>
        <w:rPr>
          <w:del w:id="763" w:author="Matthew Nelson" w:date="2024-09-19T22:31:00Z"/>
          <w:rFonts w:asciiTheme="minorHAnsi" w:eastAsiaTheme="minorEastAsia" w:hAnsiTheme="minorHAnsi" w:cstheme="minorBidi"/>
          <w:noProof/>
          <w:szCs w:val="22"/>
          <w:lang w:eastAsia="en-GB"/>
        </w:rPr>
      </w:pPr>
      <w:del w:id="764" w:author="Matthew Nelson" w:date="2024-09-19T22:31:00Z">
        <w:r w:rsidRPr="00C61FD2" w:rsidDel="00C61FD2">
          <w:rPr>
            <w:noProof/>
            <w:rPrChange w:id="765" w:author="Matthew Nelson" w:date="2024-09-19T22:31:00Z">
              <w:rPr>
                <w:rStyle w:val="Hyperlink"/>
                <w:noProof/>
              </w:rPr>
            </w:rPrChange>
          </w:rPr>
          <w:delText>4.4</w:delText>
        </w:r>
        <w:r w:rsidDel="00C61FD2">
          <w:rPr>
            <w:rFonts w:asciiTheme="minorHAnsi" w:eastAsiaTheme="minorEastAsia" w:hAnsiTheme="minorHAnsi" w:cstheme="minorBidi"/>
            <w:noProof/>
            <w:szCs w:val="22"/>
            <w:lang w:eastAsia="en-GB"/>
          </w:rPr>
          <w:tab/>
        </w:r>
        <w:r w:rsidRPr="00C61FD2" w:rsidDel="00C61FD2">
          <w:rPr>
            <w:noProof/>
            <w:rPrChange w:id="766" w:author="Matthew Nelson" w:date="2024-09-19T22:31:00Z">
              <w:rPr>
                <w:rStyle w:val="Hyperlink"/>
                <w:noProof/>
              </w:rPr>
            </w:rPrChange>
          </w:rPr>
          <w:delText>Structural Metadata Querying Best Practices</w:delText>
        </w:r>
        <w:r w:rsidDel="00C61FD2">
          <w:rPr>
            <w:noProof/>
            <w:webHidden/>
          </w:rPr>
          <w:tab/>
          <w:delText>29</w:delText>
        </w:r>
      </w:del>
    </w:p>
    <w:p w14:paraId="215E67D6" w14:textId="62614036" w:rsidR="00753093" w:rsidDel="00C61FD2" w:rsidRDefault="00753093" w:rsidP="00683C11">
      <w:pPr>
        <w:pStyle w:val="TOC1"/>
        <w:rPr>
          <w:del w:id="767" w:author="Matthew Nelson" w:date="2024-09-19T22:31:00Z"/>
          <w:rFonts w:asciiTheme="minorHAnsi" w:eastAsiaTheme="minorEastAsia" w:hAnsiTheme="minorHAnsi" w:cstheme="minorBidi"/>
          <w:noProof/>
          <w:szCs w:val="22"/>
          <w:lang w:eastAsia="en-GB"/>
        </w:rPr>
      </w:pPr>
      <w:del w:id="768" w:author="Matthew Nelson" w:date="2024-09-19T22:31:00Z">
        <w:r w:rsidRPr="00C61FD2" w:rsidDel="00C61FD2">
          <w:rPr>
            <w:noProof/>
            <w:rPrChange w:id="769" w:author="Matthew Nelson" w:date="2024-09-19T22:31:00Z">
              <w:rPr>
                <w:rStyle w:val="Hyperlink"/>
                <w:b w:val="0"/>
                <w:noProof/>
              </w:rPr>
            </w:rPrChange>
          </w:rPr>
          <w:delText>5</w:delText>
        </w:r>
        <w:r w:rsidDel="00C61FD2">
          <w:rPr>
            <w:rFonts w:asciiTheme="minorHAnsi" w:eastAsiaTheme="minorEastAsia" w:hAnsiTheme="minorHAnsi" w:cstheme="minorBidi"/>
            <w:noProof/>
            <w:szCs w:val="22"/>
            <w:lang w:eastAsia="en-GB"/>
          </w:rPr>
          <w:tab/>
        </w:r>
        <w:r w:rsidRPr="00C61FD2" w:rsidDel="00C61FD2">
          <w:rPr>
            <w:noProof/>
            <w:rPrChange w:id="770" w:author="Matthew Nelson" w:date="2024-09-19T22:31:00Z">
              <w:rPr>
                <w:rStyle w:val="Hyperlink"/>
                <w:b w:val="0"/>
                <w:noProof/>
              </w:rPr>
            </w:rPrChange>
          </w:rPr>
          <w:delText>Reference Metadata</w:delText>
        </w:r>
        <w:r w:rsidDel="00C61FD2">
          <w:rPr>
            <w:noProof/>
            <w:webHidden/>
          </w:rPr>
          <w:tab/>
          <w:delText>30</w:delText>
        </w:r>
      </w:del>
    </w:p>
    <w:p w14:paraId="3DC2511D" w14:textId="6759FC84" w:rsidR="00753093" w:rsidDel="00C61FD2" w:rsidRDefault="00753093">
      <w:pPr>
        <w:pStyle w:val="TOC2"/>
        <w:tabs>
          <w:tab w:val="left" w:pos="880"/>
          <w:tab w:val="right" w:leader="dot" w:pos="8302"/>
        </w:tabs>
        <w:rPr>
          <w:del w:id="771" w:author="Matthew Nelson" w:date="2024-09-19T22:31:00Z"/>
          <w:rFonts w:asciiTheme="minorHAnsi" w:eastAsiaTheme="minorEastAsia" w:hAnsiTheme="minorHAnsi" w:cstheme="minorBidi"/>
          <w:noProof/>
          <w:szCs w:val="22"/>
          <w:lang w:eastAsia="en-GB"/>
        </w:rPr>
      </w:pPr>
      <w:del w:id="772" w:author="Matthew Nelson" w:date="2024-09-19T22:31:00Z">
        <w:r w:rsidRPr="00C61FD2" w:rsidDel="00C61FD2">
          <w:rPr>
            <w:noProof/>
            <w:rPrChange w:id="773" w:author="Matthew Nelson" w:date="2024-09-19T22:31:00Z">
              <w:rPr>
                <w:rStyle w:val="Hyperlink"/>
                <w:noProof/>
              </w:rPr>
            </w:rPrChange>
          </w:rPr>
          <w:delText>5.1</w:delText>
        </w:r>
        <w:r w:rsidDel="00C61FD2">
          <w:rPr>
            <w:rFonts w:asciiTheme="minorHAnsi" w:eastAsiaTheme="minorEastAsia" w:hAnsiTheme="minorHAnsi" w:cstheme="minorBidi"/>
            <w:noProof/>
            <w:szCs w:val="22"/>
            <w:lang w:eastAsia="en-GB"/>
          </w:rPr>
          <w:tab/>
        </w:r>
        <w:r w:rsidRPr="00C61FD2" w:rsidDel="00C61FD2">
          <w:rPr>
            <w:noProof/>
            <w:rPrChange w:id="774" w:author="Matthew Nelson" w:date="2024-09-19T22:31:00Z">
              <w:rPr>
                <w:rStyle w:val="Hyperlink"/>
                <w:noProof/>
              </w:rPr>
            </w:rPrChange>
          </w:rPr>
          <w:delText>Scope of the Metadata Structure Definition (MSD)</w:delText>
        </w:r>
        <w:r w:rsidDel="00C61FD2">
          <w:rPr>
            <w:noProof/>
            <w:webHidden/>
          </w:rPr>
          <w:tab/>
          <w:delText>30</w:delText>
        </w:r>
      </w:del>
    </w:p>
    <w:p w14:paraId="62AE8D3D" w14:textId="6437A3DE" w:rsidR="00753093" w:rsidDel="00C61FD2" w:rsidRDefault="00753093">
      <w:pPr>
        <w:pStyle w:val="TOC2"/>
        <w:tabs>
          <w:tab w:val="left" w:pos="880"/>
          <w:tab w:val="right" w:leader="dot" w:pos="8302"/>
        </w:tabs>
        <w:rPr>
          <w:del w:id="775" w:author="Matthew Nelson" w:date="2024-09-19T22:31:00Z"/>
          <w:rFonts w:asciiTheme="minorHAnsi" w:eastAsiaTheme="minorEastAsia" w:hAnsiTheme="minorHAnsi" w:cstheme="minorBidi"/>
          <w:noProof/>
          <w:szCs w:val="22"/>
          <w:lang w:eastAsia="en-GB"/>
        </w:rPr>
      </w:pPr>
      <w:del w:id="776" w:author="Matthew Nelson" w:date="2024-09-19T22:31:00Z">
        <w:r w:rsidRPr="00C61FD2" w:rsidDel="00C61FD2">
          <w:rPr>
            <w:noProof/>
            <w:rPrChange w:id="777" w:author="Matthew Nelson" w:date="2024-09-19T22:31:00Z">
              <w:rPr>
                <w:rStyle w:val="Hyperlink"/>
                <w:noProof/>
              </w:rPr>
            </w:rPrChange>
          </w:rPr>
          <w:delText>5.2</w:delText>
        </w:r>
        <w:r w:rsidDel="00C61FD2">
          <w:rPr>
            <w:rFonts w:asciiTheme="minorHAnsi" w:eastAsiaTheme="minorEastAsia" w:hAnsiTheme="minorHAnsi" w:cstheme="minorBidi"/>
            <w:noProof/>
            <w:szCs w:val="22"/>
            <w:lang w:eastAsia="en-GB"/>
          </w:rPr>
          <w:tab/>
        </w:r>
        <w:r w:rsidRPr="00C61FD2" w:rsidDel="00C61FD2">
          <w:rPr>
            <w:noProof/>
            <w:rPrChange w:id="778" w:author="Matthew Nelson" w:date="2024-09-19T22:31:00Z">
              <w:rPr>
                <w:rStyle w:val="Hyperlink"/>
                <w:noProof/>
              </w:rPr>
            </w:rPrChange>
          </w:rPr>
          <w:delText>Identification of the Object(s) to which the Metadata is to be attached</w:delText>
        </w:r>
        <w:r w:rsidDel="00C61FD2">
          <w:rPr>
            <w:noProof/>
            <w:webHidden/>
          </w:rPr>
          <w:tab/>
          <w:delText>30</w:delText>
        </w:r>
      </w:del>
    </w:p>
    <w:p w14:paraId="5D6D56D8" w14:textId="633E17AB" w:rsidR="00753093" w:rsidDel="00C61FD2" w:rsidRDefault="00753093">
      <w:pPr>
        <w:pStyle w:val="TOC2"/>
        <w:tabs>
          <w:tab w:val="left" w:pos="880"/>
          <w:tab w:val="right" w:leader="dot" w:pos="8302"/>
        </w:tabs>
        <w:rPr>
          <w:del w:id="779" w:author="Matthew Nelson" w:date="2024-09-19T22:31:00Z"/>
          <w:rFonts w:asciiTheme="minorHAnsi" w:eastAsiaTheme="minorEastAsia" w:hAnsiTheme="minorHAnsi" w:cstheme="minorBidi"/>
          <w:noProof/>
          <w:szCs w:val="22"/>
          <w:lang w:eastAsia="en-GB"/>
        </w:rPr>
      </w:pPr>
      <w:del w:id="780" w:author="Matthew Nelson" w:date="2024-09-19T22:31:00Z">
        <w:r w:rsidRPr="00C61FD2" w:rsidDel="00C61FD2">
          <w:rPr>
            <w:noProof/>
            <w:rPrChange w:id="781" w:author="Matthew Nelson" w:date="2024-09-19T22:31:00Z">
              <w:rPr>
                <w:rStyle w:val="Hyperlink"/>
                <w:noProof/>
              </w:rPr>
            </w:rPrChange>
          </w:rPr>
          <w:delText>5.3</w:delText>
        </w:r>
        <w:r w:rsidDel="00C61FD2">
          <w:rPr>
            <w:rFonts w:asciiTheme="minorHAnsi" w:eastAsiaTheme="minorEastAsia" w:hAnsiTheme="minorHAnsi" w:cstheme="minorBidi"/>
            <w:noProof/>
            <w:szCs w:val="22"/>
            <w:lang w:eastAsia="en-GB"/>
          </w:rPr>
          <w:tab/>
        </w:r>
        <w:r w:rsidRPr="00C61FD2" w:rsidDel="00C61FD2">
          <w:rPr>
            <w:noProof/>
            <w:rPrChange w:id="782" w:author="Matthew Nelson" w:date="2024-09-19T22:31:00Z">
              <w:rPr>
                <w:rStyle w:val="Hyperlink"/>
                <w:noProof/>
              </w:rPr>
            </w:rPrChange>
          </w:rPr>
          <w:delText>Metadata Structure Definition</w:delText>
        </w:r>
        <w:r w:rsidDel="00C61FD2">
          <w:rPr>
            <w:noProof/>
            <w:webHidden/>
          </w:rPr>
          <w:tab/>
          <w:delText>31</w:delText>
        </w:r>
      </w:del>
    </w:p>
    <w:p w14:paraId="46A975B5" w14:textId="2C3A2971" w:rsidR="00753093" w:rsidDel="00C61FD2" w:rsidRDefault="00753093">
      <w:pPr>
        <w:pStyle w:val="TOC2"/>
        <w:tabs>
          <w:tab w:val="left" w:pos="880"/>
          <w:tab w:val="right" w:leader="dot" w:pos="8302"/>
        </w:tabs>
        <w:rPr>
          <w:del w:id="783" w:author="Matthew Nelson" w:date="2024-09-19T22:31:00Z"/>
          <w:rFonts w:asciiTheme="minorHAnsi" w:eastAsiaTheme="minorEastAsia" w:hAnsiTheme="minorHAnsi" w:cstheme="minorBidi"/>
          <w:noProof/>
          <w:szCs w:val="22"/>
          <w:lang w:eastAsia="en-GB"/>
        </w:rPr>
      </w:pPr>
      <w:del w:id="784" w:author="Matthew Nelson" w:date="2024-09-19T22:31:00Z">
        <w:r w:rsidRPr="00C61FD2" w:rsidDel="00C61FD2">
          <w:rPr>
            <w:noProof/>
            <w:rPrChange w:id="785" w:author="Matthew Nelson" w:date="2024-09-19T22:31:00Z">
              <w:rPr>
                <w:rStyle w:val="Hyperlink"/>
                <w:noProof/>
              </w:rPr>
            </w:rPrChange>
          </w:rPr>
          <w:delText>5.4</w:delText>
        </w:r>
        <w:r w:rsidDel="00C61FD2">
          <w:rPr>
            <w:rFonts w:asciiTheme="minorHAnsi" w:eastAsiaTheme="minorEastAsia" w:hAnsiTheme="minorHAnsi" w:cstheme="minorBidi"/>
            <w:noProof/>
            <w:szCs w:val="22"/>
            <w:lang w:eastAsia="en-GB"/>
          </w:rPr>
          <w:tab/>
        </w:r>
        <w:r w:rsidRPr="00C61FD2" w:rsidDel="00C61FD2">
          <w:rPr>
            <w:noProof/>
            <w:rPrChange w:id="786" w:author="Matthew Nelson" w:date="2024-09-19T22:31:00Z">
              <w:rPr>
                <w:rStyle w:val="Hyperlink"/>
                <w:noProof/>
              </w:rPr>
            </w:rPrChange>
          </w:rPr>
          <w:delText>Metadata Set</w:delText>
        </w:r>
        <w:r w:rsidDel="00C61FD2">
          <w:rPr>
            <w:noProof/>
            <w:webHidden/>
          </w:rPr>
          <w:tab/>
          <w:delText>32</w:delText>
        </w:r>
      </w:del>
    </w:p>
    <w:p w14:paraId="6E158767" w14:textId="463D59D3" w:rsidR="00753093" w:rsidDel="00C61FD2" w:rsidRDefault="00753093">
      <w:pPr>
        <w:pStyle w:val="TOC2"/>
        <w:tabs>
          <w:tab w:val="left" w:pos="880"/>
          <w:tab w:val="right" w:leader="dot" w:pos="8302"/>
        </w:tabs>
        <w:rPr>
          <w:del w:id="787" w:author="Matthew Nelson" w:date="2024-09-19T22:31:00Z"/>
          <w:rFonts w:asciiTheme="minorHAnsi" w:eastAsiaTheme="minorEastAsia" w:hAnsiTheme="minorHAnsi" w:cstheme="minorBidi"/>
          <w:noProof/>
          <w:szCs w:val="22"/>
          <w:lang w:eastAsia="en-GB"/>
        </w:rPr>
      </w:pPr>
      <w:del w:id="788" w:author="Matthew Nelson" w:date="2024-09-19T22:31:00Z">
        <w:r w:rsidRPr="00C61FD2" w:rsidDel="00C61FD2">
          <w:rPr>
            <w:noProof/>
            <w:rPrChange w:id="789" w:author="Matthew Nelson" w:date="2024-09-19T22:31:00Z">
              <w:rPr>
                <w:rStyle w:val="Hyperlink"/>
                <w:noProof/>
              </w:rPr>
            </w:rPrChange>
          </w:rPr>
          <w:delText>5.5</w:delText>
        </w:r>
        <w:r w:rsidDel="00C61FD2">
          <w:rPr>
            <w:rFonts w:asciiTheme="minorHAnsi" w:eastAsiaTheme="minorEastAsia" w:hAnsiTheme="minorHAnsi" w:cstheme="minorBidi"/>
            <w:noProof/>
            <w:szCs w:val="22"/>
            <w:lang w:eastAsia="en-GB"/>
          </w:rPr>
          <w:tab/>
        </w:r>
        <w:r w:rsidRPr="00C61FD2" w:rsidDel="00C61FD2">
          <w:rPr>
            <w:noProof/>
            <w:rPrChange w:id="790" w:author="Matthew Nelson" w:date="2024-09-19T22:31:00Z">
              <w:rPr>
                <w:rStyle w:val="Hyperlink"/>
                <w:noProof/>
              </w:rPr>
            </w:rPrChange>
          </w:rPr>
          <w:delText>Reference Metadata in Data Structure Definition and Dataset</w:delText>
        </w:r>
        <w:r w:rsidDel="00C61FD2">
          <w:rPr>
            <w:noProof/>
            <w:webHidden/>
          </w:rPr>
          <w:tab/>
          <w:delText>33</w:delText>
        </w:r>
      </w:del>
    </w:p>
    <w:p w14:paraId="4AF874C7" w14:textId="3D47CE9B" w:rsidR="00753093" w:rsidDel="00C61FD2" w:rsidRDefault="00753093" w:rsidP="00683C11">
      <w:pPr>
        <w:pStyle w:val="TOC1"/>
        <w:rPr>
          <w:del w:id="791" w:author="Matthew Nelson" w:date="2024-09-19T22:31:00Z"/>
          <w:rFonts w:asciiTheme="minorHAnsi" w:eastAsiaTheme="minorEastAsia" w:hAnsiTheme="minorHAnsi" w:cstheme="minorBidi"/>
          <w:noProof/>
          <w:szCs w:val="22"/>
          <w:lang w:eastAsia="en-GB"/>
        </w:rPr>
      </w:pPr>
      <w:del w:id="792" w:author="Matthew Nelson" w:date="2024-09-19T22:31:00Z">
        <w:r w:rsidRPr="00C61FD2" w:rsidDel="00C61FD2">
          <w:rPr>
            <w:noProof/>
            <w:rPrChange w:id="793" w:author="Matthew Nelson" w:date="2024-09-19T22:31:00Z">
              <w:rPr>
                <w:rStyle w:val="Hyperlink"/>
                <w:b w:val="0"/>
                <w:noProof/>
              </w:rPr>
            </w:rPrChange>
          </w:rPr>
          <w:delText>6</w:delText>
        </w:r>
        <w:r w:rsidDel="00C61FD2">
          <w:rPr>
            <w:rFonts w:asciiTheme="minorHAnsi" w:eastAsiaTheme="minorEastAsia" w:hAnsiTheme="minorHAnsi" w:cstheme="minorBidi"/>
            <w:noProof/>
            <w:szCs w:val="22"/>
            <w:lang w:eastAsia="en-GB"/>
          </w:rPr>
          <w:tab/>
        </w:r>
        <w:r w:rsidRPr="00C61FD2" w:rsidDel="00C61FD2">
          <w:rPr>
            <w:noProof/>
            <w:rPrChange w:id="794" w:author="Matthew Nelson" w:date="2024-09-19T22:31:00Z">
              <w:rPr>
                <w:rStyle w:val="Hyperlink"/>
                <w:b w:val="0"/>
                <w:noProof/>
              </w:rPr>
            </w:rPrChange>
          </w:rPr>
          <w:delText>Codelist</w:delText>
        </w:r>
        <w:r w:rsidDel="00C61FD2">
          <w:rPr>
            <w:noProof/>
            <w:webHidden/>
          </w:rPr>
          <w:tab/>
          <w:delText>34</w:delText>
        </w:r>
      </w:del>
    </w:p>
    <w:p w14:paraId="38A4C199" w14:textId="20A668AC" w:rsidR="00753093" w:rsidDel="00C61FD2" w:rsidRDefault="00753093">
      <w:pPr>
        <w:pStyle w:val="TOC2"/>
        <w:tabs>
          <w:tab w:val="left" w:pos="880"/>
          <w:tab w:val="right" w:leader="dot" w:pos="8302"/>
        </w:tabs>
        <w:rPr>
          <w:del w:id="795" w:author="Matthew Nelson" w:date="2024-09-19T22:31:00Z"/>
          <w:rFonts w:asciiTheme="minorHAnsi" w:eastAsiaTheme="minorEastAsia" w:hAnsiTheme="minorHAnsi" w:cstheme="minorBidi"/>
          <w:noProof/>
          <w:szCs w:val="22"/>
          <w:lang w:eastAsia="en-GB"/>
        </w:rPr>
      </w:pPr>
      <w:del w:id="796" w:author="Matthew Nelson" w:date="2024-09-19T22:31:00Z">
        <w:r w:rsidRPr="00C61FD2" w:rsidDel="00C61FD2">
          <w:rPr>
            <w:noProof/>
            <w:rPrChange w:id="797" w:author="Matthew Nelson" w:date="2024-09-19T22:31:00Z">
              <w:rPr>
                <w:rStyle w:val="Hyperlink"/>
                <w:noProof/>
              </w:rPr>
            </w:rPrChange>
          </w:rPr>
          <w:delText>6.1</w:delText>
        </w:r>
        <w:r w:rsidDel="00C61FD2">
          <w:rPr>
            <w:rFonts w:asciiTheme="minorHAnsi" w:eastAsiaTheme="minorEastAsia" w:hAnsiTheme="minorHAnsi" w:cstheme="minorBidi"/>
            <w:noProof/>
            <w:szCs w:val="22"/>
            <w:lang w:eastAsia="en-GB"/>
          </w:rPr>
          <w:tab/>
        </w:r>
        <w:r w:rsidRPr="00C61FD2" w:rsidDel="00C61FD2">
          <w:rPr>
            <w:noProof/>
            <w:rPrChange w:id="798" w:author="Matthew Nelson" w:date="2024-09-19T22:31:00Z">
              <w:rPr>
                <w:rStyle w:val="Hyperlink"/>
                <w:noProof/>
              </w:rPr>
            </w:rPrChange>
          </w:rPr>
          <w:delText>Codelist extension and discriminated unions</w:delText>
        </w:r>
        <w:r w:rsidDel="00C61FD2">
          <w:rPr>
            <w:noProof/>
            <w:webHidden/>
          </w:rPr>
          <w:tab/>
          <w:delText>34</w:delText>
        </w:r>
      </w:del>
    </w:p>
    <w:p w14:paraId="23A3D31D" w14:textId="3BFCD92B" w:rsidR="00753093" w:rsidDel="00C61FD2" w:rsidRDefault="00753093">
      <w:pPr>
        <w:pStyle w:val="TOC3"/>
        <w:tabs>
          <w:tab w:val="left" w:pos="1320"/>
          <w:tab w:val="right" w:leader="dot" w:pos="8302"/>
        </w:tabs>
        <w:rPr>
          <w:del w:id="799" w:author="Matthew Nelson" w:date="2024-09-19T22:31:00Z"/>
          <w:rFonts w:asciiTheme="minorHAnsi" w:eastAsiaTheme="minorEastAsia" w:hAnsiTheme="minorHAnsi" w:cstheme="minorBidi"/>
          <w:noProof/>
          <w:szCs w:val="22"/>
          <w:lang w:eastAsia="en-GB"/>
        </w:rPr>
      </w:pPr>
      <w:del w:id="800" w:author="Matthew Nelson" w:date="2024-09-19T22:31:00Z">
        <w:r w:rsidRPr="00C61FD2" w:rsidDel="00C61FD2">
          <w:rPr>
            <w:noProof/>
            <w:rPrChange w:id="801" w:author="Matthew Nelson" w:date="2024-09-19T22:31:00Z">
              <w:rPr>
                <w:rStyle w:val="Hyperlink"/>
                <w:noProof/>
              </w:rPr>
            </w:rPrChange>
          </w:rPr>
          <w:delText>6.1.1</w:delText>
        </w:r>
        <w:r w:rsidDel="00C61FD2">
          <w:rPr>
            <w:rFonts w:asciiTheme="minorHAnsi" w:eastAsiaTheme="minorEastAsia" w:hAnsiTheme="minorHAnsi" w:cstheme="minorBidi"/>
            <w:noProof/>
            <w:szCs w:val="22"/>
            <w:lang w:eastAsia="en-GB"/>
          </w:rPr>
          <w:tab/>
        </w:r>
        <w:r w:rsidRPr="00C61FD2" w:rsidDel="00C61FD2">
          <w:rPr>
            <w:noProof/>
            <w:rPrChange w:id="802" w:author="Matthew Nelson" w:date="2024-09-19T22:31:00Z">
              <w:rPr>
                <w:rStyle w:val="Hyperlink"/>
                <w:noProof/>
              </w:rPr>
            </w:rPrChange>
          </w:rPr>
          <w:delText>Prefixing Code Ids</w:delText>
        </w:r>
        <w:r w:rsidDel="00C61FD2">
          <w:rPr>
            <w:noProof/>
            <w:webHidden/>
          </w:rPr>
          <w:tab/>
          <w:delText>35</w:delText>
        </w:r>
      </w:del>
    </w:p>
    <w:p w14:paraId="5EE6D2C7" w14:textId="22FAFAA1" w:rsidR="00753093" w:rsidDel="00C61FD2" w:rsidRDefault="00753093">
      <w:pPr>
        <w:pStyle w:val="TOC3"/>
        <w:tabs>
          <w:tab w:val="left" w:pos="1320"/>
          <w:tab w:val="right" w:leader="dot" w:pos="8302"/>
        </w:tabs>
        <w:rPr>
          <w:del w:id="803" w:author="Matthew Nelson" w:date="2024-09-19T22:31:00Z"/>
          <w:rFonts w:asciiTheme="minorHAnsi" w:eastAsiaTheme="minorEastAsia" w:hAnsiTheme="minorHAnsi" w:cstheme="minorBidi"/>
          <w:noProof/>
          <w:szCs w:val="22"/>
          <w:lang w:eastAsia="en-GB"/>
        </w:rPr>
      </w:pPr>
      <w:del w:id="804" w:author="Matthew Nelson" w:date="2024-09-19T22:31:00Z">
        <w:r w:rsidRPr="00C61FD2" w:rsidDel="00C61FD2">
          <w:rPr>
            <w:noProof/>
            <w:rPrChange w:id="805" w:author="Matthew Nelson" w:date="2024-09-19T22:31:00Z">
              <w:rPr>
                <w:rStyle w:val="Hyperlink"/>
                <w:noProof/>
              </w:rPr>
            </w:rPrChange>
          </w:rPr>
          <w:delText>6.1.2</w:delText>
        </w:r>
        <w:r w:rsidDel="00C61FD2">
          <w:rPr>
            <w:rFonts w:asciiTheme="minorHAnsi" w:eastAsiaTheme="minorEastAsia" w:hAnsiTheme="minorHAnsi" w:cstheme="minorBidi"/>
            <w:noProof/>
            <w:szCs w:val="22"/>
            <w:lang w:eastAsia="en-GB"/>
          </w:rPr>
          <w:tab/>
        </w:r>
        <w:r w:rsidRPr="00C61FD2" w:rsidDel="00C61FD2">
          <w:rPr>
            <w:noProof/>
            <w:rPrChange w:id="806" w:author="Matthew Nelson" w:date="2024-09-19T22:31:00Z">
              <w:rPr>
                <w:rStyle w:val="Hyperlink"/>
                <w:noProof/>
              </w:rPr>
            </w:rPrChange>
          </w:rPr>
          <w:delText>Including / Excluding Specific Codes</w:delText>
        </w:r>
        <w:r w:rsidDel="00C61FD2">
          <w:rPr>
            <w:noProof/>
            <w:webHidden/>
          </w:rPr>
          <w:tab/>
          <w:delText>35</w:delText>
        </w:r>
      </w:del>
    </w:p>
    <w:p w14:paraId="583114ED" w14:textId="6EC75EE2" w:rsidR="00753093" w:rsidDel="00C61FD2" w:rsidRDefault="00753093">
      <w:pPr>
        <w:pStyle w:val="TOC3"/>
        <w:tabs>
          <w:tab w:val="left" w:pos="1320"/>
          <w:tab w:val="right" w:leader="dot" w:pos="8302"/>
        </w:tabs>
        <w:rPr>
          <w:del w:id="807" w:author="Matthew Nelson" w:date="2024-09-19T22:31:00Z"/>
          <w:rFonts w:asciiTheme="minorHAnsi" w:eastAsiaTheme="minorEastAsia" w:hAnsiTheme="minorHAnsi" w:cstheme="minorBidi"/>
          <w:noProof/>
          <w:szCs w:val="22"/>
          <w:lang w:eastAsia="en-GB"/>
        </w:rPr>
      </w:pPr>
      <w:del w:id="808" w:author="Matthew Nelson" w:date="2024-09-19T22:31:00Z">
        <w:r w:rsidRPr="00C61FD2" w:rsidDel="00C61FD2">
          <w:rPr>
            <w:noProof/>
            <w:rPrChange w:id="809" w:author="Matthew Nelson" w:date="2024-09-19T22:31:00Z">
              <w:rPr>
                <w:rStyle w:val="Hyperlink"/>
                <w:noProof/>
              </w:rPr>
            </w:rPrChange>
          </w:rPr>
          <w:delText>6.1.3</w:delText>
        </w:r>
        <w:r w:rsidDel="00C61FD2">
          <w:rPr>
            <w:rFonts w:asciiTheme="minorHAnsi" w:eastAsiaTheme="minorEastAsia" w:hAnsiTheme="minorHAnsi" w:cstheme="minorBidi"/>
            <w:noProof/>
            <w:szCs w:val="22"/>
            <w:lang w:eastAsia="en-GB"/>
          </w:rPr>
          <w:tab/>
        </w:r>
        <w:r w:rsidRPr="00C61FD2" w:rsidDel="00C61FD2">
          <w:rPr>
            <w:noProof/>
            <w:rPrChange w:id="810" w:author="Matthew Nelson" w:date="2024-09-19T22:31:00Z">
              <w:rPr>
                <w:rStyle w:val="Hyperlink"/>
                <w:noProof/>
              </w:rPr>
            </w:rPrChange>
          </w:rPr>
          <w:delText>Parent Ids</w:delText>
        </w:r>
        <w:r w:rsidDel="00C61FD2">
          <w:rPr>
            <w:noProof/>
            <w:webHidden/>
          </w:rPr>
          <w:tab/>
          <w:delText>36</w:delText>
        </w:r>
      </w:del>
    </w:p>
    <w:p w14:paraId="6DFCB2DE" w14:textId="561A7148" w:rsidR="00753093" w:rsidDel="00C61FD2" w:rsidRDefault="00753093">
      <w:pPr>
        <w:pStyle w:val="TOC3"/>
        <w:tabs>
          <w:tab w:val="left" w:pos="1320"/>
          <w:tab w:val="right" w:leader="dot" w:pos="8302"/>
        </w:tabs>
        <w:rPr>
          <w:del w:id="811" w:author="Matthew Nelson" w:date="2024-09-19T22:31:00Z"/>
          <w:rFonts w:asciiTheme="minorHAnsi" w:eastAsiaTheme="minorEastAsia" w:hAnsiTheme="minorHAnsi" w:cstheme="minorBidi"/>
          <w:noProof/>
          <w:szCs w:val="22"/>
          <w:lang w:eastAsia="en-GB"/>
        </w:rPr>
      </w:pPr>
      <w:del w:id="812" w:author="Matthew Nelson" w:date="2024-09-19T22:31:00Z">
        <w:r w:rsidRPr="00C61FD2" w:rsidDel="00C61FD2">
          <w:rPr>
            <w:noProof/>
            <w:rPrChange w:id="813" w:author="Matthew Nelson" w:date="2024-09-19T22:31:00Z">
              <w:rPr>
                <w:rStyle w:val="Hyperlink"/>
                <w:noProof/>
              </w:rPr>
            </w:rPrChange>
          </w:rPr>
          <w:delText>6.1.4</w:delText>
        </w:r>
        <w:r w:rsidDel="00C61FD2">
          <w:rPr>
            <w:rFonts w:asciiTheme="minorHAnsi" w:eastAsiaTheme="minorEastAsia" w:hAnsiTheme="minorHAnsi" w:cstheme="minorBidi"/>
            <w:noProof/>
            <w:szCs w:val="22"/>
            <w:lang w:eastAsia="en-GB"/>
          </w:rPr>
          <w:tab/>
        </w:r>
        <w:r w:rsidRPr="00C61FD2" w:rsidDel="00C61FD2">
          <w:rPr>
            <w:noProof/>
            <w:rPrChange w:id="814" w:author="Matthew Nelson" w:date="2024-09-19T22:31:00Z">
              <w:rPr>
                <w:rStyle w:val="Hyperlink"/>
                <w:noProof/>
              </w:rPr>
            </w:rPrChange>
          </w:rPr>
          <w:delText>Discriminated Unions</w:delText>
        </w:r>
        <w:r w:rsidDel="00C61FD2">
          <w:rPr>
            <w:noProof/>
            <w:webHidden/>
          </w:rPr>
          <w:tab/>
          <w:delText>38</w:delText>
        </w:r>
      </w:del>
    </w:p>
    <w:p w14:paraId="1266E8A3" w14:textId="7107BA34" w:rsidR="00753093" w:rsidDel="00C61FD2" w:rsidRDefault="00753093">
      <w:pPr>
        <w:pStyle w:val="TOC2"/>
        <w:tabs>
          <w:tab w:val="left" w:pos="880"/>
          <w:tab w:val="right" w:leader="dot" w:pos="8302"/>
        </w:tabs>
        <w:rPr>
          <w:del w:id="815" w:author="Matthew Nelson" w:date="2024-09-19T22:31:00Z"/>
          <w:rFonts w:asciiTheme="minorHAnsi" w:eastAsiaTheme="minorEastAsia" w:hAnsiTheme="minorHAnsi" w:cstheme="minorBidi"/>
          <w:noProof/>
          <w:szCs w:val="22"/>
          <w:lang w:eastAsia="en-GB"/>
        </w:rPr>
      </w:pPr>
      <w:del w:id="816" w:author="Matthew Nelson" w:date="2024-09-19T22:31:00Z">
        <w:r w:rsidRPr="00C61FD2" w:rsidDel="00C61FD2">
          <w:rPr>
            <w:noProof/>
            <w:rPrChange w:id="817" w:author="Matthew Nelson" w:date="2024-09-19T22:31:00Z">
              <w:rPr>
                <w:rStyle w:val="Hyperlink"/>
                <w:noProof/>
              </w:rPr>
            </w:rPrChange>
          </w:rPr>
          <w:delText>6.2</w:delText>
        </w:r>
        <w:r w:rsidDel="00C61FD2">
          <w:rPr>
            <w:rFonts w:asciiTheme="minorHAnsi" w:eastAsiaTheme="minorEastAsia" w:hAnsiTheme="minorHAnsi" w:cstheme="minorBidi"/>
            <w:noProof/>
            <w:szCs w:val="22"/>
            <w:lang w:eastAsia="en-GB"/>
          </w:rPr>
          <w:tab/>
        </w:r>
        <w:r w:rsidRPr="00C61FD2" w:rsidDel="00C61FD2">
          <w:rPr>
            <w:noProof/>
            <w:rPrChange w:id="818" w:author="Matthew Nelson" w:date="2024-09-19T22:31:00Z">
              <w:rPr>
                <w:rStyle w:val="Hyperlink"/>
                <w:noProof/>
              </w:rPr>
            </w:rPrChange>
          </w:rPr>
          <w:delText>Linking Hierarchies</w:delText>
        </w:r>
        <w:r w:rsidDel="00C61FD2">
          <w:rPr>
            <w:noProof/>
            <w:webHidden/>
          </w:rPr>
          <w:tab/>
          <w:delText>39</w:delText>
        </w:r>
      </w:del>
    </w:p>
    <w:p w14:paraId="10F75D9B" w14:textId="06B13A48" w:rsidR="00753093" w:rsidDel="00C61FD2" w:rsidRDefault="00753093" w:rsidP="00683C11">
      <w:pPr>
        <w:pStyle w:val="TOC1"/>
        <w:rPr>
          <w:del w:id="819" w:author="Matthew Nelson" w:date="2024-09-19T22:31:00Z"/>
          <w:rFonts w:asciiTheme="minorHAnsi" w:eastAsiaTheme="minorEastAsia" w:hAnsiTheme="minorHAnsi" w:cstheme="minorBidi"/>
          <w:noProof/>
          <w:szCs w:val="22"/>
          <w:lang w:eastAsia="en-GB"/>
        </w:rPr>
      </w:pPr>
      <w:del w:id="820" w:author="Matthew Nelson" w:date="2024-09-19T22:31:00Z">
        <w:r w:rsidRPr="00C61FD2" w:rsidDel="00C61FD2">
          <w:rPr>
            <w:noProof/>
            <w:rPrChange w:id="821" w:author="Matthew Nelson" w:date="2024-09-19T22:31:00Z">
              <w:rPr>
                <w:rStyle w:val="Hyperlink"/>
                <w:b w:val="0"/>
                <w:noProof/>
              </w:rPr>
            </w:rPrChange>
          </w:rPr>
          <w:delText>7</w:delText>
        </w:r>
        <w:r w:rsidDel="00C61FD2">
          <w:rPr>
            <w:rFonts w:asciiTheme="minorHAnsi" w:eastAsiaTheme="minorEastAsia" w:hAnsiTheme="minorHAnsi" w:cstheme="minorBidi"/>
            <w:noProof/>
            <w:szCs w:val="22"/>
            <w:lang w:eastAsia="en-GB"/>
          </w:rPr>
          <w:tab/>
        </w:r>
        <w:r w:rsidRPr="00C61FD2" w:rsidDel="00C61FD2">
          <w:rPr>
            <w:noProof/>
            <w:rPrChange w:id="822" w:author="Matthew Nelson" w:date="2024-09-19T22:31:00Z">
              <w:rPr>
                <w:rStyle w:val="Hyperlink"/>
                <w:b w:val="0"/>
                <w:noProof/>
              </w:rPr>
            </w:rPrChange>
          </w:rPr>
          <w:delText>Geospatial information support</w:delText>
        </w:r>
        <w:r w:rsidDel="00C61FD2">
          <w:rPr>
            <w:noProof/>
            <w:webHidden/>
          </w:rPr>
          <w:tab/>
          <w:delText>41</w:delText>
        </w:r>
      </w:del>
    </w:p>
    <w:p w14:paraId="7CCEB31C" w14:textId="0E3DA78A" w:rsidR="00753093" w:rsidDel="00C61FD2" w:rsidRDefault="00753093">
      <w:pPr>
        <w:pStyle w:val="TOC2"/>
        <w:tabs>
          <w:tab w:val="left" w:pos="880"/>
          <w:tab w:val="right" w:leader="dot" w:pos="8302"/>
        </w:tabs>
        <w:rPr>
          <w:del w:id="823" w:author="Matthew Nelson" w:date="2024-09-19T22:31:00Z"/>
          <w:rFonts w:asciiTheme="minorHAnsi" w:eastAsiaTheme="minorEastAsia" w:hAnsiTheme="minorHAnsi" w:cstheme="minorBidi"/>
          <w:noProof/>
          <w:szCs w:val="22"/>
          <w:lang w:eastAsia="en-GB"/>
        </w:rPr>
      </w:pPr>
      <w:del w:id="824" w:author="Matthew Nelson" w:date="2024-09-19T22:31:00Z">
        <w:r w:rsidRPr="00C61FD2" w:rsidDel="00C61FD2">
          <w:rPr>
            <w:noProof/>
            <w:rPrChange w:id="825" w:author="Matthew Nelson" w:date="2024-09-19T22:31:00Z">
              <w:rPr>
                <w:rStyle w:val="Hyperlink"/>
                <w:noProof/>
                <w:lang w:val="en-US"/>
              </w:rPr>
            </w:rPrChange>
          </w:rPr>
          <w:delText>7.1</w:delText>
        </w:r>
        <w:r w:rsidDel="00C61FD2">
          <w:rPr>
            <w:rFonts w:asciiTheme="minorHAnsi" w:eastAsiaTheme="minorEastAsia" w:hAnsiTheme="minorHAnsi" w:cstheme="minorBidi"/>
            <w:noProof/>
            <w:szCs w:val="22"/>
            <w:lang w:eastAsia="en-GB"/>
          </w:rPr>
          <w:tab/>
        </w:r>
        <w:r w:rsidRPr="00C61FD2" w:rsidDel="00C61FD2">
          <w:rPr>
            <w:noProof/>
            <w:rPrChange w:id="826" w:author="Matthew Nelson" w:date="2024-09-19T22:31:00Z">
              <w:rPr>
                <w:rStyle w:val="Hyperlink"/>
                <w:noProof/>
                <w:lang w:val="en-US"/>
              </w:rPr>
            </w:rPrChange>
          </w:rPr>
          <w:delText>Indirect Reference to Geospatial Information.</w:delText>
        </w:r>
        <w:r w:rsidDel="00C61FD2">
          <w:rPr>
            <w:noProof/>
            <w:webHidden/>
          </w:rPr>
          <w:tab/>
          <w:delText>41</w:delText>
        </w:r>
      </w:del>
    </w:p>
    <w:p w14:paraId="20BA3508" w14:textId="46746C89" w:rsidR="00753093" w:rsidDel="00C61FD2" w:rsidRDefault="00753093">
      <w:pPr>
        <w:pStyle w:val="TOC2"/>
        <w:tabs>
          <w:tab w:val="left" w:pos="880"/>
          <w:tab w:val="right" w:leader="dot" w:pos="8302"/>
        </w:tabs>
        <w:rPr>
          <w:del w:id="827" w:author="Matthew Nelson" w:date="2024-09-19T22:31:00Z"/>
          <w:rFonts w:asciiTheme="minorHAnsi" w:eastAsiaTheme="minorEastAsia" w:hAnsiTheme="minorHAnsi" w:cstheme="minorBidi"/>
          <w:noProof/>
          <w:szCs w:val="22"/>
          <w:lang w:eastAsia="en-GB"/>
        </w:rPr>
      </w:pPr>
      <w:del w:id="828" w:author="Matthew Nelson" w:date="2024-09-19T22:31:00Z">
        <w:r w:rsidRPr="00C61FD2" w:rsidDel="00C61FD2">
          <w:rPr>
            <w:noProof/>
            <w:rPrChange w:id="829" w:author="Matthew Nelson" w:date="2024-09-19T22:31:00Z">
              <w:rPr>
                <w:rStyle w:val="Hyperlink"/>
                <w:noProof/>
                <w:lang w:val="en-US"/>
              </w:rPr>
            </w:rPrChange>
          </w:rPr>
          <w:delText>7.2</w:delText>
        </w:r>
        <w:r w:rsidDel="00C61FD2">
          <w:rPr>
            <w:rFonts w:asciiTheme="minorHAnsi" w:eastAsiaTheme="minorEastAsia" w:hAnsiTheme="minorHAnsi" w:cstheme="minorBidi"/>
            <w:noProof/>
            <w:szCs w:val="22"/>
            <w:lang w:eastAsia="en-GB"/>
          </w:rPr>
          <w:tab/>
        </w:r>
        <w:r w:rsidRPr="00C61FD2" w:rsidDel="00C61FD2">
          <w:rPr>
            <w:noProof/>
            <w:rPrChange w:id="830" w:author="Matthew Nelson" w:date="2024-09-19T22:31:00Z">
              <w:rPr>
                <w:rStyle w:val="Hyperlink"/>
                <w:noProof/>
                <w:lang w:val="en-US"/>
              </w:rPr>
            </w:rPrChange>
          </w:rPr>
          <w:delText>Geographic Coordinates</w:delText>
        </w:r>
        <w:r w:rsidDel="00C61FD2">
          <w:rPr>
            <w:noProof/>
            <w:webHidden/>
          </w:rPr>
          <w:tab/>
          <w:delText>42</w:delText>
        </w:r>
      </w:del>
    </w:p>
    <w:p w14:paraId="22913120" w14:textId="2D615ACC" w:rsidR="00753093" w:rsidDel="00C61FD2" w:rsidRDefault="00753093">
      <w:pPr>
        <w:pStyle w:val="TOC2"/>
        <w:tabs>
          <w:tab w:val="left" w:pos="880"/>
          <w:tab w:val="right" w:leader="dot" w:pos="8302"/>
        </w:tabs>
        <w:rPr>
          <w:del w:id="831" w:author="Matthew Nelson" w:date="2024-09-19T22:31:00Z"/>
          <w:rFonts w:asciiTheme="minorHAnsi" w:eastAsiaTheme="minorEastAsia" w:hAnsiTheme="minorHAnsi" w:cstheme="minorBidi"/>
          <w:noProof/>
          <w:szCs w:val="22"/>
          <w:lang w:eastAsia="en-GB"/>
        </w:rPr>
      </w:pPr>
      <w:del w:id="832" w:author="Matthew Nelson" w:date="2024-09-19T22:31:00Z">
        <w:r w:rsidRPr="00C61FD2" w:rsidDel="00C61FD2">
          <w:rPr>
            <w:noProof/>
            <w:rPrChange w:id="833" w:author="Matthew Nelson" w:date="2024-09-19T22:31:00Z">
              <w:rPr>
                <w:rStyle w:val="Hyperlink"/>
                <w:noProof/>
                <w:lang w:val="en-US"/>
              </w:rPr>
            </w:rPrChange>
          </w:rPr>
          <w:delText>7.3</w:delText>
        </w:r>
        <w:r w:rsidDel="00C61FD2">
          <w:rPr>
            <w:rFonts w:asciiTheme="minorHAnsi" w:eastAsiaTheme="minorEastAsia" w:hAnsiTheme="minorHAnsi" w:cstheme="minorBidi"/>
            <w:noProof/>
            <w:szCs w:val="22"/>
            <w:lang w:eastAsia="en-GB"/>
          </w:rPr>
          <w:tab/>
        </w:r>
        <w:r w:rsidRPr="00C61FD2" w:rsidDel="00C61FD2">
          <w:rPr>
            <w:noProof/>
            <w:rPrChange w:id="834" w:author="Matthew Nelson" w:date="2024-09-19T22:31:00Z">
              <w:rPr>
                <w:rStyle w:val="Hyperlink"/>
                <w:noProof/>
                <w:lang w:val="en-US"/>
              </w:rPr>
            </w:rPrChange>
          </w:rPr>
          <w:delText>A Geographic Codelist</w:delText>
        </w:r>
        <w:r w:rsidDel="00C61FD2">
          <w:rPr>
            <w:noProof/>
            <w:webHidden/>
          </w:rPr>
          <w:tab/>
          <w:delText>45</w:delText>
        </w:r>
      </w:del>
    </w:p>
    <w:p w14:paraId="37165B76" w14:textId="78620D24" w:rsidR="00753093" w:rsidDel="00C61FD2" w:rsidRDefault="00753093" w:rsidP="00683C11">
      <w:pPr>
        <w:pStyle w:val="TOC1"/>
        <w:rPr>
          <w:del w:id="835" w:author="Matthew Nelson" w:date="2024-09-19T22:31:00Z"/>
          <w:rFonts w:asciiTheme="minorHAnsi" w:eastAsiaTheme="minorEastAsia" w:hAnsiTheme="minorHAnsi" w:cstheme="minorBidi"/>
          <w:noProof/>
          <w:szCs w:val="22"/>
          <w:lang w:eastAsia="en-GB"/>
        </w:rPr>
      </w:pPr>
      <w:del w:id="836" w:author="Matthew Nelson" w:date="2024-09-19T22:31:00Z">
        <w:r w:rsidRPr="00C61FD2" w:rsidDel="00C61FD2">
          <w:rPr>
            <w:noProof/>
            <w:rPrChange w:id="837" w:author="Matthew Nelson" w:date="2024-09-19T22:31:00Z">
              <w:rPr>
                <w:rStyle w:val="Hyperlink"/>
                <w:b w:val="0"/>
                <w:noProof/>
              </w:rPr>
            </w:rPrChange>
          </w:rPr>
          <w:delText>8</w:delText>
        </w:r>
        <w:r w:rsidDel="00C61FD2">
          <w:rPr>
            <w:rFonts w:asciiTheme="minorHAnsi" w:eastAsiaTheme="minorEastAsia" w:hAnsiTheme="minorHAnsi" w:cstheme="minorBidi"/>
            <w:noProof/>
            <w:szCs w:val="22"/>
            <w:lang w:eastAsia="en-GB"/>
          </w:rPr>
          <w:tab/>
        </w:r>
        <w:r w:rsidRPr="00C61FD2" w:rsidDel="00C61FD2">
          <w:rPr>
            <w:noProof/>
            <w:rPrChange w:id="838" w:author="Matthew Nelson" w:date="2024-09-19T22:31:00Z">
              <w:rPr>
                <w:rStyle w:val="Hyperlink"/>
                <w:b w:val="0"/>
                <w:noProof/>
              </w:rPr>
            </w:rPrChange>
          </w:rPr>
          <w:delText>Maintenance Agencies and Metadata Providers</w:delText>
        </w:r>
        <w:r w:rsidDel="00C61FD2">
          <w:rPr>
            <w:noProof/>
            <w:webHidden/>
          </w:rPr>
          <w:tab/>
          <w:delText>48</w:delText>
        </w:r>
      </w:del>
    </w:p>
    <w:p w14:paraId="6FBF989A" w14:textId="1E721BF6" w:rsidR="00753093" w:rsidDel="00C61FD2" w:rsidRDefault="00753093" w:rsidP="00683C11">
      <w:pPr>
        <w:pStyle w:val="TOC1"/>
        <w:rPr>
          <w:del w:id="839" w:author="Matthew Nelson" w:date="2024-09-19T22:31:00Z"/>
          <w:rFonts w:asciiTheme="minorHAnsi" w:eastAsiaTheme="minorEastAsia" w:hAnsiTheme="minorHAnsi" w:cstheme="minorBidi"/>
          <w:noProof/>
          <w:szCs w:val="22"/>
          <w:lang w:eastAsia="en-GB"/>
        </w:rPr>
      </w:pPr>
      <w:del w:id="840" w:author="Matthew Nelson" w:date="2024-09-19T22:31:00Z">
        <w:r w:rsidRPr="00C61FD2" w:rsidDel="00C61FD2">
          <w:rPr>
            <w:noProof/>
            <w:rPrChange w:id="841" w:author="Matthew Nelson" w:date="2024-09-19T22:31:00Z">
              <w:rPr>
                <w:rStyle w:val="Hyperlink"/>
                <w:b w:val="0"/>
                <w:noProof/>
              </w:rPr>
            </w:rPrChange>
          </w:rPr>
          <w:delText>9</w:delText>
        </w:r>
        <w:r w:rsidDel="00C61FD2">
          <w:rPr>
            <w:rFonts w:asciiTheme="minorHAnsi" w:eastAsiaTheme="minorEastAsia" w:hAnsiTheme="minorHAnsi" w:cstheme="minorBidi"/>
            <w:noProof/>
            <w:szCs w:val="22"/>
            <w:lang w:eastAsia="en-GB"/>
          </w:rPr>
          <w:tab/>
        </w:r>
        <w:r w:rsidRPr="00C61FD2" w:rsidDel="00C61FD2">
          <w:rPr>
            <w:noProof/>
            <w:rPrChange w:id="842" w:author="Matthew Nelson" w:date="2024-09-19T22:31:00Z">
              <w:rPr>
                <w:rStyle w:val="Hyperlink"/>
                <w:b w:val="0"/>
                <w:noProof/>
              </w:rPr>
            </w:rPrChange>
          </w:rPr>
          <w:delText>Concept Roles</w:delText>
        </w:r>
        <w:r w:rsidDel="00C61FD2">
          <w:rPr>
            <w:noProof/>
            <w:webHidden/>
          </w:rPr>
          <w:tab/>
          <w:delText>51</w:delText>
        </w:r>
      </w:del>
    </w:p>
    <w:p w14:paraId="244E4AE0" w14:textId="38177FDA" w:rsidR="00753093" w:rsidDel="00C61FD2" w:rsidRDefault="00753093">
      <w:pPr>
        <w:pStyle w:val="TOC2"/>
        <w:tabs>
          <w:tab w:val="left" w:pos="880"/>
          <w:tab w:val="right" w:leader="dot" w:pos="8302"/>
        </w:tabs>
        <w:rPr>
          <w:del w:id="843" w:author="Matthew Nelson" w:date="2024-09-19T22:31:00Z"/>
          <w:rFonts w:asciiTheme="minorHAnsi" w:eastAsiaTheme="minorEastAsia" w:hAnsiTheme="minorHAnsi" w:cstheme="minorBidi"/>
          <w:noProof/>
          <w:szCs w:val="22"/>
          <w:lang w:eastAsia="en-GB"/>
        </w:rPr>
      </w:pPr>
      <w:del w:id="844" w:author="Matthew Nelson" w:date="2024-09-19T22:31:00Z">
        <w:r w:rsidRPr="00C61FD2" w:rsidDel="00C61FD2">
          <w:rPr>
            <w:noProof/>
            <w:rPrChange w:id="845" w:author="Matthew Nelson" w:date="2024-09-19T22:31:00Z">
              <w:rPr>
                <w:rStyle w:val="Hyperlink"/>
                <w:noProof/>
              </w:rPr>
            </w:rPrChange>
          </w:rPr>
          <w:delText>9.1</w:delText>
        </w:r>
        <w:r w:rsidDel="00C61FD2">
          <w:rPr>
            <w:rFonts w:asciiTheme="minorHAnsi" w:eastAsiaTheme="minorEastAsia" w:hAnsiTheme="minorHAnsi" w:cstheme="minorBidi"/>
            <w:noProof/>
            <w:szCs w:val="22"/>
            <w:lang w:eastAsia="en-GB"/>
          </w:rPr>
          <w:tab/>
        </w:r>
        <w:r w:rsidRPr="00C61FD2" w:rsidDel="00C61FD2">
          <w:rPr>
            <w:noProof/>
            <w:rPrChange w:id="846" w:author="Matthew Nelson" w:date="2024-09-19T22:31:00Z">
              <w:rPr>
                <w:rStyle w:val="Hyperlink"/>
                <w:noProof/>
              </w:rPr>
            </w:rPrChange>
          </w:rPr>
          <w:delText>Overview</w:delText>
        </w:r>
        <w:r w:rsidDel="00C61FD2">
          <w:rPr>
            <w:noProof/>
            <w:webHidden/>
          </w:rPr>
          <w:tab/>
          <w:delText>51</w:delText>
        </w:r>
      </w:del>
    </w:p>
    <w:p w14:paraId="6A9B41D3" w14:textId="76946F45" w:rsidR="00753093" w:rsidDel="00C61FD2" w:rsidRDefault="00753093">
      <w:pPr>
        <w:pStyle w:val="TOC2"/>
        <w:tabs>
          <w:tab w:val="left" w:pos="880"/>
          <w:tab w:val="right" w:leader="dot" w:pos="8302"/>
        </w:tabs>
        <w:rPr>
          <w:del w:id="847" w:author="Matthew Nelson" w:date="2024-09-19T22:31:00Z"/>
          <w:rFonts w:asciiTheme="minorHAnsi" w:eastAsiaTheme="minorEastAsia" w:hAnsiTheme="minorHAnsi" w:cstheme="minorBidi"/>
          <w:noProof/>
          <w:szCs w:val="22"/>
          <w:lang w:eastAsia="en-GB"/>
        </w:rPr>
      </w:pPr>
      <w:del w:id="848" w:author="Matthew Nelson" w:date="2024-09-19T22:31:00Z">
        <w:r w:rsidRPr="00C61FD2" w:rsidDel="00C61FD2">
          <w:rPr>
            <w:noProof/>
            <w:rPrChange w:id="849" w:author="Matthew Nelson" w:date="2024-09-19T22:31:00Z">
              <w:rPr>
                <w:rStyle w:val="Hyperlink"/>
                <w:noProof/>
              </w:rPr>
            </w:rPrChange>
          </w:rPr>
          <w:delText>9.2</w:delText>
        </w:r>
        <w:r w:rsidDel="00C61FD2">
          <w:rPr>
            <w:rFonts w:asciiTheme="minorHAnsi" w:eastAsiaTheme="minorEastAsia" w:hAnsiTheme="minorHAnsi" w:cstheme="minorBidi"/>
            <w:noProof/>
            <w:szCs w:val="22"/>
            <w:lang w:eastAsia="en-GB"/>
          </w:rPr>
          <w:tab/>
        </w:r>
        <w:r w:rsidRPr="00C61FD2" w:rsidDel="00C61FD2">
          <w:rPr>
            <w:noProof/>
            <w:rPrChange w:id="850" w:author="Matthew Nelson" w:date="2024-09-19T22:31:00Z">
              <w:rPr>
                <w:rStyle w:val="Hyperlink"/>
                <w:noProof/>
              </w:rPr>
            </w:rPrChange>
          </w:rPr>
          <w:delText>Information Model</w:delText>
        </w:r>
        <w:r w:rsidDel="00C61FD2">
          <w:rPr>
            <w:noProof/>
            <w:webHidden/>
          </w:rPr>
          <w:tab/>
          <w:delText>51</w:delText>
        </w:r>
      </w:del>
    </w:p>
    <w:p w14:paraId="61391C4F" w14:textId="5499B7EC" w:rsidR="00753093" w:rsidDel="00C61FD2" w:rsidRDefault="00753093">
      <w:pPr>
        <w:pStyle w:val="TOC2"/>
        <w:tabs>
          <w:tab w:val="left" w:pos="880"/>
          <w:tab w:val="right" w:leader="dot" w:pos="8302"/>
        </w:tabs>
        <w:rPr>
          <w:del w:id="851" w:author="Matthew Nelson" w:date="2024-09-19T22:31:00Z"/>
          <w:rFonts w:asciiTheme="minorHAnsi" w:eastAsiaTheme="minorEastAsia" w:hAnsiTheme="minorHAnsi" w:cstheme="minorBidi"/>
          <w:noProof/>
          <w:szCs w:val="22"/>
          <w:lang w:eastAsia="en-GB"/>
        </w:rPr>
      </w:pPr>
      <w:del w:id="852" w:author="Matthew Nelson" w:date="2024-09-19T22:31:00Z">
        <w:r w:rsidRPr="00C61FD2" w:rsidDel="00C61FD2">
          <w:rPr>
            <w:noProof/>
            <w:rPrChange w:id="853" w:author="Matthew Nelson" w:date="2024-09-19T22:31:00Z">
              <w:rPr>
                <w:rStyle w:val="Hyperlink"/>
                <w:noProof/>
              </w:rPr>
            </w:rPrChange>
          </w:rPr>
          <w:delText>9.3</w:delText>
        </w:r>
        <w:r w:rsidDel="00C61FD2">
          <w:rPr>
            <w:rFonts w:asciiTheme="minorHAnsi" w:eastAsiaTheme="minorEastAsia" w:hAnsiTheme="minorHAnsi" w:cstheme="minorBidi"/>
            <w:noProof/>
            <w:szCs w:val="22"/>
            <w:lang w:eastAsia="en-GB"/>
          </w:rPr>
          <w:tab/>
        </w:r>
        <w:r w:rsidRPr="00C61FD2" w:rsidDel="00C61FD2">
          <w:rPr>
            <w:noProof/>
            <w:rPrChange w:id="854" w:author="Matthew Nelson" w:date="2024-09-19T22:31:00Z">
              <w:rPr>
                <w:rStyle w:val="Hyperlink"/>
                <w:noProof/>
              </w:rPr>
            </w:rPrChange>
          </w:rPr>
          <w:delText>Technical Mechanism</w:delText>
        </w:r>
        <w:r w:rsidDel="00C61FD2">
          <w:rPr>
            <w:noProof/>
            <w:webHidden/>
          </w:rPr>
          <w:tab/>
          <w:delText>51</w:delText>
        </w:r>
      </w:del>
    </w:p>
    <w:p w14:paraId="66FFE8AD" w14:textId="45C1D8D2" w:rsidR="00753093" w:rsidDel="00C61FD2" w:rsidRDefault="00753093">
      <w:pPr>
        <w:pStyle w:val="TOC2"/>
        <w:tabs>
          <w:tab w:val="left" w:pos="880"/>
          <w:tab w:val="right" w:leader="dot" w:pos="8302"/>
        </w:tabs>
        <w:rPr>
          <w:del w:id="855" w:author="Matthew Nelson" w:date="2024-09-19T22:31:00Z"/>
          <w:rFonts w:asciiTheme="minorHAnsi" w:eastAsiaTheme="minorEastAsia" w:hAnsiTheme="minorHAnsi" w:cstheme="minorBidi"/>
          <w:noProof/>
          <w:szCs w:val="22"/>
          <w:lang w:eastAsia="en-GB"/>
        </w:rPr>
      </w:pPr>
      <w:del w:id="856" w:author="Matthew Nelson" w:date="2024-09-19T22:31:00Z">
        <w:r w:rsidRPr="00C61FD2" w:rsidDel="00C61FD2">
          <w:rPr>
            <w:noProof/>
            <w:rPrChange w:id="857" w:author="Matthew Nelson" w:date="2024-09-19T22:31:00Z">
              <w:rPr>
                <w:rStyle w:val="Hyperlink"/>
                <w:noProof/>
              </w:rPr>
            </w:rPrChange>
          </w:rPr>
          <w:delText>9.4</w:delText>
        </w:r>
        <w:r w:rsidDel="00C61FD2">
          <w:rPr>
            <w:rFonts w:asciiTheme="minorHAnsi" w:eastAsiaTheme="minorEastAsia" w:hAnsiTheme="minorHAnsi" w:cstheme="minorBidi"/>
            <w:noProof/>
            <w:szCs w:val="22"/>
            <w:lang w:eastAsia="en-GB"/>
          </w:rPr>
          <w:tab/>
        </w:r>
        <w:r w:rsidRPr="00C61FD2" w:rsidDel="00C61FD2">
          <w:rPr>
            <w:noProof/>
            <w:rPrChange w:id="858" w:author="Matthew Nelson" w:date="2024-09-19T22:31:00Z">
              <w:rPr>
                <w:rStyle w:val="Hyperlink"/>
                <w:noProof/>
              </w:rPr>
            </w:rPrChange>
          </w:rPr>
          <w:delText>SDMX-ML Examples in a DSD</w:delText>
        </w:r>
        <w:r w:rsidDel="00C61FD2">
          <w:rPr>
            <w:noProof/>
            <w:webHidden/>
          </w:rPr>
          <w:tab/>
          <w:delText>52</w:delText>
        </w:r>
      </w:del>
    </w:p>
    <w:p w14:paraId="028E16DC" w14:textId="399059C6" w:rsidR="00753093" w:rsidDel="00C61FD2" w:rsidRDefault="00753093">
      <w:pPr>
        <w:pStyle w:val="TOC2"/>
        <w:tabs>
          <w:tab w:val="left" w:pos="880"/>
          <w:tab w:val="right" w:leader="dot" w:pos="8302"/>
        </w:tabs>
        <w:rPr>
          <w:del w:id="859" w:author="Matthew Nelson" w:date="2024-09-19T22:31:00Z"/>
          <w:rFonts w:asciiTheme="minorHAnsi" w:eastAsiaTheme="minorEastAsia" w:hAnsiTheme="minorHAnsi" w:cstheme="minorBidi"/>
          <w:noProof/>
          <w:szCs w:val="22"/>
          <w:lang w:eastAsia="en-GB"/>
        </w:rPr>
      </w:pPr>
      <w:del w:id="860" w:author="Matthew Nelson" w:date="2024-09-19T22:31:00Z">
        <w:r w:rsidRPr="00C61FD2" w:rsidDel="00C61FD2">
          <w:rPr>
            <w:noProof/>
            <w:rPrChange w:id="861" w:author="Matthew Nelson" w:date="2024-09-19T22:31:00Z">
              <w:rPr>
                <w:rStyle w:val="Hyperlink"/>
                <w:noProof/>
              </w:rPr>
            </w:rPrChange>
          </w:rPr>
          <w:delText>9.5</w:delText>
        </w:r>
        <w:r w:rsidDel="00C61FD2">
          <w:rPr>
            <w:rFonts w:asciiTheme="minorHAnsi" w:eastAsiaTheme="minorEastAsia" w:hAnsiTheme="minorHAnsi" w:cstheme="minorBidi"/>
            <w:noProof/>
            <w:szCs w:val="22"/>
            <w:lang w:eastAsia="en-GB"/>
          </w:rPr>
          <w:tab/>
        </w:r>
        <w:r w:rsidRPr="00C61FD2" w:rsidDel="00C61FD2">
          <w:rPr>
            <w:noProof/>
            <w:rPrChange w:id="862" w:author="Matthew Nelson" w:date="2024-09-19T22:31:00Z">
              <w:rPr>
                <w:rStyle w:val="Hyperlink"/>
                <w:noProof/>
              </w:rPr>
            </w:rPrChange>
          </w:rPr>
          <w:delText>SDMX standard roles Concept Scheme</w:delText>
        </w:r>
        <w:r w:rsidDel="00C61FD2">
          <w:rPr>
            <w:noProof/>
            <w:webHidden/>
          </w:rPr>
          <w:tab/>
          <w:delText>53</w:delText>
        </w:r>
      </w:del>
    </w:p>
    <w:p w14:paraId="200F9984" w14:textId="7BA965CA" w:rsidR="00753093" w:rsidDel="00C61FD2" w:rsidRDefault="00753093" w:rsidP="00683C11">
      <w:pPr>
        <w:pStyle w:val="TOC1"/>
        <w:rPr>
          <w:del w:id="863" w:author="Matthew Nelson" w:date="2024-09-19T22:31:00Z"/>
          <w:rFonts w:asciiTheme="minorHAnsi" w:eastAsiaTheme="minorEastAsia" w:hAnsiTheme="minorHAnsi" w:cstheme="minorBidi"/>
          <w:noProof/>
          <w:szCs w:val="22"/>
          <w:lang w:eastAsia="en-GB"/>
        </w:rPr>
      </w:pPr>
      <w:del w:id="864" w:author="Matthew Nelson" w:date="2024-09-19T22:31:00Z">
        <w:r w:rsidRPr="00C61FD2" w:rsidDel="00C61FD2">
          <w:rPr>
            <w:noProof/>
            <w:rPrChange w:id="865" w:author="Matthew Nelson" w:date="2024-09-19T22:31:00Z">
              <w:rPr>
                <w:rStyle w:val="Hyperlink"/>
                <w:b w:val="0"/>
                <w:noProof/>
              </w:rPr>
            </w:rPrChange>
          </w:rPr>
          <w:delText>10</w:delText>
        </w:r>
        <w:r w:rsidDel="00C61FD2">
          <w:rPr>
            <w:rFonts w:asciiTheme="minorHAnsi" w:eastAsiaTheme="minorEastAsia" w:hAnsiTheme="minorHAnsi" w:cstheme="minorBidi"/>
            <w:noProof/>
            <w:szCs w:val="22"/>
            <w:lang w:eastAsia="en-GB"/>
          </w:rPr>
          <w:tab/>
        </w:r>
        <w:r w:rsidRPr="00C61FD2" w:rsidDel="00C61FD2">
          <w:rPr>
            <w:noProof/>
            <w:rPrChange w:id="866" w:author="Matthew Nelson" w:date="2024-09-19T22:31:00Z">
              <w:rPr>
                <w:rStyle w:val="Hyperlink"/>
                <w:b w:val="0"/>
                <w:noProof/>
              </w:rPr>
            </w:rPrChange>
          </w:rPr>
          <w:delText>Constraints</w:delText>
        </w:r>
        <w:r w:rsidDel="00C61FD2">
          <w:rPr>
            <w:noProof/>
            <w:webHidden/>
          </w:rPr>
          <w:tab/>
          <w:delText>55</w:delText>
        </w:r>
      </w:del>
    </w:p>
    <w:p w14:paraId="11811B26" w14:textId="6BDF0046" w:rsidR="00753093" w:rsidDel="00C61FD2" w:rsidRDefault="00753093">
      <w:pPr>
        <w:pStyle w:val="TOC2"/>
        <w:tabs>
          <w:tab w:val="left" w:pos="880"/>
          <w:tab w:val="right" w:leader="dot" w:pos="8302"/>
        </w:tabs>
        <w:rPr>
          <w:del w:id="867" w:author="Matthew Nelson" w:date="2024-09-19T22:31:00Z"/>
          <w:rFonts w:asciiTheme="minorHAnsi" w:eastAsiaTheme="minorEastAsia" w:hAnsiTheme="minorHAnsi" w:cstheme="minorBidi"/>
          <w:noProof/>
          <w:szCs w:val="22"/>
          <w:lang w:eastAsia="en-GB"/>
        </w:rPr>
      </w:pPr>
      <w:del w:id="868" w:author="Matthew Nelson" w:date="2024-09-19T22:31:00Z">
        <w:r w:rsidRPr="00C61FD2" w:rsidDel="00C61FD2">
          <w:rPr>
            <w:noProof/>
            <w:rPrChange w:id="869" w:author="Matthew Nelson" w:date="2024-09-19T22:31:00Z">
              <w:rPr>
                <w:rStyle w:val="Hyperlink"/>
                <w:noProof/>
              </w:rPr>
            </w:rPrChange>
          </w:rPr>
          <w:delText>10.1</w:delText>
        </w:r>
        <w:r w:rsidDel="00C61FD2">
          <w:rPr>
            <w:rFonts w:asciiTheme="minorHAnsi" w:eastAsiaTheme="minorEastAsia" w:hAnsiTheme="minorHAnsi" w:cstheme="minorBidi"/>
            <w:noProof/>
            <w:szCs w:val="22"/>
            <w:lang w:eastAsia="en-GB"/>
          </w:rPr>
          <w:tab/>
        </w:r>
        <w:r w:rsidRPr="00C61FD2" w:rsidDel="00C61FD2">
          <w:rPr>
            <w:noProof/>
            <w:rPrChange w:id="870" w:author="Matthew Nelson" w:date="2024-09-19T22:31:00Z">
              <w:rPr>
                <w:rStyle w:val="Hyperlink"/>
                <w:noProof/>
              </w:rPr>
            </w:rPrChange>
          </w:rPr>
          <w:delText>Introduction</w:delText>
        </w:r>
        <w:r w:rsidDel="00C61FD2">
          <w:rPr>
            <w:noProof/>
            <w:webHidden/>
          </w:rPr>
          <w:tab/>
          <w:delText>55</w:delText>
        </w:r>
      </w:del>
    </w:p>
    <w:p w14:paraId="20FB4225" w14:textId="2D6CACD7" w:rsidR="00753093" w:rsidDel="00C61FD2" w:rsidRDefault="00753093">
      <w:pPr>
        <w:pStyle w:val="TOC2"/>
        <w:tabs>
          <w:tab w:val="left" w:pos="880"/>
          <w:tab w:val="right" w:leader="dot" w:pos="8302"/>
        </w:tabs>
        <w:rPr>
          <w:del w:id="871" w:author="Matthew Nelson" w:date="2024-09-19T22:31:00Z"/>
          <w:rFonts w:asciiTheme="minorHAnsi" w:eastAsiaTheme="minorEastAsia" w:hAnsiTheme="minorHAnsi" w:cstheme="minorBidi"/>
          <w:noProof/>
          <w:szCs w:val="22"/>
          <w:lang w:eastAsia="en-GB"/>
        </w:rPr>
      </w:pPr>
      <w:del w:id="872" w:author="Matthew Nelson" w:date="2024-09-19T22:31:00Z">
        <w:r w:rsidRPr="00C61FD2" w:rsidDel="00C61FD2">
          <w:rPr>
            <w:noProof/>
            <w:rPrChange w:id="873" w:author="Matthew Nelson" w:date="2024-09-19T22:31:00Z">
              <w:rPr>
                <w:rStyle w:val="Hyperlink"/>
                <w:noProof/>
              </w:rPr>
            </w:rPrChange>
          </w:rPr>
          <w:delText>10.2</w:delText>
        </w:r>
        <w:r w:rsidDel="00C61FD2">
          <w:rPr>
            <w:rFonts w:asciiTheme="minorHAnsi" w:eastAsiaTheme="minorEastAsia" w:hAnsiTheme="minorHAnsi" w:cstheme="minorBidi"/>
            <w:noProof/>
            <w:szCs w:val="22"/>
            <w:lang w:eastAsia="en-GB"/>
          </w:rPr>
          <w:tab/>
        </w:r>
        <w:r w:rsidRPr="00C61FD2" w:rsidDel="00C61FD2">
          <w:rPr>
            <w:noProof/>
            <w:rPrChange w:id="874" w:author="Matthew Nelson" w:date="2024-09-19T22:31:00Z">
              <w:rPr>
                <w:rStyle w:val="Hyperlink"/>
                <w:noProof/>
              </w:rPr>
            </w:rPrChange>
          </w:rPr>
          <w:delText>Types of Constraint</w:delText>
        </w:r>
        <w:r w:rsidDel="00C61FD2">
          <w:rPr>
            <w:noProof/>
            <w:webHidden/>
          </w:rPr>
          <w:tab/>
          <w:delText>55</w:delText>
        </w:r>
      </w:del>
    </w:p>
    <w:p w14:paraId="622547E7" w14:textId="48EA8D61" w:rsidR="00753093" w:rsidDel="00C61FD2" w:rsidRDefault="00753093">
      <w:pPr>
        <w:pStyle w:val="TOC2"/>
        <w:tabs>
          <w:tab w:val="left" w:pos="880"/>
          <w:tab w:val="right" w:leader="dot" w:pos="8302"/>
        </w:tabs>
        <w:rPr>
          <w:del w:id="875" w:author="Matthew Nelson" w:date="2024-09-19T22:31:00Z"/>
          <w:rFonts w:asciiTheme="minorHAnsi" w:eastAsiaTheme="minorEastAsia" w:hAnsiTheme="minorHAnsi" w:cstheme="minorBidi"/>
          <w:noProof/>
          <w:szCs w:val="22"/>
          <w:lang w:eastAsia="en-GB"/>
        </w:rPr>
      </w:pPr>
      <w:del w:id="876" w:author="Matthew Nelson" w:date="2024-09-19T22:31:00Z">
        <w:r w:rsidRPr="00C61FD2" w:rsidDel="00C61FD2">
          <w:rPr>
            <w:noProof/>
            <w:rPrChange w:id="877" w:author="Matthew Nelson" w:date="2024-09-19T22:31:00Z">
              <w:rPr>
                <w:rStyle w:val="Hyperlink"/>
                <w:noProof/>
              </w:rPr>
            </w:rPrChange>
          </w:rPr>
          <w:delText>10.3</w:delText>
        </w:r>
        <w:r w:rsidDel="00C61FD2">
          <w:rPr>
            <w:rFonts w:asciiTheme="minorHAnsi" w:eastAsiaTheme="minorEastAsia" w:hAnsiTheme="minorHAnsi" w:cstheme="minorBidi"/>
            <w:noProof/>
            <w:szCs w:val="22"/>
            <w:lang w:eastAsia="en-GB"/>
          </w:rPr>
          <w:tab/>
        </w:r>
        <w:r w:rsidRPr="00C61FD2" w:rsidDel="00C61FD2">
          <w:rPr>
            <w:noProof/>
            <w:rPrChange w:id="878" w:author="Matthew Nelson" w:date="2024-09-19T22:31:00Z">
              <w:rPr>
                <w:rStyle w:val="Hyperlink"/>
                <w:noProof/>
              </w:rPr>
            </w:rPrChange>
          </w:rPr>
          <w:delText>Rules for a Constraint</w:delText>
        </w:r>
        <w:r w:rsidDel="00C61FD2">
          <w:rPr>
            <w:noProof/>
            <w:webHidden/>
          </w:rPr>
          <w:tab/>
          <w:delText>56</w:delText>
        </w:r>
      </w:del>
    </w:p>
    <w:p w14:paraId="4B44472D" w14:textId="51E2E4EB" w:rsidR="00753093" w:rsidDel="00C61FD2" w:rsidRDefault="00753093">
      <w:pPr>
        <w:pStyle w:val="TOC3"/>
        <w:tabs>
          <w:tab w:val="left" w:pos="1320"/>
          <w:tab w:val="right" w:leader="dot" w:pos="8302"/>
        </w:tabs>
        <w:rPr>
          <w:del w:id="879" w:author="Matthew Nelson" w:date="2024-09-19T22:31:00Z"/>
          <w:rFonts w:asciiTheme="minorHAnsi" w:eastAsiaTheme="minorEastAsia" w:hAnsiTheme="minorHAnsi" w:cstheme="minorBidi"/>
          <w:noProof/>
          <w:szCs w:val="22"/>
          <w:lang w:eastAsia="en-GB"/>
        </w:rPr>
      </w:pPr>
      <w:del w:id="880" w:author="Matthew Nelson" w:date="2024-09-19T22:31:00Z">
        <w:r w:rsidRPr="00C61FD2" w:rsidDel="00C61FD2">
          <w:rPr>
            <w:noProof/>
            <w:rPrChange w:id="881" w:author="Matthew Nelson" w:date="2024-09-19T22:31:00Z">
              <w:rPr>
                <w:rStyle w:val="Hyperlink"/>
                <w:noProof/>
              </w:rPr>
            </w:rPrChange>
          </w:rPr>
          <w:delText>10.3.1</w:delText>
        </w:r>
        <w:r w:rsidDel="00C61FD2">
          <w:rPr>
            <w:rFonts w:asciiTheme="minorHAnsi" w:eastAsiaTheme="minorEastAsia" w:hAnsiTheme="minorHAnsi" w:cstheme="minorBidi"/>
            <w:noProof/>
            <w:szCs w:val="22"/>
            <w:lang w:eastAsia="en-GB"/>
          </w:rPr>
          <w:tab/>
        </w:r>
        <w:r w:rsidRPr="00C61FD2" w:rsidDel="00C61FD2">
          <w:rPr>
            <w:noProof/>
            <w:rPrChange w:id="882" w:author="Matthew Nelson" w:date="2024-09-19T22:31:00Z">
              <w:rPr>
                <w:rStyle w:val="Hyperlink"/>
                <w:noProof/>
              </w:rPr>
            </w:rPrChange>
          </w:rPr>
          <w:delText>Scope of a Constraint</w:delText>
        </w:r>
        <w:r w:rsidDel="00C61FD2">
          <w:rPr>
            <w:noProof/>
            <w:webHidden/>
          </w:rPr>
          <w:tab/>
          <w:delText>56</w:delText>
        </w:r>
      </w:del>
    </w:p>
    <w:p w14:paraId="156B7685" w14:textId="0093E1F3" w:rsidR="00753093" w:rsidDel="00C61FD2" w:rsidRDefault="00753093">
      <w:pPr>
        <w:pStyle w:val="TOC3"/>
        <w:tabs>
          <w:tab w:val="left" w:pos="1320"/>
          <w:tab w:val="right" w:leader="dot" w:pos="8302"/>
        </w:tabs>
        <w:rPr>
          <w:del w:id="883" w:author="Matthew Nelson" w:date="2024-09-19T22:31:00Z"/>
          <w:rFonts w:asciiTheme="minorHAnsi" w:eastAsiaTheme="minorEastAsia" w:hAnsiTheme="minorHAnsi" w:cstheme="minorBidi"/>
          <w:noProof/>
          <w:szCs w:val="22"/>
          <w:lang w:eastAsia="en-GB"/>
        </w:rPr>
      </w:pPr>
      <w:del w:id="884" w:author="Matthew Nelson" w:date="2024-09-19T22:31:00Z">
        <w:r w:rsidRPr="00C61FD2" w:rsidDel="00C61FD2">
          <w:rPr>
            <w:noProof/>
            <w:rPrChange w:id="885" w:author="Matthew Nelson" w:date="2024-09-19T22:31:00Z">
              <w:rPr>
                <w:rStyle w:val="Hyperlink"/>
                <w:noProof/>
              </w:rPr>
            </w:rPrChange>
          </w:rPr>
          <w:delText>10.3.2</w:delText>
        </w:r>
        <w:r w:rsidDel="00C61FD2">
          <w:rPr>
            <w:rFonts w:asciiTheme="minorHAnsi" w:eastAsiaTheme="minorEastAsia" w:hAnsiTheme="minorHAnsi" w:cstheme="minorBidi"/>
            <w:noProof/>
            <w:szCs w:val="22"/>
            <w:lang w:eastAsia="en-GB"/>
          </w:rPr>
          <w:tab/>
        </w:r>
        <w:r w:rsidRPr="00C61FD2" w:rsidDel="00C61FD2">
          <w:rPr>
            <w:noProof/>
            <w:rPrChange w:id="886" w:author="Matthew Nelson" w:date="2024-09-19T22:31:00Z">
              <w:rPr>
                <w:rStyle w:val="Hyperlink"/>
                <w:noProof/>
              </w:rPr>
            </w:rPrChange>
          </w:rPr>
          <w:delText>Multiple Constraints</w:delText>
        </w:r>
        <w:r w:rsidDel="00C61FD2">
          <w:rPr>
            <w:noProof/>
            <w:webHidden/>
          </w:rPr>
          <w:tab/>
          <w:delText>57</w:delText>
        </w:r>
      </w:del>
    </w:p>
    <w:p w14:paraId="56AE98BE" w14:textId="4662C12D" w:rsidR="00753093" w:rsidDel="00C61FD2" w:rsidRDefault="00753093">
      <w:pPr>
        <w:pStyle w:val="TOC3"/>
        <w:tabs>
          <w:tab w:val="left" w:pos="1320"/>
          <w:tab w:val="right" w:leader="dot" w:pos="8302"/>
        </w:tabs>
        <w:rPr>
          <w:del w:id="887" w:author="Matthew Nelson" w:date="2024-09-19T22:31:00Z"/>
          <w:rFonts w:asciiTheme="minorHAnsi" w:eastAsiaTheme="minorEastAsia" w:hAnsiTheme="minorHAnsi" w:cstheme="minorBidi"/>
          <w:noProof/>
          <w:szCs w:val="22"/>
          <w:lang w:eastAsia="en-GB"/>
        </w:rPr>
      </w:pPr>
      <w:del w:id="888" w:author="Matthew Nelson" w:date="2024-09-19T22:31:00Z">
        <w:r w:rsidRPr="00C61FD2" w:rsidDel="00C61FD2">
          <w:rPr>
            <w:noProof/>
            <w:rPrChange w:id="889" w:author="Matthew Nelson" w:date="2024-09-19T22:31:00Z">
              <w:rPr>
                <w:rStyle w:val="Hyperlink"/>
                <w:noProof/>
              </w:rPr>
            </w:rPrChange>
          </w:rPr>
          <w:delText>10.3.3</w:delText>
        </w:r>
        <w:r w:rsidDel="00C61FD2">
          <w:rPr>
            <w:rFonts w:asciiTheme="minorHAnsi" w:eastAsiaTheme="minorEastAsia" w:hAnsiTheme="minorHAnsi" w:cstheme="minorBidi"/>
            <w:noProof/>
            <w:szCs w:val="22"/>
            <w:lang w:eastAsia="en-GB"/>
          </w:rPr>
          <w:tab/>
        </w:r>
        <w:r w:rsidRPr="00C61FD2" w:rsidDel="00C61FD2">
          <w:rPr>
            <w:noProof/>
            <w:rPrChange w:id="890" w:author="Matthew Nelson" w:date="2024-09-19T22:31:00Z">
              <w:rPr>
                <w:rStyle w:val="Hyperlink"/>
                <w:noProof/>
              </w:rPr>
            </w:rPrChange>
          </w:rPr>
          <w:delText>Inheritance of a Constraint</w:delText>
        </w:r>
        <w:r w:rsidDel="00C61FD2">
          <w:rPr>
            <w:noProof/>
            <w:webHidden/>
          </w:rPr>
          <w:tab/>
          <w:delText>58</w:delText>
        </w:r>
      </w:del>
    </w:p>
    <w:p w14:paraId="0326955B" w14:textId="69490087" w:rsidR="00753093" w:rsidDel="00C61FD2" w:rsidRDefault="00753093">
      <w:pPr>
        <w:pStyle w:val="TOC3"/>
        <w:tabs>
          <w:tab w:val="left" w:pos="1320"/>
          <w:tab w:val="right" w:leader="dot" w:pos="8302"/>
        </w:tabs>
        <w:rPr>
          <w:del w:id="891" w:author="Matthew Nelson" w:date="2024-09-19T22:31:00Z"/>
          <w:rFonts w:asciiTheme="minorHAnsi" w:eastAsiaTheme="minorEastAsia" w:hAnsiTheme="minorHAnsi" w:cstheme="minorBidi"/>
          <w:noProof/>
          <w:szCs w:val="22"/>
          <w:lang w:eastAsia="en-GB"/>
        </w:rPr>
      </w:pPr>
      <w:del w:id="892" w:author="Matthew Nelson" w:date="2024-09-19T22:31:00Z">
        <w:r w:rsidRPr="00C61FD2" w:rsidDel="00C61FD2">
          <w:rPr>
            <w:noProof/>
            <w:rPrChange w:id="893" w:author="Matthew Nelson" w:date="2024-09-19T22:31:00Z">
              <w:rPr>
                <w:rStyle w:val="Hyperlink"/>
                <w:noProof/>
              </w:rPr>
            </w:rPrChange>
          </w:rPr>
          <w:delText>10.3.4</w:delText>
        </w:r>
        <w:r w:rsidDel="00C61FD2">
          <w:rPr>
            <w:rFonts w:asciiTheme="minorHAnsi" w:eastAsiaTheme="minorEastAsia" w:hAnsiTheme="minorHAnsi" w:cstheme="minorBidi"/>
            <w:noProof/>
            <w:szCs w:val="22"/>
            <w:lang w:eastAsia="en-GB"/>
          </w:rPr>
          <w:tab/>
        </w:r>
        <w:r w:rsidRPr="00C61FD2" w:rsidDel="00C61FD2">
          <w:rPr>
            <w:noProof/>
            <w:rPrChange w:id="894" w:author="Matthew Nelson" w:date="2024-09-19T22:31:00Z">
              <w:rPr>
                <w:rStyle w:val="Hyperlink"/>
                <w:noProof/>
              </w:rPr>
            </w:rPrChange>
          </w:rPr>
          <w:delText>Constraints Examples</w:delText>
        </w:r>
        <w:r w:rsidDel="00C61FD2">
          <w:rPr>
            <w:noProof/>
            <w:webHidden/>
          </w:rPr>
          <w:tab/>
          <w:delText>59</w:delText>
        </w:r>
      </w:del>
    </w:p>
    <w:p w14:paraId="7A3C7FD9" w14:textId="3B844CBB" w:rsidR="00753093" w:rsidDel="00C61FD2" w:rsidRDefault="00753093" w:rsidP="00683C11">
      <w:pPr>
        <w:pStyle w:val="TOC1"/>
        <w:rPr>
          <w:del w:id="895" w:author="Matthew Nelson" w:date="2024-09-19T22:31:00Z"/>
          <w:rFonts w:asciiTheme="minorHAnsi" w:eastAsiaTheme="minorEastAsia" w:hAnsiTheme="minorHAnsi" w:cstheme="minorBidi"/>
          <w:noProof/>
          <w:szCs w:val="22"/>
          <w:lang w:eastAsia="en-GB"/>
        </w:rPr>
      </w:pPr>
      <w:del w:id="896" w:author="Matthew Nelson" w:date="2024-09-19T22:31:00Z">
        <w:r w:rsidRPr="00C61FD2" w:rsidDel="00C61FD2">
          <w:rPr>
            <w:noProof/>
            <w:rPrChange w:id="897" w:author="Matthew Nelson" w:date="2024-09-19T22:31:00Z">
              <w:rPr>
                <w:rStyle w:val="Hyperlink"/>
                <w:b w:val="0"/>
                <w:noProof/>
              </w:rPr>
            </w:rPrChange>
          </w:rPr>
          <w:delText>11</w:delText>
        </w:r>
        <w:r w:rsidDel="00C61FD2">
          <w:rPr>
            <w:rFonts w:asciiTheme="minorHAnsi" w:eastAsiaTheme="minorEastAsia" w:hAnsiTheme="minorHAnsi" w:cstheme="minorBidi"/>
            <w:noProof/>
            <w:szCs w:val="22"/>
            <w:lang w:eastAsia="en-GB"/>
          </w:rPr>
          <w:tab/>
        </w:r>
        <w:r w:rsidRPr="00C61FD2" w:rsidDel="00C61FD2">
          <w:rPr>
            <w:noProof/>
            <w:rPrChange w:id="898" w:author="Matthew Nelson" w:date="2024-09-19T22:31:00Z">
              <w:rPr>
                <w:rStyle w:val="Hyperlink"/>
                <w:b w:val="0"/>
                <w:noProof/>
              </w:rPr>
            </w:rPrChange>
          </w:rPr>
          <w:delText>Transforming between versions of SDMX</w:delText>
        </w:r>
        <w:r w:rsidDel="00C61FD2">
          <w:rPr>
            <w:noProof/>
            <w:webHidden/>
          </w:rPr>
          <w:tab/>
          <w:delText>67</w:delText>
        </w:r>
      </w:del>
    </w:p>
    <w:p w14:paraId="7E01A616" w14:textId="10FF2130" w:rsidR="00753093" w:rsidDel="00C61FD2" w:rsidRDefault="00753093">
      <w:pPr>
        <w:pStyle w:val="TOC2"/>
        <w:tabs>
          <w:tab w:val="left" w:pos="880"/>
          <w:tab w:val="right" w:leader="dot" w:pos="8302"/>
        </w:tabs>
        <w:rPr>
          <w:del w:id="899" w:author="Matthew Nelson" w:date="2024-09-19T22:31:00Z"/>
          <w:rFonts w:asciiTheme="minorHAnsi" w:eastAsiaTheme="minorEastAsia" w:hAnsiTheme="minorHAnsi" w:cstheme="minorBidi"/>
          <w:noProof/>
          <w:szCs w:val="22"/>
          <w:lang w:eastAsia="en-GB"/>
        </w:rPr>
      </w:pPr>
      <w:del w:id="900" w:author="Matthew Nelson" w:date="2024-09-19T22:31:00Z">
        <w:r w:rsidRPr="00C61FD2" w:rsidDel="00C61FD2">
          <w:rPr>
            <w:noProof/>
            <w:rPrChange w:id="901" w:author="Matthew Nelson" w:date="2024-09-19T22:31:00Z">
              <w:rPr>
                <w:rStyle w:val="Hyperlink"/>
                <w:noProof/>
              </w:rPr>
            </w:rPrChange>
          </w:rPr>
          <w:delText>11.1</w:delText>
        </w:r>
        <w:r w:rsidDel="00C61FD2">
          <w:rPr>
            <w:rFonts w:asciiTheme="minorHAnsi" w:eastAsiaTheme="minorEastAsia" w:hAnsiTheme="minorHAnsi" w:cstheme="minorBidi"/>
            <w:noProof/>
            <w:szCs w:val="22"/>
            <w:lang w:eastAsia="en-GB"/>
          </w:rPr>
          <w:tab/>
        </w:r>
        <w:r w:rsidRPr="00C61FD2" w:rsidDel="00C61FD2">
          <w:rPr>
            <w:noProof/>
            <w:rPrChange w:id="902" w:author="Matthew Nelson" w:date="2024-09-19T22:31:00Z">
              <w:rPr>
                <w:rStyle w:val="Hyperlink"/>
                <w:noProof/>
              </w:rPr>
            </w:rPrChange>
          </w:rPr>
          <w:delText>Scope</w:delText>
        </w:r>
        <w:r w:rsidDel="00C61FD2">
          <w:rPr>
            <w:noProof/>
            <w:webHidden/>
          </w:rPr>
          <w:tab/>
          <w:delText>67</w:delText>
        </w:r>
      </w:del>
    </w:p>
    <w:p w14:paraId="204D8D4F" w14:textId="1B27FF06" w:rsidR="00753093" w:rsidDel="00C61FD2" w:rsidRDefault="00753093">
      <w:pPr>
        <w:pStyle w:val="TOC2"/>
        <w:tabs>
          <w:tab w:val="left" w:pos="880"/>
          <w:tab w:val="right" w:leader="dot" w:pos="8302"/>
        </w:tabs>
        <w:rPr>
          <w:del w:id="903" w:author="Matthew Nelson" w:date="2024-09-19T22:31:00Z"/>
          <w:rFonts w:asciiTheme="minorHAnsi" w:eastAsiaTheme="minorEastAsia" w:hAnsiTheme="minorHAnsi" w:cstheme="minorBidi"/>
          <w:noProof/>
          <w:szCs w:val="22"/>
          <w:lang w:eastAsia="en-GB"/>
        </w:rPr>
      </w:pPr>
      <w:del w:id="904" w:author="Matthew Nelson" w:date="2024-09-19T22:31:00Z">
        <w:r w:rsidRPr="00C61FD2" w:rsidDel="00C61FD2">
          <w:rPr>
            <w:noProof/>
            <w:rPrChange w:id="905" w:author="Matthew Nelson" w:date="2024-09-19T22:31:00Z">
              <w:rPr>
                <w:rStyle w:val="Hyperlink"/>
                <w:noProof/>
              </w:rPr>
            </w:rPrChange>
          </w:rPr>
          <w:delText>11.2</w:delText>
        </w:r>
        <w:r w:rsidDel="00C61FD2">
          <w:rPr>
            <w:rFonts w:asciiTheme="minorHAnsi" w:eastAsiaTheme="minorEastAsia" w:hAnsiTheme="minorHAnsi" w:cstheme="minorBidi"/>
            <w:noProof/>
            <w:szCs w:val="22"/>
            <w:lang w:eastAsia="en-GB"/>
          </w:rPr>
          <w:tab/>
        </w:r>
        <w:r w:rsidRPr="00C61FD2" w:rsidDel="00C61FD2">
          <w:rPr>
            <w:noProof/>
            <w:rPrChange w:id="906" w:author="Matthew Nelson" w:date="2024-09-19T22:31:00Z">
              <w:rPr>
                <w:rStyle w:val="Hyperlink"/>
                <w:noProof/>
              </w:rPr>
            </w:rPrChange>
          </w:rPr>
          <w:delText>Compatibility and new DSD features</w:delText>
        </w:r>
        <w:r w:rsidDel="00C61FD2">
          <w:rPr>
            <w:noProof/>
            <w:webHidden/>
          </w:rPr>
          <w:tab/>
          <w:delText>67</w:delText>
        </w:r>
      </w:del>
    </w:p>
    <w:p w14:paraId="5A32D827" w14:textId="685A1AF9" w:rsidR="00753093" w:rsidDel="00C61FD2" w:rsidRDefault="00753093" w:rsidP="00683C11">
      <w:pPr>
        <w:pStyle w:val="TOC1"/>
        <w:rPr>
          <w:del w:id="907" w:author="Matthew Nelson" w:date="2024-09-19T22:31:00Z"/>
          <w:rFonts w:asciiTheme="minorHAnsi" w:eastAsiaTheme="minorEastAsia" w:hAnsiTheme="minorHAnsi" w:cstheme="minorBidi"/>
          <w:noProof/>
          <w:szCs w:val="22"/>
          <w:lang w:eastAsia="en-GB"/>
        </w:rPr>
      </w:pPr>
      <w:del w:id="908" w:author="Matthew Nelson" w:date="2024-09-19T22:31:00Z">
        <w:r w:rsidRPr="00C61FD2" w:rsidDel="00C61FD2">
          <w:rPr>
            <w:noProof/>
            <w:rPrChange w:id="909" w:author="Matthew Nelson" w:date="2024-09-19T22:31:00Z">
              <w:rPr>
                <w:rStyle w:val="Hyperlink"/>
                <w:b w:val="0"/>
                <w:noProof/>
              </w:rPr>
            </w:rPrChange>
          </w:rPr>
          <w:delText>12</w:delText>
        </w:r>
        <w:r w:rsidDel="00C61FD2">
          <w:rPr>
            <w:rFonts w:asciiTheme="minorHAnsi" w:eastAsiaTheme="minorEastAsia" w:hAnsiTheme="minorHAnsi" w:cstheme="minorBidi"/>
            <w:noProof/>
            <w:szCs w:val="22"/>
            <w:lang w:eastAsia="en-GB"/>
          </w:rPr>
          <w:tab/>
        </w:r>
        <w:r w:rsidRPr="00C61FD2" w:rsidDel="00C61FD2">
          <w:rPr>
            <w:noProof/>
            <w:rPrChange w:id="910" w:author="Matthew Nelson" w:date="2024-09-19T22:31:00Z">
              <w:rPr>
                <w:rStyle w:val="Hyperlink"/>
                <w:b w:val="0"/>
                <w:noProof/>
              </w:rPr>
            </w:rPrChange>
          </w:rPr>
          <w:delText>Validation and Transformation Language (VTL)</w:delText>
        </w:r>
        <w:r w:rsidDel="00C61FD2">
          <w:rPr>
            <w:noProof/>
            <w:webHidden/>
          </w:rPr>
          <w:tab/>
          <w:delText>68</w:delText>
        </w:r>
      </w:del>
    </w:p>
    <w:p w14:paraId="6B9B42CE" w14:textId="57911DF4" w:rsidR="00753093" w:rsidDel="00C61FD2" w:rsidRDefault="00753093">
      <w:pPr>
        <w:pStyle w:val="TOC2"/>
        <w:tabs>
          <w:tab w:val="left" w:pos="880"/>
          <w:tab w:val="right" w:leader="dot" w:pos="8302"/>
        </w:tabs>
        <w:rPr>
          <w:del w:id="911" w:author="Matthew Nelson" w:date="2024-09-19T22:31:00Z"/>
          <w:rFonts w:asciiTheme="minorHAnsi" w:eastAsiaTheme="minorEastAsia" w:hAnsiTheme="minorHAnsi" w:cstheme="minorBidi"/>
          <w:noProof/>
          <w:szCs w:val="22"/>
          <w:lang w:eastAsia="en-GB"/>
        </w:rPr>
      </w:pPr>
      <w:del w:id="912" w:author="Matthew Nelson" w:date="2024-09-19T22:31:00Z">
        <w:r w:rsidRPr="00C61FD2" w:rsidDel="00C61FD2">
          <w:rPr>
            <w:noProof/>
            <w:rPrChange w:id="913" w:author="Matthew Nelson" w:date="2024-09-19T22:31:00Z">
              <w:rPr>
                <w:rStyle w:val="Hyperlink"/>
                <w:noProof/>
              </w:rPr>
            </w:rPrChange>
          </w:rPr>
          <w:delText>12.1</w:delText>
        </w:r>
        <w:r w:rsidDel="00C61FD2">
          <w:rPr>
            <w:rFonts w:asciiTheme="minorHAnsi" w:eastAsiaTheme="minorEastAsia" w:hAnsiTheme="minorHAnsi" w:cstheme="minorBidi"/>
            <w:noProof/>
            <w:szCs w:val="22"/>
            <w:lang w:eastAsia="en-GB"/>
          </w:rPr>
          <w:tab/>
        </w:r>
        <w:r w:rsidRPr="00C61FD2" w:rsidDel="00C61FD2">
          <w:rPr>
            <w:noProof/>
            <w:rPrChange w:id="914" w:author="Matthew Nelson" w:date="2024-09-19T22:31:00Z">
              <w:rPr>
                <w:rStyle w:val="Hyperlink"/>
                <w:noProof/>
              </w:rPr>
            </w:rPrChange>
          </w:rPr>
          <w:delText>Introduction</w:delText>
        </w:r>
        <w:r w:rsidDel="00C61FD2">
          <w:rPr>
            <w:noProof/>
            <w:webHidden/>
          </w:rPr>
          <w:tab/>
          <w:delText>68</w:delText>
        </w:r>
      </w:del>
    </w:p>
    <w:p w14:paraId="3E5ED598" w14:textId="1CA1032E" w:rsidR="00753093" w:rsidDel="00C61FD2" w:rsidRDefault="00753093">
      <w:pPr>
        <w:pStyle w:val="TOC2"/>
        <w:tabs>
          <w:tab w:val="left" w:pos="880"/>
          <w:tab w:val="right" w:leader="dot" w:pos="8302"/>
        </w:tabs>
        <w:rPr>
          <w:del w:id="915" w:author="Matthew Nelson" w:date="2024-09-19T22:31:00Z"/>
          <w:rFonts w:asciiTheme="minorHAnsi" w:eastAsiaTheme="minorEastAsia" w:hAnsiTheme="minorHAnsi" w:cstheme="minorBidi"/>
          <w:noProof/>
          <w:szCs w:val="22"/>
          <w:lang w:eastAsia="en-GB"/>
        </w:rPr>
      </w:pPr>
      <w:del w:id="916" w:author="Matthew Nelson" w:date="2024-09-19T22:31:00Z">
        <w:r w:rsidRPr="00C61FD2" w:rsidDel="00C61FD2">
          <w:rPr>
            <w:noProof/>
            <w:rPrChange w:id="917" w:author="Matthew Nelson" w:date="2024-09-19T22:31:00Z">
              <w:rPr>
                <w:rStyle w:val="Hyperlink"/>
                <w:noProof/>
              </w:rPr>
            </w:rPrChange>
          </w:rPr>
          <w:delText>12.2</w:delText>
        </w:r>
        <w:r w:rsidDel="00C61FD2">
          <w:rPr>
            <w:rFonts w:asciiTheme="minorHAnsi" w:eastAsiaTheme="minorEastAsia" w:hAnsiTheme="minorHAnsi" w:cstheme="minorBidi"/>
            <w:noProof/>
            <w:szCs w:val="22"/>
            <w:lang w:eastAsia="en-GB"/>
          </w:rPr>
          <w:tab/>
        </w:r>
        <w:r w:rsidRPr="00C61FD2" w:rsidDel="00C61FD2">
          <w:rPr>
            <w:noProof/>
            <w:rPrChange w:id="918" w:author="Matthew Nelson" w:date="2024-09-19T22:31:00Z">
              <w:rPr>
                <w:rStyle w:val="Hyperlink"/>
                <w:noProof/>
              </w:rPr>
            </w:rPrChange>
          </w:rPr>
          <w:delText>References to SDMX artefacts from VTL statements</w:delText>
        </w:r>
        <w:r w:rsidDel="00C61FD2">
          <w:rPr>
            <w:noProof/>
            <w:webHidden/>
          </w:rPr>
          <w:tab/>
          <w:delText>69</w:delText>
        </w:r>
      </w:del>
    </w:p>
    <w:p w14:paraId="5734EC54" w14:textId="269C94B0" w:rsidR="00753093" w:rsidDel="00C61FD2" w:rsidRDefault="00753093">
      <w:pPr>
        <w:pStyle w:val="TOC3"/>
        <w:tabs>
          <w:tab w:val="left" w:pos="1320"/>
          <w:tab w:val="right" w:leader="dot" w:pos="8302"/>
        </w:tabs>
        <w:rPr>
          <w:del w:id="919" w:author="Matthew Nelson" w:date="2024-09-19T22:31:00Z"/>
          <w:rFonts w:asciiTheme="minorHAnsi" w:eastAsiaTheme="minorEastAsia" w:hAnsiTheme="minorHAnsi" w:cstheme="minorBidi"/>
          <w:noProof/>
          <w:szCs w:val="22"/>
          <w:lang w:eastAsia="en-GB"/>
        </w:rPr>
      </w:pPr>
      <w:del w:id="920" w:author="Matthew Nelson" w:date="2024-09-19T22:31:00Z">
        <w:r w:rsidRPr="00C61FD2" w:rsidDel="00C61FD2">
          <w:rPr>
            <w:noProof/>
            <w:rPrChange w:id="921" w:author="Matthew Nelson" w:date="2024-09-19T22:31:00Z">
              <w:rPr>
                <w:rStyle w:val="Hyperlink"/>
                <w:noProof/>
              </w:rPr>
            </w:rPrChange>
          </w:rPr>
          <w:delText>12.2.1</w:delText>
        </w:r>
        <w:r w:rsidDel="00C61FD2">
          <w:rPr>
            <w:rFonts w:asciiTheme="minorHAnsi" w:eastAsiaTheme="minorEastAsia" w:hAnsiTheme="minorHAnsi" w:cstheme="minorBidi"/>
            <w:noProof/>
            <w:szCs w:val="22"/>
            <w:lang w:eastAsia="en-GB"/>
          </w:rPr>
          <w:tab/>
        </w:r>
        <w:r w:rsidRPr="00C61FD2" w:rsidDel="00C61FD2">
          <w:rPr>
            <w:noProof/>
            <w:rPrChange w:id="922" w:author="Matthew Nelson" w:date="2024-09-19T22:31:00Z">
              <w:rPr>
                <w:rStyle w:val="Hyperlink"/>
                <w:noProof/>
              </w:rPr>
            </w:rPrChange>
          </w:rPr>
          <w:delText>Introduction</w:delText>
        </w:r>
        <w:r w:rsidDel="00C61FD2">
          <w:rPr>
            <w:noProof/>
            <w:webHidden/>
          </w:rPr>
          <w:tab/>
          <w:delText>69</w:delText>
        </w:r>
      </w:del>
    </w:p>
    <w:p w14:paraId="245B30A1" w14:textId="4D71F415" w:rsidR="00753093" w:rsidDel="00C61FD2" w:rsidRDefault="00753093">
      <w:pPr>
        <w:pStyle w:val="TOC3"/>
        <w:tabs>
          <w:tab w:val="left" w:pos="1320"/>
          <w:tab w:val="right" w:leader="dot" w:pos="8302"/>
        </w:tabs>
        <w:rPr>
          <w:del w:id="923" w:author="Matthew Nelson" w:date="2024-09-19T22:31:00Z"/>
          <w:rFonts w:asciiTheme="minorHAnsi" w:eastAsiaTheme="minorEastAsia" w:hAnsiTheme="minorHAnsi" w:cstheme="minorBidi"/>
          <w:noProof/>
          <w:szCs w:val="22"/>
          <w:lang w:eastAsia="en-GB"/>
        </w:rPr>
      </w:pPr>
      <w:del w:id="924" w:author="Matthew Nelson" w:date="2024-09-19T22:31:00Z">
        <w:r w:rsidRPr="00C61FD2" w:rsidDel="00C61FD2">
          <w:rPr>
            <w:noProof/>
            <w:rPrChange w:id="925" w:author="Matthew Nelson" w:date="2024-09-19T22:31:00Z">
              <w:rPr>
                <w:rStyle w:val="Hyperlink"/>
                <w:noProof/>
              </w:rPr>
            </w:rPrChange>
          </w:rPr>
          <w:delText>12.2.2</w:delText>
        </w:r>
        <w:r w:rsidDel="00C61FD2">
          <w:rPr>
            <w:rFonts w:asciiTheme="minorHAnsi" w:eastAsiaTheme="minorEastAsia" w:hAnsiTheme="minorHAnsi" w:cstheme="minorBidi"/>
            <w:noProof/>
            <w:szCs w:val="22"/>
            <w:lang w:eastAsia="en-GB"/>
          </w:rPr>
          <w:tab/>
        </w:r>
        <w:r w:rsidRPr="00C61FD2" w:rsidDel="00C61FD2">
          <w:rPr>
            <w:noProof/>
            <w:rPrChange w:id="926" w:author="Matthew Nelson" w:date="2024-09-19T22:31:00Z">
              <w:rPr>
                <w:rStyle w:val="Hyperlink"/>
                <w:noProof/>
              </w:rPr>
            </w:rPrChange>
          </w:rPr>
          <w:delText>References through the URN</w:delText>
        </w:r>
        <w:r w:rsidDel="00C61FD2">
          <w:rPr>
            <w:noProof/>
            <w:webHidden/>
          </w:rPr>
          <w:tab/>
          <w:delText>69</w:delText>
        </w:r>
      </w:del>
    </w:p>
    <w:p w14:paraId="5965495C" w14:textId="39041437" w:rsidR="00753093" w:rsidDel="00C61FD2" w:rsidRDefault="00753093">
      <w:pPr>
        <w:pStyle w:val="TOC3"/>
        <w:tabs>
          <w:tab w:val="left" w:pos="1320"/>
          <w:tab w:val="right" w:leader="dot" w:pos="8302"/>
        </w:tabs>
        <w:rPr>
          <w:del w:id="927" w:author="Matthew Nelson" w:date="2024-09-19T22:31:00Z"/>
          <w:rFonts w:asciiTheme="minorHAnsi" w:eastAsiaTheme="minorEastAsia" w:hAnsiTheme="minorHAnsi" w:cstheme="minorBidi"/>
          <w:noProof/>
          <w:szCs w:val="22"/>
          <w:lang w:eastAsia="en-GB"/>
        </w:rPr>
      </w:pPr>
      <w:del w:id="928" w:author="Matthew Nelson" w:date="2024-09-19T22:31:00Z">
        <w:r w:rsidRPr="00C61FD2" w:rsidDel="00C61FD2">
          <w:rPr>
            <w:noProof/>
            <w:rPrChange w:id="929" w:author="Matthew Nelson" w:date="2024-09-19T22:31:00Z">
              <w:rPr>
                <w:rStyle w:val="Hyperlink"/>
                <w:noProof/>
              </w:rPr>
            </w:rPrChange>
          </w:rPr>
          <w:delText>12.2.3</w:delText>
        </w:r>
        <w:r w:rsidDel="00C61FD2">
          <w:rPr>
            <w:rFonts w:asciiTheme="minorHAnsi" w:eastAsiaTheme="minorEastAsia" w:hAnsiTheme="minorHAnsi" w:cstheme="minorBidi"/>
            <w:noProof/>
            <w:szCs w:val="22"/>
            <w:lang w:eastAsia="en-GB"/>
          </w:rPr>
          <w:tab/>
        </w:r>
        <w:r w:rsidRPr="00C61FD2" w:rsidDel="00C61FD2">
          <w:rPr>
            <w:noProof/>
            <w:rPrChange w:id="930" w:author="Matthew Nelson" w:date="2024-09-19T22:31:00Z">
              <w:rPr>
                <w:rStyle w:val="Hyperlink"/>
                <w:noProof/>
              </w:rPr>
            </w:rPrChange>
          </w:rPr>
          <w:delText>Abbreviation of the URN</w:delText>
        </w:r>
        <w:r w:rsidDel="00C61FD2">
          <w:rPr>
            <w:noProof/>
            <w:webHidden/>
          </w:rPr>
          <w:tab/>
          <w:delText>71</w:delText>
        </w:r>
      </w:del>
    </w:p>
    <w:p w14:paraId="1DBC2318" w14:textId="0DA1073C" w:rsidR="00753093" w:rsidDel="00C61FD2" w:rsidRDefault="00753093">
      <w:pPr>
        <w:pStyle w:val="TOC3"/>
        <w:tabs>
          <w:tab w:val="left" w:pos="1320"/>
          <w:tab w:val="right" w:leader="dot" w:pos="8302"/>
        </w:tabs>
        <w:rPr>
          <w:del w:id="931" w:author="Matthew Nelson" w:date="2024-09-19T22:31:00Z"/>
          <w:rFonts w:asciiTheme="minorHAnsi" w:eastAsiaTheme="minorEastAsia" w:hAnsiTheme="minorHAnsi" w:cstheme="minorBidi"/>
          <w:noProof/>
          <w:szCs w:val="22"/>
          <w:lang w:eastAsia="en-GB"/>
        </w:rPr>
      </w:pPr>
      <w:del w:id="932" w:author="Matthew Nelson" w:date="2024-09-19T22:31:00Z">
        <w:r w:rsidRPr="00C61FD2" w:rsidDel="00C61FD2">
          <w:rPr>
            <w:noProof/>
            <w:rPrChange w:id="933" w:author="Matthew Nelson" w:date="2024-09-19T22:31:00Z">
              <w:rPr>
                <w:rStyle w:val="Hyperlink"/>
                <w:noProof/>
              </w:rPr>
            </w:rPrChange>
          </w:rPr>
          <w:delText>12.2.4</w:delText>
        </w:r>
        <w:r w:rsidDel="00C61FD2">
          <w:rPr>
            <w:rFonts w:asciiTheme="minorHAnsi" w:eastAsiaTheme="minorEastAsia" w:hAnsiTheme="minorHAnsi" w:cstheme="minorBidi"/>
            <w:noProof/>
            <w:szCs w:val="22"/>
            <w:lang w:eastAsia="en-GB"/>
          </w:rPr>
          <w:tab/>
        </w:r>
        <w:r w:rsidRPr="00C61FD2" w:rsidDel="00C61FD2">
          <w:rPr>
            <w:noProof/>
            <w:rPrChange w:id="934" w:author="Matthew Nelson" w:date="2024-09-19T22:31:00Z">
              <w:rPr>
                <w:rStyle w:val="Hyperlink"/>
                <w:noProof/>
              </w:rPr>
            </w:rPrChange>
          </w:rPr>
          <w:delText>User-defined alias</w:delText>
        </w:r>
        <w:r w:rsidDel="00C61FD2">
          <w:rPr>
            <w:noProof/>
            <w:webHidden/>
          </w:rPr>
          <w:tab/>
          <w:delText>74</w:delText>
        </w:r>
      </w:del>
    </w:p>
    <w:p w14:paraId="559B0CEF" w14:textId="17CBEB1F" w:rsidR="00753093" w:rsidDel="00C61FD2" w:rsidRDefault="00753093">
      <w:pPr>
        <w:pStyle w:val="TOC3"/>
        <w:tabs>
          <w:tab w:val="left" w:pos="1320"/>
          <w:tab w:val="right" w:leader="dot" w:pos="8302"/>
        </w:tabs>
        <w:rPr>
          <w:del w:id="935" w:author="Matthew Nelson" w:date="2024-09-19T22:31:00Z"/>
          <w:rFonts w:asciiTheme="minorHAnsi" w:eastAsiaTheme="minorEastAsia" w:hAnsiTheme="minorHAnsi" w:cstheme="minorBidi"/>
          <w:noProof/>
          <w:szCs w:val="22"/>
          <w:lang w:eastAsia="en-GB"/>
        </w:rPr>
      </w:pPr>
      <w:del w:id="936" w:author="Matthew Nelson" w:date="2024-09-19T22:31:00Z">
        <w:r w:rsidRPr="00C61FD2" w:rsidDel="00C61FD2">
          <w:rPr>
            <w:noProof/>
            <w:rPrChange w:id="937" w:author="Matthew Nelson" w:date="2024-09-19T22:31:00Z">
              <w:rPr>
                <w:rStyle w:val="Hyperlink"/>
                <w:noProof/>
              </w:rPr>
            </w:rPrChange>
          </w:rPr>
          <w:delText>12.2.5</w:delText>
        </w:r>
        <w:r w:rsidDel="00C61FD2">
          <w:rPr>
            <w:rFonts w:asciiTheme="minorHAnsi" w:eastAsiaTheme="minorEastAsia" w:hAnsiTheme="minorHAnsi" w:cstheme="minorBidi"/>
            <w:noProof/>
            <w:szCs w:val="22"/>
            <w:lang w:eastAsia="en-GB"/>
          </w:rPr>
          <w:tab/>
        </w:r>
        <w:r w:rsidRPr="00C61FD2" w:rsidDel="00C61FD2">
          <w:rPr>
            <w:noProof/>
            <w:rPrChange w:id="938" w:author="Matthew Nelson" w:date="2024-09-19T22:31:00Z">
              <w:rPr>
                <w:rStyle w:val="Hyperlink"/>
                <w:noProof/>
              </w:rPr>
            </w:rPrChange>
          </w:rPr>
          <w:delText>References to SDMX artefacts from VTL Rulesets</w:delText>
        </w:r>
        <w:r w:rsidDel="00C61FD2">
          <w:rPr>
            <w:noProof/>
            <w:webHidden/>
          </w:rPr>
          <w:tab/>
          <w:delText>74</w:delText>
        </w:r>
      </w:del>
    </w:p>
    <w:p w14:paraId="384C1606" w14:textId="78A76FD1" w:rsidR="00753093" w:rsidDel="00C61FD2" w:rsidRDefault="00753093">
      <w:pPr>
        <w:pStyle w:val="TOC2"/>
        <w:tabs>
          <w:tab w:val="left" w:pos="880"/>
          <w:tab w:val="right" w:leader="dot" w:pos="8302"/>
        </w:tabs>
        <w:rPr>
          <w:del w:id="939" w:author="Matthew Nelson" w:date="2024-09-19T22:31:00Z"/>
          <w:rFonts w:asciiTheme="minorHAnsi" w:eastAsiaTheme="minorEastAsia" w:hAnsiTheme="minorHAnsi" w:cstheme="minorBidi"/>
          <w:noProof/>
          <w:szCs w:val="22"/>
          <w:lang w:eastAsia="en-GB"/>
        </w:rPr>
      </w:pPr>
      <w:del w:id="940" w:author="Matthew Nelson" w:date="2024-09-19T22:31:00Z">
        <w:r w:rsidRPr="00C61FD2" w:rsidDel="00C61FD2">
          <w:rPr>
            <w:noProof/>
            <w:rPrChange w:id="941" w:author="Matthew Nelson" w:date="2024-09-19T22:31:00Z">
              <w:rPr>
                <w:rStyle w:val="Hyperlink"/>
                <w:noProof/>
              </w:rPr>
            </w:rPrChange>
          </w:rPr>
          <w:delText>12.3</w:delText>
        </w:r>
        <w:r w:rsidDel="00C61FD2">
          <w:rPr>
            <w:rFonts w:asciiTheme="minorHAnsi" w:eastAsiaTheme="minorEastAsia" w:hAnsiTheme="minorHAnsi" w:cstheme="minorBidi"/>
            <w:noProof/>
            <w:szCs w:val="22"/>
            <w:lang w:eastAsia="en-GB"/>
          </w:rPr>
          <w:tab/>
        </w:r>
        <w:r w:rsidRPr="00C61FD2" w:rsidDel="00C61FD2">
          <w:rPr>
            <w:noProof/>
            <w:rPrChange w:id="942" w:author="Matthew Nelson" w:date="2024-09-19T22:31:00Z">
              <w:rPr>
                <w:rStyle w:val="Hyperlink"/>
                <w:noProof/>
              </w:rPr>
            </w:rPrChange>
          </w:rPr>
          <w:delText>Mapping between SDMX and VTL artefacts</w:delText>
        </w:r>
        <w:r w:rsidDel="00C61FD2">
          <w:rPr>
            <w:noProof/>
            <w:webHidden/>
          </w:rPr>
          <w:tab/>
          <w:delText>75</w:delText>
        </w:r>
      </w:del>
    </w:p>
    <w:p w14:paraId="59F5BEEB" w14:textId="2C08EDD5" w:rsidR="00753093" w:rsidDel="00C61FD2" w:rsidRDefault="00753093">
      <w:pPr>
        <w:pStyle w:val="TOC3"/>
        <w:tabs>
          <w:tab w:val="left" w:pos="1320"/>
          <w:tab w:val="right" w:leader="dot" w:pos="8302"/>
        </w:tabs>
        <w:rPr>
          <w:del w:id="943" w:author="Matthew Nelson" w:date="2024-09-19T22:31:00Z"/>
          <w:rFonts w:asciiTheme="minorHAnsi" w:eastAsiaTheme="minorEastAsia" w:hAnsiTheme="minorHAnsi" w:cstheme="minorBidi"/>
          <w:noProof/>
          <w:szCs w:val="22"/>
          <w:lang w:eastAsia="en-GB"/>
        </w:rPr>
      </w:pPr>
      <w:del w:id="944" w:author="Matthew Nelson" w:date="2024-09-19T22:31:00Z">
        <w:r w:rsidRPr="00C61FD2" w:rsidDel="00C61FD2">
          <w:rPr>
            <w:noProof/>
            <w:rPrChange w:id="945" w:author="Matthew Nelson" w:date="2024-09-19T22:31:00Z">
              <w:rPr>
                <w:rStyle w:val="Hyperlink"/>
                <w:noProof/>
              </w:rPr>
            </w:rPrChange>
          </w:rPr>
          <w:delText>12.3.1</w:delText>
        </w:r>
        <w:r w:rsidDel="00C61FD2">
          <w:rPr>
            <w:rFonts w:asciiTheme="minorHAnsi" w:eastAsiaTheme="minorEastAsia" w:hAnsiTheme="minorHAnsi" w:cstheme="minorBidi"/>
            <w:noProof/>
            <w:szCs w:val="22"/>
            <w:lang w:eastAsia="en-GB"/>
          </w:rPr>
          <w:tab/>
        </w:r>
        <w:r w:rsidRPr="00C61FD2" w:rsidDel="00C61FD2">
          <w:rPr>
            <w:noProof/>
            <w:rPrChange w:id="946" w:author="Matthew Nelson" w:date="2024-09-19T22:31:00Z">
              <w:rPr>
                <w:rStyle w:val="Hyperlink"/>
                <w:noProof/>
              </w:rPr>
            </w:rPrChange>
          </w:rPr>
          <w:delText>When the mapping occurs</w:delText>
        </w:r>
        <w:r w:rsidDel="00C61FD2">
          <w:rPr>
            <w:noProof/>
            <w:webHidden/>
          </w:rPr>
          <w:tab/>
          <w:delText>75</w:delText>
        </w:r>
      </w:del>
    </w:p>
    <w:p w14:paraId="43AA15F0" w14:textId="65D8CD11" w:rsidR="00753093" w:rsidDel="00C61FD2" w:rsidRDefault="00753093">
      <w:pPr>
        <w:pStyle w:val="TOC3"/>
        <w:tabs>
          <w:tab w:val="left" w:pos="1320"/>
          <w:tab w:val="right" w:leader="dot" w:pos="8302"/>
        </w:tabs>
        <w:rPr>
          <w:del w:id="947" w:author="Matthew Nelson" w:date="2024-09-19T22:31:00Z"/>
          <w:rFonts w:asciiTheme="minorHAnsi" w:eastAsiaTheme="minorEastAsia" w:hAnsiTheme="minorHAnsi" w:cstheme="minorBidi"/>
          <w:noProof/>
          <w:szCs w:val="22"/>
          <w:lang w:eastAsia="en-GB"/>
        </w:rPr>
      </w:pPr>
      <w:del w:id="948" w:author="Matthew Nelson" w:date="2024-09-19T22:31:00Z">
        <w:r w:rsidRPr="00C61FD2" w:rsidDel="00C61FD2">
          <w:rPr>
            <w:noProof/>
            <w:rPrChange w:id="949" w:author="Matthew Nelson" w:date="2024-09-19T22:31:00Z">
              <w:rPr>
                <w:rStyle w:val="Hyperlink"/>
                <w:noProof/>
              </w:rPr>
            </w:rPrChange>
          </w:rPr>
          <w:delText>12.3.2</w:delText>
        </w:r>
        <w:r w:rsidDel="00C61FD2">
          <w:rPr>
            <w:rFonts w:asciiTheme="minorHAnsi" w:eastAsiaTheme="minorEastAsia" w:hAnsiTheme="minorHAnsi" w:cstheme="minorBidi"/>
            <w:noProof/>
            <w:szCs w:val="22"/>
            <w:lang w:eastAsia="en-GB"/>
          </w:rPr>
          <w:tab/>
        </w:r>
        <w:r w:rsidRPr="00C61FD2" w:rsidDel="00C61FD2">
          <w:rPr>
            <w:noProof/>
            <w:rPrChange w:id="950" w:author="Matthew Nelson" w:date="2024-09-19T22:31:00Z">
              <w:rPr>
                <w:rStyle w:val="Hyperlink"/>
                <w:noProof/>
              </w:rPr>
            </w:rPrChange>
          </w:rPr>
          <w:delText>General mapping of VTL and SDMX data structures</w:delText>
        </w:r>
        <w:r w:rsidDel="00C61FD2">
          <w:rPr>
            <w:noProof/>
            <w:webHidden/>
          </w:rPr>
          <w:tab/>
          <w:delText>76</w:delText>
        </w:r>
      </w:del>
    </w:p>
    <w:p w14:paraId="6F18667C" w14:textId="5858E24D" w:rsidR="00753093" w:rsidDel="00C61FD2" w:rsidRDefault="00753093">
      <w:pPr>
        <w:pStyle w:val="TOC3"/>
        <w:tabs>
          <w:tab w:val="left" w:pos="1320"/>
          <w:tab w:val="right" w:leader="dot" w:pos="8302"/>
        </w:tabs>
        <w:rPr>
          <w:del w:id="951" w:author="Matthew Nelson" w:date="2024-09-19T22:31:00Z"/>
          <w:rFonts w:asciiTheme="minorHAnsi" w:eastAsiaTheme="minorEastAsia" w:hAnsiTheme="minorHAnsi" w:cstheme="minorBidi"/>
          <w:noProof/>
          <w:szCs w:val="22"/>
          <w:lang w:eastAsia="en-GB"/>
        </w:rPr>
      </w:pPr>
      <w:del w:id="952" w:author="Matthew Nelson" w:date="2024-09-19T22:31:00Z">
        <w:r w:rsidRPr="00C61FD2" w:rsidDel="00C61FD2">
          <w:rPr>
            <w:noProof/>
            <w:rPrChange w:id="953" w:author="Matthew Nelson" w:date="2024-09-19T22:31:00Z">
              <w:rPr>
                <w:rStyle w:val="Hyperlink"/>
                <w:noProof/>
              </w:rPr>
            </w:rPrChange>
          </w:rPr>
          <w:delText>12.3.3</w:delText>
        </w:r>
        <w:r w:rsidDel="00C61FD2">
          <w:rPr>
            <w:rFonts w:asciiTheme="minorHAnsi" w:eastAsiaTheme="minorEastAsia" w:hAnsiTheme="minorHAnsi" w:cstheme="minorBidi"/>
            <w:noProof/>
            <w:szCs w:val="22"/>
            <w:lang w:eastAsia="en-GB"/>
          </w:rPr>
          <w:tab/>
        </w:r>
        <w:r w:rsidRPr="00C61FD2" w:rsidDel="00C61FD2">
          <w:rPr>
            <w:noProof/>
            <w:rPrChange w:id="954" w:author="Matthew Nelson" w:date="2024-09-19T22:31:00Z">
              <w:rPr>
                <w:rStyle w:val="Hyperlink"/>
                <w:noProof/>
              </w:rPr>
            </w:rPrChange>
          </w:rPr>
          <w:delText>Mapping from SDMX to VTL data structures</w:delText>
        </w:r>
        <w:r w:rsidDel="00C61FD2">
          <w:rPr>
            <w:noProof/>
            <w:webHidden/>
          </w:rPr>
          <w:tab/>
          <w:delText>76</w:delText>
        </w:r>
      </w:del>
    </w:p>
    <w:p w14:paraId="16209C22" w14:textId="3B2E988B" w:rsidR="00753093" w:rsidDel="00C61FD2" w:rsidRDefault="00753093">
      <w:pPr>
        <w:pStyle w:val="TOC3"/>
        <w:tabs>
          <w:tab w:val="left" w:pos="1320"/>
          <w:tab w:val="right" w:leader="dot" w:pos="8302"/>
        </w:tabs>
        <w:rPr>
          <w:del w:id="955" w:author="Matthew Nelson" w:date="2024-09-19T22:31:00Z"/>
          <w:rFonts w:asciiTheme="minorHAnsi" w:eastAsiaTheme="minorEastAsia" w:hAnsiTheme="minorHAnsi" w:cstheme="minorBidi"/>
          <w:noProof/>
          <w:szCs w:val="22"/>
          <w:lang w:eastAsia="en-GB"/>
        </w:rPr>
      </w:pPr>
      <w:del w:id="956" w:author="Matthew Nelson" w:date="2024-09-19T22:31:00Z">
        <w:r w:rsidRPr="00C61FD2" w:rsidDel="00C61FD2">
          <w:rPr>
            <w:noProof/>
            <w:rPrChange w:id="957" w:author="Matthew Nelson" w:date="2024-09-19T22:31:00Z">
              <w:rPr>
                <w:rStyle w:val="Hyperlink"/>
                <w:noProof/>
              </w:rPr>
            </w:rPrChange>
          </w:rPr>
          <w:delText>12.3.4</w:delText>
        </w:r>
        <w:r w:rsidDel="00C61FD2">
          <w:rPr>
            <w:rFonts w:asciiTheme="minorHAnsi" w:eastAsiaTheme="minorEastAsia" w:hAnsiTheme="minorHAnsi" w:cstheme="minorBidi"/>
            <w:noProof/>
            <w:szCs w:val="22"/>
            <w:lang w:eastAsia="en-GB"/>
          </w:rPr>
          <w:tab/>
        </w:r>
        <w:r w:rsidRPr="00C61FD2" w:rsidDel="00C61FD2">
          <w:rPr>
            <w:noProof/>
            <w:rPrChange w:id="958" w:author="Matthew Nelson" w:date="2024-09-19T22:31:00Z">
              <w:rPr>
                <w:rStyle w:val="Hyperlink"/>
                <w:noProof/>
              </w:rPr>
            </w:rPrChange>
          </w:rPr>
          <w:delText>Mapping from VTL to SDMX data structures</w:delText>
        </w:r>
        <w:r w:rsidDel="00C61FD2">
          <w:rPr>
            <w:noProof/>
            <w:webHidden/>
          </w:rPr>
          <w:tab/>
          <w:delText>79</w:delText>
        </w:r>
      </w:del>
    </w:p>
    <w:p w14:paraId="7C128C34" w14:textId="3A7CDB1F" w:rsidR="00753093" w:rsidDel="00C61FD2" w:rsidRDefault="00753093">
      <w:pPr>
        <w:pStyle w:val="TOC3"/>
        <w:tabs>
          <w:tab w:val="left" w:pos="1320"/>
          <w:tab w:val="right" w:leader="dot" w:pos="8302"/>
        </w:tabs>
        <w:rPr>
          <w:del w:id="959" w:author="Matthew Nelson" w:date="2024-09-19T22:31:00Z"/>
          <w:rFonts w:asciiTheme="minorHAnsi" w:eastAsiaTheme="minorEastAsia" w:hAnsiTheme="minorHAnsi" w:cstheme="minorBidi"/>
          <w:noProof/>
          <w:szCs w:val="22"/>
          <w:lang w:eastAsia="en-GB"/>
        </w:rPr>
      </w:pPr>
      <w:del w:id="960" w:author="Matthew Nelson" w:date="2024-09-19T22:31:00Z">
        <w:r w:rsidRPr="00C61FD2" w:rsidDel="00C61FD2">
          <w:rPr>
            <w:noProof/>
            <w:rPrChange w:id="961" w:author="Matthew Nelson" w:date="2024-09-19T22:31:00Z">
              <w:rPr>
                <w:rStyle w:val="Hyperlink"/>
                <w:noProof/>
              </w:rPr>
            </w:rPrChange>
          </w:rPr>
          <w:delText>12.3.5</w:delText>
        </w:r>
        <w:r w:rsidDel="00C61FD2">
          <w:rPr>
            <w:rFonts w:asciiTheme="minorHAnsi" w:eastAsiaTheme="minorEastAsia" w:hAnsiTheme="minorHAnsi" w:cstheme="minorBidi"/>
            <w:noProof/>
            <w:szCs w:val="22"/>
            <w:lang w:eastAsia="en-GB"/>
          </w:rPr>
          <w:tab/>
        </w:r>
        <w:r w:rsidRPr="00C61FD2" w:rsidDel="00C61FD2">
          <w:rPr>
            <w:noProof/>
            <w:rPrChange w:id="962" w:author="Matthew Nelson" w:date="2024-09-19T22:31:00Z">
              <w:rPr>
                <w:rStyle w:val="Hyperlink"/>
                <w:noProof/>
              </w:rPr>
            </w:rPrChange>
          </w:rPr>
          <w:delText>Declaration of the mapping methods between data structures</w:delText>
        </w:r>
        <w:r w:rsidDel="00C61FD2">
          <w:rPr>
            <w:noProof/>
            <w:webHidden/>
          </w:rPr>
          <w:tab/>
          <w:delText>82</w:delText>
        </w:r>
      </w:del>
    </w:p>
    <w:p w14:paraId="6E99AE82" w14:textId="6D6AEB7F" w:rsidR="00753093" w:rsidDel="00C61FD2" w:rsidRDefault="00753093">
      <w:pPr>
        <w:pStyle w:val="TOC3"/>
        <w:tabs>
          <w:tab w:val="left" w:pos="1320"/>
          <w:tab w:val="right" w:leader="dot" w:pos="8302"/>
        </w:tabs>
        <w:rPr>
          <w:del w:id="963" w:author="Matthew Nelson" w:date="2024-09-19T22:31:00Z"/>
          <w:rFonts w:asciiTheme="minorHAnsi" w:eastAsiaTheme="minorEastAsia" w:hAnsiTheme="minorHAnsi" w:cstheme="minorBidi"/>
          <w:noProof/>
          <w:szCs w:val="22"/>
          <w:lang w:eastAsia="en-GB"/>
        </w:rPr>
      </w:pPr>
      <w:del w:id="964" w:author="Matthew Nelson" w:date="2024-09-19T22:31:00Z">
        <w:r w:rsidRPr="00C61FD2" w:rsidDel="00C61FD2">
          <w:rPr>
            <w:noProof/>
            <w:rPrChange w:id="965" w:author="Matthew Nelson" w:date="2024-09-19T22:31:00Z">
              <w:rPr>
                <w:rStyle w:val="Hyperlink"/>
                <w:noProof/>
              </w:rPr>
            </w:rPrChange>
          </w:rPr>
          <w:delText>12.3.6</w:delText>
        </w:r>
        <w:r w:rsidDel="00C61FD2">
          <w:rPr>
            <w:rFonts w:asciiTheme="minorHAnsi" w:eastAsiaTheme="minorEastAsia" w:hAnsiTheme="minorHAnsi" w:cstheme="minorBidi"/>
            <w:noProof/>
            <w:szCs w:val="22"/>
            <w:lang w:eastAsia="en-GB"/>
          </w:rPr>
          <w:tab/>
        </w:r>
        <w:r w:rsidRPr="00C61FD2" w:rsidDel="00C61FD2">
          <w:rPr>
            <w:noProof/>
            <w:rPrChange w:id="966" w:author="Matthew Nelson" w:date="2024-09-19T22:31:00Z">
              <w:rPr>
                <w:rStyle w:val="Hyperlink"/>
                <w:noProof/>
              </w:rPr>
            </w:rPrChange>
          </w:rPr>
          <w:delText>Mapping dataflow subsets to distinct VTL Data Sets</w:delText>
        </w:r>
        <w:r w:rsidDel="00C61FD2">
          <w:rPr>
            <w:noProof/>
            <w:webHidden/>
          </w:rPr>
          <w:tab/>
          <w:delText>83</w:delText>
        </w:r>
      </w:del>
    </w:p>
    <w:p w14:paraId="18C8A8BD" w14:textId="6894A744" w:rsidR="00753093" w:rsidDel="00C61FD2" w:rsidRDefault="00753093">
      <w:pPr>
        <w:pStyle w:val="TOC3"/>
        <w:tabs>
          <w:tab w:val="left" w:pos="1320"/>
          <w:tab w:val="right" w:leader="dot" w:pos="8302"/>
        </w:tabs>
        <w:rPr>
          <w:del w:id="967" w:author="Matthew Nelson" w:date="2024-09-19T22:31:00Z"/>
          <w:rFonts w:asciiTheme="minorHAnsi" w:eastAsiaTheme="minorEastAsia" w:hAnsiTheme="minorHAnsi" w:cstheme="minorBidi"/>
          <w:noProof/>
          <w:szCs w:val="22"/>
          <w:lang w:eastAsia="en-GB"/>
        </w:rPr>
      </w:pPr>
      <w:del w:id="968" w:author="Matthew Nelson" w:date="2024-09-19T22:31:00Z">
        <w:r w:rsidRPr="00C61FD2" w:rsidDel="00C61FD2">
          <w:rPr>
            <w:noProof/>
            <w:rPrChange w:id="969" w:author="Matthew Nelson" w:date="2024-09-19T22:31:00Z">
              <w:rPr>
                <w:rStyle w:val="Hyperlink"/>
                <w:noProof/>
              </w:rPr>
            </w:rPrChange>
          </w:rPr>
          <w:delText>12.3.7</w:delText>
        </w:r>
        <w:r w:rsidDel="00C61FD2">
          <w:rPr>
            <w:rFonts w:asciiTheme="minorHAnsi" w:eastAsiaTheme="minorEastAsia" w:hAnsiTheme="minorHAnsi" w:cstheme="minorBidi"/>
            <w:noProof/>
            <w:szCs w:val="22"/>
            <w:lang w:eastAsia="en-GB"/>
          </w:rPr>
          <w:tab/>
        </w:r>
        <w:r w:rsidRPr="00C61FD2" w:rsidDel="00C61FD2">
          <w:rPr>
            <w:noProof/>
            <w:rPrChange w:id="970" w:author="Matthew Nelson" w:date="2024-09-19T22:31:00Z">
              <w:rPr>
                <w:rStyle w:val="Hyperlink"/>
                <w:noProof/>
              </w:rPr>
            </w:rPrChange>
          </w:rPr>
          <w:delText>Mapping variables and value domains between VTL and SDMX</w:delText>
        </w:r>
        <w:r w:rsidDel="00C61FD2">
          <w:rPr>
            <w:noProof/>
            <w:webHidden/>
          </w:rPr>
          <w:tab/>
          <w:delText>88</w:delText>
        </w:r>
      </w:del>
    </w:p>
    <w:p w14:paraId="64FE29B5" w14:textId="1DADEE22" w:rsidR="00753093" w:rsidDel="00C61FD2" w:rsidRDefault="00753093">
      <w:pPr>
        <w:pStyle w:val="TOC2"/>
        <w:tabs>
          <w:tab w:val="left" w:pos="880"/>
          <w:tab w:val="right" w:leader="dot" w:pos="8302"/>
        </w:tabs>
        <w:rPr>
          <w:del w:id="971" w:author="Matthew Nelson" w:date="2024-09-19T22:31:00Z"/>
          <w:rFonts w:asciiTheme="minorHAnsi" w:eastAsiaTheme="minorEastAsia" w:hAnsiTheme="minorHAnsi" w:cstheme="minorBidi"/>
          <w:noProof/>
          <w:szCs w:val="22"/>
          <w:lang w:eastAsia="en-GB"/>
        </w:rPr>
      </w:pPr>
      <w:del w:id="972" w:author="Matthew Nelson" w:date="2024-09-19T22:31:00Z">
        <w:r w:rsidRPr="00C61FD2" w:rsidDel="00C61FD2">
          <w:rPr>
            <w:noProof/>
            <w:rPrChange w:id="973" w:author="Matthew Nelson" w:date="2024-09-19T22:31:00Z">
              <w:rPr>
                <w:rStyle w:val="Hyperlink"/>
                <w:noProof/>
              </w:rPr>
            </w:rPrChange>
          </w:rPr>
          <w:delText>12.4</w:delText>
        </w:r>
        <w:r w:rsidDel="00C61FD2">
          <w:rPr>
            <w:rFonts w:asciiTheme="minorHAnsi" w:eastAsiaTheme="minorEastAsia" w:hAnsiTheme="minorHAnsi" w:cstheme="minorBidi"/>
            <w:noProof/>
            <w:szCs w:val="22"/>
            <w:lang w:eastAsia="en-GB"/>
          </w:rPr>
          <w:tab/>
        </w:r>
        <w:r w:rsidRPr="00C61FD2" w:rsidDel="00C61FD2">
          <w:rPr>
            <w:noProof/>
            <w:rPrChange w:id="974" w:author="Matthew Nelson" w:date="2024-09-19T22:31:00Z">
              <w:rPr>
                <w:rStyle w:val="Hyperlink"/>
                <w:noProof/>
              </w:rPr>
            </w:rPrChange>
          </w:rPr>
          <w:delText>Mapping between SDMX and VTL Data Types</w:delText>
        </w:r>
        <w:r w:rsidDel="00C61FD2">
          <w:rPr>
            <w:noProof/>
            <w:webHidden/>
          </w:rPr>
          <w:tab/>
          <w:delText>90</w:delText>
        </w:r>
      </w:del>
    </w:p>
    <w:p w14:paraId="0592F6CC" w14:textId="6BE536FF" w:rsidR="00753093" w:rsidDel="00C61FD2" w:rsidRDefault="00753093">
      <w:pPr>
        <w:pStyle w:val="TOC3"/>
        <w:tabs>
          <w:tab w:val="left" w:pos="1320"/>
          <w:tab w:val="right" w:leader="dot" w:pos="8302"/>
        </w:tabs>
        <w:rPr>
          <w:del w:id="975" w:author="Matthew Nelson" w:date="2024-09-19T22:31:00Z"/>
          <w:rFonts w:asciiTheme="minorHAnsi" w:eastAsiaTheme="minorEastAsia" w:hAnsiTheme="minorHAnsi" w:cstheme="minorBidi"/>
          <w:noProof/>
          <w:szCs w:val="22"/>
          <w:lang w:eastAsia="en-GB"/>
        </w:rPr>
      </w:pPr>
      <w:del w:id="976" w:author="Matthew Nelson" w:date="2024-09-19T22:31:00Z">
        <w:r w:rsidRPr="00C61FD2" w:rsidDel="00C61FD2">
          <w:rPr>
            <w:noProof/>
            <w:rPrChange w:id="977" w:author="Matthew Nelson" w:date="2024-09-19T22:31:00Z">
              <w:rPr>
                <w:rStyle w:val="Hyperlink"/>
                <w:noProof/>
              </w:rPr>
            </w:rPrChange>
          </w:rPr>
          <w:delText>12.4.1</w:delText>
        </w:r>
        <w:r w:rsidDel="00C61FD2">
          <w:rPr>
            <w:rFonts w:asciiTheme="minorHAnsi" w:eastAsiaTheme="minorEastAsia" w:hAnsiTheme="minorHAnsi" w:cstheme="minorBidi"/>
            <w:noProof/>
            <w:szCs w:val="22"/>
            <w:lang w:eastAsia="en-GB"/>
          </w:rPr>
          <w:tab/>
        </w:r>
        <w:r w:rsidRPr="00C61FD2" w:rsidDel="00C61FD2">
          <w:rPr>
            <w:noProof/>
            <w:rPrChange w:id="978" w:author="Matthew Nelson" w:date="2024-09-19T22:31:00Z">
              <w:rPr>
                <w:rStyle w:val="Hyperlink"/>
                <w:noProof/>
              </w:rPr>
            </w:rPrChange>
          </w:rPr>
          <w:delText>VTL Data types</w:delText>
        </w:r>
        <w:r w:rsidDel="00C61FD2">
          <w:rPr>
            <w:noProof/>
            <w:webHidden/>
          </w:rPr>
          <w:tab/>
          <w:delText>90</w:delText>
        </w:r>
      </w:del>
    </w:p>
    <w:p w14:paraId="7212B51E" w14:textId="1D76C020" w:rsidR="00753093" w:rsidDel="00C61FD2" w:rsidRDefault="00753093">
      <w:pPr>
        <w:pStyle w:val="TOC3"/>
        <w:tabs>
          <w:tab w:val="left" w:pos="1320"/>
          <w:tab w:val="right" w:leader="dot" w:pos="8302"/>
        </w:tabs>
        <w:rPr>
          <w:del w:id="979" w:author="Matthew Nelson" w:date="2024-09-19T22:31:00Z"/>
          <w:rFonts w:asciiTheme="minorHAnsi" w:eastAsiaTheme="minorEastAsia" w:hAnsiTheme="minorHAnsi" w:cstheme="minorBidi"/>
          <w:noProof/>
          <w:szCs w:val="22"/>
          <w:lang w:eastAsia="en-GB"/>
        </w:rPr>
      </w:pPr>
      <w:del w:id="980" w:author="Matthew Nelson" w:date="2024-09-19T22:31:00Z">
        <w:r w:rsidRPr="00C61FD2" w:rsidDel="00C61FD2">
          <w:rPr>
            <w:noProof/>
            <w:rPrChange w:id="981" w:author="Matthew Nelson" w:date="2024-09-19T22:31:00Z">
              <w:rPr>
                <w:rStyle w:val="Hyperlink"/>
                <w:noProof/>
              </w:rPr>
            </w:rPrChange>
          </w:rPr>
          <w:delText>12.4.2</w:delText>
        </w:r>
        <w:r w:rsidDel="00C61FD2">
          <w:rPr>
            <w:rFonts w:asciiTheme="minorHAnsi" w:eastAsiaTheme="minorEastAsia" w:hAnsiTheme="minorHAnsi" w:cstheme="minorBidi"/>
            <w:noProof/>
            <w:szCs w:val="22"/>
            <w:lang w:eastAsia="en-GB"/>
          </w:rPr>
          <w:tab/>
        </w:r>
        <w:r w:rsidRPr="00C61FD2" w:rsidDel="00C61FD2">
          <w:rPr>
            <w:noProof/>
            <w:rPrChange w:id="982" w:author="Matthew Nelson" w:date="2024-09-19T22:31:00Z">
              <w:rPr>
                <w:rStyle w:val="Hyperlink"/>
                <w:noProof/>
              </w:rPr>
            </w:rPrChange>
          </w:rPr>
          <w:delText>VTL basic scalar types and SDMX data types</w:delText>
        </w:r>
        <w:r w:rsidDel="00C61FD2">
          <w:rPr>
            <w:noProof/>
            <w:webHidden/>
          </w:rPr>
          <w:tab/>
          <w:delText>92</w:delText>
        </w:r>
      </w:del>
    </w:p>
    <w:p w14:paraId="52BB24E7" w14:textId="70B9AF64" w:rsidR="00753093" w:rsidDel="00C61FD2" w:rsidRDefault="00753093">
      <w:pPr>
        <w:pStyle w:val="TOC3"/>
        <w:tabs>
          <w:tab w:val="left" w:pos="1320"/>
          <w:tab w:val="right" w:leader="dot" w:pos="8302"/>
        </w:tabs>
        <w:rPr>
          <w:del w:id="983" w:author="Matthew Nelson" w:date="2024-09-19T22:31:00Z"/>
          <w:rFonts w:asciiTheme="minorHAnsi" w:eastAsiaTheme="minorEastAsia" w:hAnsiTheme="minorHAnsi" w:cstheme="minorBidi"/>
          <w:noProof/>
          <w:szCs w:val="22"/>
          <w:lang w:eastAsia="en-GB"/>
        </w:rPr>
      </w:pPr>
      <w:del w:id="984" w:author="Matthew Nelson" w:date="2024-09-19T22:31:00Z">
        <w:r w:rsidRPr="00C61FD2" w:rsidDel="00C61FD2">
          <w:rPr>
            <w:noProof/>
            <w:rPrChange w:id="985" w:author="Matthew Nelson" w:date="2024-09-19T22:31:00Z">
              <w:rPr>
                <w:rStyle w:val="Hyperlink"/>
                <w:noProof/>
              </w:rPr>
            </w:rPrChange>
          </w:rPr>
          <w:delText>12.4.3</w:delText>
        </w:r>
        <w:r w:rsidDel="00C61FD2">
          <w:rPr>
            <w:rFonts w:asciiTheme="minorHAnsi" w:eastAsiaTheme="minorEastAsia" w:hAnsiTheme="minorHAnsi" w:cstheme="minorBidi"/>
            <w:noProof/>
            <w:szCs w:val="22"/>
            <w:lang w:eastAsia="en-GB"/>
          </w:rPr>
          <w:tab/>
        </w:r>
        <w:r w:rsidRPr="00C61FD2" w:rsidDel="00C61FD2">
          <w:rPr>
            <w:noProof/>
            <w:rPrChange w:id="986" w:author="Matthew Nelson" w:date="2024-09-19T22:31:00Z">
              <w:rPr>
                <w:rStyle w:val="Hyperlink"/>
                <w:noProof/>
              </w:rPr>
            </w:rPrChange>
          </w:rPr>
          <w:delText>Mapping SDMX data types to VTL basic scalar types</w:delText>
        </w:r>
        <w:r w:rsidDel="00C61FD2">
          <w:rPr>
            <w:noProof/>
            <w:webHidden/>
          </w:rPr>
          <w:tab/>
          <w:delText>93</w:delText>
        </w:r>
      </w:del>
    </w:p>
    <w:p w14:paraId="7083860F" w14:textId="3BB06398" w:rsidR="00753093" w:rsidDel="00C61FD2" w:rsidRDefault="00753093">
      <w:pPr>
        <w:pStyle w:val="TOC3"/>
        <w:tabs>
          <w:tab w:val="left" w:pos="1320"/>
          <w:tab w:val="right" w:leader="dot" w:pos="8302"/>
        </w:tabs>
        <w:rPr>
          <w:del w:id="987" w:author="Matthew Nelson" w:date="2024-09-19T22:31:00Z"/>
          <w:rFonts w:asciiTheme="minorHAnsi" w:eastAsiaTheme="minorEastAsia" w:hAnsiTheme="minorHAnsi" w:cstheme="minorBidi"/>
          <w:noProof/>
          <w:szCs w:val="22"/>
          <w:lang w:eastAsia="en-GB"/>
        </w:rPr>
      </w:pPr>
      <w:del w:id="988" w:author="Matthew Nelson" w:date="2024-09-19T22:31:00Z">
        <w:r w:rsidRPr="00C61FD2" w:rsidDel="00C61FD2">
          <w:rPr>
            <w:noProof/>
            <w:rPrChange w:id="989" w:author="Matthew Nelson" w:date="2024-09-19T22:31:00Z">
              <w:rPr>
                <w:rStyle w:val="Hyperlink"/>
                <w:noProof/>
              </w:rPr>
            </w:rPrChange>
          </w:rPr>
          <w:delText>12.4.4</w:delText>
        </w:r>
        <w:r w:rsidDel="00C61FD2">
          <w:rPr>
            <w:rFonts w:asciiTheme="minorHAnsi" w:eastAsiaTheme="minorEastAsia" w:hAnsiTheme="minorHAnsi" w:cstheme="minorBidi"/>
            <w:noProof/>
            <w:szCs w:val="22"/>
            <w:lang w:eastAsia="en-GB"/>
          </w:rPr>
          <w:tab/>
        </w:r>
        <w:r w:rsidRPr="00C61FD2" w:rsidDel="00C61FD2">
          <w:rPr>
            <w:noProof/>
            <w:rPrChange w:id="990" w:author="Matthew Nelson" w:date="2024-09-19T22:31:00Z">
              <w:rPr>
                <w:rStyle w:val="Hyperlink"/>
                <w:noProof/>
              </w:rPr>
            </w:rPrChange>
          </w:rPr>
          <w:delText>Mapping VTL basic scalar types to SDMX data types</w:delText>
        </w:r>
        <w:r w:rsidDel="00C61FD2">
          <w:rPr>
            <w:noProof/>
            <w:webHidden/>
          </w:rPr>
          <w:tab/>
          <w:delText>95</w:delText>
        </w:r>
      </w:del>
    </w:p>
    <w:p w14:paraId="00BAECFB" w14:textId="133C219D" w:rsidR="00753093" w:rsidDel="00C61FD2" w:rsidRDefault="00753093">
      <w:pPr>
        <w:pStyle w:val="TOC3"/>
        <w:tabs>
          <w:tab w:val="left" w:pos="1320"/>
          <w:tab w:val="right" w:leader="dot" w:pos="8302"/>
        </w:tabs>
        <w:rPr>
          <w:del w:id="991" w:author="Matthew Nelson" w:date="2024-09-19T22:31:00Z"/>
          <w:rFonts w:asciiTheme="minorHAnsi" w:eastAsiaTheme="minorEastAsia" w:hAnsiTheme="minorHAnsi" w:cstheme="minorBidi"/>
          <w:noProof/>
          <w:szCs w:val="22"/>
          <w:lang w:eastAsia="en-GB"/>
        </w:rPr>
      </w:pPr>
      <w:del w:id="992" w:author="Matthew Nelson" w:date="2024-09-19T22:31:00Z">
        <w:r w:rsidRPr="00C61FD2" w:rsidDel="00C61FD2">
          <w:rPr>
            <w:noProof/>
            <w:rPrChange w:id="993" w:author="Matthew Nelson" w:date="2024-09-19T22:31:00Z">
              <w:rPr>
                <w:rStyle w:val="Hyperlink"/>
                <w:noProof/>
              </w:rPr>
            </w:rPrChange>
          </w:rPr>
          <w:delText>12.4.5</w:delText>
        </w:r>
        <w:r w:rsidDel="00C61FD2">
          <w:rPr>
            <w:rFonts w:asciiTheme="minorHAnsi" w:eastAsiaTheme="minorEastAsia" w:hAnsiTheme="minorHAnsi" w:cstheme="minorBidi"/>
            <w:noProof/>
            <w:szCs w:val="22"/>
            <w:lang w:eastAsia="en-GB"/>
          </w:rPr>
          <w:tab/>
        </w:r>
        <w:r w:rsidRPr="00C61FD2" w:rsidDel="00C61FD2">
          <w:rPr>
            <w:noProof/>
            <w:rPrChange w:id="994" w:author="Matthew Nelson" w:date="2024-09-19T22:31:00Z">
              <w:rPr>
                <w:rStyle w:val="Hyperlink"/>
                <w:noProof/>
              </w:rPr>
            </w:rPrChange>
          </w:rPr>
          <w:delText>Null Values</w:delText>
        </w:r>
        <w:r w:rsidDel="00C61FD2">
          <w:rPr>
            <w:noProof/>
            <w:webHidden/>
          </w:rPr>
          <w:tab/>
          <w:delText>97</w:delText>
        </w:r>
      </w:del>
    </w:p>
    <w:p w14:paraId="1E2212A8" w14:textId="3BF5A20D" w:rsidR="00753093" w:rsidDel="00C61FD2" w:rsidRDefault="00753093">
      <w:pPr>
        <w:pStyle w:val="TOC3"/>
        <w:tabs>
          <w:tab w:val="left" w:pos="1320"/>
          <w:tab w:val="right" w:leader="dot" w:pos="8302"/>
        </w:tabs>
        <w:rPr>
          <w:del w:id="995" w:author="Matthew Nelson" w:date="2024-09-19T22:31:00Z"/>
          <w:rFonts w:asciiTheme="minorHAnsi" w:eastAsiaTheme="minorEastAsia" w:hAnsiTheme="minorHAnsi" w:cstheme="minorBidi"/>
          <w:noProof/>
          <w:szCs w:val="22"/>
          <w:lang w:eastAsia="en-GB"/>
        </w:rPr>
      </w:pPr>
      <w:del w:id="996" w:author="Matthew Nelson" w:date="2024-09-19T22:31:00Z">
        <w:r w:rsidRPr="00C61FD2" w:rsidDel="00C61FD2">
          <w:rPr>
            <w:noProof/>
            <w:rPrChange w:id="997" w:author="Matthew Nelson" w:date="2024-09-19T22:31:00Z">
              <w:rPr>
                <w:rStyle w:val="Hyperlink"/>
                <w:noProof/>
              </w:rPr>
            </w:rPrChange>
          </w:rPr>
          <w:delText>12.4.6</w:delText>
        </w:r>
        <w:r w:rsidDel="00C61FD2">
          <w:rPr>
            <w:rFonts w:asciiTheme="minorHAnsi" w:eastAsiaTheme="minorEastAsia" w:hAnsiTheme="minorHAnsi" w:cstheme="minorBidi"/>
            <w:noProof/>
            <w:szCs w:val="22"/>
            <w:lang w:eastAsia="en-GB"/>
          </w:rPr>
          <w:tab/>
        </w:r>
        <w:r w:rsidRPr="00C61FD2" w:rsidDel="00C61FD2">
          <w:rPr>
            <w:noProof/>
            <w:rPrChange w:id="998" w:author="Matthew Nelson" w:date="2024-09-19T22:31:00Z">
              <w:rPr>
                <w:rStyle w:val="Hyperlink"/>
                <w:noProof/>
              </w:rPr>
            </w:rPrChange>
          </w:rPr>
          <w:delText>Format of the literals used in VTL Transformations</w:delText>
        </w:r>
        <w:r w:rsidDel="00C61FD2">
          <w:rPr>
            <w:noProof/>
            <w:webHidden/>
          </w:rPr>
          <w:tab/>
          <w:delText>98</w:delText>
        </w:r>
      </w:del>
    </w:p>
    <w:p w14:paraId="1C3276B9" w14:textId="6D0BC1AD" w:rsidR="00753093" w:rsidDel="00C61FD2" w:rsidRDefault="00753093" w:rsidP="00683C11">
      <w:pPr>
        <w:pStyle w:val="TOC1"/>
        <w:rPr>
          <w:del w:id="999" w:author="Matthew Nelson" w:date="2024-09-19T22:31:00Z"/>
          <w:rFonts w:asciiTheme="minorHAnsi" w:eastAsiaTheme="minorEastAsia" w:hAnsiTheme="minorHAnsi" w:cstheme="minorBidi"/>
          <w:noProof/>
          <w:szCs w:val="22"/>
          <w:lang w:eastAsia="en-GB"/>
        </w:rPr>
      </w:pPr>
      <w:del w:id="1000" w:author="Matthew Nelson" w:date="2024-09-19T22:31:00Z">
        <w:r w:rsidRPr="00C61FD2" w:rsidDel="00C61FD2">
          <w:rPr>
            <w:noProof/>
            <w:rPrChange w:id="1001" w:author="Matthew Nelson" w:date="2024-09-19T22:31:00Z">
              <w:rPr>
                <w:rStyle w:val="Hyperlink"/>
                <w:b w:val="0"/>
                <w:noProof/>
              </w:rPr>
            </w:rPrChange>
          </w:rPr>
          <w:delText>13</w:delText>
        </w:r>
        <w:r w:rsidDel="00C61FD2">
          <w:rPr>
            <w:rFonts w:asciiTheme="minorHAnsi" w:eastAsiaTheme="minorEastAsia" w:hAnsiTheme="minorHAnsi" w:cstheme="minorBidi"/>
            <w:noProof/>
            <w:szCs w:val="22"/>
            <w:lang w:eastAsia="en-GB"/>
          </w:rPr>
          <w:tab/>
        </w:r>
        <w:r w:rsidRPr="00C61FD2" w:rsidDel="00C61FD2">
          <w:rPr>
            <w:noProof/>
            <w:rPrChange w:id="1002" w:author="Matthew Nelson" w:date="2024-09-19T22:31:00Z">
              <w:rPr>
                <w:rStyle w:val="Hyperlink"/>
                <w:b w:val="0"/>
                <w:noProof/>
              </w:rPr>
            </w:rPrChange>
          </w:rPr>
          <w:delText>Structure Mapping</w:delText>
        </w:r>
        <w:r w:rsidDel="00C61FD2">
          <w:rPr>
            <w:noProof/>
            <w:webHidden/>
          </w:rPr>
          <w:tab/>
          <w:delText>99</w:delText>
        </w:r>
      </w:del>
    </w:p>
    <w:p w14:paraId="57016552" w14:textId="20D2B220" w:rsidR="00753093" w:rsidDel="00C61FD2" w:rsidRDefault="00753093">
      <w:pPr>
        <w:pStyle w:val="TOC2"/>
        <w:tabs>
          <w:tab w:val="left" w:pos="880"/>
          <w:tab w:val="right" w:leader="dot" w:pos="8302"/>
        </w:tabs>
        <w:rPr>
          <w:del w:id="1003" w:author="Matthew Nelson" w:date="2024-09-19T22:31:00Z"/>
          <w:rFonts w:asciiTheme="minorHAnsi" w:eastAsiaTheme="minorEastAsia" w:hAnsiTheme="minorHAnsi" w:cstheme="minorBidi"/>
          <w:noProof/>
          <w:szCs w:val="22"/>
          <w:lang w:eastAsia="en-GB"/>
        </w:rPr>
      </w:pPr>
      <w:del w:id="1004" w:author="Matthew Nelson" w:date="2024-09-19T22:31:00Z">
        <w:r w:rsidRPr="00C61FD2" w:rsidDel="00C61FD2">
          <w:rPr>
            <w:noProof/>
            <w:rPrChange w:id="1005" w:author="Matthew Nelson" w:date="2024-09-19T22:31:00Z">
              <w:rPr>
                <w:rStyle w:val="Hyperlink"/>
                <w:noProof/>
              </w:rPr>
            </w:rPrChange>
          </w:rPr>
          <w:delText>13.1</w:delText>
        </w:r>
        <w:r w:rsidDel="00C61FD2">
          <w:rPr>
            <w:rFonts w:asciiTheme="minorHAnsi" w:eastAsiaTheme="minorEastAsia" w:hAnsiTheme="minorHAnsi" w:cstheme="minorBidi"/>
            <w:noProof/>
            <w:szCs w:val="22"/>
            <w:lang w:eastAsia="en-GB"/>
          </w:rPr>
          <w:tab/>
        </w:r>
        <w:r w:rsidRPr="00C61FD2" w:rsidDel="00C61FD2">
          <w:rPr>
            <w:noProof/>
            <w:rPrChange w:id="1006" w:author="Matthew Nelson" w:date="2024-09-19T22:31:00Z">
              <w:rPr>
                <w:rStyle w:val="Hyperlink"/>
                <w:noProof/>
              </w:rPr>
            </w:rPrChange>
          </w:rPr>
          <w:delText>Introduction</w:delText>
        </w:r>
        <w:r w:rsidDel="00C61FD2">
          <w:rPr>
            <w:noProof/>
            <w:webHidden/>
          </w:rPr>
          <w:tab/>
          <w:delText>99</w:delText>
        </w:r>
      </w:del>
    </w:p>
    <w:p w14:paraId="6B98CF45" w14:textId="54D53540" w:rsidR="00753093" w:rsidDel="00C61FD2" w:rsidRDefault="00753093">
      <w:pPr>
        <w:pStyle w:val="TOC2"/>
        <w:tabs>
          <w:tab w:val="left" w:pos="880"/>
          <w:tab w:val="right" w:leader="dot" w:pos="8302"/>
        </w:tabs>
        <w:rPr>
          <w:del w:id="1007" w:author="Matthew Nelson" w:date="2024-09-19T22:31:00Z"/>
          <w:rFonts w:asciiTheme="minorHAnsi" w:eastAsiaTheme="minorEastAsia" w:hAnsiTheme="minorHAnsi" w:cstheme="minorBidi"/>
          <w:noProof/>
          <w:szCs w:val="22"/>
          <w:lang w:eastAsia="en-GB"/>
        </w:rPr>
      </w:pPr>
      <w:del w:id="1008" w:author="Matthew Nelson" w:date="2024-09-19T22:31:00Z">
        <w:r w:rsidRPr="00C61FD2" w:rsidDel="00C61FD2">
          <w:rPr>
            <w:noProof/>
            <w:rPrChange w:id="1009" w:author="Matthew Nelson" w:date="2024-09-19T22:31:00Z">
              <w:rPr>
                <w:rStyle w:val="Hyperlink"/>
                <w:noProof/>
              </w:rPr>
            </w:rPrChange>
          </w:rPr>
          <w:delText>13.2</w:delText>
        </w:r>
        <w:r w:rsidDel="00C61FD2">
          <w:rPr>
            <w:rFonts w:asciiTheme="minorHAnsi" w:eastAsiaTheme="minorEastAsia" w:hAnsiTheme="minorHAnsi" w:cstheme="minorBidi"/>
            <w:noProof/>
            <w:szCs w:val="22"/>
            <w:lang w:eastAsia="en-GB"/>
          </w:rPr>
          <w:tab/>
        </w:r>
        <w:r w:rsidRPr="00C61FD2" w:rsidDel="00C61FD2">
          <w:rPr>
            <w:noProof/>
            <w:rPrChange w:id="1010" w:author="Matthew Nelson" w:date="2024-09-19T22:31:00Z">
              <w:rPr>
                <w:rStyle w:val="Hyperlink"/>
                <w:noProof/>
              </w:rPr>
            </w:rPrChange>
          </w:rPr>
          <w:delText>1-1 structure maps</w:delText>
        </w:r>
        <w:r w:rsidDel="00C61FD2">
          <w:rPr>
            <w:noProof/>
            <w:webHidden/>
          </w:rPr>
          <w:tab/>
          <w:delText>99</w:delText>
        </w:r>
      </w:del>
    </w:p>
    <w:p w14:paraId="60546F5E" w14:textId="74D59505" w:rsidR="00753093" w:rsidDel="00C61FD2" w:rsidRDefault="00753093">
      <w:pPr>
        <w:pStyle w:val="TOC2"/>
        <w:tabs>
          <w:tab w:val="left" w:pos="880"/>
          <w:tab w:val="right" w:leader="dot" w:pos="8302"/>
        </w:tabs>
        <w:rPr>
          <w:del w:id="1011" w:author="Matthew Nelson" w:date="2024-09-19T22:31:00Z"/>
          <w:rFonts w:asciiTheme="minorHAnsi" w:eastAsiaTheme="minorEastAsia" w:hAnsiTheme="minorHAnsi" w:cstheme="minorBidi"/>
          <w:noProof/>
          <w:szCs w:val="22"/>
          <w:lang w:eastAsia="en-GB"/>
        </w:rPr>
      </w:pPr>
      <w:del w:id="1012" w:author="Matthew Nelson" w:date="2024-09-19T22:31:00Z">
        <w:r w:rsidRPr="00C61FD2" w:rsidDel="00C61FD2">
          <w:rPr>
            <w:noProof/>
            <w:rPrChange w:id="1013" w:author="Matthew Nelson" w:date="2024-09-19T22:31:00Z">
              <w:rPr>
                <w:rStyle w:val="Hyperlink"/>
                <w:noProof/>
              </w:rPr>
            </w:rPrChange>
          </w:rPr>
          <w:delText>13.3</w:delText>
        </w:r>
        <w:r w:rsidDel="00C61FD2">
          <w:rPr>
            <w:rFonts w:asciiTheme="minorHAnsi" w:eastAsiaTheme="minorEastAsia" w:hAnsiTheme="minorHAnsi" w:cstheme="minorBidi"/>
            <w:noProof/>
            <w:szCs w:val="22"/>
            <w:lang w:eastAsia="en-GB"/>
          </w:rPr>
          <w:tab/>
        </w:r>
        <w:r w:rsidRPr="00C61FD2" w:rsidDel="00C61FD2">
          <w:rPr>
            <w:noProof/>
            <w:rPrChange w:id="1014" w:author="Matthew Nelson" w:date="2024-09-19T22:31:00Z">
              <w:rPr>
                <w:rStyle w:val="Hyperlink"/>
                <w:noProof/>
              </w:rPr>
            </w:rPrChange>
          </w:rPr>
          <w:delText>N-n structure maps</w:delText>
        </w:r>
        <w:r w:rsidDel="00C61FD2">
          <w:rPr>
            <w:noProof/>
            <w:webHidden/>
          </w:rPr>
          <w:tab/>
          <w:delText>100</w:delText>
        </w:r>
      </w:del>
    </w:p>
    <w:p w14:paraId="2241592B" w14:textId="6E4CCF86" w:rsidR="00753093" w:rsidDel="00C61FD2" w:rsidRDefault="00753093">
      <w:pPr>
        <w:pStyle w:val="TOC2"/>
        <w:tabs>
          <w:tab w:val="left" w:pos="880"/>
          <w:tab w:val="right" w:leader="dot" w:pos="8302"/>
        </w:tabs>
        <w:rPr>
          <w:del w:id="1015" w:author="Matthew Nelson" w:date="2024-09-19T22:31:00Z"/>
          <w:rFonts w:asciiTheme="minorHAnsi" w:eastAsiaTheme="minorEastAsia" w:hAnsiTheme="minorHAnsi" w:cstheme="minorBidi"/>
          <w:noProof/>
          <w:szCs w:val="22"/>
          <w:lang w:eastAsia="en-GB"/>
        </w:rPr>
      </w:pPr>
      <w:del w:id="1016" w:author="Matthew Nelson" w:date="2024-09-19T22:31:00Z">
        <w:r w:rsidRPr="00C61FD2" w:rsidDel="00C61FD2">
          <w:rPr>
            <w:noProof/>
            <w:rPrChange w:id="1017" w:author="Matthew Nelson" w:date="2024-09-19T22:31:00Z">
              <w:rPr>
                <w:rStyle w:val="Hyperlink"/>
                <w:noProof/>
              </w:rPr>
            </w:rPrChange>
          </w:rPr>
          <w:delText>13.4</w:delText>
        </w:r>
        <w:r w:rsidDel="00C61FD2">
          <w:rPr>
            <w:rFonts w:asciiTheme="minorHAnsi" w:eastAsiaTheme="minorEastAsia" w:hAnsiTheme="minorHAnsi" w:cstheme="minorBidi"/>
            <w:noProof/>
            <w:szCs w:val="22"/>
            <w:lang w:eastAsia="en-GB"/>
          </w:rPr>
          <w:tab/>
        </w:r>
        <w:r w:rsidRPr="00C61FD2" w:rsidDel="00C61FD2">
          <w:rPr>
            <w:noProof/>
            <w:rPrChange w:id="1018" w:author="Matthew Nelson" w:date="2024-09-19T22:31:00Z">
              <w:rPr>
                <w:rStyle w:val="Hyperlink"/>
                <w:noProof/>
              </w:rPr>
            </w:rPrChange>
          </w:rPr>
          <w:delText>Ambiguous mapping rules</w:delText>
        </w:r>
        <w:r w:rsidDel="00C61FD2">
          <w:rPr>
            <w:noProof/>
            <w:webHidden/>
          </w:rPr>
          <w:tab/>
          <w:delText>101</w:delText>
        </w:r>
      </w:del>
    </w:p>
    <w:p w14:paraId="40068F4D" w14:textId="0E0A7CFA" w:rsidR="00753093" w:rsidDel="00C61FD2" w:rsidRDefault="00753093">
      <w:pPr>
        <w:pStyle w:val="TOC2"/>
        <w:tabs>
          <w:tab w:val="left" w:pos="880"/>
          <w:tab w:val="right" w:leader="dot" w:pos="8302"/>
        </w:tabs>
        <w:rPr>
          <w:del w:id="1019" w:author="Matthew Nelson" w:date="2024-09-19T22:31:00Z"/>
          <w:rFonts w:asciiTheme="minorHAnsi" w:eastAsiaTheme="minorEastAsia" w:hAnsiTheme="minorHAnsi" w:cstheme="minorBidi"/>
          <w:noProof/>
          <w:szCs w:val="22"/>
          <w:lang w:eastAsia="en-GB"/>
        </w:rPr>
      </w:pPr>
      <w:del w:id="1020" w:author="Matthew Nelson" w:date="2024-09-19T22:31:00Z">
        <w:r w:rsidRPr="00C61FD2" w:rsidDel="00C61FD2">
          <w:rPr>
            <w:noProof/>
            <w:rPrChange w:id="1021" w:author="Matthew Nelson" w:date="2024-09-19T22:31:00Z">
              <w:rPr>
                <w:rStyle w:val="Hyperlink"/>
                <w:noProof/>
              </w:rPr>
            </w:rPrChange>
          </w:rPr>
          <w:delText>13.5</w:delText>
        </w:r>
        <w:r w:rsidDel="00C61FD2">
          <w:rPr>
            <w:rFonts w:asciiTheme="minorHAnsi" w:eastAsiaTheme="minorEastAsia" w:hAnsiTheme="minorHAnsi" w:cstheme="minorBidi"/>
            <w:noProof/>
            <w:szCs w:val="22"/>
            <w:lang w:eastAsia="en-GB"/>
          </w:rPr>
          <w:tab/>
        </w:r>
        <w:r w:rsidRPr="00C61FD2" w:rsidDel="00C61FD2">
          <w:rPr>
            <w:noProof/>
            <w:rPrChange w:id="1022" w:author="Matthew Nelson" w:date="2024-09-19T22:31:00Z">
              <w:rPr>
                <w:rStyle w:val="Hyperlink"/>
                <w:noProof/>
              </w:rPr>
            </w:rPrChange>
          </w:rPr>
          <w:delText>Representation maps</w:delText>
        </w:r>
        <w:r w:rsidDel="00C61FD2">
          <w:rPr>
            <w:noProof/>
            <w:webHidden/>
          </w:rPr>
          <w:tab/>
          <w:delText>101</w:delText>
        </w:r>
      </w:del>
    </w:p>
    <w:p w14:paraId="56B45E27" w14:textId="3595D5B2" w:rsidR="00753093" w:rsidDel="00C61FD2" w:rsidRDefault="00753093">
      <w:pPr>
        <w:pStyle w:val="TOC2"/>
        <w:tabs>
          <w:tab w:val="left" w:pos="880"/>
          <w:tab w:val="right" w:leader="dot" w:pos="8302"/>
        </w:tabs>
        <w:rPr>
          <w:del w:id="1023" w:author="Matthew Nelson" w:date="2024-09-19T22:31:00Z"/>
          <w:rFonts w:asciiTheme="minorHAnsi" w:eastAsiaTheme="minorEastAsia" w:hAnsiTheme="minorHAnsi" w:cstheme="minorBidi"/>
          <w:noProof/>
          <w:szCs w:val="22"/>
          <w:lang w:eastAsia="en-GB"/>
        </w:rPr>
      </w:pPr>
      <w:del w:id="1024" w:author="Matthew Nelson" w:date="2024-09-19T22:31:00Z">
        <w:r w:rsidRPr="00C61FD2" w:rsidDel="00C61FD2">
          <w:rPr>
            <w:noProof/>
            <w:rPrChange w:id="1025" w:author="Matthew Nelson" w:date="2024-09-19T22:31:00Z">
              <w:rPr>
                <w:rStyle w:val="Hyperlink"/>
                <w:noProof/>
              </w:rPr>
            </w:rPrChange>
          </w:rPr>
          <w:delText>13.6</w:delText>
        </w:r>
        <w:r w:rsidDel="00C61FD2">
          <w:rPr>
            <w:rFonts w:asciiTheme="minorHAnsi" w:eastAsiaTheme="minorEastAsia" w:hAnsiTheme="minorHAnsi" w:cstheme="minorBidi"/>
            <w:noProof/>
            <w:szCs w:val="22"/>
            <w:lang w:eastAsia="en-GB"/>
          </w:rPr>
          <w:tab/>
        </w:r>
        <w:r w:rsidRPr="00C61FD2" w:rsidDel="00C61FD2">
          <w:rPr>
            <w:noProof/>
            <w:rPrChange w:id="1026" w:author="Matthew Nelson" w:date="2024-09-19T22:31:00Z">
              <w:rPr>
                <w:rStyle w:val="Hyperlink"/>
                <w:noProof/>
              </w:rPr>
            </w:rPrChange>
          </w:rPr>
          <w:delText>Regular expression and substring rules</w:delText>
        </w:r>
        <w:r w:rsidDel="00C61FD2">
          <w:rPr>
            <w:noProof/>
            <w:webHidden/>
          </w:rPr>
          <w:tab/>
          <w:delText>102</w:delText>
        </w:r>
      </w:del>
    </w:p>
    <w:p w14:paraId="608CEE8F" w14:textId="57A5D828" w:rsidR="00753093" w:rsidDel="00C61FD2" w:rsidRDefault="00753093">
      <w:pPr>
        <w:pStyle w:val="TOC3"/>
        <w:tabs>
          <w:tab w:val="left" w:pos="1320"/>
          <w:tab w:val="right" w:leader="dot" w:pos="8302"/>
        </w:tabs>
        <w:rPr>
          <w:del w:id="1027" w:author="Matthew Nelson" w:date="2024-09-19T22:31:00Z"/>
          <w:rFonts w:asciiTheme="minorHAnsi" w:eastAsiaTheme="minorEastAsia" w:hAnsiTheme="minorHAnsi" w:cstheme="minorBidi"/>
          <w:noProof/>
          <w:szCs w:val="22"/>
          <w:lang w:eastAsia="en-GB"/>
        </w:rPr>
      </w:pPr>
      <w:del w:id="1028" w:author="Matthew Nelson" w:date="2024-09-19T22:31:00Z">
        <w:r w:rsidRPr="00C61FD2" w:rsidDel="00C61FD2">
          <w:rPr>
            <w:noProof/>
            <w:rPrChange w:id="1029" w:author="Matthew Nelson" w:date="2024-09-19T22:31:00Z">
              <w:rPr>
                <w:rStyle w:val="Hyperlink"/>
                <w:noProof/>
              </w:rPr>
            </w:rPrChange>
          </w:rPr>
          <w:delText>13.6.1</w:delText>
        </w:r>
        <w:r w:rsidDel="00C61FD2">
          <w:rPr>
            <w:rFonts w:asciiTheme="minorHAnsi" w:eastAsiaTheme="minorEastAsia" w:hAnsiTheme="minorHAnsi" w:cstheme="minorBidi"/>
            <w:noProof/>
            <w:szCs w:val="22"/>
            <w:lang w:eastAsia="en-GB"/>
          </w:rPr>
          <w:tab/>
        </w:r>
        <w:r w:rsidRPr="00C61FD2" w:rsidDel="00C61FD2">
          <w:rPr>
            <w:noProof/>
            <w:rPrChange w:id="1030" w:author="Matthew Nelson" w:date="2024-09-19T22:31:00Z">
              <w:rPr>
                <w:rStyle w:val="Hyperlink"/>
                <w:noProof/>
              </w:rPr>
            </w:rPrChange>
          </w:rPr>
          <w:delText>Regular expressions</w:delText>
        </w:r>
        <w:r w:rsidDel="00C61FD2">
          <w:rPr>
            <w:noProof/>
            <w:webHidden/>
          </w:rPr>
          <w:tab/>
          <w:delText>103</w:delText>
        </w:r>
      </w:del>
    </w:p>
    <w:p w14:paraId="19A8CF79" w14:textId="01C3EA28" w:rsidR="00753093" w:rsidDel="00C61FD2" w:rsidRDefault="00753093">
      <w:pPr>
        <w:pStyle w:val="TOC3"/>
        <w:tabs>
          <w:tab w:val="left" w:pos="1320"/>
          <w:tab w:val="right" w:leader="dot" w:pos="8302"/>
        </w:tabs>
        <w:rPr>
          <w:del w:id="1031" w:author="Matthew Nelson" w:date="2024-09-19T22:31:00Z"/>
          <w:rFonts w:asciiTheme="minorHAnsi" w:eastAsiaTheme="minorEastAsia" w:hAnsiTheme="minorHAnsi" w:cstheme="minorBidi"/>
          <w:noProof/>
          <w:szCs w:val="22"/>
          <w:lang w:eastAsia="en-GB"/>
        </w:rPr>
      </w:pPr>
      <w:del w:id="1032" w:author="Matthew Nelson" w:date="2024-09-19T22:31:00Z">
        <w:r w:rsidRPr="00C61FD2" w:rsidDel="00C61FD2">
          <w:rPr>
            <w:noProof/>
            <w:rPrChange w:id="1033" w:author="Matthew Nelson" w:date="2024-09-19T22:31:00Z">
              <w:rPr>
                <w:rStyle w:val="Hyperlink"/>
                <w:noProof/>
              </w:rPr>
            </w:rPrChange>
          </w:rPr>
          <w:delText>13.6.2</w:delText>
        </w:r>
        <w:r w:rsidDel="00C61FD2">
          <w:rPr>
            <w:rFonts w:asciiTheme="minorHAnsi" w:eastAsiaTheme="minorEastAsia" w:hAnsiTheme="minorHAnsi" w:cstheme="minorBidi"/>
            <w:noProof/>
            <w:szCs w:val="22"/>
            <w:lang w:eastAsia="en-GB"/>
          </w:rPr>
          <w:tab/>
        </w:r>
        <w:r w:rsidRPr="00C61FD2" w:rsidDel="00C61FD2">
          <w:rPr>
            <w:noProof/>
            <w:rPrChange w:id="1034" w:author="Matthew Nelson" w:date="2024-09-19T22:31:00Z">
              <w:rPr>
                <w:rStyle w:val="Hyperlink"/>
                <w:noProof/>
              </w:rPr>
            </w:rPrChange>
          </w:rPr>
          <w:delText>Substrings</w:delText>
        </w:r>
        <w:r w:rsidDel="00C61FD2">
          <w:rPr>
            <w:noProof/>
            <w:webHidden/>
          </w:rPr>
          <w:tab/>
          <w:delText>103</w:delText>
        </w:r>
      </w:del>
    </w:p>
    <w:p w14:paraId="7C2C2188" w14:textId="7E443A21" w:rsidR="00753093" w:rsidDel="00C61FD2" w:rsidRDefault="00753093">
      <w:pPr>
        <w:pStyle w:val="TOC2"/>
        <w:tabs>
          <w:tab w:val="left" w:pos="880"/>
          <w:tab w:val="right" w:leader="dot" w:pos="8302"/>
        </w:tabs>
        <w:rPr>
          <w:del w:id="1035" w:author="Matthew Nelson" w:date="2024-09-19T22:31:00Z"/>
          <w:rFonts w:asciiTheme="minorHAnsi" w:eastAsiaTheme="minorEastAsia" w:hAnsiTheme="minorHAnsi" w:cstheme="minorBidi"/>
          <w:noProof/>
          <w:szCs w:val="22"/>
          <w:lang w:eastAsia="en-GB"/>
        </w:rPr>
      </w:pPr>
      <w:del w:id="1036" w:author="Matthew Nelson" w:date="2024-09-19T22:31:00Z">
        <w:r w:rsidRPr="00C61FD2" w:rsidDel="00C61FD2">
          <w:rPr>
            <w:noProof/>
            <w:rPrChange w:id="1037" w:author="Matthew Nelson" w:date="2024-09-19T22:31:00Z">
              <w:rPr>
                <w:rStyle w:val="Hyperlink"/>
                <w:noProof/>
              </w:rPr>
            </w:rPrChange>
          </w:rPr>
          <w:delText>13.7</w:delText>
        </w:r>
        <w:r w:rsidDel="00C61FD2">
          <w:rPr>
            <w:rFonts w:asciiTheme="minorHAnsi" w:eastAsiaTheme="minorEastAsia" w:hAnsiTheme="minorHAnsi" w:cstheme="minorBidi"/>
            <w:noProof/>
            <w:szCs w:val="22"/>
            <w:lang w:eastAsia="en-GB"/>
          </w:rPr>
          <w:tab/>
        </w:r>
        <w:r w:rsidRPr="00C61FD2" w:rsidDel="00C61FD2">
          <w:rPr>
            <w:noProof/>
            <w:rPrChange w:id="1038" w:author="Matthew Nelson" w:date="2024-09-19T22:31:00Z">
              <w:rPr>
                <w:rStyle w:val="Hyperlink"/>
                <w:noProof/>
              </w:rPr>
            </w:rPrChange>
          </w:rPr>
          <w:delText>Mapping non-SDMX time formats to SDMX formats</w:delText>
        </w:r>
        <w:r w:rsidDel="00C61FD2">
          <w:rPr>
            <w:noProof/>
            <w:webHidden/>
          </w:rPr>
          <w:tab/>
          <w:delText>104</w:delText>
        </w:r>
      </w:del>
    </w:p>
    <w:p w14:paraId="440F50AC" w14:textId="19A8211C" w:rsidR="00753093" w:rsidDel="00C61FD2" w:rsidRDefault="00753093">
      <w:pPr>
        <w:pStyle w:val="TOC3"/>
        <w:tabs>
          <w:tab w:val="left" w:pos="1320"/>
          <w:tab w:val="right" w:leader="dot" w:pos="8302"/>
        </w:tabs>
        <w:rPr>
          <w:del w:id="1039" w:author="Matthew Nelson" w:date="2024-09-19T22:31:00Z"/>
          <w:rFonts w:asciiTheme="minorHAnsi" w:eastAsiaTheme="minorEastAsia" w:hAnsiTheme="minorHAnsi" w:cstheme="minorBidi"/>
          <w:noProof/>
          <w:szCs w:val="22"/>
          <w:lang w:eastAsia="en-GB"/>
        </w:rPr>
      </w:pPr>
      <w:del w:id="1040" w:author="Matthew Nelson" w:date="2024-09-19T22:31:00Z">
        <w:r w:rsidRPr="00C61FD2" w:rsidDel="00C61FD2">
          <w:rPr>
            <w:noProof/>
            <w:rPrChange w:id="1041" w:author="Matthew Nelson" w:date="2024-09-19T22:31:00Z">
              <w:rPr>
                <w:rStyle w:val="Hyperlink"/>
                <w:noProof/>
              </w:rPr>
            </w:rPrChange>
          </w:rPr>
          <w:delText>13.7.1</w:delText>
        </w:r>
        <w:r w:rsidDel="00C61FD2">
          <w:rPr>
            <w:rFonts w:asciiTheme="minorHAnsi" w:eastAsiaTheme="minorEastAsia" w:hAnsiTheme="minorHAnsi" w:cstheme="minorBidi"/>
            <w:noProof/>
            <w:szCs w:val="22"/>
            <w:lang w:eastAsia="en-GB"/>
          </w:rPr>
          <w:tab/>
        </w:r>
        <w:r w:rsidRPr="00C61FD2" w:rsidDel="00C61FD2">
          <w:rPr>
            <w:noProof/>
            <w:rPrChange w:id="1042" w:author="Matthew Nelson" w:date="2024-09-19T22:31:00Z">
              <w:rPr>
                <w:rStyle w:val="Hyperlink"/>
                <w:noProof/>
              </w:rPr>
            </w:rPrChange>
          </w:rPr>
          <w:delText>Pattern based dates</w:delText>
        </w:r>
        <w:r w:rsidDel="00C61FD2">
          <w:rPr>
            <w:noProof/>
            <w:webHidden/>
          </w:rPr>
          <w:tab/>
          <w:delText>105</w:delText>
        </w:r>
      </w:del>
    </w:p>
    <w:p w14:paraId="1A96B07A" w14:textId="13D67526" w:rsidR="00753093" w:rsidDel="00C61FD2" w:rsidRDefault="00753093">
      <w:pPr>
        <w:pStyle w:val="TOC3"/>
        <w:tabs>
          <w:tab w:val="left" w:pos="1320"/>
          <w:tab w:val="right" w:leader="dot" w:pos="8302"/>
        </w:tabs>
        <w:rPr>
          <w:del w:id="1043" w:author="Matthew Nelson" w:date="2024-09-19T22:31:00Z"/>
          <w:rFonts w:asciiTheme="minorHAnsi" w:eastAsiaTheme="minorEastAsia" w:hAnsiTheme="minorHAnsi" w:cstheme="minorBidi"/>
          <w:noProof/>
          <w:szCs w:val="22"/>
          <w:lang w:eastAsia="en-GB"/>
        </w:rPr>
      </w:pPr>
      <w:del w:id="1044" w:author="Matthew Nelson" w:date="2024-09-19T22:31:00Z">
        <w:r w:rsidRPr="00C61FD2" w:rsidDel="00C61FD2">
          <w:rPr>
            <w:noProof/>
            <w:rPrChange w:id="1045" w:author="Matthew Nelson" w:date="2024-09-19T22:31:00Z">
              <w:rPr>
                <w:rStyle w:val="Hyperlink"/>
                <w:noProof/>
                <w:lang w:val="en-US"/>
              </w:rPr>
            </w:rPrChange>
          </w:rPr>
          <w:delText>13.7.2</w:delText>
        </w:r>
        <w:r w:rsidDel="00C61FD2">
          <w:rPr>
            <w:rFonts w:asciiTheme="minorHAnsi" w:eastAsiaTheme="minorEastAsia" w:hAnsiTheme="minorHAnsi" w:cstheme="minorBidi"/>
            <w:noProof/>
            <w:szCs w:val="22"/>
            <w:lang w:eastAsia="en-GB"/>
          </w:rPr>
          <w:tab/>
        </w:r>
        <w:r w:rsidRPr="00C61FD2" w:rsidDel="00C61FD2">
          <w:rPr>
            <w:noProof/>
            <w:rPrChange w:id="1046" w:author="Matthew Nelson" w:date="2024-09-19T22:31:00Z">
              <w:rPr>
                <w:rStyle w:val="Hyperlink"/>
                <w:noProof/>
                <w:lang w:val="en-US"/>
              </w:rPr>
            </w:rPrChange>
          </w:rPr>
          <w:delText>Numerical based datetime</w:delText>
        </w:r>
        <w:r w:rsidDel="00C61FD2">
          <w:rPr>
            <w:noProof/>
            <w:webHidden/>
          </w:rPr>
          <w:tab/>
          <w:delText>108</w:delText>
        </w:r>
      </w:del>
    </w:p>
    <w:p w14:paraId="21FCF191" w14:textId="4AFE5571" w:rsidR="00753093" w:rsidDel="00C61FD2" w:rsidRDefault="00753093">
      <w:pPr>
        <w:pStyle w:val="TOC3"/>
        <w:tabs>
          <w:tab w:val="left" w:pos="1320"/>
          <w:tab w:val="right" w:leader="dot" w:pos="8302"/>
        </w:tabs>
        <w:rPr>
          <w:del w:id="1047" w:author="Matthew Nelson" w:date="2024-09-19T22:31:00Z"/>
          <w:rFonts w:asciiTheme="minorHAnsi" w:eastAsiaTheme="minorEastAsia" w:hAnsiTheme="minorHAnsi" w:cstheme="minorBidi"/>
          <w:noProof/>
          <w:szCs w:val="22"/>
          <w:lang w:eastAsia="en-GB"/>
        </w:rPr>
      </w:pPr>
      <w:del w:id="1048" w:author="Matthew Nelson" w:date="2024-09-19T22:31:00Z">
        <w:r w:rsidRPr="00C61FD2" w:rsidDel="00C61FD2">
          <w:rPr>
            <w:noProof/>
            <w:rPrChange w:id="1049" w:author="Matthew Nelson" w:date="2024-09-19T22:31:00Z">
              <w:rPr>
                <w:rStyle w:val="Hyperlink"/>
                <w:noProof/>
                <w:lang w:val="en-US"/>
              </w:rPr>
            </w:rPrChange>
          </w:rPr>
          <w:delText>13.7.3</w:delText>
        </w:r>
        <w:r w:rsidDel="00C61FD2">
          <w:rPr>
            <w:rFonts w:asciiTheme="minorHAnsi" w:eastAsiaTheme="minorEastAsia" w:hAnsiTheme="minorHAnsi" w:cstheme="minorBidi"/>
            <w:noProof/>
            <w:szCs w:val="22"/>
            <w:lang w:eastAsia="en-GB"/>
          </w:rPr>
          <w:tab/>
        </w:r>
        <w:r w:rsidRPr="00C61FD2" w:rsidDel="00C61FD2">
          <w:rPr>
            <w:noProof/>
            <w:rPrChange w:id="1050" w:author="Matthew Nelson" w:date="2024-09-19T22:31:00Z">
              <w:rPr>
                <w:rStyle w:val="Hyperlink"/>
                <w:noProof/>
                <w:lang w:val="en-US"/>
              </w:rPr>
            </w:rPrChange>
          </w:rPr>
          <w:delText>Mapping more complex time inputs</w:delText>
        </w:r>
        <w:r w:rsidDel="00C61FD2">
          <w:rPr>
            <w:noProof/>
            <w:webHidden/>
          </w:rPr>
          <w:tab/>
          <w:delText>109</w:delText>
        </w:r>
      </w:del>
    </w:p>
    <w:p w14:paraId="7FCC18D2" w14:textId="2A315A85" w:rsidR="00753093" w:rsidDel="00C61FD2" w:rsidRDefault="00753093">
      <w:pPr>
        <w:pStyle w:val="TOC2"/>
        <w:tabs>
          <w:tab w:val="left" w:pos="880"/>
          <w:tab w:val="right" w:leader="dot" w:pos="8302"/>
        </w:tabs>
        <w:rPr>
          <w:del w:id="1051" w:author="Matthew Nelson" w:date="2024-09-19T22:31:00Z"/>
          <w:rFonts w:asciiTheme="minorHAnsi" w:eastAsiaTheme="minorEastAsia" w:hAnsiTheme="minorHAnsi" w:cstheme="minorBidi"/>
          <w:noProof/>
          <w:szCs w:val="22"/>
          <w:lang w:eastAsia="en-GB"/>
        </w:rPr>
      </w:pPr>
      <w:del w:id="1052" w:author="Matthew Nelson" w:date="2024-09-19T22:31:00Z">
        <w:r w:rsidRPr="00C61FD2" w:rsidDel="00C61FD2">
          <w:rPr>
            <w:noProof/>
            <w:rPrChange w:id="1053" w:author="Matthew Nelson" w:date="2024-09-19T22:31:00Z">
              <w:rPr>
                <w:rStyle w:val="Hyperlink"/>
                <w:noProof/>
                <w:lang w:val="en-US"/>
              </w:rPr>
            </w:rPrChange>
          </w:rPr>
          <w:delText>13.8</w:delText>
        </w:r>
        <w:r w:rsidDel="00C61FD2">
          <w:rPr>
            <w:rFonts w:asciiTheme="minorHAnsi" w:eastAsiaTheme="minorEastAsia" w:hAnsiTheme="minorHAnsi" w:cstheme="minorBidi"/>
            <w:noProof/>
            <w:szCs w:val="22"/>
            <w:lang w:eastAsia="en-GB"/>
          </w:rPr>
          <w:tab/>
        </w:r>
        <w:r w:rsidRPr="00C61FD2" w:rsidDel="00C61FD2">
          <w:rPr>
            <w:noProof/>
            <w:rPrChange w:id="1054" w:author="Matthew Nelson" w:date="2024-09-19T22:31:00Z">
              <w:rPr>
                <w:rStyle w:val="Hyperlink"/>
                <w:noProof/>
                <w:lang w:val="en-US"/>
              </w:rPr>
            </w:rPrChange>
          </w:rPr>
          <w:delText>Using TIME_PERIOD in mapping rules</w:delText>
        </w:r>
        <w:r w:rsidDel="00C61FD2">
          <w:rPr>
            <w:noProof/>
            <w:webHidden/>
          </w:rPr>
          <w:tab/>
          <w:delText>109</w:delText>
        </w:r>
      </w:del>
    </w:p>
    <w:p w14:paraId="53E125A0" w14:textId="12B3FB25" w:rsidR="00753093" w:rsidDel="00C61FD2" w:rsidRDefault="00753093">
      <w:pPr>
        <w:pStyle w:val="TOC2"/>
        <w:tabs>
          <w:tab w:val="left" w:pos="880"/>
          <w:tab w:val="right" w:leader="dot" w:pos="8302"/>
        </w:tabs>
        <w:rPr>
          <w:del w:id="1055" w:author="Matthew Nelson" w:date="2024-09-19T22:31:00Z"/>
          <w:rFonts w:asciiTheme="minorHAnsi" w:eastAsiaTheme="minorEastAsia" w:hAnsiTheme="minorHAnsi" w:cstheme="minorBidi"/>
          <w:noProof/>
          <w:szCs w:val="22"/>
          <w:lang w:eastAsia="en-GB"/>
        </w:rPr>
      </w:pPr>
      <w:del w:id="1056" w:author="Matthew Nelson" w:date="2024-09-19T22:31:00Z">
        <w:r w:rsidRPr="00C61FD2" w:rsidDel="00C61FD2">
          <w:rPr>
            <w:noProof/>
            <w:rPrChange w:id="1057" w:author="Matthew Nelson" w:date="2024-09-19T22:31:00Z">
              <w:rPr>
                <w:rStyle w:val="Hyperlink"/>
                <w:noProof/>
                <w:lang w:val="en-US"/>
              </w:rPr>
            </w:rPrChange>
          </w:rPr>
          <w:delText>13.9</w:delText>
        </w:r>
        <w:r w:rsidDel="00C61FD2">
          <w:rPr>
            <w:rFonts w:asciiTheme="minorHAnsi" w:eastAsiaTheme="minorEastAsia" w:hAnsiTheme="minorHAnsi" w:cstheme="minorBidi"/>
            <w:noProof/>
            <w:szCs w:val="22"/>
            <w:lang w:eastAsia="en-GB"/>
          </w:rPr>
          <w:tab/>
        </w:r>
        <w:r w:rsidRPr="00C61FD2" w:rsidDel="00C61FD2">
          <w:rPr>
            <w:noProof/>
            <w:rPrChange w:id="1058" w:author="Matthew Nelson" w:date="2024-09-19T22:31:00Z">
              <w:rPr>
                <w:rStyle w:val="Hyperlink"/>
                <w:noProof/>
                <w:lang w:val="en-US"/>
              </w:rPr>
            </w:rPrChange>
          </w:rPr>
          <w:delText>Time span mapping rules using validity periods</w:delText>
        </w:r>
        <w:r w:rsidDel="00C61FD2">
          <w:rPr>
            <w:noProof/>
            <w:webHidden/>
          </w:rPr>
          <w:tab/>
          <w:delText>109</w:delText>
        </w:r>
      </w:del>
    </w:p>
    <w:p w14:paraId="7F6D5658" w14:textId="0B63857A" w:rsidR="00753093" w:rsidDel="00C61FD2" w:rsidRDefault="00753093">
      <w:pPr>
        <w:pStyle w:val="TOC2"/>
        <w:tabs>
          <w:tab w:val="left" w:pos="1100"/>
          <w:tab w:val="right" w:leader="dot" w:pos="8302"/>
        </w:tabs>
        <w:rPr>
          <w:del w:id="1059" w:author="Matthew Nelson" w:date="2024-09-19T22:31:00Z"/>
          <w:rFonts w:asciiTheme="minorHAnsi" w:eastAsiaTheme="minorEastAsia" w:hAnsiTheme="minorHAnsi" w:cstheme="minorBidi"/>
          <w:noProof/>
          <w:szCs w:val="22"/>
          <w:lang w:eastAsia="en-GB"/>
        </w:rPr>
      </w:pPr>
      <w:del w:id="1060" w:author="Matthew Nelson" w:date="2024-09-19T22:31:00Z">
        <w:r w:rsidRPr="00C61FD2" w:rsidDel="00C61FD2">
          <w:rPr>
            <w:noProof/>
            <w:rPrChange w:id="1061" w:author="Matthew Nelson" w:date="2024-09-19T22:31:00Z">
              <w:rPr>
                <w:rStyle w:val="Hyperlink"/>
                <w:noProof/>
                <w:lang w:val="en-US"/>
              </w:rPr>
            </w:rPrChange>
          </w:rPr>
          <w:delText>13.10</w:delText>
        </w:r>
        <w:r w:rsidDel="00C61FD2">
          <w:rPr>
            <w:rFonts w:asciiTheme="minorHAnsi" w:eastAsiaTheme="minorEastAsia" w:hAnsiTheme="minorHAnsi" w:cstheme="minorBidi"/>
            <w:noProof/>
            <w:szCs w:val="22"/>
            <w:lang w:eastAsia="en-GB"/>
          </w:rPr>
          <w:tab/>
        </w:r>
        <w:r w:rsidRPr="00C61FD2" w:rsidDel="00C61FD2">
          <w:rPr>
            <w:noProof/>
            <w:rPrChange w:id="1062" w:author="Matthew Nelson" w:date="2024-09-19T22:31:00Z">
              <w:rPr>
                <w:rStyle w:val="Hyperlink"/>
                <w:noProof/>
                <w:lang w:val="en-US"/>
              </w:rPr>
            </w:rPrChange>
          </w:rPr>
          <w:delText>Mapping examples</w:delText>
        </w:r>
        <w:r w:rsidDel="00C61FD2">
          <w:rPr>
            <w:noProof/>
            <w:webHidden/>
          </w:rPr>
          <w:tab/>
          <w:delText>110</w:delText>
        </w:r>
      </w:del>
    </w:p>
    <w:p w14:paraId="20966B67" w14:textId="511CCB5C" w:rsidR="00753093" w:rsidDel="00C61FD2" w:rsidRDefault="00753093">
      <w:pPr>
        <w:pStyle w:val="TOC3"/>
        <w:tabs>
          <w:tab w:val="left" w:pos="1540"/>
          <w:tab w:val="right" w:leader="dot" w:pos="8302"/>
        </w:tabs>
        <w:rPr>
          <w:del w:id="1063" w:author="Matthew Nelson" w:date="2024-09-19T22:31:00Z"/>
          <w:rFonts w:asciiTheme="minorHAnsi" w:eastAsiaTheme="minorEastAsia" w:hAnsiTheme="minorHAnsi" w:cstheme="minorBidi"/>
          <w:noProof/>
          <w:szCs w:val="22"/>
          <w:lang w:eastAsia="en-GB"/>
        </w:rPr>
      </w:pPr>
      <w:del w:id="1064" w:author="Matthew Nelson" w:date="2024-09-19T22:31:00Z">
        <w:r w:rsidRPr="00C61FD2" w:rsidDel="00C61FD2">
          <w:rPr>
            <w:noProof/>
            <w:rPrChange w:id="1065" w:author="Matthew Nelson" w:date="2024-09-19T22:31:00Z">
              <w:rPr>
                <w:rStyle w:val="Hyperlink"/>
                <w:noProof/>
                <w:lang w:val="en-US"/>
              </w:rPr>
            </w:rPrChange>
          </w:rPr>
          <w:delText>13.10.1</w:delText>
        </w:r>
        <w:r w:rsidDel="00C61FD2">
          <w:rPr>
            <w:rFonts w:asciiTheme="minorHAnsi" w:eastAsiaTheme="minorEastAsia" w:hAnsiTheme="minorHAnsi" w:cstheme="minorBidi"/>
            <w:noProof/>
            <w:szCs w:val="22"/>
            <w:lang w:eastAsia="en-GB"/>
          </w:rPr>
          <w:tab/>
        </w:r>
        <w:r w:rsidRPr="00C61FD2" w:rsidDel="00C61FD2">
          <w:rPr>
            <w:noProof/>
            <w:rPrChange w:id="1066" w:author="Matthew Nelson" w:date="2024-09-19T22:31:00Z">
              <w:rPr>
                <w:rStyle w:val="Hyperlink"/>
                <w:noProof/>
                <w:lang w:val="en-US"/>
              </w:rPr>
            </w:rPrChange>
          </w:rPr>
          <w:delText>Many to one mapping (N-1)</w:delText>
        </w:r>
        <w:r w:rsidDel="00C61FD2">
          <w:rPr>
            <w:noProof/>
            <w:webHidden/>
          </w:rPr>
          <w:tab/>
          <w:delText>110</w:delText>
        </w:r>
      </w:del>
    </w:p>
    <w:p w14:paraId="45A30497" w14:textId="4C5A495E" w:rsidR="00753093" w:rsidDel="00C61FD2" w:rsidRDefault="00753093">
      <w:pPr>
        <w:pStyle w:val="TOC3"/>
        <w:tabs>
          <w:tab w:val="left" w:pos="1540"/>
          <w:tab w:val="right" w:leader="dot" w:pos="8302"/>
        </w:tabs>
        <w:rPr>
          <w:del w:id="1067" w:author="Matthew Nelson" w:date="2024-09-19T22:31:00Z"/>
          <w:rFonts w:asciiTheme="minorHAnsi" w:eastAsiaTheme="minorEastAsia" w:hAnsiTheme="minorHAnsi" w:cstheme="minorBidi"/>
          <w:noProof/>
          <w:szCs w:val="22"/>
          <w:lang w:eastAsia="en-GB"/>
        </w:rPr>
      </w:pPr>
      <w:del w:id="1068" w:author="Matthew Nelson" w:date="2024-09-19T22:31:00Z">
        <w:r w:rsidRPr="00C61FD2" w:rsidDel="00C61FD2">
          <w:rPr>
            <w:noProof/>
            <w:rPrChange w:id="1069" w:author="Matthew Nelson" w:date="2024-09-19T22:31:00Z">
              <w:rPr>
                <w:rStyle w:val="Hyperlink"/>
                <w:noProof/>
                <w:lang w:val="en-US"/>
              </w:rPr>
            </w:rPrChange>
          </w:rPr>
          <w:delText>13.10.2</w:delText>
        </w:r>
        <w:r w:rsidDel="00C61FD2">
          <w:rPr>
            <w:rFonts w:asciiTheme="minorHAnsi" w:eastAsiaTheme="minorEastAsia" w:hAnsiTheme="minorHAnsi" w:cstheme="minorBidi"/>
            <w:noProof/>
            <w:szCs w:val="22"/>
            <w:lang w:eastAsia="en-GB"/>
          </w:rPr>
          <w:tab/>
        </w:r>
        <w:r w:rsidRPr="00C61FD2" w:rsidDel="00C61FD2">
          <w:rPr>
            <w:noProof/>
            <w:rPrChange w:id="1070" w:author="Matthew Nelson" w:date="2024-09-19T22:31:00Z">
              <w:rPr>
                <w:rStyle w:val="Hyperlink"/>
                <w:noProof/>
                <w:lang w:val="en-US"/>
              </w:rPr>
            </w:rPrChange>
          </w:rPr>
          <w:delText>Mapping other data types to Code Id</w:delText>
        </w:r>
        <w:r w:rsidDel="00C61FD2">
          <w:rPr>
            <w:noProof/>
            <w:webHidden/>
          </w:rPr>
          <w:tab/>
          <w:delText>110</w:delText>
        </w:r>
      </w:del>
    </w:p>
    <w:p w14:paraId="19F3FB36" w14:textId="023E1FE2" w:rsidR="00753093" w:rsidDel="00C61FD2" w:rsidRDefault="00753093">
      <w:pPr>
        <w:pStyle w:val="TOC3"/>
        <w:tabs>
          <w:tab w:val="left" w:pos="1540"/>
          <w:tab w:val="right" w:leader="dot" w:pos="8302"/>
        </w:tabs>
        <w:rPr>
          <w:del w:id="1071" w:author="Matthew Nelson" w:date="2024-09-19T22:31:00Z"/>
          <w:rFonts w:asciiTheme="minorHAnsi" w:eastAsiaTheme="minorEastAsia" w:hAnsiTheme="minorHAnsi" w:cstheme="minorBidi"/>
          <w:noProof/>
          <w:szCs w:val="22"/>
          <w:lang w:eastAsia="en-GB"/>
        </w:rPr>
      </w:pPr>
      <w:del w:id="1072" w:author="Matthew Nelson" w:date="2024-09-19T22:31:00Z">
        <w:r w:rsidRPr="00C61FD2" w:rsidDel="00C61FD2">
          <w:rPr>
            <w:noProof/>
            <w:rPrChange w:id="1073" w:author="Matthew Nelson" w:date="2024-09-19T22:31:00Z">
              <w:rPr>
                <w:rStyle w:val="Hyperlink"/>
                <w:noProof/>
                <w:lang w:val="en-US"/>
              </w:rPr>
            </w:rPrChange>
          </w:rPr>
          <w:delText>13.10.3</w:delText>
        </w:r>
        <w:r w:rsidDel="00C61FD2">
          <w:rPr>
            <w:rFonts w:asciiTheme="minorHAnsi" w:eastAsiaTheme="minorEastAsia" w:hAnsiTheme="minorHAnsi" w:cstheme="minorBidi"/>
            <w:noProof/>
            <w:szCs w:val="22"/>
            <w:lang w:eastAsia="en-GB"/>
          </w:rPr>
          <w:tab/>
        </w:r>
        <w:r w:rsidRPr="00C61FD2" w:rsidDel="00C61FD2">
          <w:rPr>
            <w:noProof/>
            <w:rPrChange w:id="1074" w:author="Matthew Nelson" w:date="2024-09-19T22:31:00Z">
              <w:rPr>
                <w:rStyle w:val="Hyperlink"/>
                <w:noProof/>
                <w:lang w:val="en-US"/>
              </w:rPr>
            </w:rPrChange>
          </w:rPr>
          <w:delText>Observation Attributes for Time Period</w:delText>
        </w:r>
        <w:r w:rsidDel="00C61FD2">
          <w:rPr>
            <w:noProof/>
            <w:webHidden/>
          </w:rPr>
          <w:tab/>
          <w:delText>111</w:delText>
        </w:r>
      </w:del>
    </w:p>
    <w:p w14:paraId="3FF8FEBD" w14:textId="4BD4BF08" w:rsidR="00753093" w:rsidDel="00C61FD2" w:rsidRDefault="00753093">
      <w:pPr>
        <w:pStyle w:val="TOC3"/>
        <w:tabs>
          <w:tab w:val="left" w:pos="1540"/>
          <w:tab w:val="right" w:leader="dot" w:pos="8302"/>
        </w:tabs>
        <w:rPr>
          <w:del w:id="1075" w:author="Matthew Nelson" w:date="2024-09-19T22:31:00Z"/>
          <w:rFonts w:asciiTheme="minorHAnsi" w:eastAsiaTheme="minorEastAsia" w:hAnsiTheme="minorHAnsi" w:cstheme="minorBidi"/>
          <w:noProof/>
          <w:szCs w:val="22"/>
          <w:lang w:eastAsia="en-GB"/>
        </w:rPr>
      </w:pPr>
      <w:del w:id="1076" w:author="Matthew Nelson" w:date="2024-09-19T22:31:00Z">
        <w:r w:rsidRPr="00C61FD2" w:rsidDel="00C61FD2">
          <w:rPr>
            <w:noProof/>
            <w:rPrChange w:id="1077" w:author="Matthew Nelson" w:date="2024-09-19T22:31:00Z">
              <w:rPr>
                <w:rStyle w:val="Hyperlink"/>
                <w:noProof/>
                <w:lang w:val="en-US"/>
              </w:rPr>
            </w:rPrChange>
          </w:rPr>
          <w:delText>13.10.4</w:delText>
        </w:r>
        <w:r w:rsidDel="00C61FD2">
          <w:rPr>
            <w:rFonts w:asciiTheme="minorHAnsi" w:eastAsiaTheme="minorEastAsia" w:hAnsiTheme="minorHAnsi" w:cstheme="minorBidi"/>
            <w:noProof/>
            <w:szCs w:val="22"/>
            <w:lang w:eastAsia="en-GB"/>
          </w:rPr>
          <w:tab/>
        </w:r>
        <w:r w:rsidRPr="00C61FD2" w:rsidDel="00C61FD2">
          <w:rPr>
            <w:noProof/>
            <w:rPrChange w:id="1078" w:author="Matthew Nelson" w:date="2024-09-19T22:31:00Z">
              <w:rPr>
                <w:rStyle w:val="Hyperlink"/>
                <w:noProof/>
                <w:lang w:val="en-US"/>
              </w:rPr>
            </w:rPrChange>
          </w:rPr>
          <w:delText>Time mapping</w:delText>
        </w:r>
        <w:r w:rsidDel="00C61FD2">
          <w:rPr>
            <w:noProof/>
            <w:webHidden/>
          </w:rPr>
          <w:tab/>
          <w:delText>111</w:delText>
        </w:r>
      </w:del>
    </w:p>
    <w:p w14:paraId="4E51745F" w14:textId="744F012C" w:rsidR="00753093" w:rsidDel="00C61FD2" w:rsidRDefault="00753093" w:rsidP="00683C11">
      <w:pPr>
        <w:pStyle w:val="TOC1"/>
        <w:rPr>
          <w:del w:id="1079" w:author="Matthew Nelson" w:date="2024-09-19T22:31:00Z"/>
          <w:rFonts w:asciiTheme="minorHAnsi" w:eastAsiaTheme="minorEastAsia" w:hAnsiTheme="minorHAnsi" w:cstheme="minorBidi"/>
          <w:noProof/>
          <w:szCs w:val="22"/>
          <w:lang w:eastAsia="en-GB"/>
        </w:rPr>
      </w:pPr>
      <w:del w:id="1080" w:author="Matthew Nelson" w:date="2024-09-19T22:31:00Z">
        <w:r w:rsidRPr="00C61FD2" w:rsidDel="00C61FD2">
          <w:rPr>
            <w:noProof/>
            <w:rPrChange w:id="1081" w:author="Matthew Nelson" w:date="2024-09-19T22:31:00Z">
              <w:rPr>
                <w:rStyle w:val="Hyperlink"/>
                <w:b w:val="0"/>
                <w:noProof/>
              </w:rPr>
            </w:rPrChange>
          </w:rPr>
          <w:delText>14</w:delText>
        </w:r>
        <w:r w:rsidDel="00C61FD2">
          <w:rPr>
            <w:rFonts w:asciiTheme="minorHAnsi" w:eastAsiaTheme="minorEastAsia" w:hAnsiTheme="minorHAnsi" w:cstheme="minorBidi"/>
            <w:noProof/>
            <w:szCs w:val="22"/>
            <w:lang w:eastAsia="en-GB"/>
          </w:rPr>
          <w:tab/>
        </w:r>
        <w:r w:rsidRPr="00C61FD2" w:rsidDel="00C61FD2">
          <w:rPr>
            <w:noProof/>
            <w:rPrChange w:id="1082" w:author="Matthew Nelson" w:date="2024-09-19T22:31:00Z">
              <w:rPr>
                <w:rStyle w:val="Hyperlink"/>
                <w:b w:val="0"/>
                <w:noProof/>
              </w:rPr>
            </w:rPrChange>
          </w:rPr>
          <w:delText>ANNEX Semantic Versioning</w:delText>
        </w:r>
        <w:r w:rsidDel="00C61FD2">
          <w:rPr>
            <w:noProof/>
            <w:webHidden/>
          </w:rPr>
          <w:tab/>
          <w:delText>113</w:delText>
        </w:r>
      </w:del>
    </w:p>
    <w:p w14:paraId="25EA46F1" w14:textId="54083E16" w:rsidR="00753093" w:rsidDel="00C61FD2" w:rsidRDefault="00753093">
      <w:pPr>
        <w:pStyle w:val="TOC2"/>
        <w:tabs>
          <w:tab w:val="left" w:pos="880"/>
          <w:tab w:val="right" w:leader="dot" w:pos="8302"/>
        </w:tabs>
        <w:rPr>
          <w:del w:id="1083" w:author="Matthew Nelson" w:date="2024-09-19T22:31:00Z"/>
          <w:rFonts w:asciiTheme="minorHAnsi" w:eastAsiaTheme="minorEastAsia" w:hAnsiTheme="minorHAnsi" w:cstheme="minorBidi"/>
          <w:noProof/>
          <w:szCs w:val="22"/>
          <w:lang w:eastAsia="en-GB"/>
        </w:rPr>
      </w:pPr>
      <w:del w:id="1084" w:author="Matthew Nelson" w:date="2024-09-19T22:31:00Z">
        <w:r w:rsidRPr="00C61FD2" w:rsidDel="00C61FD2">
          <w:rPr>
            <w:noProof/>
            <w:rPrChange w:id="1085" w:author="Matthew Nelson" w:date="2024-09-19T22:31:00Z">
              <w:rPr>
                <w:rStyle w:val="Hyperlink"/>
                <w:noProof/>
              </w:rPr>
            </w:rPrChange>
          </w:rPr>
          <w:delText>14.1</w:delText>
        </w:r>
        <w:r w:rsidDel="00C61FD2">
          <w:rPr>
            <w:rFonts w:asciiTheme="minorHAnsi" w:eastAsiaTheme="minorEastAsia" w:hAnsiTheme="minorHAnsi" w:cstheme="minorBidi"/>
            <w:noProof/>
            <w:szCs w:val="22"/>
            <w:lang w:eastAsia="en-GB"/>
          </w:rPr>
          <w:tab/>
        </w:r>
        <w:r w:rsidRPr="00C61FD2" w:rsidDel="00C61FD2">
          <w:rPr>
            <w:noProof/>
            <w:rPrChange w:id="1086" w:author="Matthew Nelson" w:date="2024-09-19T22:31:00Z">
              <w:rPr>
                <w:rStyle w:val="Hyperlink"/>
                <w:noProof/>
              </w:rPr>
            </w:rPrChange>
          </w:rPr>
          <w:delText>Introduction to Semantic Versioning</w:delText>
        </w:r>
        <w:r w:rsidDel="00C61FD2">
          <w:rPr>
            <w:noProof/>
            <w:webHidden/>
          </w:rPr>
          <w:tab/>
          <w:delText>113</w:delText>
        </w:r>
      </w:del>
    </w:p>
    <w:p w14:paraId="27B04AA4" w14:textId="0893E8AA" w:rsidR="00753093" w:rsidDel="00C61FD2" w:rsidRDefault="00753093">
      <w:pPr>
        <w:pStyle w:val="TOC2"/>
        <w:tabs>
          <w:tab w:val="left" w:pos="880"/>
          <w:tab w:val="right" w:leader="dot" w:pos="8302"/>
        </w:tabs>
        <w:rPr>
          <w:del w:id="1087" w:author="Matthew Nelson" w:date="2024-09-19T22:31:00Z"/>
          <w:rFonts w:asciiTheme="minorHAnsi" w:eastAsiaTheme="minorEastAsia" w:hAnsiTheme="minorHAnsi" w:cstheme="minorBidi"/>
          <w:noProof/>
          <w:szCs w:val="22"/>
          <w:lang w:eastAsia="en-GB"/>
        </w:rPr>
      </w:pPr>
      <w:del w:id="1088" w:author="Matthew Nelson" w:date="2024-09-19T22:31:00Z">
        <w:r w:rsidRPr="00C61FD2" w:rsidDel="00C61FD2">
          <w:rPr>
            <w:noProof/>
            <w:rPrChange w:id="1089" w:author="Matthew Nelson" w:date="2024-09-19T22:31:00Z">
              <w:rPr>
                <w:rStyle w:val="Hyperlink"/>
                <w:noProof/>
              </w:rPr>
            </w:rPrChange>
          </w:rPr>
          <w:delText>14.2</w:delText>
        </w:r>
        <w:r w:rsidDel="00C61FD2">
          <w:rPr>
            <w:rFonts w:asciiTheme="minorHAnsi" w:eastAsiaTheme="minorEastAsia" w:hAnsiTheme="minorHAnsi" w:cstheme="minorBidi"/>
            <w:noProof/>
            <w:szCs w:val="22"/>
            <w:lang w:eastAsia="en-GB"/>
          </w:rPr>
          <w:tab/>
        </w:r>
        <w:r w:rsidRPr="00C61FD2" w:rsidDel="00C61FD2">
          <w:rPr>
            <w:noProof/>
            <w:rPrChange w:id="1090" w:author="Matthew Nelson" w:date="2024-09-19T22:31:00Z">
              <w:rPr>
                <w:rStyle w:val="Hyperlink"/>
                <w:noProof/>
              </w:rPr>
            </w:rPrChange>
          </w:rPr>
          <w:delText>Semantic Versioning Specification for SDMX 3.0(.0)</w:delText>
        </w:r>
        <w:r w:rsidDel="00C61FD2">
          <w:rPr>
            <w:noProof/>
            <w:webHidden/>
          </w:rPr>
          <w:tab/>
          <w:delText>113</w:delText>
        </w:r>
      </w:del>
    </w:p>
    <w:p w14:paraId="312C4D2C" w14:textId="2349A40B" w:rsidR="00753093" w:rsidDel="00C61FD2" w:rsidRDefault="00753093">
      <w:pPr>
        <w:pStyle w:val="TOC2"/>
        <w:tabs>
          <w:tab w:val="left" w:pos="880"/>
          <w:tab w:val="right" w:leader="dot" w:pos="8302"/>
        </w:tabs>
        <w:rPr>
          <w:del w:id="1091" w:author="Matthew Nelson" w:date="2024-09-19T22:31:00Z"/>
          <w:rFonts w:asciiTheme="minorHAnsi" w:eastAsiaTheme="minorEastAsia" w:hAnsiTheme="minorHAnsi" w:cstheme="minorBidi"/>
          <w:noProof/>
          <w:szCs w:val="22"/>
          <w:lang w:eastAsia="en-GB"/>
        </w:rPr>
      </w:pPr>
      <w:del w:id="1092" w:author="Matthew Nelson" w:date="2024-09-19T22:31:00Z">
        <w:r w:rsidRPr="00C61FD2" w:rsidDel="00C61FD2">
          <w:rPr>
            <w:noProof/>
            <w:rPrChange w:id="1093" w:author="Matthew Nelson" w:date="2024-09-19T22:31:00Z">
              <w:rPr>
                <w:rStyle w:val="Hyperlink"/>
                <w:noProof/>
              </w:rPr>
            </w:rPrChange>
          </w:rPr>
          <w:delText>14.3</w:delText>
        </w:r>
        <w:r w:rsidDel="00C61FD2">
          <w:rPr>
            <w:rFonts w:asciiTheme="minorHAnsi" w:eastAsiaTheme="minorEastAsia" w:hAnsiTheme="minorHAnsi" w:cstheme="minorBidi"/>
            <w:noProof/>
            <w:szCs w:val="22"/>
            <w:lang w:eastAsia="en-GB"/>
          </w:rPr>
          <w:tab/>
        </w:r>
        <w:r w:rsidRPr="00C61FD2" w:rsidDel="00C61FD2">
          <w:rPr>
            <w:noProof/>
            <w:rPrChange w:id="1094" w:author="Matthew Nelson" w:date="2024-09-19T22:31:00Z">
              <w:rPr>
                <w:rStyle w:val="Hyperlink"/>
                <w:noProof/>
              </w:rPr>
            </w:rPrChange>
          </w:rPr>
          <w:delText>Backus–Naur Form Grammar for Valid SDMX 3.0(.0) Semantic Versions</w:delText>
        </w:r>
        <w:r w:rsidDel="00C61FD2">
          <w:rPr>
            <w:noProof/>
            <w:webHidden/>
          </w:rPr>
          <w:tab/>
          <w:delText>115</w:delText>
        </w:r>
      </w:del>
    </w:p>
    <w:p w14:paraId="0B99516D" w14:textId="54DC9CC2" w:rsidR="00753093" w:rsidDel="00C61FD2" w:rsidRDefault="00753093">
      <w:pPr>
        <w:pStyle w:val="TOC2"/>
        <w:tabs>
          <w:tab w:val="left" w:pos="880"/>
          <w:tab w:val="right" w:leader="dot" w:pos="8302"/>
        </w:tabs>
        <w:rPr>
          <w:del w:id="1095" w:author="Matthew Nelson" w:date="2024-09-19T22:31:00Z"/>
          <w:rFonts w:asciiTheme="minorHAnsi" w:eastAsiaTheme="minorEastAsia" w:hAnsiTheme="minorHAnsi" w:cstheme="minorBidi"/>
          <w:noProof/>
          <w:szCs w:val="22"/>
          <w:lang w:eastAsia="en-GB"/>
        </w:rPr>
      </w:pPr>
      <w:del w:id="1096" w:author="Matthew Nelson" w:date="2024-09-19T22:31:00Z">
        <w:r w:rsidRPr="00C61FD2" w:rsidDel="00C61FD2">
          <w:rPr>
            <w:noProof/>
            <w:rPrChange w:id="1097" w:author="Matthew Nelson" w:date="2024-09-19T22:31:00Z">
              <w:rPr>
                <w:rStyle w:val="Hyperlink"/>
                <w:noProof/>
              </w:rPr>
            </w:rPrChange>
          </w:rPr>
          <w:delText>14.4</w:delText>
        </w:r>
        <w:r w:rsidDel="00C61FD2">
          <w:rPr>
            <w:rFonts w:asciiTheme="minorHAnsi" w:eastAsiaTheme="minorEastAsia" w:hAnsiTheme="minorHAnsi" w:cstheme="minorBidi"/>
            <w:noProof/>
            <w:szCs w:val="22"/>
            <w:lang w:eastAsia="en-GB"/>
          </w:rPr>
          <w:tab/>
        </w:r>
        <w:r w:rsidRPr="00C61FD2" w:rsidDel="00C61FD2">
          <w:rPr>
            <w:noProof/>
            <w:rPrChange w:id="1098" w:author="Matthew Nelson" w:date="2024-09-19T22:31:00Z">
              <w:rPr>
                <w:rStyle w:val="Hyperlink"/>
                <w:noProof/>
              </w:rPr>
            </w:rPrChange>
          </w:rPr>
          <w:delText>Dependency Management in SDMX 3.0(.0):</w:delText>
        </w:r>
        <w:r w:rsidDel="00C61FD2">
          <w:rPr>
            <w:noProof/>
            <w:webHidden/>
          </w:rPr>
          <w:tab/>
          <w:delText>116</w:delText>
        </w:r>
      </w:del>
    </w:p>
    <w:p w14:paraId="13D57E2B" w14:textId="72EB2273" w:rsidR="00753093" w:rsidDel="00C61FD2" w:rsidRDefault="00753093">
      <w:pPr>
        <w:pStyle w:val="TOC2"/>
        <w:tabs>
          <w:tab w:val="left" w:pos="880"/>
          <w:tab w:val="right" w:leader="dot" w:pos="8302"/>
        </w:tabs>
        <w:rPr>
          <w:del w:id="1099" w:author="Matthew Nelson" w:date="2024-09-19T22:31:00Z"/>
          <w:rFonts w:asciiTheme="minorHAnsi" w:eastAsiaTheme="minorEastAsia" w:hAnsiTheme="minorHAnsi" w:cstheme="minorBidi"/>
          <w:noProof/>
          <w:szCs w:val="22"/>
          <w:lang w:eastAsia="en-GB"/>
        </w:rPr>
      </w:pPr>
      <w:del w:id="1100" w:author="Matthew Nelson" w:date="2024-09-19T22:31:00Z">
        <w:r w:rsidRPr="00C61FD2" w:rsidDel="00C61FD2">
          <w:rPr>
            <w:noProof/>
            <w:rPrChange w:id="1101" w:author="Matthew Nelson" w:date="2024-09-19T22:31:00Z">
              <w:rPr>
                <w:rStyle w:val="Hyperlink"/>
                <w:noProof/>
              </w:rPr>
            </w:rPrChange>
          </w:rPr>
          <w:delText>14.5</w:delText>
        </w:r>
        <w:r w:rsidDel="00C61FD2">
          <w:rPr>
            <w:rFonts w:asciiTheme="minorHAnsi" w:eastAsiaTheme="minorEastAsia" w:hAnsiTheme="minorHAnsi" w:cstheme="minorBidi"/>
            <w:noProof/>
            <w:szCs w:val="22"/>
            <w:lang w:eastAsia="en-GB"/>
          </w:rPr>
          <w:tab/>
        </w:r>
        <w:r w:rsidRPr="00C61FD2" w:rsidDel="00C61FD2">
          <w:rPr>
            <w:noProof/>
            <w:rPrChange w:id="1102" w:author="Matthew Nelson" w:date="2024-09-19T22:31:00Z">
              <w:rPr>
                <w:rStyle w:val="Hyperlink"/>
                <w:noProof/>
              </w:rPr>
            </w:rPrChange>
          </w:rPr>
          <w:delText>Upgrade and conversions of artefacts defined with previous SDMX standard versions to Semantic Versioning</w:delText>
        </w:r>
        <w:r w:rsidDel="00C61FD2">
          <w:rPr>
            <w:noProof/>
            <w:webHidden/>
          </w:rPr>
          <w:tab/>
          <w:delText>117</w:delText>
        </w:r>
      </w:del>
    </w:p>
    <w:p w14:paraId="0055FA9C" w14:textId="471C2BC3" w:rsidR="00753093" w:rsidDel="00C61FD2" w:rsidRDefault="00753093">
      <w:pPr>
        <w:pStyle w:val="TOC2"/>
        <w:tabs>
          <w:tab w:val="left" w:pos="880"/>
          <w:tab w:val="right" w:leader="dot" w:pos="8302"/>
        </w:tabs>
        <w:rPr>
          <w:del w:id="1103" w:author="Matthew Nelson" w:date="2024-09-19T22:31:00Z"/>
          <w:rFonts w:asciiTheme="minorHAnsi" w:eastAsiaTheme="minorEastAsia" w:hAnsiTheme="minorHAnsi" w:cstheme="minorBidi"/>
          <w:noProof/>
          <w:szCs w:val="22"/>
          <w:lang w:eastAsia="en-GB"/>
        </w:rPr>
      </w:pPr>
      <w:del w:id="1104" w:author="Matthew Nelson" w:date="2024-09-19T22:31:00Z">
        <w:r w:rsidRPr="00C61FD2" w:rsidDel="00C61FD2">
          <w:rPr>
            <w:noProof/>
            <w:rPrChange w:id="1105" w:author="Matthew Nelson" w:date="2024-09-19T22:31:00Z">
              <w:rPr>
                <w:rStyle w:val="Hyperlink"/>
                <w:noProof/>
              </w:rPr>
            </w:rPrChange>
          </w:rPr>
          <w:delText>14.6</w:delText>
        </w:r>
        <w:r w:rsidDel="00C61FD2">
          <w:rPr>
            <w:rFonts w:asciiTheme="minorHAnsi" w:eastAsiaTheme="minorEastAsia" w:hAnsiTheme="minorHAnsi" w:cstheme="minorBidi"/>
            <w:noProof/>
            <w:szCs w:val="22"/>
            <w:lang w:eastAsia="en-GB"/>
          </w:rPr>
          <w:tab/>
        </w:r>
        <w:r w:rsidRPr="00C61FD2" w:rsidDel="00C61FD2">
          <w:rPr>
            <w:noProof/>
            <w:rPrChange w:id="1106" w:author="Matthew Nelson" w:date="2024-09-19T22:31:00Z">
              <w:rPr>
                <w:rStyle w:val="Hyperlink"/>
                <w:noProof/>
              </w:rPr>
            </w:rPrChange>
          </w:rPr>
          <w:delText>FAQ for Semantic Versioning</w:delText>
        </w:r>
        <w:r w:rsidDel="00C61FD2">
          <w:rPr>
            <w:noProof/>
            <w:webHidden/>
          </w:rPr>
          <w:tab/>
          <w:delText>118</w:delText>
        </w:r>
      </w:del>
    </w:p>
    <w:p w14:paraId="15D0FB0C" w14:textId="7D7BF4FB" w:rsidR="00B83610" w:rsidRPr="00AD2257" w:rsidRDefault="006076AA" w:rsidP="006076AA">
      <w:pPr>
        <w:pStyle w:val="Paragraph"/>
        <w:suppressLineNumbers/>
      </w:pPr>
      <w:r>
        <w:fldChar w:fldCharType="end"/>
      </w:r>
    </w:p>
    <w:p w14:paraId="632E7739" w14:textId="68AB6CC3" w:rsidR="009F24F7" w:rsidRPr="00AD2257" w:rsidRDefault="009F24F7" w:rsidP="00A6281D">
      <w:pPr>
        <w:pStyle w:val="Heading1"/>
      </w:pPr>
      <w:bookmarkStart w:id="1107" w:name="_Toc73459943"/>
      <w:bookmarkStart w:id="1108" w:name="_Toc178073069"/>
      <w:r w:rsidRPr="00AD2257">
        <w:lastRenderedPageBreak/>
        <w:t>Purpose and Structure</w:t>
      </w:r>
      <w:bookmarkEnd w:id="1107"/>
      <w:bookmarkEnd w:id="1108"/>
    </w:p>
    <w:p w14:paraId="08A0B6B4" w14:textId="50F7E578" w:rsidR="009F24F7" w:rsidRPr="00AD2257" w:rsidRDefault="009F24F7" w:rsidP="004F524E">
      <w:pPr>
        <w:pStyle w:val="Heading2"/>
      </w:pPr>
      <w:bookmarkStart w:id="1109" w:name="_Toc73459944"/>
      <w:bookmarkStart w:id="1110" w:name="_Toc178073070"/>
      <w:r w:rsidRPr="00AD2257">
        <w:t>Purpose</w:t>
      </w:r>
      <w:bookmarkEnd w:id="1109"/>
      <w:bookmarkEnd w:id="1110"/>
    </w:p>
    <w:p w14:paraId="188DC792" w14:textId="3F76698F" w:rsidR="009F24F7" w:rsidRPr="004E2476" w:rsidRDefault="009F24F7" w:rsidP="00FD4515">
      <w:r w:rsidRPr="008114AE">
        <w:t xml:space="preserve">The intention of </w:t>
      </w:r>
      <w:r w:rsidR="004D23C2">
        <w:t>Section 6</w:t>
      </w:r>
      <w:r w:rsidRPr="00F2745A">
        <w:t xml:space="preserve"> is to document certain a</w:t>
      </w:r>
      <w:r w:rsidRPr="004E2476">
        <w:t xml:space="preserve">spects of SDMX that are important to understand and will aid implementation decisions. The explanations here supplement the information documented in the SDMX </w:t>
      </w:r>
      <w:r w:rsidR="004E2476" w:rsidRPr="004E2476">
        <w:t xml:space="preserve">XML/JSON </w:t>
      </w:r>
      <w:r w:rsidRPr="004E2476">
        <w:t>schema</w:t>
      </w:r>
      <w:r w:rsidR="004E2476" w:rsidRPr="004E2476">
        <w:t>s</w:t>
      </w:r>
      <w:r w:rsidRPr="004E2476">
        <w:t xml:space="preserve"> and the Information Model.</w:t>
      </w:r>
    </w:p>
    <w:p w14:paraId="122DFE04" w14:textId="48AE069D" w:rsidR="009F24F7" w:rsidRPr="00AD2257" w:rsidRDefault="009F24F7" w:rsidP="004F524E">
      <w:pPr>
        <w:pStyle w:val="Heading2"/>
      </w:pPr>
      <w:bookmarkStart w:id="1111" w:name="_Toc73459945"/>
      <w:bookmarkStart w:id="1112" w:name="_Toc178073071"/>
      <w:r w:rsidRPr="00AD2257">
        <w:t>Structure</w:t>
      </w:r>
      <w:bookmarkEnd w:id="1111"/>
      <w:bookmarkEnd w:id="1112"/>
    </w:p>
    <w:p w14:paraId="097687FE" w14:textId="77777777" w:rsidR="009F24F7" w:rsidRPr="00AD2257" w:rsidRDefault="009F24F7" w:rsidP="009F24F7">
      <w:pPr>
        <w:pStyle w:val="Paragraph"/>
      </w:pPr>
      <w:r w:rsidRPr="00AD2257">
        <w:t>This document is organized into the following major parts:</w:t>
      </w:r>
    </w:p>
    <w:p w14:paraId="234BD904" w14:textId="77777777" w:rsidR="009F24F7" w:rsidRPr="00AD2257" w:rsidRDefault="009F24F7" w:rsidP="009F24F7">
      <w:pPr>
        <w:pStyle w:val="Paragraph"/>
      </w:pPr>
    </w:p>
    <w:p w14:paraId="2FD13BB5" w14:textId="027EAA4F" w:rsidR="009F24F7" w:rsidRPr="004E2476" w:rsidRDefault="009F24F7" w:rsidP="00A6281D">
      <w:pPr>
        <w:pStyle w:val="bulleted"/>
      </w:pPr>
      <w:r w:rsidRPr="008114AE">
        <w:t>A guide to the SDMX Information Model relating to Data Structure Definitions and Data Sets, statement of differences in functionality supported by the different formats and syntaxes for Dat</w:t>
      </w:r>
      <w:r w:rsidRPr="00F2745A">
        <w:t>a Structure De</w:t>
      </w:r>
      <w:r w:rsidRPr="004E2476">
        <w:t xml:space="preserve">finitions and Data Sets, and best practices for use of SDMX formats, including the representation for </w:t>
      </w:r>
      <w:proofErr w:type="gramStart"/>
      <w:r w:rsidRPr="004E2476">
        <w:t>time period</w:t>
      </w:r>
      <w:proofErr w:type="gramEnd"/>
      <w:r w:rsidR="004E2476" w:rsidRPr="004E2476">
        <w:t>.</w:t>
      </w:r>
    </w:p>
    <w:p w14:paraId="08EC4CA6" w14:textId="0C0914C7" w:rsidR="009F24F7" w:rsidRPr="008114AE" w:rsidRDefault="009F24F7" w:rsidP="00A6281D">
      <w:pPr>
        <w:pStyle w:val="bulleted"/>
      </w:pPr>
      <w:r w:rsidRPr="004E2476">
        <w:t>A guide to the SDMX Information Model relating to Metadata Structure Definitions, and Metadata Sets</w:t>
      </w:r>
      <w:r w:rsidR="004E2476">
        <w:t>.</w:t>
      </w:r>
    </w:p>
    <w:p w14:paraId="6C453120" w14:textId="5F35E0D4" w:rsidR="009F24F7" w:rsidRPr="008114AE" w:rsidRDefault="009F24F7" w:rsidP="00A6281D">
      <w:pPr>
        <w:pStyle w:val="bulleted"/>
      </w:pPr>
      <w:r w:rsidRPr="00F2745A">
        <w:t>Other structural artefacts o</w:t>
      </w:r>
      <w:r w:rsidRPr="004E2476">
        <w:t xml:space="preserve">f interest: </w:t>
      </w:r>
      <w:r w:rsidR="004E2476">
        <w:t>A</w:t>
      </w:r>
      <w:r w:rsidRPr="004E2476">
        <w:t xml:space="preserve">gencies, </w:t>
      </w:r>
      <w:r w:rsidR="004E2476">
        <w:t>C</w:t>
      </w:r>
      <w:r w:rsidRPr="004E2476">
        <w:t xml:space="preserve">oncept </w:t>
      </w:r>
      <w:r w:rsidR="004E2476">
        <w:t>R</w:t>
      </w:r>
      <w:r w:rsidRPr="004E2476">
        <w:t>ole</w:t>
      </w:r>
      <w:r w:rsidR="004E2476">
        <w:t>,</w:t>
      </w:r>
      <w:r w:rsidRPr="004E2476">
        <w:t xml:space="preserve"> </w:t>
      </w:r>
      <w:r w:rsidR="004E2476">
        <w:t>C</w:t>
      </w:r>
      <w:r w:rsidRPr="004E2476">
        <w:t xml:space="preserve">onstraint, </w:t>
      </w:r>
      <w:proofErr w:type="spellStart"/>
      <w:r w:rsidR="004E2476">
        <w:t>C</w:t>
      </w:r>
      <w:r w:rsidRPr="004E2476">
        <w:t>odelist</w:t>
      </w:r>
      <w:proofErr w:type="spellEnd"/>
      <w:r w:rsidR="004E2476">
        <w:t>.</w:t>
      </w:r>
    </w:p>
    <w:p w14:paraId="357A9B00" w14:textId="6A287A05" w:rsidR="009F24F7" w:rsidRPr="00AD2257" w:rsidRDefault="009F24F7" w:rsidP="00A6281D">
      <w:pPr>
        <w:pStyle w:val="Heading1"/>
      </w:pPr>
      <w:bookmarkStart w:id="1113" w:name="_Toc73459946"/>
      <w:bookmarkStart w:id="1114" w:name="_Toc178073072"/>
      <w:r w:rsidRPr="00AD2257">
        <w:lastRenderedPageBreak/>
        <w:t>General Notes on This Document</w:t>
      </w:r>
      <w:bookmarkEnd w:id="1113"/>
      <w:bookmarkEnd w:id="1114"/>
    </w:p>
    <w:p w14:paraId="3B992AF0" w14:textId="77E00B72" w:rsidR="009F24F7" w:rsidRPr="00AD2257" w:rsidRDefault="009F24F7" w:rsidP="009F24F7">
      <w:pPr>
        <w:pStyle w:val="Paragraph"/>
      </w:pPr>
      <w:r w:rsidRPr="00AD2257">
        <w:t>A</w:t>
      </w:r>
      <w:r w:rsidR="004E2476">
        <w:t>s of version SDMX 2.1</w:t>
      </w:r>
      <w:r w:rsidRPr="00AD2257">
        <w:t xml:space="preserve">, the term </w:t>
      </w:r>
      <w:r w:rsidR="00593C29">
        <w:t>"</w:t>
      </w:r>
      <w:r w:rsidRPr="00AD2257">
        <w:t>Key family</w:t>
      </w:r>
      <w:r w:rsidR="00593C29">
        <w:t>"</w:t>
      </w:r>
      <w:r w:rsidRPr="00AD2257">
        <w:t xml:space="preserve"> </w:t>
      </w:r>
      <w:r w:rsidR="004E2476">
        <w:t>has been</w:t>
      </w:r>
      <w:r w:rsidRPr="00AD2257">
        <w:t xml:space="preserve"> replaced by Data Structure Definition (also known and referred to as DSD) both in the XML schemas and the Information Model. The term </w:t>
      </w:r>
      <w:r w:rsidR="00593C29">
        <w:t>"</w:t>
      </w:r>
      <w:r w:rsidRPr="00AD2257">
        <w:t>Key family</w:t>
      </w:r>
      <w:r w:rsidR="00593C29">
        <w:t>"</w:t>
      </w:r>
      <w:r w:rsidRPr="00AD2257">
        <w:t xml:space="preserve"> is not familiar to many people and its name was taken from the model of SDMX-EDI (previously known as GESMES/TS). The more familiar name </w:t>
      </w:r>
      <w:r w:rsidR="00593C29">
        <w:t>"</w:t>
      </w:r>
      <w:r w:rsidRPr="00AD2257">
        <w:t>Data Structure Definition</w:t>
      </w:r>
      <w:r w:rsidR="00593C29">
        <w:t>"</w:t>
      </w:r>
      <w:r w:rsidRPr="00AD2257">
        <w:t xml:space="preserve"> which was used in many documents is now also the technical artefact in the SDMX-ML and Information Model technical specifications. </w:t>
      </w:r>
      <w:r w:rsidR="004E2476">
        <w:t>T</w:t>
      </w:r>
      <w:r w:rsidRPr="00AD2257">
        <w:t>he SDMX-EDI specification</w:t>
      </w:r>
      <w:r w:rsidR="004E2476">
        <w:t xml:space="preserve">, that was using the </w:t>
      </w:r>
      <w:r w:rsidR="004E2476" w:rsidRPr="00AD2257">
        <w:t xml:space="preserve">term </w:t>
      </w:r>
      <w:r w:rsidR="00593C29">
        <w:t>"</w:t>
      </w:r>
      <w:r w:rsidR="004E2476" w:rsidRPr="00AD2257">
        <w:t>Key family</w:t>
      </w:r>
      <w:r w:rsidR="00593C29">
        <w:t>"</w:t>
      </w:r>
      <w:r w:rsidR="004E2476">
        <w:t>, is deprecated in this version of the specification.</w:t>
      </w:r>
    </w:p>
    <w:p w14:paraId="7E110E27" w14:textId="77777777" w:rsidR="009F24F7" w:rsidRPr="00AD2257" w:rsidRDefault="009F24F7" w:rsidP="009F24F7">
      <w:pPr>
        <w:pStyle w:val="Paragraph"/>
      </w:pPr>
    </w:p>
    <w:p w14:paraId="49E086BF" w14:textId="3CBC6FB6" w:rsidR="00D534E3" w:rsidRDefault="009F24F7" w:rsidP="00D534E3">
      <w:r w:rsidRPr="00AD2257">
        <w:t>There has been much work within the SDMX community on the creation of user guides, tutorials, and other aids to implementation and understanding of the standard. This document is not intended to duplicate the function of these documents, but instead represents a short set of technical notes not generally covered elsewhere.</w:t>
      </w:r>
    </w:p>
    <w:p w14:paraId="05AF1DCE" w14:textId="5D26675D" w:rsidR="00D534E3" w:rsidRDefault="00D534E3" w:rsidP="00D534E3"/>
    <w:p w14:paraId="45066C53" w14:textId="4D8B61A0" w:rsidR="00D534E3" w:rsidRDefault="00D534E3" w:rsidP="00A6281D">
      <w:pPr>
        <w:pStyle w:val="Heading1"/>
      </w:pPr>
      <w:bookmarkStart w:id="1115" w:name="_Toc73459947"/>
      <w:bookmarkStart w:id="1116" w:name="_Toc178073073"/>
      <w:r>
        <w:lastRenderedPageBreak/>
        <w:t>Guide for SDMX Format Standards</w:t>
      </w:r>
      <w:bookmarkEnd w:id="1115"/>
      <w:bookmarkEnd w:id="1116"/>
    </w:p>
    <w:p w14:paraId="25584842" w14:textId="60FEBD43" w:rsidR="00D534E3" w:rsidRDefault="00D534E3" w:rsidP="004F524E">
      <w:pPr>
        <w:pStyle w:val="Heading2"/>
      </w:pPr>
      <w:bookmarkStart w:id="1117" w:name="_Toc73459948"/>
      <w:bookmarkStart w:id="1118" w:name="_Toc178073074"/>
      <w:r>
        <w:t>Introduction</w:t>
      </w:r>
      <w:bookmarkEnd w:id="1117"/>
      <w:bookmarkEnd w:id="1118"/>
    </w:p>
    <w:p w14:paraId="1B3EF177" w14:textId="64DDF3E6" w:rsidR="009F24F7" w:rsidRPr="00AD2257" w:rsidRDefault="00D534E3" w:rsidP="00FD4515">
      <w:r>
        <w:t>T</w:t>
      </w:r>
      <w:r w:rsidR="009F24F7" w:rsidRPr="00AD2257">
        <w:t>his guide exists to provide information to implementers of the SDMX format standards – SDMX-M</w:t>
      </w:r>
      <w:r>
        <w:t xml:space="preserve">L, </w:t>
      </w:r>
      <w:r w:rsidR="005F1111">
        <w:t>SDMX-JSON</w:t>
      </w:r>
      <w:r w:rsidR="009F24F7" w:rsidRPr="00AD2257">
        <w:t xml:space="preserve"> </w:t>
      </w:r>
      <w:r>
        <w:t xml:space="preserve">and </w:t>
      </w:r>
      <w:r w:rsidR="005F1111">
        <w:t>SDMX-CSV</w:t>
      </w:r>
      <w:r>
        <w:t xml:space="preserve"> </w:t>
      </w:r>
      <w:r w:rsidR="009F24F7" w:rsidRPr="00AD2257">
        <w:t>– that are concerned with data, i.e.</w:t>
      </w:r>
      <w:r>
        <w:t>,</w:t>
      </w:r>
      <w:r w:rsidR="009F24F7" w:rsidRPr="00AD2257">
        <w:t xml:space="preserve"> Data Structure Definitions and Data Sets. This section is intended to provide information </w:t>
      </w:r>
      <w:r w:rsidR="005F1111">
        <w:t>that</w:t>
      </w:r>
      <w:r w:rsidR="009F24F7" w:rsidRPr="00AD2257">
        <w:t xml:space="preserve"> will help users of SDMX understand and implement the standards. It is not normative, and it does not provide any rules for the use of the standards, such as those found in </w:t>
      </w:r>
      <w:r w:rsidR="009F24F7" w:rsidRPr="00AD2257">
        <w:rPr>
          <w:rStyle w:val="ItalicChar"/>
        </w:rPr>
        <w:t>SDMX-ML: Schema and Documentation</w:t>
      </w:r>
      <w:r w:rsidR="009F24F7" w:rsidRPr="00AD2257">
        <w:t>.</w:t>
      </w:r>
    </w:p>
    <w:p w14:paraId="58C21841" w14:textId="77777777" w:rsidR="009F24F7" w:rsidRPr="00AD2257" w:rsidRDefault="009F24F7" w:rsidP="009F24F7">
      <w:pPr>
        <w:pStyle w:val="Paragraph"/>
      </w:pPr>
    </w:p>
    <w:p w14:paraId="29294E08" w14:textId="04F8A15F" w:rsidR="009F24F7" w:rsidRPr="00AD2257" w:rsidRDefault="009F24F7" w:rsidP="004F524E">
      <w:pPr>
        <w:pStyle w:val="Heading2"/>
      </w:pPr>
      <w:bookmarkStart w:id="1119" w:name="_Toc96745458"/>
      <w:bookmarkStart w:id="1120" w:name="_Toc73459949"/>
      <w:bookmarkStart w:id="1121" w:name="_Toc178073075"/>
      <w:r w:rsidRPr="00AD2257">
        <w:t>SDMX Information Model for Format Implementers</w:t>
      </w:r>
      <w:bookmarkEnd w:id="1119"/>
      <w:bookmarkEnd w:id="1120"/>
      <w:bookmarkEnd w:id="1121"/>
    </w:p>
    <w:p w14:paraId="30A34945" w14:textId="270B1606" w:rsidR="009F24F7" w:rsidRPr="00AD2257" w:rsidRDefault="009F24F7">
      <w:pPr>
        <w:pStyle w:val="Heading3"/>
      </w:pPr>
      <w:bookmarkStart w:id="1122" w:name="_Toc96745459"/>
      <w:bookmarkStart w:id="1123" w:name="_Toc73459950"/>
      <w:bookmarkStart w:id="1124" w:name="_Toc178073076"/>
      <w:r w:rsidRPr="00AD2257">
        <w:t>Introduction</w:t>
      </w:r>
      <w:bookmarkEnd w:id="1122"/>
      <w:bookmarkEnd w:id="1123"/>
      <w:bookmarkEnd w:id="1124"/>
    </w:p>
    <w:p w14:paraId="033EB709" w14:textId="46442D3D" w:rsidR="009F24F7" w:rsidRPr="00AD2257" w:rsidRDefault="009F24F7" w:rsidP="009F24F7">
      <w:pPr>
        <w:pStyle w:val="Paragraph"/>
      </w:pPr>
      <w:r w:rsidRPr="00AD2257">
        <w:t xml:space="preserve">The purpose of this sub-section is to </w:t>
      </w:r>
      <w:proofErr w:type="gramStart"/>
      <w:r w:rsidRPr="00AD2257">
        <w:t>provide an introduction to</w:t>
      </w:r>
      <w:proofErr w:type="gramEnd"/>
      <w:r w:rsidRPr="00AD2257">
        <w:t xml:space="preserve"> the SDMX-IM relating to Data Structure Definitions and Data Sets for those whose primary interest is in the use of the XML</w:t>
      </w:r>
      <w:r w:rsidR="00D534E3">
        <w:t>, JSON or CSV</w:t>
      </w:r>
      <w:r w:rsidRPr="00AD2257">
        <w:t xml:space="preserve"> formats. For those wishing to have a deeper understanding of the Information Model, the full SDMX-IM document, and other sections in this guide provide a more in-depth view, along with UML diagrams and supporting explanation. For those who are unfamiliar with DSDs, an appendix to the SDMX-IM provides a tutorial which may serve as a useful introduction.</w:t>
      </w:r>
    </w:p>
    <w:p w14:paraId="18007504" w14:textId="77777777" w:rsidR="009F24F7" w:rsidRPr="00AD2257" w:rsidRDefault="009F24F7" w:rsidP="009F24F7">
      <w:pPr>
        <w:pStyle w:val="Paragraph"/>
      </w:pPr>
    </w:p>
    <w:p w14:paraId="6495DC64" w14:textId="77777777" w:rsidR="009F24F7" w:rsidRPr="00AD2257" w:rsidRDefault="009F24F7" w:rsidP="009F24F7">
      <w:pPr>
        <w:pStyle w:val="Paragraph"/>
      </w:pPr>
      <w:r w:rsidRPr="00AD2257">
        <w:t xml:space="preserve">The SDMX-IM is used to describe the basic data and metadata structures used in </w:t>
      </w:r>
      <w:proofErr w:type="gramStart"/>
      <w:r w:rsidRPr="00AD2257">
        <w:t>all of</w:t>
      </w:r>
      <w:proofErr w:type="gramEnd"/>
      <w:r w:rsidRPr="00AD2257">
        <w:t xml:space="preserve"> the SDMX data formats. The Information Model concerns itself with statistical data and its structural metadata, and that is what is described here. Both structural metadata and data have some additional metadata in common, related to their management and administration. These aspects of the data model are not addressed in this section and covered elsewhere in this guide or in the full SDMX-IM document.</w:t>
      </w:r>
    </w:p>
    <w:p w14:paraId="3F965EE8" w14:textId="137C5D08" w:rsidR="009F24F7" w:rsidRPr="00AD2257" w:rsidRDefault="009F24F7" w:rsidP="009F24F7">
      <w:pPr>
        <w:pStyle w:val="Paragraph"/>
      </w:pPr>
    </w:p>
    <w:p w14:paraId="06C3CFF6" w14:textId="2509AE7C" w:rsidR="009F24F7" w:rsidRPr="00AD2257" w:rsidRDefault="009F24F7" w:rsidP="009F24F7">
      <w:pPr>
        <w:pStyle w:val="Paragraph"/>
      </w:pPr>
      <w:r w:rsidRPr="00AD2257">
        <w:t>Note that in the descriptions below, text in courier and italic</w:t>
      </w:r>
      <w:r w:rsidR="00D534E3">
        <w:t>s</w:t>
      </w:r>
      <w:r w:rsidRPr="00AD2257">
        <w:t xml:space="preserve"> are the names used in the information model (e.g.</w:t>
      </w:r>
      <w:r w:rsidR="00D534E3">
        <w:t>,</w:t>
      </w:r>
      <w:r w:rsidRPr="00AD2257">
        <w:t xml:space="preserve"> </w:t>
      </w:r>
      <w:r w:rsidRPr="00FD4515">
        <w:rPr>
          <w:rStyle w:val="ArtefactClassAbstract"/>
        </w:rPr>
        <w:t>DataSet</w:t>
      </w:r>
      <w:r w:rsidRPr="00AD2257">
        <w:t>).</w:t>
      </w:r>
    </w:p>
    <w:p w14:paraId="210DD681" w14:textId="604F6A63" w:rsidR="009F24F7" w:rsidRPr="00AD2257" w:rsidRDefault="004F524E" w:rsidP="004F524E">
      <w:pPr>
        <w:pStyle w:val="Heading2"/>
      </w:pPr>
      <w:bookmarkStart w:id="1125" w:name="_Toc229372849"/>
      <w:bookmarkStart w:id="1126" w:name="_Toc229372850"/>
      <w:bookmarkStart w:id="1127" w:name="_Toc229372852"/>
      <w:bookmarkStart w:id="1128" w:name="_Toc229372856"/>
      <w:bookmarkStart w:id="1129" w:name="_Toc229372858"/>
      <w:bookmarkStart w:id="1130" w:name="_Toc229372860"/>
      <w:bookmarkStart w:id="1131" w:name="_Toc229372862"/>
      <w:bookmarkStart w:id="1132" w:name="_Toc229372864"/>
      <w:bookmarkStart w:id="1133" w:name="_Toc229372866"/>
      <w:bookmarkStart w:id="1134" w:name="_Toc229372868"/>
      <w:bookmarkStart w:id="1135" w:name="_Toc229372879"/>
      <w:bookmarkStart w:id="1136" w:name="_Toc229372882"/>
      <w:bookmarkStart w:id="1137" w:name="_Toc229372883"/>
      <w:bookmarkStart w:id="1138" w:name="_Toc229372885"/>
      <w:bookmarkStart w:id="1139" w:name="_Toc229372886"/>
      <w:bookmarkStart w:id="1140" w:name="_Toc229372891"/>
      <w:bookmarkStart w:id="1141" w:name="_Toc229372893"/>
      <w:bookmarkStart w:id="1142" w:name="_Toc229372895"/>
      <w:bookmarkStart w:id="1143" w:name="_Toc229372896"/>
      <w:bookmarkStart w:id="1144" w:name="_Toc229372897"/>
      <w:bookmarkStart w:id="1145" w:name="_Toc229372899"/>
      <w:bookmarkStart w:id="1146" w:name="_Toc229372901"/>
      <w:bookmarkStart w:id="1147" w:name="_Toc229372902"/>
      <w:bookmarkStart w:id="1148" w:name="_Toc229372903"/>
      <w:bookmarkStart w:id="1149" w:name="_Toc229372904"/>
      <w:bookmarkStart w:id="1150" w:name="_Toc229372905"/>
      <w:bookmarkStart w:id="1151" w:name="_Toc229372907"/>
      <w:bookmarkStart w:id="1152" w:name="_Toc229372908"/>
      <w:bookmarkStart w:id="1153" w:name="_Toc229372909"/>
      <w:bookmarkStart w:id="1154" w:name="_Toc229372910"/>
      <w:bookmarkStart w:id="1155" w:name="_Toc229372911"/>
      <w:bookmarkStart w:id="1156" w:name="_Toc229372912"/>
      <w:bookmarkStart w:id="1157" w:name="_Toc229372913"/>
      <w:bookmarkStart w:id="1158" w:name="_Toc229372914"/>
      <w:bookmarkStart w:id="1159" w:name="_Toc229372915"/>
      <w:bookmarkStart w:id="1160" w:name="_Toc229372919"/>
      <w:bookmarkStart w:id="1161" w:name="_Toc229372921"/>
      <w:bookmarkStart w:id="1162" w:name="_Toc229372922"/>
      <w:bookmarkStart w:id="1163" w:name="_Toc229372923"/>
      <w:bookmarkStart w:id="1164" w:name="_Toc229372924"/>
      <w:bookmarkStart w:id="1165" w:name="_Toc229372926"/>
      <w:bookmarkStart w:id="1166" w:name="_Toc229372927"/>
      <w:bookmarkStart w:id="1167" w:name="_Toc229372928"/>
      <w:bookmarkStart w:id="1168" w:name="_Toc229372930"/>
      <w:bookmarkStart w:id="1169" w:name="_Toc229372932"/>
      <w:bookmarkStart w:id="1170" w:name="_Toc229372934"/>
      <w:bookmarkStart w:id="1171" w:name="_Toc229372936"/>
      <w:bookmarkStart w:id="1172" w:name="_Toc229372937"/>
      <w:bookmarkStart w:id="1173" w:name="_Toc229372938"/>
      <w:bookmarkStart w:id="1174" w:name="_Toc229372943"/>
      <w:bookmarkStart w:id="1175" w:name="_Toc229372944"/>
      <w:bookmarkStart w:id="1176" w:name="_Toc229372945"/>
      <w:bookmarkStart w:id="1177" w:name="_Toc229372949"/>
      <w:bookmarkStart w:id="1178" w:name="_Toc229372950"/>
      <w:bookmarkStart w:id="1179" w:name="_Toc229372951"/>
      <w:bookmarkStart w:id="1180" w:name="_Toc229372955"/>
      <w:bookmarkStart w:id="1181" w:name="_Toc229372956"/>
      <w:bookmarkStart w:id="1182" w:name="_Toc229372957"/>
      <w:bookmarkStart w:id="1183" w:name="_Toc229372959"/>
      <w:bookmarkStart w:id="1184" w:name="_Toc229372961"/>
      <w:bookmarkStart w:id="1185" w:name="_Toc229372962"/>
      <w:bookmarkStart w:id="1186" w:name="_Toc229372969"/>
      <w:bookmarkStart w:id="1187" w:name="_Toc229372971"/>
      <w:bookmarkStart w:id="1188" w:name="_Toc229372972"/>
      <w:bookmarkStart w:id="1189" w:name="_Toc229372976"/>
      <w:bookmarkStart w:id="1190" w:name="_Toc229372977"/>
      <w:bookmarkStart w:id="1191" w:name="_Toc229372978"/>
      <w:bookmarkStart w:id="1192" w:name="_Toc229372979"/>
      <w:bookmarkStart w:id="1193" w:name="_Toc229372980"/>
      <w:bookmarkStart w:id="1194" w:name="_Toc229372981"/>
      <w:bookmarkStart w:id="1195" w:name="_Toc229372982"/>
      <w:bookmarkStart w:id="1196" w:name="_Toc229372983"/>
      <w:bookmarkStart w:id="1197" w:name="_Toc229372985"/>
      <w:bookmarkStart w:id="1198" w:name="_Toc229372986"/>
      <w:bookmarkStart w:id="1199" w:name="_Toc229372987"/>
      <w:bookmarkStart w:id="1200" w:name="_Toc229372988"/>
      <w:bookmarkStart w:id="1201" w:name="_Toc229372989"/>
      <w:bookmarkStart w:id="1202" w:name="_Toc229372990"/>
      <w:bookmarkStart w:id="1203" w:name="_Toc229372991"/>
      <w:bookmarkStart w:id="1204" w:name="_Toc229372992"/>
      <w:bookmarkStart w:id="1205" w:name="_Toc229372993"/>
      <w:bookmarkStart w:id="1206" w:name="_Toc229372994"/>
      <w:bookmarkStart w:id="1207" w:name="_Toc229372997"/>
      <w:bookmarkStart w:id="1208" w:name="_Toc229372999"/>
      <w:bookmarkStart w:id="1209" w:name="_Toc229373000"/>
      <w:bookmarkStart w:id="1210" w:name="_Toc229373001"/>
      <w:bookmarkStart w:id="1211" w:name="_Toc229373003"/>
      <w:bookmarkStart w:id="1212" w:name="_Toc229373005"/>
      <w:bookmarkStart w:id="1213" w:name="_Toc229373006"/>
      <w:bookmarkStart w:id="1214" w:name="_Toc229373007"/>
      <w:bookmarkStart w:id="1215" w:name="_Toc229373009"/>
      <w:bookmarkStart w:id="1216" w:name="_Toc229373011"/>
      <w:bookmarkStart w:id="1217" w:name="_Toc229373014"/>
      <w:bookmarkStart w:id="1218" w:name="_Toc229373015"/>
      <w:bookmarkStart w:id="1219" w:name="_Toc229373017"/>
      <w:bookmarkStart w:id="1220" w:name="_Toc229373018"/>
      <w:bookmarkStart w:id="1221" w:name="_Toc229373019"/>
      <w:bookmarkStart w:id="1222" w:name="_Toc229373020"/>
      <w:bookmarkStart w:id="1223" w:name="_Toc229373025"/>
      <w:bookmarkStart w:id="1224" w:name="_Toc229373027"/>
      <w:bookmarkStart w:id="1225" w:name="_Toc229373029"/>
      <w:bookmarkStart w:id="1226" w:name="_Toc229373031"/>
      <w:bookmarkStart w:id="1227" w:name="_Toc229373033"/>
      <w:bookmarkStart w:id="1228" w:name="_Toc229373034"/>
      <w:bookmarkStart w:id="1229" w:name="_Toc229373035"/>
      <w:bookmarkStart w:id="1230" w:name="_Toc229373037"/>
      <w:bookmarkStart w:id="1231" w:name="_Toc229373039"/>
      <w:bookmarkStart w:id="1232" w:name="_Toc229373040"/>
      <w:bookmarkStart w:id="1233" w:name="_Toc229373041"/>
      <w:bookmarkStart w:id="1234" w:name="_Toc229373045"/>
      <w:bookmarkStart w:id="1235" w:name="_Toc229373047"/>
      <w:bookmarkStart w:id="1236" w:name="_Toc229373051"/>
      <w:bookmarkStart w:id="1237" w:name="_Toc229373056"/>
      <w:bookmarkStart w:id="1238" w:name="_Toc229373057"/>
      <w:bookmarkStart w:id="1239" w:name="_Toc229373058"/>
      <w:bookmarkStart w:id="1240" w:name="_Toc229373061"/>
      <w:bookmarkStart w:id="1241" w:name="_Toc229373062"/>
      <w:bookmarkStart w:id="1242" w:name="_Toc229373063"/>
      <w:bookmarkStart w:id="1243" w:name="_Toc229373065"/>
      <w:bookmarkStart w:id="1244" w:name="_Toc229373066"/>
      <w:bookmarkStart w:id="1245" w:name="_Toc229373067"/>
      <w:bookmarkStart w:id="1246" w:name="_Toc229373068"/>
      <w:bookmarkStart w:id="1247" w:name="_Toc229373069"/>
      <w:bookmarkStart w:id="1248" w:name="_Toc229373070"/>
      <w:bookmarkStart w:id="1249" w:name="_Toc229373071"/>
      <w:bookmarkStart w:id="1250" w:name="_Toc229373072"/>
      <w:bookmarkStart w:id="1251" w:name="_Toc229373074"/>
      <w:bookmarkStart w:id="1252" w:name="_Toc229373075"/>
      <w:bookmarkStart w:id="1253" w:name="_Toc229373076"/>
      <w:bookmarkStart w:id="1254" w:name="_Toc229373077"/>
      <w:bookmarkStart w:id="1255" w:name="_Toc229373079"/>
      <w:bookmarkStart w:id="1256" w:name="_Toc229373080"/>
      <w:bookmarkStart w:id="1257" w:name="_Toc229373085"/>
      <w:bookmarkStart w:id="1258" w:name="_Toc229373086"/>
      <w:bookmarkStart w:id="1259" w:name="_Toc229373087"/>
      <w:bookmarkStart w:id="1260" w:name="_Toc229373088"/>
      <w:bookmarkStart w:id="1261" w:name="_Toc73459951"/>
      <w:bookmarkStart w:id="1262" w:name="_Toc96745464"/>
      <w:bookmarkStart w:id="1263" w:name="_Toc178073077"/>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r>
        <w:t>SDMX Formats</w:t>
      </w:r>
      <w:r w:rsidR="009F24F7" w:rsidRPr="00AD2257">
        <w:t>: Expressive Capabilities and Function</w:t>
      </w:r>
      <w:bookmarkEnd w:id="1261"/>
      <w:bookmarkEnd w:id="1263"/>
    </w:p>
    <w:bookmarkEnd w:id="1262"/>
    <w:p w14:paraId="2AEAC6F1" w14:textId="0B873B37" w:rsidR="009F24F7" w:rsidRPr="00AD2257" w:rsidRDefault="009F24F7" w:rsidP="009F24F7">
      <w:pPr>
        <w:pStyle w:val="Paragraph"/>
      </w:pPr>
      <w:r w:rsidRPr="00AD2257">
        <w:t xml:space="preserve">SDMX offers several equivalent formats for describing data and structural metadata, optimized for use in different applications. Although </w:t>
      </w:r>
      <w:proofErr w:type="gramStart"/>
      <w:r w:rsidRPr="00AD2257">
        <w:t>all of</w:t>
      </w:r>
      <w:proofErr w:type="gramEnd"/>
      <w:r w:rsidRPr="00AD2257">
        <w:t xml:space="preserve"> these formats are derived directly from the SDM</w:t>
      </w:r>
      <w:r w:rsidR="00F53EAF">
        <w:t>X</w:t>
      </w:r>
      <w:r w:rsidRPr="00AD2257">
        <w:t>-IM, and are thus equivalent, the syntaxes used to express the model place some restrictions on their use. Also, different optimizations provide different capabilities. This section describes these differences and provides some rules for applications which may need to support more than one SDMX format or syntax. This section is constrained to the Data Structure Definition</w:t>
      </w:r>
      <w:r w:rsidR="001257C2">
        <w:t xml:space="preserve"> </w:t>
      </w:r>
      <w:r w:rsidRPr="00AD2257">
        <w:t xml:space="preserve">and the </w:t>
      </w:r>
      <w:proofErr w:type="spellStart"/>
      <w:r w:rsidR="00C01122" w:rsidRPr="00AD2257">
        <w:t>Dat</w:t>
      </w:r>
      <w:r w:rsidR="00C01122">
        <w:t>a</w:t>
      </w:r>
      <w:r w:rsidRPr="00AD2257">
        <w:t>Set</w:t>
      </w:r>
      <w:proofErr w:type="spellEnd"/>
      <w:r w:rsidRPr="00AD2257">
        <w:t>.</w:t>
      </w:r>
    </w:p>
    <w:p w14:paraId="0BDEC83F" w14:textId="77777777" w:rsidR="009F24F7" w:rsidRPr="00AD2257" w:rsidRDefault="009F24F7">
      <w:pPr>
        <w:pStyle w:val="Heading3"/>
      </w:pPr>
      <w:bookmarkStart w:id="1264" w:name="_Toc96745465"/>
      <w:bookmarkStart w:id="1265" w:name="_Toc73459952"/>
      <w:bookmarkStart w:id="1266" w:name="_Toc178073078"/>
      <w:r w:rsidRPr="00AD2257">
        <w:t>Format Optimizations and Differences</w:t>
      </w:r>
      <w:bookmarkEnd w:id="1264"/>
      <w:bookmarkEnd w:id="1265"/>
      <w:bookmarkEnd w:id="1266"/>
    </w:p>
    <w:p w14:paraId="7CB4D14E" w14:textId="77777777" w:rsidR="009F24F7" w:rsidRPr="00AD2257" w:rsidRDefault="009F24F7" w:rsidP="009F24F7">
      <w:pPr>
        <w:pStyle w:val="Paragraph"/>
      </w:pPr>
      <w:r w:rsidRPr="00AD2257">
        <w:t xml:space="preserve">The following section provides a brief overview of the differences between the various SDMX formats. </w:t>
      </w:r>
    </w:p>
    <w:p w14:paraId="3FCE94EC" w14:textId="77777777" w:rsidR="009F24F7" w:rsidRPr="00AD2257" w:rsidRDefault="009F24F7" w:rsidP="009F24F7">
      <w:pPr>
        <w:pStyle w:val="Paragraph"/>
      </w:pPr>
    </w:p>
    <w:p w14:paraId="7333F7AD" w14:textId="4085B326" w:rsidR="009F24F7" w:rsidRDefault="009F24F7" w:rsidP="009F24F7">
      <w:pPr>
        <w:pStyle w:val="Paragraph"/>
      </w:pPr>
      <w:r w:rsidRPr="00AD2257">
        <w:t xml:space="preserve">Version 2.0 was characterised by 4 data messages, each with a distinct format: Generic, Compact, Cross-Sectional and Utility. Because of the design, data in some formats could not always be related to another format. In version 2.1, this issue has been addressed by merging some formats and eliminating others. As a result, in SDMX 2.1 there </w:t>
      </w:r>
      <w:r w:rsidR="001257C2">
        <w:t>were</w:t>
      </w:r>
      <w:r w:rsidR="001257C2" w:rsidRPr="00AD2257">
        <w:t xml:space="preserve"> </w:t>
      </w:r>
      <w:r w:rsidRPr="00AD2257">
        <w:t xml:space="preserve">just two types of data formats: </w:t>
      </w:r>
      <w:proofErr w:type="spellStart"/>
      <w:r w:rsidRPr="00AD2257">
        <w:rPr>
          <w:i/>
        </w:rPr>
        <w:t>GenericData</w:t>
      </w:r>
      <w:proofErr w:type="spellEnd"/>
      <w:r w:rsidRPr="00AD2257">
        <w:t xml:space="preserve"> and </w:t>
      </w:r>
      <w:proofErr w:type="spellStart"/>
      <w:r w:rsidRPr="00AD2257">
        <w:rPr>
          <w:i/>
        </w:rPr>
        <w:t>StructureSpecificData</w:t>
      </w:r>
      <w:proofErr w:type="spellEnd"/>
      <w:r w:rsidRPr="00AD2257">
        <w:t xml:space="preserve"> </w:t>
      </w:r>
      <w:r w:rsidRPr="00AD2257">
        <w:lastRenderedPageBreak/>
        <w:t>(i.e.</w:t>
      </w:r>
      <w:r w:rsidR="001257C2">
        <w:t>,</w:t>
      </w:r>
      <w:r w:rsidRPr="00AD2257">
        <w:t xml:space="preserve"> specific to one Data Structure Definition). </w:t>
      </w:r>
      <w:r w:rsidR="001257C2">
        <w:t xml:space="preserve">As of SDMX 3.0, based also on the real-life usage of 2.1 XML formats but also the new formats introduced (JSON and CSV), only one XML format remains, i.e., </w:t>
      </w:r>
      <w:proofErr w:type="spellStart"/>
      <w:r w:rsidR="001257C2" w:rsidRPr="00FD4515">
        <w:rPr>
          <w:i/>
          <w:iCs/>
        </w:rPr>
        <w:t>StructureSpecificData</w:t>
      </w:r>
      <w:proofErr w:type="spellEnd"/>
      <w:r w:rsidR="001257C2">
        <w:t>. Furthermore, the time specific sub-formats have also been deprecated due to the lack of usage.</w:t>
      </w:r>
    </w:p>
    <w:p w14:paraId="7DB255AD" w14:textId="6DB7E2FC" w:rsidR="00A10B67" w:rsidRDefault="00A10B67" w:rsidP="009F24F7">
      <w:pPr>
        <w:pStyle w:val="Paragraph"/>
      </w:pPr>
    </w:p>
    <w:p w14:paraId="61162DEA" w14:textId="3C0F1C13" w:rsidR="00202547" w:rsidRPr="00AD2257" w:rsidRDefault="005F1111" w:rsidP="009F24F7">
      <w:pPr>
        <w:pStyle w:val="Paragraph"/>
      </w:pPr>
      <w:r>
        <w:t>SDMX-JSON</w:t>
      </w:r>
      <w:r w:rsidR="00A10B67">
        <w:t xml:space="preserve"> and </w:t>
      </w:r>
      <w:r>
        <w:t>SDMX-CSV</w:t>
      </w:r>
      <w:r w:rsidR="00A10B67">
        <w:t xml:space="preserve"> feature also only one flavour, each.</w:t>
      </w:r>
      <w:r w:rsidR="00202547">
        <w:t xml:space="preserve"> It should be noted, though, that both XML and JSON messages allow for series oriented as well as flat representations.</w:t>
      </w:r>
    </w:p>
    <w:p w14:paraId="53F8D95D" w14:textId="77777777" w:rsidR="009F24F7" w:rsidRPr="00AD2257" w:rsidRDefault="009F24F7" w:rsidP="009F24F7">
      <w:pPr>
        <w:pStyle w:val="Paragraph"/>
      </w:pPr>
    </w:p>
    <w:p w14:paraId="0CB7B050" w14:textId="77777777" w:rsidR="009F24F7" w:rsidRPr="00AD2257" w:rsidRDefault="009F24F7" w:rsidP="008114AE">
      <w:pPr>
        <w:pStyle w:val="BoldItalic"/>
      </w:pPr>
      <w:r w:rsidRPr="00AD2257">
        <w:t>Structure Definition</w:t>
      </w:r>
    </w:p>
    <w:p w14:paraId="7DF39346" w14:textId="228DB2FF" w:rsidR="009F24F7" w:rsidRPr="00AD2257" w:rsidRDefault="009F24F7" w:rsidP="00A6281D">
      <w:pPr>
        <w:pStyle w:val="bulleted"/>
      </w:pPr>
      <w:r w:rsidRPr="00AD2257">
        <w:t xml:space="preserve">The SDMX-ML Structure Message </w:t>
      </w:r>
      <w:r w:rsidR="00A10B67">
        <w:t xml:space="preserve">is currently the main way of modelling a DSD. The </w:t>
      </w:r>
      <w:r w:rsidR="005F1111">
        <w:t>SDMX-JSON</w:t>
      </w:r>
      <w:r w:rsidR="00A10B67">
        <w:t xml:space="preserve"> version follows the same principles, while the </w:t>
      </w:r>
      <w:r w:rsidR="005F1111">
        <w:t>SDMX-CSV</w:t>
      </w:r>
      <w:r w:rsidR="00A10B67">
        <w:t xml:space="preserve"> does not support structures, yet.</w:t>
      </w:r>
    </w:p>
    <w:p w14:paraId="4B4E0AA4" w14:textId="703B2CCC" w:rsidR="00A10B67" w:rsidRDefault="009F24F7" w:rsidP="00A6281D">
      <w:pPr>
        <w:pStyle w:val="bulleted"/>
      </w:pPr>
      <w:r w:rsidRPr="00AD2257">
        <w:t xml:space="preserve">The SDMX-ML Structure Message allows for the structures on which a Data Structure Definition depends – that is, </w:t>
      </w:r>
      <w:proofErr w:type="spellStart"/>
      <w:r w:rsidRPr="00AD2257">
        <w:t>codelists</w:t>
      </w:r>
      <w:proofErr w:type="spellEnd"/>
      <w:r w:rsidRPr="00AD2257">
        <w:t xml:space="preserve"> and concepts – to be either included in the message or to be referenced by the message containing the data structure definition. XML syntax is designed to leverage URIs and other Internet-based referencing mechanisms, and these are used in the SDMX-ML message. This option is </w:t>
      </w:r>
      <w:r w:rsidR="00A10B67">
        <w:t xml:space="preserve">also available in </w:t>
      </w:r>
      <w:r w:rsidR="005F1111">
        <w:t>SDMX-JSON</w:t>
      </w:r>
      <w:r w:rsidRPr="00AD2257">
        <w:t>.</w:t>
      </w:r>
      <w:r w:rsidR="00A10B67">
        <w:t xml:space="preserve"> The latter, though, further supports conveying data with some structural metadata within a single message.</w:t>
      </w:r>
    </w:p>
    <w:p w14:paraId="293280E7" w14:textId="5FEC40E5" w:rsidR="00080B23" w:rsidRPr="00AD2257" w:rsidRDefault="00080B23" w:rsidP="00A6281D">
      <w:pPr>
        <w:pStyle w:val="bulleted"/>
      </w:pPr>
      <w:r>
        <w:t>All structures can be inserted, replaced or deleted, unless structural dependencies are not respected.</w:t>
      </w:r>
    </w:p>
    <w:p w14:paraId="51EA44A7" w14:textId="77777777" w:rsidR="009F24F7" w:rsidRPr="00AD2257" w:rsidRDefault="009F24F7">
      <w:pPr>
        <w:pStyle w:val="BoldItalic"/>
      </w:pPr>
      <w:r w:rsidRPr="00AD2257">
        <w:t>Validation</w:t>
      </w:r>
    </w:p>
    <w:p w14:paraId="7E30FA86" w14:textId="51ED763D" w:rsidR="009F24F7" w:rsidRDefault="009F24F7" w:rsidP="00A6281D">
      <w:pPr>
        <w:pStyle w:val="bulleted"/>
      </w:pPr>
      <w:r w:rsidRPr="00AD2257">
        <w:t xml:space="preserve">The SDMX-ML </w:t>
      </w:r>
      <w:r w:rsidR="00202547">
        <w:t xml:space="preserve">structure </w:t>
      </w:r>
      <w:r w:rsidRPr="00AD2257">
        <w:t xml:space="preserve">specific messages will allow validation of XML syntax and </w:t>
      </w:r>
      <w:r w:rsidR="00611A2E" w:rsidRPr="00AD2257">
        <w:t>data typing</w:t>
      </w:r>
      <w:r w:rsidRPr="00AD2257">
        <w:t xml:space="preserve"> to be performed with a generic XML parser and enforce agreement between the structural definition and the data to a moderate degree with the same tool.</w:t>
      </w:r>
    </w:p>
    <w:p w14:paraId="1DDDD290" w14:textId="1E930E4D" w:rsidR="00202547" w:rsidRDefault="00080B23" w:rsidP="00A6281D">
      <w:pPr>
        <w:pStyle w:val="bulleted"/>
      </w:pPr>
      <w:r>
        <w:t>Similarly,</w:t>
      </w:r>
      <w:r w:rsidR="00202547">
        <w:t xml:space="preserve"> the SDMX-JSON message can be validated using JSON Schema and hence may also be generically parsed and validated.</w:t>
      </w:r>
    </w:p>
    <w:p w14:paraId="21F441AE" w14:textId="128C6E35" w:rsidR="00611A2E" w:rsidRPr="00AD2257" w:rsidRDefault="00611A2E" w:rsidP="00A6281D">
      <w:pPr>
        <w:pStyle w:val="bulleted"/>
      </w:pPr>
      <w:r>
        <w:t xml:space="preserve">The </w:t>
      </w:r>
      <w:r w:rsidR="005F1111">
        <w:t>SDMX-CSV</w:t>
      </w:r>
      <w:r w:rsidR="00202547">
        <w:t xml:space="preserve"> format</w:t>
      </w:r>
      <w:r w:rsidR="00DB0A6D">
        <w:t xml:space="preserve"> cannot be validated by generic tools.</w:t>
      </w:r>
      <w:r w:rsidR="004A7EAC">
        <w:t xml:space="preserve"> </w:t>
      </w:r>
    </w:p>
    <w:p w14:paraId="3807D1C1" w14:textId="0A9850E8" w:rsidR="009F24F7" w:rsidRPr="00AD2257" w:rsidRDefault="009F24F7">
      <w:pPr>
        <w:pStyle w:val="BoldItalic"/>
      </w:pPr>
      <w:r w:rsidRPr="00AD2257">
        <w:t>Update and Delete Messages</w:t>
      </w:r>
    </w:p>
    <w:p w14:paraId="62893733" w14:textId="77777777" w:rsidR="00080B23" w:rsidRDefault="003D7BD7" w:rsidP="00080B23">
      <w:pPr>
        <w:pStyle w:val="bulleted"/>
      </w:pPr>
      <w:r>
        <w:t>All</w:t>
      </w:r>
      <w:r w:rsidR="009E331A">
        <w:t xml:space="preserve"> </w:t>
      </w:r>
      <w:r w:rsidR="00E113BE">
        <w:t>data</w:t>
      </w:r>
      <w:r w:rsidR="009E331A">
        <w:t xml:space="preserve"> messages </w:t>
      </w:r>
      <w:r w:rsidR="009E331A" w:rsidRPr="00AD2257">
        <w:t xml:space="preserve">allow for both </w:t>
      </w:r>
      <w:r w:rsidR="009E331A">
        <w:t>append/replace/</w:t>
      </w:r>
      <w:r w:rsidR="009E331A" w:rsidRPr="00AD2257">
        <w:t>delete messages</w:t>
      </w:r>
      <w:r w:rsidR="00080B23">
        <w:t>.</w:t>
      </w:r>
    </w:p>
    <w:p w14:paraId="7AEE1644" w14:textId="47FF0DF4" w:rsidR="00E113BE" w:rsidRDefault="00245B92" w:rsidP="00080B23">
      <w:pPr>
        <w:pStyle w:val="bulleted"/>
      </w:pPr>
      <w:r>
        <w:t>These</w:t>
      </w:r>
      <w:r w:rsidR="00080B23">
        <w:t xml:space="preserve"> </w:t>
      </w:r>
      <w:r w:rsidR="009E331A" w:rsidRPr="00AD2257">
        <w:t xml:space="preserve">messages </w:t>
      </w:r>
      <w:r w:rsidR="00080B23">
        <w:t>allow also transmitting</w:t>
      </w:r>
      <w:r w:rsidR="009E331A" w:rsidRPr="00AD2257">
        <w:t xml:space="preserve"> only data or only documentation</w:t>
      </w:r>
      <w:r>
        <w:t xml:space="preserve"> (i.e., Attribute values without Observation values)</w:t>
      </w:r>
      <w:r w:rsidR="009E331A" w:rsidRPr="00AD2257">
        <w:t>.</w:t>
      </w:r>
    </w:p>
    <w:p w14:paraId="4B315EB9" w14:textId="77777777" w:rsidR="009F24F7" w:rsidRPr="00AD2257" w:rsidRDefault="009F24F7" w:rsidP="008114AE">
      <w:pPr>
        <w:pStyle w:val="BoldItalic"/>
      </w:pPr>
      <w:r w:rsidRPr="00AD2257">
        <w:t>Character Encodings</w:t>
      </w:r>
    </w:p>
    <w:p w14:paraId="01A33ABB" w14:textId="2F910747" w:rsidR="00641C5A" w:rsidRPr="00AD2257" w:rsidRDefault="00641C5A" w:rsidP="009F24F7">
      <w:pPr>
        <w:pStyle w:val="Paragraph"/>
      </w:pPr>
      <w:r>
        <w:t xml:space="preserve">All formats </w:t>
      </w:r>
      <w:r w:rsidR="009F24F7" w:rsidRPr="00AD2257">
        <w:t>use the UTF-8 encoding</w:t>
      </w:r>
      <w:r>
        <w:t>. The</w:t>
      </w:r>
      <w:r w:rsidR="009F24F7" w:rsidRPr="00AD2257">
        <w:t xml:space="preserve"> </w:t>
      </w:r>
      <w:r w:rsidR="005F1111">
        <w:t>SDMX-CSV</w:t>
      </w:r>
      <w:r>
        <w:t xml:space="preserve"> may use a different encoding if this is reported properly in the mime type of a web service response.</w:t>
      </w:r>
    </w:p>
    <w:p w14:paraId="1FD1CFFC" w14:textId="77777777" w:rsidR="009F24F7" w:rsidRPr="00AD2257" w:rsidRDefault="009F24F7" w:rsidP="009F24F7">
      <w:pPr>
        <w:pStyle w:val="Paragraph"/>
      </w:pPr>
    </w:p>
    <w:p w14:paraId="4F24CBAA" w14:textId="77777777" w:rsidR="009F24F7" w:rsidRPr="00AD2257" w:rsidRDefault="009F24F7" w:rsidP="008114AE">
      <w:pPr>
        <w:pStyle w:val="BoldItalic"/>
      </w:pPr>
      <w:r w:rsidRPr="00AD2257">
        <w:t>Data Typing</w:t>
      </w:r>
    </w:p>
    <w:p w14:paraId="1054A701" w14:textId="4BF47E50" w:rsidR="00D9297E" w:rsidRDefault="009F24F7" w:rsidP="009F24F7">
      <w:pPr>
        <w:pStyle w:val="Paragraph"/>
      </w:pPr>
      <w:r w:rsidRPr="00AD2257">
        <w:t xml:space="preserve">The XML syntax and </w:t>
      </w:r>
      <w:r w:rsidR="00F56011">
        <w:t>JSON</w:t>
      </w:r>
      <w:r w:rsidR="00F56011" w:rsidRPr="00AD2257">
        <w:t xml:space="preserve"> </w:t>
      </w:r>
      <w:r w:rsidRPr="00AD2257">
        <w:t xml:space="preserve">syntax have </w:t>
      </w:r>
      <w:r w:rsidR="00F56011">
        <w:t xml:space="preserve">similar </w:t>
      </w:r>
      <w:r w:rsidRPr="00AD2257">
        <w:t xml:space="preserve">data-typing mechanisms. </w:t>
      </w:r>
      <w:r w:rsidR="00F56011">
        <w:t xml:space="preserve">Hence, there is no need for conventions </w:t>
      </w:r>
      <w:proofErr w:type="gramStart"/>
      <w:r w:rsidR="00F56011">
        <w:t>in order to</w:t>
      </w:r>
      <w:proofErr w:type="gramEnd"/>
      <w:r w:rsidR="00F56011">
        <w:t xml:space="preserve"> allow transition from one format to another, like those required for EDIFACT in SDMX 2.1. On the other hand, JSON schema has a simpler set of data types (as explained in section 2, paragraph “3.6.3.3 </w:t>
      </w:r>
      <w:r w:rsidR="00F56011" w:rsidRPr="00F56011">
        <w:t>Representation Constructs</w:t>
      </w:r>
      <w:r w:rsidR="00F56011">
        <w:t>”)</w:t>
      </w:r>
      <w:r w:rsidR="003B403E">
        <w:t xml:space="preserve"> but complements its data types with a fixed set of formats or regular expressions. In addition, the JSON schema has also </w:t>
      </w:r>
      <w:proofErr w:type="gramStart"/>
      <w:r w:rsidR="003B403E">
        <w:t>types</w:t>
      </w:r>
      <w:proofErr w:type="gramEnd"/>
      <w:r w:rsidR="003B403E">
        <w:t xml:space="preserve"> that are not natively supported in XML schema and need to be </w:t>
      </w:r>
      <w:r w:rsidR="00D9297E">
        <w:t xml:space="preserve">implemented as complex types in the latter. </w:t>
      </w:r>
      <w:r w:rsidRPr="00AD2257">
        <w:lastRenderedPageBreak/>
        <w:t xml:space="preserve">The section below provides </w:t>
      </w:r>
      <w:r w:rsidR="00D9297E">
        <w:t>examples of those cases that are not natively supported by either the XML or JSON data types.</w:t>
      </w:r>
      <w:r w:rsidR="00D60AAF">
        <w:t xml:space="preserve"> More details on the data mapping between XML and JSON schemas are also explained in section “</w:t>
      </w:r>
      <w:r w:rsidR="00D60AAF">
        <w:fldChar w:fldCharType="begin"/>
      </w:r>
      <w:r w:rsidR="00D60AAF">
        <w:instrText xml:space="preserve"> REF _Ref68169452 \r \h </w:instrText>
      </w:r>
      <w:r w:rsidR="00D60AAF">
        <w:fldChar w:fldCharType="separate"/>
      </w:r>
      <w:r w:rsidR="00E65ED8">
        <w:t>4.1.1</w:t>
      </w:r>
      <w:r w:rsidR="00D60AAF">
        <w:fldChar w:fldCharType="end"/>
      </w:r>
      <w:r w:rsidR="00D60AAF">
        <w:t xml:space="preserve"> </w:t>
      </w:r>
      <w:r w:rsidR="00D60AAF">
        <w:fldChar w:fldCharType="begin"/>
      </w:r>
      <w:r w:rsidR="00D60AAF">
        <w:instrText xml:space="preserve"> REF _Ref68169452 \h </w:instrText>
      </w:r>
      <w:r w:rsidR="00D60AAF">
        <w:fldChar w:fldCharType="separate"/>
      </w:r>
      <w:r w:rsidR="00E65ED8">
        <w:t>Data Types</w:t>
      </w:r>
      <w:r w:rsidR="00D60AAF">
        <w:fldChar w:fldCharType="end"/>
      </w:r>
      <w:r w:rsidR="00D60AAF">
        <w:t>”.</w:t>
      </w:r>
    </w:p>
    <w:p w14:paraId="51A61FC9" w14:textId="0B0BD7E1" w:rsidR="009F24F7" w:rsidRDefault="009F24F7" w:rsidP="009F24F7">
      <w:pPr>
        <w:pStyle w:val="Paragraph"/>
      </w:pPr>
    </w:p>
    <w:p w14:paraId="32CC811A" w14:textId="3424FCC8" w:rsidR="009F24F7" w:rsidRPr="00AD2257" w:rsidRDefault="009F24F7" w:rsidP="004F524E">
      <w:pPr>
        <w:pStyle w:val="Heading2"/>
      </w:pPr>
      <w:bookmarkStart w:id="1267" w:name="_Toc60400226"/>
      <w:bookmarkStart w:id="1268" w:name="_Toc60401726"/>
      <w:bookmarkStart w:id="1269" w:name="_Toc60480643"/>
      <w:bookmarkStart w:id="1270" w:name="_Toc60528459"/>
      <w:bookmarkStart w:id="1271" w:name="_Toc60528571"/>
      <w:bookmarkStart w:id="1272" w:name="_Toc60400227"/>
      <w:bookmarkStart w:id="1273" w:name="_Toc60401727"/>
      <w:bookmarkStart w:id="1274" w:name="_Toc60480644"/>
      <w:bookmarkStart w:id="1275" w:name="_Toc60528460"/>
      <w:bookmarkStart w:id="1276" w:name="_Toc60528572"/>
      <w:bookmarkStart w:id="1277" w:name="_Toc60400228"/>
      <w:bookmarkStart w:id="1278" w:name="_Toc60401728"/>
      <w:bookmarkStart w:id="1279" w:name="_Toc60480645"/>
      <w:bookmarkStart w:id="1280" w:name="_Toc60528461"/>
      <w:bookmarkStart w:id="1281" w:name="_Toc60528573"/>
      <w:bookmarkStart w:id="1282" w:name="_Toc60400229"/>
      <w:bookmarkStart w:id="1283" w:name="_Toc60401729"/>
      <w:bookmarkStart w:id="1284" w:name="_Toc60480646"/>
      <w:bookmarkStart w:id="1285" w:name="_Toc60528462"/>
      <w:bookmarkStart w:id="1286" w:name="_Toc60528574"/>
      <w:bookmarkStart w:id="1287" w:name="_Toc60400230"/>
      <w:bookmarkStart w:id="1288" w:name="_Toc60401730"/>
      <w:bookmarkStart w:id="1289" w:name="_Toc60480647"/>
      <w:bookmarkStart w:id="1290" w:name="_Toc60528463"/>
      <w:bookmarkStart w:id="1291" w:name="_Toc60528575"/>
      <w:bookmarkStart w:id="1292" w:name="_Toc60400231"/>
      <w:bookmarkStart w:id="1293" w:name="_Toc60401731"/>
      <w:bookmarkStart w:id="1294" w:name="_Toc60480648"/>
      <w:bookmarkStart w:id="1295" w:name="_Toc60528464"/>
      <w:bookmarkStart w:id="1296" w:name="_Toc60528576"/>
      <w:bookmarkStart w:id="1297" w:name="_Toc60400232"/>
      <w:bookmarkStart w:id="1298" w:name="_Toc60401732"/>
      <w:bookmarkStart w:id="1299" w:name="_Toc60480649"/>
      <w:bookmarkStart w:id="1300" w:name="_Toc60528465"/>
      <w:bookmarkStart w:id="1301" w:name="_Toc60528577"/>
      <w:bookmarkStart w:id="1302" w:name="_Toc60400233"/>
      <w:bookmarkStart w:id="1303" w:name="_Toc60401733"/>
      <w:bookmarkStart w:id="1304" w:name="_Toc60480650"/>
      <w:bookmarkStart w:id="1305" w:name="_Toc60528466"/>
      <w:bookmarkStart w:id="1306" w:name="_Toc60528578"/>
      <w:bookmarkStart w:id="1307" w:name="_Toc60400234"/>
      <w:bookmarkStart w:id="1308" w:name="_Toc60401734"/>
      <w:bookmarkStart w:id="1309" w:name="_Toc60480651"/>
      <w:bookmarkStart w:id="1310" w:name="_Toc60528467"/>
      <w:bookmarkStart w:id="1311" w:name="_Toc60528579"/>
      <w:bookmarkStart w:id="1312" w:name="_Toc60400235"/>
      <w:bookmarkStart w:id="1313" w:name="_Toc60401735"/>
      <w:bookmarkStart w:id="1314" w:name="_Toc60480652"/>
      <w:bookmarkStart w:id="1315" w:name="_Toc60528468"/>
      <w:bookmarkStart w:id="1316" w:name="_Toc60528580"/>
      <w:bookmarkStart w:id="1317" w:name="_Toc60400236"/>
      <w:bookmarkStart w:id="1318" w:name="_Toc60401736"/>
      <w:bookmarkStart w:id="1319" w:name="_Toc60480653"/>
      <w:bookmarkStart w:id="1320" w:name="_Toc60528469"/>
      <w:bookmarkStart w:id="1321" w:name="_Toc60528581"/>
      <w:bookmarkStart w:id="1322" w:name="_Toc60400237"/>
      <w:bookmarkStart w:id="1323" w:name="_Toc60401737"/>
      <w:bookmarkStart w:id="1324" w:name="_Toc60480654"/>
      <w:bookmarkStart w:id="1325" w:name="_Toc60528470"/>
      <w:bookmarkStart w:id="1326" w:name="_Toc60528582"/>
      <w:bookmarkStart w:id="1327" w:name="_Toc60400238"/>
      <w:bookmarkStart w:id="1328" w:name="_Toc60401738"/>
      <w:bookmarkStart w:id="1329" w:name="_Toc60480655"/>
      <w:bookmarkStart w:id="1330" w:name="_Toc60528471"/>
      <w:bookmarkStart w:id="1331" w:name="_Toc60528583"/>
      <w:bookmarkStart w:id="1332" w:name="_Toc60400239"/>
      <w:bookmarkStart w:id="1333" w:name="_Toc60401739"/>
      <w:bookmarkStart w:id="1334" w:name="_Toc60480656"/>
      <w:bookmarkStart w:id="1335" w:name="_Toc60528472"/>
      <w:bookmarkStart w:id="1336" w:name="_Toc60528584"/>
      <w:bookmarkStart w:id="1337" w:name="_Toc60400240"/>
      <w:bookmarkStart w:id="1338" w:name="_Toc60401740"/>
      <w:bookmarkStart w:id="1339" w:name="_Toc60480657"/>
      <w:bookmarkStart w:id="1340" w:name="_Toc60528473"/>
      <w:bookmarkStart w:id="1341" w:name="_Toc60528585"/>
      <w:bookmarkStart w:id="1342" w:name="_Toc60400241"/>
      <w:bookmarkStart w:id="1343" w:name="_Toc60401741"/>
      <w:bookmarkStart w:id="1344" w:name="_Toc60480658"/>
      <w:bookmarkStart w:id="1345" w:name="_Toc60528474"/>
      <w:bookmarkStart w:id="1346" w:name="_Toc60528586"/>
      <w:bookmarkStart w:id="1347" w:name="_Toc60400242"/>
      <w:bookmarkStart w:id="1348" w:name="_Toc60401742"/>
      <w:bookmarkStart w:id="1349" w:name="_Toc60480659"/>
      <w:bookmarkStart w:id="1350" w:name="_Toc60528475"/>
      <w:bookmarkStart w:id="1351" w:name="_Toc60528587"/>
      <w:bookmarkStart w:id="1352" w:name="_Toc60400243"/>
      <w:bookmarkStart w:id="1353" w:name="_Toc60401743"/>
      <w:bookmarkStart w:id="1354" w:name="_Toc60480660"/>
      <w:bookmarkStart w:id="1355" w:name="_Toc60528476"/>
      <w:bookmarkStart w:id="1356" w:name="_Toc60528588"/>
      <w:bookmarkStart w:id="1357" w:name="_Toc60400244"/>
      <w:bookmarkStart w:id="1358" w:name="_Toc60401744"/>
      <w:bookmarkStart w:id="1359" w:name="_Toc60480661"/>
      <w:bookmarkStart w:id="1360" w:name="_Toc60528477"/>
      <w:bookmarkStart w:id="1361" w:name="_Toc60528589"/>
      <w:bookmarkStart w:id="1362" w:name="_Toc60400245"/>
      <w:bookmarkStart w:id="1363" w:name="_Toc60401745"/>
      <w:bookmarkStart w:id="1364" w:name="_Toc60480662"/>
      <w:bookmarkStart w:id="1365" w:name="_Toc60528478"/>
      <w:bookmarkStart w:id="1366" w:name="_Toc60528590"/>
      <w:bookmarkStart w:id="1367" w:name="_Toc60400246"/>
      <w:bookmarkStart w:id="1368" w:name="_Toc60401746"/>
      <w:bookmarkStart w:id="1369" w:name="_Toc60480663"/>
      <w:bookmarkStart w:id="1370" w:name="_Toc60528479"/>
      <w:bookmarkStart w:id="1371" w:name="_Toc60528591"/>
      <w:bookmarkStart w:id="1372" w:name="_Toc60400247"/>
      <w:bookmarkStart w:id="1373" w:name="_Toc60401747"/>
      <w:bookmarkStart w:id="1374" w:name="_Toc60480664"/>
      <w:bookmarkStart w:id="1375" w:name="_Toc60528480"/>
      <w:bookmarkStart w:id="1376" w:name="_Toc60528592"/>
      <w:bookmarkStart w:id="1377" w:name="_Toc60400248"/>
      <w:bookmarkStart w:id="1378" w:name="_Toc60401748"/>
      <w:bookmarkStart w:id="1379" w:name="_Toc60480665"/>
      <w:bookmarkStart w:id="1380" w:name="_Toc60528481"/>
      <w:bookmarkStart w:id="1381" w:name="_Toc60528593"/>
      <w:bookmarkStart w:id="1382" w:name="_Toc60400249"/>
      <w:bookmarkStart w:id="1383" w:name="_Toc60401749"/>
      <w:bookmarkStart w:id="1384" w:name="_Toc60480666"/>
      <w:bookmarkStart w:id="1385" w:name="_Toc60528482"/>
      <w:bookmarkStart w:id="1386" w:name="_Toc60528594"/>
      <w:bookmarkStart w:id="1387" w:name="_Toc60400250"/>
      <w:bookmarkStart w:id="1388" w:name="_Toc60401750"/>
      <w:bookmarkStart w:id="1389" w:name="_Toc60480667"/>
      <w:bookmarkStart w:id="1390" w:name="_Toc60528483"/>
      <w:bookmarkStart w:id="1391" w:name="_Toc60528595"/>
      <w:bookmarkStart w:id="1392" w:name="_Toc60400251"/>
      <w:bookmarkStart w:id="1393" w:name="_Toc60401751"/>
      <w:bookmarkStart w:id="1394" w:name="_Toc60480668"/>
      <w:bookmarkStart w:id="1395" w:name="_Toc60528484"/>
      <w:bookmarkStart w:id="1396" w:name="_Toc60528596"/>
      <w:bookmarkStart w:id="1397" w:name="_Toc60400252"/>
      <w:bookmarkStart w:id="1398" w:name="_Toc60401752"/>
      <w:bookmarkStart w:id="1399" w:name="_Toc60480669"/>
      <w:bookmarkStart w:id="1400" w:name="_Toc60528485"/>
      <w:bookmarkStart w:id="1401" w:name="_Toc60528597"/>
      <w:bookmarkStart w:id="1402" w:name="_Toc60400253"/>
      <w:bookmarkStart w:id="1403" w:name="_Toc60401753"/>
      <w:bookmarkStart w:id="1404" w:name="_Toc60480670"/>
      <w:bookmarkStart w:id="1405" w:name="_Toc60528486"/>
      <w:bookmarkStart w:id="1406" w:name="_Toc60528598"/>
      <w:bookmarkStart w:id="1407" w:name="_Toc60400254"/>
      <w:bookmarkStart w:id="1408" w:name="_Toc60401754"/>
      <w:bookmarkStart w:id="1409" w:name="_Toc60480671"/>
      <w:bookmarkStart w:id="1410" w:name="_Toc60528487"/>
      <w:bookmarkStart w:id="1411" w:name="_Toc60528599"/>
      <w:bookmarkStart w:id="1412" w:name="_Toc60400255"/>
      <w:bookmarkStart w:id="1413" w:name="_Toc60401755"/>
      <w:bookmarkStart w:id="1414" w:name="_Toc60480672"/>
      <w:bookmarkStart w:id="1415" w:name="_Toc60528488"/>
      <w:bookmarkStart w:id="1416" w:name="_Toc60528600"/>
      <w:bookmarkStart w:id="1417" w:name="_Toc60400256"/>
      <w:bookmarkStart w:id="1418" w:name="_Toc60401756"/>
      <w:bookmarkStart w:id="1419" w:name="_Toc60480673"/>
      <w:bookmarkStart w:id="1420" w:name="_Toc60528489"/>
      <w:bookmarkStart w:id="1421" w:name="_Toc60528601"/>
      <w:bookmarkStart w:id="1422" w:name="_Toc60400257"/>
      <w:bookmarkStart w:id="1423" w:name="_Toc60401757"/>
      <w:bookmarkStart w:id="1424" w:name="_Toc60480674"/>
      <w:bookmarkStart w:id="1425" w:name="_Toc60528490"/>
      <w:bookmarkStart w:id="1426" w:name="_Toc60528602"/>
      <w:bookmarkStart w:id="1427" w:name="_Toc60400258"/>
      <w:bookmarkStart w:id="1428" w:name="_Toc60401758"/>
      <w:bookmarkStart w:id="1429" w:name="_Toc60480675"/>
      <w:bookmarkStart w:id="1430" w:name="_Toc60528491"/>
      <w:bookmarkStart w:id="1431" w:name="_Toc60528603"/>
      <w:bookmarkStart w:id="1432" w:name="_Toc60400259"/>
      <w:bookmarkStart w:id="1433" w:name="_Toc60401759"/>
      <w:bookmarkStart w:id="1434" w:name="_Toc60480676"/>
      <w:bookmarkStart w:id="1435" w:name="_Toc60528492"/>
      <w:bookmarkStart w:id="1436" w:name="_Toc60528604"/>
      <w:bookmarkStart w:id="1437" w:name="_Toc60400260"/>
      <w:bookmarkStart w:id="1438" w:name="_Toc60401760"/>
      <w:bookmarkStart w:id="1439" w:name="_Toc60480677"/>
      <w:bookmarkStart w:id="1440" w:name="_Toc60528493"/>
      <w:bookmarkStart w:id="1441" w:name="_Toc60528605"/>
      <w:bookmarkStart w:id="1442" w:name="_Toc60400261"/>
      <w:bookmarkStart w:id="1443" w:name="_Toc60401761"/>
      <w:bookmarkStart w:id="1444" w:name="_Toc60480678"/>
      <w:bookmarkStart w:id="1445" w:name="_Toc60528494"/>
      <w:bookmarkStart w:id="1446" w:name="_Toc60528606"/>
      <w:bookmarkStart w:id="1447" w:name="_Toc60400262"/>
      <w:bookmarkStart w:id="1448" w:name="_Toc60401762"/>
      <w:bookmarkStart w:id="1449" w:name="_Toc60480679"/>
      <w:bookmarkStart w:id="1450" w:name="_Toc60528495"/>
      <w:bookmarkStart w:id="1451" w:name="_Toc60528607"/>
      <w:bookmarkStart w:id="1452" w:name="_Toc60400263"/>
      <w:bookmarkStart w:id="1453" w:name="_Toc60401763"/>
      <w:bookmarkStart w:id="1454" w:name="_Toc60480680"/>
      <w:bookmarkStart w:id="1455" w:name="_Toc60528496"/>
      <w:bookmarkStart w:id="1456" w:name="_Toc60528608"/>
      <w:bookmarkStart w:id="1457" w:name="_Toc60400264"/>
      <w:bookmarkStart w:id="1458" w:name="_Toc60401764"/>
      <w:bookmarkStart w:id="1459" w:name="_Toc60480681"/>
      <w:bookmarkStart w:id="1460" w:name="_Toc60528497"/>
      <w:bookmarkStart w:id="1461" w:name="_Toc60528609"/>
      <w:bookmarkStart w:id="1462" w:name="_Toc60400265"/>
      <w:bookmarkStart w:id="1463" w:name="_Toc60401765"/>
      <w:bookmarkStart w:id="1464" w:name="_Toc60480682"/>
      <w:bookmarkStart w:id="1465" w:name="_Toc60528498"/>
      <w:bookmarkStart w:id="1466" w:name="_Toc60528610"/>
      <w:bookmarkStart w:id="1467" w:name="_Toc60400266"/>
      <w:bookmarkStart w:id="1468" w:name="_Toc60401766"/>
      <w:bookmarkStart w:id="1469" w:name="_Toc60480683"/>
      <w:bookmarkStart w:id="1470" w:name="_Toc60528499"/>
      <w:bookmarkStart w:id="1471" w:name="_Toc60528611"/>
      <w:bookmarkStart w:id="1472" w:name="_Toc60400267"/>
      <w:bookmarkStart w:id="1473" w:name="_Toc60401767"/>
      <w:bookmarkStart w:id="1474" w:name="_Toc60480684"/>
      <w:bookmarkStart w:id="1475" w:name="_Toc60528500"/>
      <w:bookmarkStart w:id="1476" w:name="_Toc60528612"/>
      <w:bookmarkStart w:id="1477" w:name="_Toc60400268"/>
      <w:bookmarkStart w:id="1478" w:name="_Toc60401768"/>
      <w:bookmarkStart w:id="1479" w:name="_Toc60480685"/>
      <w:bookmarkStart w:id="1480" w:name="_Toc60528501"/>
      <w:bookmarkStart w:id="1481" w:name="_Toc60528613"/>
      <w:bookmarkStart w:id="1482" w:name="_Toc60400269"/>
      <w:bookmarkStart w:id="1483" w:name="_Toc60401769"/>
      <w:bookmarkStart w:id="1484" w:name="_Toc60480686"/>
      <w:bookmarkStart w:id="1485" w:name="_Toc60528502"/>
      <w:bookmarkStart w:id="1486" w:name="_Toc60528614"/>
      <w:bookmarkStart w:id="1487" w:name="_Toc60400270"/>
      <w:bookmarkStart w:id="1488" w:name="_Toc60401770"/>
      <w:bookmarkStart w:id="1489" w:name="_Toc60480687"/>
      <w:bookmarkStart w:id="1490" w:name="_Toc60528503"/>
      <w:bookmarkStart w:id="1491" w:name="_Toc60528615"/>
      <w:bookmarkStart w:id="1492" w:name="_Toc96745467"/>
      <w:bookmarkStart w:id="1493" w:name="_Toc73459953"/>
      <w:bookmarkStart w:id="1494" w:name="_Toc178073079"/>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r w:rsidRPr="00AD2257">
        <w:t>S</w:t>
      </w:r>
      <w:r w:rsidR="001A133B">
        <w:t>DMX</w:t>
      </w:r>
      <w:r w:rsidRPr="00AD2257">
        <w:t xml:space="preserve"> Best Practices</w:t>
      </w:r>
      <w:bookmarkEnd w:id="1492"/>
      <w:bookmarkEnd w:id="1493"/>
      <w:bookmarkEnd w:id="1494"/>
    </w:p>
    <w:p w14:paraId="6A818EDF" w14:textId="77777777" w:rsidR="009F24F7" w:rsidRPr="00AD2257" w:rsidRDefault="009F24F7">
      <w:pPr>
        <w:pStyle w:val="Heading3"/>
      </w:pPr>
      <w:bookmarkStart w:id="1495" w:name="_Toc96745468"/>
      <w:bookmarkStart w:id="1496" w:name="_Toc73459954"/>
      <w:bookmarkStart w:id="1497" w:name="_Toc178073080"/>
      <w:r w:rsidRPr="00AD2257">
        <w:t>Reporting and Dissemination Guidelines</w:t>
      </w:r>
      <w:bookmarkEnd w:id="1495"/>
      <w:bookmarkEnd w:id="1496"/>
      <w:bookmarkEnd w:id="1497"/>
    </w:p>
    <w:p w14:paraId="0752E558" w14:textId="77777777" w:rsidR="009F24F7" w:rsidRPr="00AD2257" w:rsidRDefault="009F24F7">
      <w:pPr>
        <w:pStyle w:val="Heading4"/>
      </w:pPr>
      <w:bookmarkStart w:id="1498" w:name="_Toc96745469"/>
      <w:r w:rsidRPr="00AD2257">
        <w:t>Central Institutions and Their Role in Statistical Data Exchanges</w:t>
      </w:r>
      <w:bookmarkEnd w:id="1498"/>
    </w:p>
    <w:p w14:paraId="12351CC4" w14:textId="03581381" w:rsidR="009F24F7" w:rsidRPr="00AD2257" w:rsidRDefault="009F24F7" w:rsidP="009F24F7">
      <w:pPr>
        <w:pStyle w:val="Paragraph"/>
      </w:pPr>
      <w:r w:rsidRPr="00AD2257">
        <w:t>Central institutions are the organisations to which other partner institutions "report" statistics. These statistics are used by central institutions either to compile aggregates and/or they are put together and made available in a uniform manner (e.g.</w:t>
      </w:r>
      <w:r w:rsidR="00641C5A">
        <w:t>,</w:t>
      </w:r>
      <w:r w:rsidRPr="00AD2257">
        <w:t xml:space="preserve"> on-line or on a CD-ROM or through file transfers). Therefore, central institutions receive data from other institutions and, usually, they also "disseminate" data to individual and/or institutions for end-use.  Within a country, a NSI or a </w:t>
      </w:r>
      <w:proofErr w:type="gramStart"/>
      <w:r w:rsidRPr="00AD2257">
        <w:t>national central bank (NCB) plays</w:t>
      </w:r>
      <w:proofErr w:type="gramEnd"/>
      <w:r w:rsidRPr="00AD2257">
        <w:t>, of course, a central institution role as it collects data from other entities and it disseminates statistical information to end users. In SDMX the role of central institution is very important: every statistical message is based on underlying structural definitions (statistical concepts, code lists, DSDs) which have been devised by a particular agency, usually a central institution. Such an institution plays the role of the reference "structural definitions maintenance agency" for the corresponding messages which are exchanged. Of course, two institutions could exchange data using/referring to structural information devised by a third institution.</w:t>
      </w:r>
    </w:p>
    <w:p w14:paraId="1A9D3CBC" w14:textId="77777777" w:rsidR="009F24F7" w:rsidRPr="00AD2257" w:rsidRDefault="009F24F7" w:rsidP="009F24F7">
      <w:pPr>
        <w:pStyle w:val="Paragraph"/>
      </w:pPr>
    </w:p>
    <w:p w14:paraId="493C7855" w14:textId="123CC2D6" w:rsidR="009F24F7" w:rsidRPr="00AD2257" w:rsidRDefault="009F24F7" w:rsidP="009F24F7">
      <w:pPr>
        <w:pStyle w:val="Paragraph"/>
      </w:pPr>
      <w:r w:rsidRPr="00AD2257">
        <w:t>Central institutions can play a double role:</w:t>
      </w:r>
    </w:p>
    <w:p w14:paraId="2FE13FBA" w14:textId="77777777" w:rsidR="009F24F7" w:rsidRPr="00AD2257" w:rsidRDefault="009F24F7" w:rsidP="00A6281D">
      <w:pPr>
        <w:pStyle w:val="bulleted"/>
        <w:numPr>
          <w:ilvl w:val="0"/>
          <w:numId w:val="26"/>
        </w:numPr>
      </w:pPr>
      <w:r w:rsidRPr="00AD2257">
        <w:t xml:space="preserve">collecting and further disseminating </w:t>
      </w:r>
      <w:proofErr w:type="gramStart"/>
      <w:r w:rsidRPr="00AD2257">
        <w:t>statistics;</w:t>
      </w:r>
      <w:proofErr w:type="gramEnd"/>
    </w:p>
    <w:p w14:paraId="6F569D28" w14:textId="77777777" w:rsidR="009F24F7" w:rsidRPr="00AD2257" w:rsidRDefault="009F24F7" w:rsidP="00A6281D">
      <w:pPr>
        <w:pStyle w:val="bulleted"/>
        <w:numPr>
          <w:ilvl w:val="0"/>
          <w:numId w:val="26"/>
        </w:numPr>
      </w:pPr>
      <w:r w:rsidRPr="00AD2257">
        <w:t>devising structural definitions for use in data exchanges.</w:t>
      </w:r>
    </w:p>
    <w:p w14:paraId="68D7F885" w14:textId="77777777" w:rsidR="009F24F7" w:rsidRPr="00AD2257" w:rsidRDefault="009F24F7">
      <w:pPr>
        <w:pStyle w:val="Heading4"/>
      </w:pPr>
      <w:bookmarkStart w:id="1499" w:name="_Toc96745470"/>
      <w:r w:rsidRPr="00AD2257">
        <w:t>Defining Data Structure Definitions (DSDs</w:t>
      </w:r>
      <w:bookmarkEnd w:id="1499"/>
      <w:r w:rsidRPr="00AD2257">
        <w:t>)</w:t>
      </w:r>
    </w:p>
    <w:p w14:paraId="40660339" w14:textId="77777777" w:rsidR="009F24F7" w:rsidRPr="00AD2257" w:rsidRDefault="009F24F7" w:rsidP="009F24F7">
      <w:pPr>
        <w:pStyle w:val="Paragraph"/>
      </w:pPr>
      <w:r w:rsidRPr="00AD2257">
        <w:t>The following guidelines are suggested for building a DSD. However, it is expected that these guidelines will be considered by central institutions when devising new DSDs.</w:t>
      </w:r>
    </w:p>
    <w:p w14:paraId="249673AE" w14:textId="77777777" w:rsidR="009F24F7" w:rsidRPr="00AD2257" w:rsidRDefault="009F24F7" w:rsidP="009F24F7">
      <w:pPr>
        <w:pStyle w:val="Paragraph"/>
      </w:pPr>
    </w:p>
    <w:p w14:paraId="3AE0A91C" w14:textId="400B4CEE" w:rsidR="009F24F7" w:rsidRPr="00AD2257" w:rsidRDefault="009F24F7" w:rsidP="009F24F7">
      <w:pPr>
        <w:pStyle w:val="Paragraph"/>
        <w:rPr>
          <w:u w:val="single"/>
        </w:rPr>
      </w:pPr>
      <w:r w:rsidRPr="00AD2257">
        <w:rPr>
          <w:u w:val="single"/>
        </w:rPr>
        <w:t xml:space="preserve">Dimensions, Attributes and </w:t>
      </w:r>
      <w:proofErr w:type="spellStart"/>
      <w:r w:rsidRPr="00AD2257">
        <w:rPr>
          <w:u w:val="single"/>
        </w:rPr>
        <w:t>Code</w:t>
      </w:r>
      <w:r w:rsidR="00D4778E">
        <w:rPr>
          <w:u w:val="single"/>
        </w:rPr>
        <w:t>l</w:t>
      </w:r>
      <w:r w:rsidRPr="00AD2257">
        <w:rPr>
          <w:u w:val="single"/>
        </w:rPr>
        <w:t>ists</w:t>
      </w:r>
      <w:proofErr w:type="spellEnd"/>
    </w:p>
    <w:p w14:paraId="57C47B46" w14:textId="02133560" w:rsidR="009F24F7" w:rsidRDefault="009F24F7" w:rsidP="009F24F7">
      <w:pPr>
        <w:pStyle w:val="Paragraph"/>
      </w:pPr>
    </w:p>
    <w:p w14:paraId="19088496" w14:textId="0FEA03C3" w:rsidR="00F2745A" w:rsidRDefault="00F2745A" w:rsidP="00A6281D">
      <w:pPr>
        <w:pStyle w:val="bulleted"/>
      </w:pPr>
      <w:r w:rsidRPr="00FD4515">
        <w:rPr>
          <w:b/>
          <w:bCs/>
        </w:rPr>
        <w:t>Avoid dimensions that are not appropriate for all the series in the data structure definition</w:t>
      </w:r>
      <w:r>
        <w:t xml:space="preserve">. If some dimensions are not applicable (this is evident from the need to have a code in a code list which is marked as </w:t>
      </w:r>
      <w:r w:rsidR="00593C29">
        <w:t>"</w:t>
      </w:r>
      <w:r>
        <w:t>not applicable</w:t>
      </w:r>
      <w:r w:rsidR="00593C29">
        <w:t>"</w:t>
      </w:r>
      <w:r>
        <w:t xml:space="preserve">, </w:t>
      </w:r>
      <w:r w:rsidR="00593C29">
        <w:t>"</w:t>
      </w:r>
      <w:r>
        <w:t>not relevant</w:t>
      </w:r>
      <w:r w:rsidR="00593C29">
        <w:t>"</w:t>
      </w:r>
      <w:r>
        <w:t xml:space="preserve"> or </w:t>
      </w:r>
      <w:r w:rsidR="00593C29">
        <w:t>"</w:t>
      </w:r>
      <w:r>
        <w:t>total</w:t>
      </w:r>
      <w:r w:rsidR="00593C29">
        <w:t>"</w:t>
      </w:r>
      <w:r>
        <w:t xml:space="preserve">) for some series then consider moving these series to a new data structure definition in which these dimensions are dropped from the key structure. This is a judgement call as it is sometimes difficult to achieve this without increasing considerably the number of DSDs. </w:t>
      </w:r>
    </w:p>
    <w:p w14:paraId="76D32436" w14:textId="0026902F" w:rsidR="00F2745A" w:rsidRDefault="00F2745A" w:rsidP="00A6281D">
      <w:pPr>
        <w:pStyle w:val="bulleted"/>
      </w:pPr>
      <w:r w:rsidRPr="00FD4515">
        <w:rPr>
          <w:b/>
          <w:bCs/>
        </w:rPr>
        <w:t>Devise DSDs with a small number of Dimensions for public viewing of data</w:t>
      </w:r>
      <w:r>
        <w:t xml:space="preserve">. A DSD with the number dimensions in excess 6 or 7 is often difficult for non-specialist users to understand. In these cases, it is better to have a larger number of DSDs with smaller </w:t>
      </w:r>
      <w:r w:rsidR="00593C29">
        <w:t>"</w:t>
      </w:r>
      <w:r>
        <w:t>cubes</w:t>
      </w:r>
      <w:r w:rsidR="00593C29">
        <w:t>"</w:t>
      </w:r>
      <w:r>
        <w:t xml:space="preserve"> of data, or to eliminate dimensions and aggregate the data at a higher level. Dissemination of data on the web is a growing use case for the SDMX standards: the differentiation of observations by dimensionality</w:t>
      </w:r>
      <w:r w:rsidR="00B21409">
        <w:t>,</w:t>
      </w:r>
      <w:r>
        <w:t xml:space="preserve"> </w:t>
      </w:r>
      <w:r>
        <w:lastRenderedPageBreak/>
        <w:t>which are necessary for statisticians and economists</w:t>
      </w:r>
      <w:r w:rsidR="00B21409">
        <w:t>,</w:t>
      </w:r>
      <w:r>
        <w:t xml:space="preserve"> are often obscure to public consumers who may not always understand the semantic of the differentiation.</w:t>
      </w:r>
    </w:p>
    <w:p w14:paraId="1D2134E3" w14:textId="420A4DD7" w:rsidR="00F2745A" w:rsidRDefault="00F2745A" w:rsidP="00A6281D">
      <w:pPr>
        <w:pStyle w:val="bulleted"/>
      </w:pPr>
      <w:r w:rsidRPr="00FD4515">
        <w:rPr>
          <w:b/>
          <w:bCs/>
        </w:rPr>
        <w:t>Avoid composite dimensions</w:t>
      </w:r>
      <w:r>
        <w:t>. Each dimension should correspond to a single characteristic of the data, not to a combination of characteristics.</w:t>
      </w:r>
    </w:p>
    <w:p w14:paraId="1DF6B951" w14:textId="17DD1EE2" w:rsidR="00F2745A" w:rsidRDefault="00F2745A" w:rsidP="00A6281D">
      <w:pPr>
        <w:pStyle w:val="bulleted"/>
      </w:pPr>
      <w:r>
        <w:t xml:space="preserve">Consider the inclusion of the following attributes. Once the key structure of a data structure definition has been decided, then the set of (preferably mandatory) attributes of this data structure definition </w:t>
      </w:r>
      <w:proofErr w:type="gramStart"/>
      <w:r>
        <w:t>has</w:t>
      </w:r>
      <w:proofErr w:type="gramEnd"/>
      <w:r>
        <w:t xml:space="preserve"> to be defined. In general, some statistical concepts are deemed necessary across all Data Structure Definitions to qualify the contained information. Examples of these are:</w:t>
      </w:r>
    </w:p>
    <w:p w14:paraId="1D300B88" w14:textId="567AD52E" w:rsidR="00F2745A" w:rsidRDefault="00F2745A" w:rsidP="006C7C73">
      <w:pPr>
        <w:pStyle w:val="ListParagraph"/>
        <w:numPr>
          <w:ilvl w:val="1"/>
          <w:numId w:val="44"/>
        </w:numPr>
        <w:spacing w:before="120" w:after="120"/>
        <w:ind w:hanging="357"/>
      </w:pPr>
      <w:r>
        <w:t xml:space="preserve">A descriptive title for the series (this is most useful for dissemination of data for </w:t>
      </w:r>
      <w:proofErr w:type="gramStart"/>
      <w:r>
        <w:t>viewing e.g.,</w:t>
      </w:r>
      <w:proofErr w:type="gramEnd"/>
      <w:r>
        <w:t xml:space="preserve"> on the web).</w:t>
      </w:r>
    </w:p>
    <w:p w14:paraId="57370F3C" w14:textId="7F8D5DD4" w:rsidR="00F2745A" w:rsidRDefault="00F2745A" w:rsidP="006C7C73">
      <w:pPr>
        <w:pStyle w:val="ListParagraph"/>
        <w:numPr>
          <w:ilvl w:val="1"/>
          <w:numId w:val="44"/>
        </w:numPr>
        <w:spacing w:before="120" w:after="120"/>
        <w:ind w:hanging="357"/>
      </w:pPr>
      <w:r>
        <w:t>Collection (e.g., end of period, averaged or summed over period).</w:t>
      </w:r>
    </w:p>
    <w:p w14:paraId="76505ECA" w14:textId="0A59E3A7" w:rsidR="00F2745A" w:rsidRDefault="00F2745A" w:rsidP="006C7C73">
      <w:pPr>
        <w:pStyle w:val="ListParagraph"/>
        <w:numPr>
          <w:ilvl w:val="1"/>
          <w:numId w:val="44"/>
        </w:numPr>
        <w:spacing w:before="120" w:after="120"/>
        <w:ind w:hanging="357"/>
      </w:pPr>
      <w:r>
        <w:t>Unit (e.g., currency of denomination).</w:t>
      </w:r>
    </w:p>
    <w:p w14:paraId="04515E1A" w14:textId="40D95D24" w:rsidR="00F2745A" w:rsidRDefault="00F2745A" w:rsidP="006C7C73">
      <w:pPr>
        <w:pStyle w:val="ListParagraph"/>
        <w:numPr>
          <w:ilvl w:val="1"/>
          <w:numId w:val="44"/>
        </w:numPr>
        <w:spacing w:before="120" w:after="120"/>
        <w:ind w:hanging="357"/>
      </w:pPr>
      <w:r>
        <w:t>Unit multiplier (e.g., expressed in millions).</w:t>
      </w:r>
    </w:p>
    <w:p w14:paraId="4093C285" w14:textId="54B83DCF" w:rsidR="00F2745A" w:rsidRDefault="00F2745A" w:rsidP="006C7C73">
      <w:pPr>
        <w:pStyle w:val="ListParagraph"/>
        <w:numPr>
          <w:ilvl w:val="1"/>
          <w:numId w:val="44"/>
        </w:numPr>
        <w:spacing w:before="120" w:after="120"/>
        <w:ind w:hanging="357"/>
      </w:pPr>
      <w:r>
        <w:t>Availability (which institutions can a series become available to).</w:t>
      </w:r>
    </w:p>
    <w:p w14:paraId="7F9A2F32" w14:textId="471B325D" w:rsidR="00F2745A" w:rsidRDefault="00F2745A" w:rsidP="006C7C73">
      <w:pPr>
        <w:pStyle w:val="ListParagraph"/>
        <w:numPr>
          <w:ilvl w:val="1"/>
          <w:numId w:val="44"/>
        </w:numPr>
        <w:spacing w:before="120" w:after="120"/>
        <w:ind w:hanging="357"/>
      </w:pPr>
      <w:r>
        <w:t>Decimals (i.e., number of decimal digits used in numerical observations).</w:t>
      </w:r>
    </w:p>
    <w:p w14:paraId="35F34628" w14:textId="39F0F9FA" w:rsidR="00F2745A" w:rsidRPr="00F2745A" w:rsidRDefault="00F2745A" w:rsidP="006C7C73">
      <w:pPr>
        <w:pStyle w:val="ListParagraph"/>
        <w:numPr>
          <w:ilvl w:val="1"/>
          <w:numId w:val="44"/>
        </w:numPr>
        <w:spacing w:before="120" w:after="120"/>
        <w:ind w:hanging="357"/>
      </w:pPr>
      <w:r>
        <w:t>Observation Status (e.g., estimate, provisional, normal).</w:t>
      </w:r>
    </w:p>
    <w:p w14:paraId="3121C0BA" w14:textId="77777777" w:rsidR="009F24F7" w:rsidRPr="00F2745A" w:rsidRDefault="009F24F7" w:rsidP="00FD4515"/>
    <w:p w14:paraId="76EB6AF2" w14:textId="77777777" w:rsidR="009F24F7" w:rsidRPr="00F2745A" w:rsidRDefault="009F24F7" w:rsidP="00FD4515">
      <w:r w:rsidRPr="00F2745A">
        <w:t>Moreover, additional attributes may be considered as mandatory when a specific data structure definition is defined.</w:t>
      </w:r>
    </w:p>
    <w:p w14:paraId="4072BBC7" w14:textId="32DC99DE" w:rsidR="009F24F7" w:rsidRPr="00F2745A" w:rsidRDefault="009F24F7" w:rsidP="00FD4515"/>
    <w:p w14:paraId="4021AC20" w14:textId="6DCFD6E1" w:rsidR="00D4778E" w:rsidRPr="00F2745A" w:rsidRDefault="00D4778E" w:rsidP="00A6281D">
      <w:pPr>
        <w:pStyle w:val="bulleted"/>
      </w:pPr>
      <w:r w:rsidRPr="345D7909">
        <w:rPr>
          <w:b/>
          <w:bCs/>
        </w:rPr>
        <w:t>Avoid creating a new code list where one already exists</w:t>
      </w:r>
      <w:r>
        <w:t>. It is highly recommended that structural definitions and code lists be consistent with internationally agreed standard methodologies, wherever they exist, e.g., System of National Accounts 1993; Balance of Payments Manual, Fifth Edition; Monetary and Financial Statistics Manual; Government Finance Statistics Manual, etc. When setting-up a new data exchange, the following order of priority is suggested when considering the use of code lists:</w:t>
      </w:r>
    </w:p>
    <w:p w14:paraId="66D518EC" w14:textId="25ACEA47" w:rsidR="00D4778E" w:rsidRPr="00F2745A" w:rsidRDefault="00D4778E" w:rsidP="006C7C73">
      <w:pPr>
        <w:pStyle w:val="ListParagraph"/>
        <w:numPr>
          <w:ilvl w:val="1"/>
          <w:numId w:val="44"/>
        </w:numPr>
        <w:spacing w:before="120" w:after="120"/>
      </w:pPr>
      <w:r w:rsidRPr="00F2745A">
        <w:t xml:space="preserve">international standard code </w:t>
      </w:r>
      <w:proofErr w:type="gramStart"/>
      <w:r w:rsidRPr="00F2745A">
        <w:t>lists;</w:t>
      </w:r>
      <w:proofErr w:type="gramEnd"/>
    </w:p>
    <w:p w14:paraId="1829F2A6" w14:textId="7DB7F74A" w:rsidR="00D4778E" w:rsidRPr="00F2745A" w:rsidRDefault="00D4778E" w:rsidP="006C7C73">
      <w:pPr>
        <w:pStyle w:val="ListParagraph"/>
        <w:numPr>
          <w:ilvl w:val="1"/>
          <w:numId w:val="44"/>
        </w:numPr>
        <w:spacing w:before="120" w:after="120"/>
      </w:pPr>
      <w:r w:rsidRPr="00F2745A">
        <w:t xml:space="preserve">international code lists supplemented by other international and/or regional </w:t>
      </w:r>
      <w:proofErr w:type="gramStart"/>
      <w:r w:rsidRPr="00F2745A">
        <w:t>institutions;</w:t>
      </w:r>
      <w:proofErr w:type="gramEnd"/>
    </w:p>
    <w:p w14:paraId="1C4E86C6" w14:textId="183D93BC" w:rsidR="00D4778E" w:rsidRPr="00F2745A" w:rsidRDefault="00F2745A" w:rsidP="006C7C73">
      <w:pPr>
        <w:pStyle w:val="ListParagraph"/>
        <w:numPr>
          <w:ilvl w:val="1"/>
          <w:numId w:val="44"/>
        </w:numPr>
        <w:spacing w:before="120" w:after="120"/>
      </w:pPr>
      <w:r>
        <w:t>s</w:t>
      </w:r>
      <w:r w:rsidR="00D4778E" w:rsidRPr="00F2745A">
        <w:t xml:space="preserve">tandardised lists used already by international </w:t>
      </w:r>
      <w:proofErr w:type="gramStart"/>
      <w:r w:rsidR="00D4778E" w:rsidRPr="00F2745A">
        <w:t>institutions;</w:t>
      </w:r>
      <w:proofErr w:type="gramEnd"/>
    </w:p>
    <w:p w14:paraId="0B9523D0" w14:textId="668E1ECB" w:rsidR="00D4778E" w:rsidRDefault="00D4778E" w:rsidP="006C7C73">
      <w:pPr>
        <w:pStyle w:val="ListParagraph"/>
        <w:numPr>
          <w:ilvl w:val="1"/>
          <w:numId w:val="44"/>
        </w:numPr>
        <w:spacing w:before="120" w:after="120"/>
      </w:pPr>
      <w:r w:rsidRPr="00F2745A">
        <w:t xml:space="preserve">new code lists agreed between two international or regional </w:t>
      </w:r>
      <w:proofErr w:type="gramStart"/>
      <w:r w:rsidRPr="00F2745A">
        <w:t>institutions;</w:t>
      </w:r>
      <w:proofErr w:type="gramEnd"/>
    </w:p>
    <w:p w14:paraId="75403865" w14:textId="39D4AEAB" w:rsidR="00A04724" w:rsidRPr="00F2745A" w:rsidRDefault="00A04724" w:rsidP="006C7C73">
      <w:pPr>
        <w:pStyle w:val="ListParagraph"/>
        <w:numPr>
          <w:ilvl w:val="1"/>
          <w:numId w:val="44"/>
        </w:numPr>
        <w:spacing w:before="120" w:after="120"/>
      </w:pPr>
      <w:r>
        <w:rPr>
          <w:lang w:val="en-US"/>
        </w:rPr>
        <w:t>new code list</w:t>
      </w:r>
      <w:r w:rsidR="005965C6">
        <w:rPr>
          <w:lang w:val="en-US"/>
        </w:rPr>
        <w:t>s which extend</w:t>
      </w:r>
      <w:r>
        <w:rPr>
          <w:lang w:val="en-US"/>
        </w:rPr>
        <w:t xml:space="preserve"> existing code lists, by adding only missing </w:t>
      </w:r>
      <w:proofErr w:type="gramStart"/>
      <w:r>
        <w:rPr>
          <w:lang w:val="en-US"/>
        </w:rPr>
        <w:t>codes;</w:t>
      </w:r>
      <w:proofErr w:type="gramEnd"/>
    </w:p>
    <w:p w14:paraId="5407AB2B" w14:textId="46F6A601" w:rsidR="00D4778E" w:rsidRPr="00F2745A" w:rsidRDefault="00D4778E" w:rsidP="006C7C73">
      <w:pPr>
        <w:pStyle w:val="ListParagraph"/>
        <w:numPr>
          <w:ilvl w:val="1"/>
          <w:numId w:val="44"/>
        </w:numPr>
        <w:spacing w:before="120" w:after="120"/>
      </w:pPr>
      <w:r w:rsidRPr="00F2745A">
        <w:t>new specific code lists.</w:t>
      </w:r>
    </w:p>
    <w:p w14:paraId="0BBB87BC" w14:textId="77777777" w:rsidR="00D4778E" w:rsidRPr="00F2745A" w:rsidRDefault="00D4778E" w:rsidP="00FD4515"/>
    <w:p w14:paraId="70221880" w14:textId="0CC47553" w:rsidR="009F24F7" w:rsidRPr="00AD2257" w:rsidRDefault="009F24F7" w:rsidP="00C31D57">
      <w:pPr>
        <w:pStyle w:val="Paragraph"/>
      </w:pPr>
      <w:r w:rsidRPr="00AD2257">
        <w:t xml:space="preserve">The same code list can be used for several statistical concepts, within a data structure definition or across DSDs. Note that SDMX has recognised that these classifications are often quite large and the usage of codes in any one DSD is only a small extract of the full code list. In this version of the </w:t>
      </w:r>
      <w:r w:rsidR="00F2745A" w:rsidRPr="00AD2257">
        <w:t>standard,</w:t>
      </w:r>
      <w:r w:rsidRPr="00AD2257">
        <w:t xml:space="preserve"> it is possible to exchange and disseminate a </w:t>
      </w:r>
      <w:r w:rsidRPr="00AD2257">
        <w:rPr>
          <w:b/>
        </w:rPr>
        <w:t>partial code list</w:t>
      </w:r>
      <w:r w:rsidRPr="00AD2257">
        <w:t xml:space="preserve"> which is extracted from the full code </w:t>
      </w:r>
      <w:proofErr w:type="gramStart"/>
      <w:r w:rsidRPr="00AD2257">
        <w:t>list</w:t>
      </w:r>
      <w:proofErr w:type="gramEnd"/>
      <w:r w:rsidRPr="00AD2257">
        <w:t xml:space="preserve"> and which supports the dimension values valid for a particular DSD.</w:t>
      </w:r>
    </w:p>
    <w:p w14:paraId="6712E401" w14:textId="77777777" w:rsidR="009F24F7" w:rsidRPr="00AD2257" w:rsidRDefault="009F24F7" w:rsidP="009F24F7">
      <w:pPr>
        <w:pStyle w:val="Paragraph"/>
      </w:pPr>
    </w:p>
    <w:p w14:paraId="5AC1DDCB" w14:textId="67D5B7F5" w:rsidR="009F24F7" w:rsidRPr="00FD4515" w:rsidRDefault="009F24F7" w:rsidP="00FD4515">
      <w:pPr>
        <w:rPr>
          <w:u w:val="single"/>
        </w:rPr>
      </w:pPr>
      <w:r w:rsidRPr="00FD4515">
        <w:lastRenderedPageBreak/>
        <w:t>Data Structure Definition Structure</w:t>
      </w:r>
    </w:p>
    <w:p w14:paraId="5A669002" w14:textId="77777777" w:rsidR="009F24F7" w:rsidRPr="00AD2257" w:rsidRDefault="009F24F7" w:rsidP="00A6281D">
      <w:pPr>
        <w:pStyle w:val="bulleted"/>
      </w:pPr>
      <w:r w:rsidRPr="00AD2257">
        <w:t xml:space="preserve">The following items </w:t>
      </w:r>
      <w:proofErr w:type="gramStart"/>
      <w:r w:rsidRPr="00AD2257">
        <w:t>have to</w:t>
      </w:r>
      <w:proofErr w:type="gramEnd"/>
      <w:r w:rsidRPr="00AD2257">
        <w:t xml:space="preserve"> be specified by a structural definitions maintenance agency when defining a new data structure definition:</w:t>
      </w:r>
    </w:p>
    <w:p w14:paraId="2BAF7FB5" w14:textId="77777777" w:rsidR="009F24F7" w:rsidRPr="00AD2257" w:rsidRDefault="009F24F7" w:rsidP="00A6281D">
      <w:pPr>
        <w:pStyle w:val="bulleted"/>
      </w:pPr>
      <w:r w:rsidRPr="00AD2257">
        <w:t>Data structure definition (DSD) identification:</w:t>
      </w:r>
    </w:p>
    <w:p w14:paraId="06C31A93" w14:textId="77777777" w:rsidR="009F24F7" w:rsidRPr="00AD2257" w:rsidRDefault="009F24F7" w:rsidP="00A6281D">
      <w:pPr>
        <w:pStyle w:val="bulleted"/>
        <w:numPr>
          <w:ilvl w:val="0"/>
          <w:numId w:val="27"/>
        </w:numPr>
      </w:pPr>
      <w:r w:rsidRPr="00AD2257">
        <w:t>DSD identifier</w:t>
      </w:r>
    </w:p>
    <w:p w14:paraId="05DF2863" w14:textId="77777777" w:rsidR="009F24F7" w:rsidRPr="00AD2257" w:rsidRDefault="009F24F7" w:rsidP="00A6281D">
      <w:pPr>
        <w:pStyle w:val="bulleted"/>
        <w:numPr>
          <w:ilvl w:val="0"/>
          <w:numId w:val="27"/>
        </w:numPr>
      </w:pPr>
      <w:r w:rsidRPr="00AD2257">
        <w:t>DSD name</w:t>
      </w:r>
    </w:p>
    <w:p w14:paraId="5D1D0D2B" w14:textId="77777777" w:rsidR="009F24F7" w:rsidRPr="00AD2257" w:rsidRDefault="009F24F7" w:rsidP="00A6281D">
      <w:pPr>
        <w:pStyle w:val="bulleted"/>
      </w:pPr>
      <w:r w:rsidRPr="00AD2257">
        <w:t>A list of metadata concepts assigned as dimensions of the data structure definition. For each:</w:t>
      </w:r>
    </w:p>
    <w:p w14:paraId="3E8F1518" w14:textId="77777777" w:rsidR="009F24F7" w:rsidRPr="00AD2257" w:rsidRDefault="009F24F7" w:rsidP="00A6281D">
      <w:pPr>
        <w:pStyle w:val="bulleted"/>
        <w:numPr>
          <w:ilvl w:val="0"/>
          <w:numId w:val="28"/>
        </w:numPr>
      </w:pPr>
      <w:r w:rsidRPr="00AD2257">
        <w:t>(statistical) concept identifier</w:t>
      </w:r>
    </w:p>
    <w:p w14:paraId="4D83FF40" w14:textId="33336414" w:rsidR="009F24F7" w:rsidRPr="00AD2257" w:rsidRDefault="009F24F7" w:rsidP="00A6281D">
      <w:pPr>
        <w:pStyle w:val="bulleted"/>
        <w:numPr>
          <w:ilvl w:val="0"/>
          <w:numId w:val="28"/>
        </w:numPr>
      </w:pPr>
      <w:r w:rsidRPr="00AD2257">
        <w:t>code list identifier (</w:t>
      </w:r>
      <w:r w:rsidR="009F4993">
        <w:t>i</w:t>
      </w:r>
      <w:r w:rsidRPr="00AD2257">
        <w:t>d, version, maintenance agency) if the representation is coded</w:t>
      </w:r>
    </w:p>
    <w:p w14:paraId="5BE40EEB" w14:textId="77777777" w:rsidR="009F24F7" w:rsidRPr="00AD2257" w:rsidRDefault="009F24F7" w:rsidP="00A6281D">
      <w:pPr>
        <w:pStyle w:val="bulleted"/>
      </w:pPr>
      <w:r w:rsidRPr="00AD2257">
        <w:t>A list of (statistical) concepts assigned as attributes for the data structure definition. For each:</w:t>
      </w:r>
    </w:p>
    <w:p w14:paraId="571D30F3" w14:textId="77777777" w:rsidR="009F24F7" w:rsidRPr="00AD2257" w:rsidRDefault="009F24F7" w:rsidP="00A6281D">
      <w:pPr>
        <w:pStyle w:val="bulleted"/>
        <w:numPr>
          <w:ilvl w:val="0"/>
          <w:numId w:val="29"/>
        </w:numPr>
      </w:pPr>
      <w:r w:rsidRPr="00AD2257">
        <w:t>(statistical) concept identifier</w:t>
      </w:r>
    </w:p>
    <w:p w14:paraId="15EBC37B" w14:textId="77777777" w:rsidR="009F24F7" w:rsidRPr="00AD2257" w:rsidRDefault="009F24F7" w:rsidP="00A6281D">
      <w:pPr>
        <w:pStyle w:val="bulleted"/>
        <w:numPr>
          <w:ilvl w:val="0"/>
          <w:numId w:val="29"/>
        </w:numPr>
      </w:pPr>
      <w:r w:rsidRPr="00AD2257">
        <w:t>code list identifier if the concept is coded</w:t>
      </w:r>
    </w:p>
    <w:p w14:paraId="10B6FA10" w14:textId="4047DE0D" w:rsidR="009F24F7" w:rsidRPr="00AD2257" w:rsidRDefault="00BA3A87" w:rsidP="00A6281D">
      <w:pPr>
        <w:pStyle w:val="bulleted"/>
        <w:numPr>
          <w:ilvl w:val="0"/>
          <w:numId w:val="29"/>
        </w:numPr>
      </w:pPr>
      <w:r>
        <w:t>usage</w:t>
      </w:r>
      <w:r w:rsidR="009F24F7" w:rsidRPr="00AD2257">
        <w:t>: mandatory</w:t>
      </w:r>
      <w:r w:rsidR="00D11E16">
        <w:t xml:space="preserve">, </w:t>
      </w:r>
      <w:r>
        <w:t>optional</w:t>
      </w:r>
    </w:p>
    <w:p w14:paraId="56A3EA03" w14:textId="05B58A58" w:rsidR="009F24F7" w:rsidRPr="00AD2257" w:rsidRDefault="00D11E16" w:rsidP="00A6281D">
      <w:pPr>
        <w:pStyle w:val="bulleted"/>
        <w:numPr>
          <w:ilvl w:val="0"/>
          <w:numId w:val="29"/>
        </w:numPr>
      </w:pPr>
      <w:r>
        <w:t>relationship to dimensions and measures</w:t>
      </w:r>
    </w:p>
    <w:p w14:paraId="695569C0" w14:textId="77777777" w:rsidR="009F24F7" w:rsidRPr="00AD2257" w:rsidRDefault="009F24F7" w:rsidP="00A6281D">
      <w:pPr>
        <w:pStyle w:val="bulleted"/>
        <w:numPr>
          <w:ilvl w:val="0"/>
          <w:numId w:val="29"/>
        </w:numPr>
      </w:pPr>
      <w:r w:rsidRPr="00AD2257">
        <w:t>maximum text length for the uncoded concepts</w:t>
      </w:r>
    </w:p>
    <w:p w14:paraId="0CC6E3D6" w14:textId="77777777" w:rsidR="009F24F7" w:rsidRPr="00AD2257" w:rsidRDefault="009F24F7" w:rsidP="00A6281D">
      <w:pPr>
        <w:pStyle w:val="bulleted"/>
        <w:numPr>
          <w:ilvl w:val="0"/>
          <w:numId w:val="29"/>
        </w:numPr>
      </w:pPr>
      <w:r w:rsidRPr="00AD2257">
        <w:t>maximum code length for the coded concepts</w:t>
      </w:r>
    </w:p>
    <w:p w14:paraId="451F5099" w14:textId="77777777" w:rsidR="009F24F7" w:rsidRPr="00AD2257" w:rsidRDefault="009F24F7" w:rsidP="00A6281D">
      <w:pPr>
        <w:pStyle w:val="bulleted"/>
      </w:pPr>
      <w:r w:rsidRPr="00AD2257">
        <w:t>A list of the code lists used in the data structure definition. For each:</w:t>
      </w:r>
    </w:p>
    <w:p w14:paraId="5D63DED6" w14:textId="77777777" w:rsidR="009F24F7" w:rsidRPr="00AD2257" w:rsidRDefault="009F24F7" w:rsidP="00A6281D">
      <w:pPr>
        <w:pStyle w:val="bulleted"/>
        <w:numPr>
          <w:ilvl w:val="0"/>
          <w:numId w:val="30"/>
        </w:numPr>
      </w:pPr>
      <w:r w:rsidRPr="00AD2257">
        <w:t>code list identifier</w:t>
      </w:r>
    </w:p>
    <w:p w14:paraId="5B68AF1A" w14:textId="77777777" w:rsidR="009F24F7" w:rsidRPr="00AD2257" w:rsidRDefault="009F24F7" w:rsidP="00A6281D">
      <w:pPr>
        <w:pStyle w:val="bulleted"/>
        <w:numPr>
          <w:ilvl w:val="0"/>
          <w:numId w:val="30"/>
        </w:numPr>
      </w:pPr>
      <w:r w:rsidRPr="00AD2257">
        <w:t>code list name</w:t>
      </w:r>
    </w:p>
    <w:p w14:paraId="5A125FD8" w14:textId="77777777" w:rsidR="009F24F7" w:rsidRPr="00AD2257" w:rsidRDefault="009F24F7" w:rsidP="00A6281D">
      <w:pPr>
        <w:pStyle w:val="bulleted"/>
        <w:numPr>
          <w:ilvl w:val="0"/>
          <w:numId w:val="30"/>
        </w:numPr>
      </w:pPr>
      <w:r w:rsidRPr="00AD2257">
        <w:t>code values and descriptions</w:t>
      </w:r>
    </w:p>
    <w:p w14:paraId="0DF3D4C9" w14:textId="46E7BD85" w:rsidR="009F24F7" w:rsidRPr="00AD2257" w:rsidRDefault="009F24F7" w:rsidP="00A6281D">
      <w:pPr>
        <w:pStyle w:val="bulleted"/>
      </w:pPr>
      <w:r w:rsidRPr="00AD2257">
        <w:t xml:space="preserve">Definition of </w:t>
      </w:r>
      <w:r w:rsidR="00D11E16">
        <w:t>D</w:t>
      </w:r>
      <w:r w:rsidRPr="00AD2257">
        <w:t>ataflow. Two (or more) partners performing data exchanges in a certain context need to agree on:</w:t>
      </w:r>
    </w:p>
    <w:p w14:paraId="7BF193B9" w14:textId="16E05776" w:rsidR="009F24F7" w:rsidRPr="00AD2257" w:rsidRDefault="009F24F7" w:rsidP="00A6281D">
      <w:pPr>
        <w:pStyle w:val="bulleted"/>
        <w:numPr>
          <w:ilvl w:val="0"/>
          <w:numId w:val="31"/>
        </w:numPr>
      </w:pPr>
      <w:r w:rsidRPr="00AD2257">
        <w:t xml:space="preserve">the list of dataset identifiers they will be </w:t>
      </w:r>
      <w:proofErr w:type="gramStart"/>
      <w:r w:rsidRPr="00AD2257">
        <w:t>using;</w:t>
      </w:r>
      <w:proofErr w:type="gramEnd"/>
    </w:p>
    <w:p w14:paraId="7DBD2115" w14:textId="75E11838" w:rsidR="009F24F7" w:rsidRPr="00AD2257" w:rsidRDefault="009F24F7" w:rsidP="00A6281D">
      <w:pPr>
        <w:pStyle w:val="bulleted"/>
        <w:numPr>
          <w:ilvl w:val="0"/>
          <w:numId w:val="31"/>
        </w:numPr>
      </w:pPr>
      <w:r w:rsidRPr="00AD2257">
        <w:t xml:space="preserve">for each </w:t>
      </w:r>
      <w:r w:rsidR="00D11E16">
        <w:t>D</w:t>
      </w:r>
      <w:r w:rsidRPr="00AD2257">
        <w:t xml:space="preserve">ataflow: </w:t>
      </w:r>
    </w:p>
    <w:p w14:paraId="5BAB0CA7" w14:textId="594F8491" w:rsidR="009F24F7" w:rsidRPr="00AD2257" w:rsidRDefault="009F24F7" w:rsidP="00A6281D">
      <w:pPr>
        <w:pStyle w:val="bulleted"/>
        <w:numPr>
          <w:ilvl w:val="1"/>
          <w:numId w:val="31"/>
        </w:numPr>
      </w:pPr>
      <w:r w:rsidRPr="00AD2257">
        <w:t>its content</w:t>
      </w:r>
      <w:r w:rsidR="00F70CC2">
        <w:t xml:space="preserve"> (e.g., by Constraints)</w:t>
      </w:r>
      <w:r w:rsidRPr="00AD2257">
        <w:t xml:space="preserve"> and description</w:t>
      </w:r>
    </w:p>
    <w:p w14:paraId="4C113D68" w14:textId="67028EA4" w:rsidR="009F24F7" w:rsidRPr="00AD2257" w:rsidRDefault="009F24F7" w:rsidP="00A6281D">
      <w:pPr>
        <w:pStyle w:val="bulleted"/>
        <w:numPr>
          <w:ilvl w:val="1"/>
          <w:numId w:val="31"/>
        </w:numPr>
      </w:pPr>
      <w:r w:rsidRPr="00AD2257">
        <w:t>the relevant DSD that defines the structure of the data reported or diss</w:t>
      </w:r>
      <w:r w:rsidR="00F70CC2">
        <w:t xml:space="preserve">eminated </w:t>
      </w:r>
      <w:proofErr w:type="gramStart"/>
      <w:r w:rsidR="00F70CC2">
        <w:t>according</w:t>
      </w:r>
      <w:proofErr w:type="gramEnd"/>
      <w:r w:rsidR="00F70CC2">
        <w:t xml:space="preserve"> the Dataflow</w:t>
      </w:r>
    </w:p>
    <w:p w14:paraId="4C6D9759" w14:textId="77777777" w:rsidR="009F24F7" w:rsidRPr="00AD2257" w:rsidRDefault="009F24F7">
      <w:pPr>
        <w:pStyle w:val="Heading4"/>
      </w:pPr>
      <w:bookmarkStart w:id="1500" w:name="_Toc96745472"/>
      <w:r w:rsidRPr="00AD2257">
        <w:t>Exchanging Attributes</w:t>
      </w:r>
      <w:bookmarkEnd w:id="1500"/>
    </w:p>
    <w:p w14:paraId="5CAD4817" w14:textId="3EFD0907" w:rsidR="00D512E3" w:rsidRPr="00D512E3" w:rsidRDefault="009F24F7">
      <w:pPr>
        <w:pStyle w:val="Heading5"/>
      </w:pPr>
      <w:r w:rsidRPr="00AD2257">
        <w:t>Attributes on series</w:t>
      </w:r>
      <w:r w:rsidR="006629C2">
        <w:t xml:space="preserve"> and group </w:t>
      </w:r>
      <w:r w:rsidRPr="00AD2257">
        <w:t>level</w:t>
      </w:r>
      <w:r w:rsidR="006629C2">
        <w:t>s</w:t>
      </w:r>
    </w:p>
    <w:p w14:paraId="7D5EE01E" w14:textId="77777777" w:rsidR="00D512E3" w:rsidRDefault="00D512E3" w:rsidP="00A6281D">
      <w:pPr>
        <w:pStyle w:val="bulleted"/>
      </w:pPr>
      <w:r>
        <w:t>Static properties.</w:t>
      </w:r>
    </w:p>
    <w:p w14:paraId="3BC8E086" w14:textId="77777777" w:rsidR="00D512E3" w:rsidRDefault="00D512E3" w:rsidP="006C7C73">
      <w:pPr>
        <w:pStyle w:val="ListParagraph"/>
        <w:numPr>
          <w:ilvl w:val="1"/>
          <w:numId w:val="45"/>
        </w:numPr>
        <w:spacing w:before="120" w:after="120"/>
        <w:ind w:hanging="357"/>
      </w:pPr>
      <w:r>
        <w:t xml:space="preserve">Upon creation of a series the sender </w:t>
      </w:r>
      <w:proofErr w:type="gramStart"/>
      <w:r>
        <w:t>has to</w:t>
      </w:r>
      <w:proofErr w:type="gramEnd"/>
      <w:r>
        <w:t xml:space="preserve"> provide to the receiver values for all mandatory attributes. In case they are available, values for conditional attributes should also be provided. Whereas initially this information may be provided by means other than SDMX-ML/JSON/CSV messages (e.g., paper, telephone) it is </w:t>
      </w:r>
      <w:r>
        <w:lastRenderedPageBreak/>
        <w:t xml:space="preserve">expected that partner institutions will be </w:t>
      </w:r>
      <w:proofErr w:type="gramStart"/>
      <w:r>
        <w:t>in a position</w:t>
      </w:r>
      <w:proofErr w:type="gramEnd"/>
      <w:r>
        <w:t xml:space="preserve"> to provide this information in the available formats over time.</w:t>
      </w:r>
    </w:p>
    <w:p w14:paraId="245A57D0" w14:textId="77777777" w:rsidR="00D512E3" w:rsidRDefault="00D512E3" w:rsidP="006C7C73">
      <w:pPr>
        <w:pStyle w:val="ListParagraph"/>
        <w:numPr>
          <w:ilvl w:val="1"/>
          <w:numId w:val="45"/>
        </w:numPr>
        <w:spacing w:before="120" w:after="120"/>
        <w:ind w:hanging="357"/>
      </w:pPr>
      <w:r>
        <w:t>A centre may agree with its data exchange partners special procedures for authorising the setting of attributes' initial values.</w:t>
      </w:r>
    </w:p>
    <w:p w14:paraId="38E785F4" w14:textId="77777777" w:rsidR="00D512E3" w:rsidRDefault="00D512E3" w:rsidP="00A6281D">
      <w:pPr>
        <w:pStyle w:val="bulleted"/>
      </w:pPr>
      <w:r>
        <w:t>Communication of changes to the centre.</w:t>
      </w:r>
    </w:p>
    <w:p w14:paraId="250AAEBE" w14:textId="77777777" w:rsidR="00D512E3" w:rsidRDefault="00D512E3" w:rsidP="006C7C73">
      <w:pPr>
        <w:pStyle w:val="ListParagraph"/>
        <w:numPr>
          <w:ilvl w:val="1"/>
          <w:numId w:val="45"/>
        </w:numPr>
        <w:spacing w:before="120" w:after="120"/>
        <w:ind w:hanging="357"/>
      </w:pPr>
      <w:r>
        <w:t xml:space="preserve">Following the creation of a series, the attribute values do not have to be reported again by senders, </w:t>
      </w:r>
      <w:proofErr w:type="gramStart"/>
      <w:r>
        <w:t>as long as</w:t>
      </w:r>
      <w:proofErr w:type="gramEnd"/>
      <w:r>
        <w:t xml:space="preserve"> they do not change.</w:t>
      </w:r>
    </w:p>
    <w:p w14:paraId="25DE8558" w14:textId="77777777" w:rsidR="00D512E3" w:rsidRDefault="00D512E3" w:rsidP="006C7C73">
      <w:pPr>
        <w:pStyle w:val="ListParagraph"/>
        <w:numPr>
          <w:ilvl w:val="1"/>
          <w:numId w:val="45"/>
        </w:numPr>
        <w:spacing w:before="120" w:after="120"/>
        <w:ind w:hanging="357"/>
      </w:pPr>
      <w:r>
        <w:t xml:space="preserve">Whenever changes in attribute values for a series (or group) occur, the reporting institutions should report either all attribute values again (this is the recommended option) or only the attribute values which have changed.  This applies both to the mandatory and the conditional attributes. For example, if a previously reported value for a conditional attribute is no longer valid, this </w:t>
      </w:r>
      <w:proofErr w:type="gramStart"/>
      <w:r>
        <w:t>has to</w:t>
      </w:r>
      <w:proofErr w:type="gramEnd"/>
      <w:r>
        <w:t xml:space="preserve"> be reported to the centre.</w:t>
      </w:r>
    </w:p>
    <w:p w14:paraId="64AE3E09" w14:textId="77777777" w:rsidR="00D512E3" w:rsidRDefault="00D512E3" w:rsidP="006C7C73">
      <w:pPr>
        <w:pStyle w:val="ListParagraph"/>
        <w:numPr>
          <w:ilvl w:val="1"/>
          <w:numId w:val="45"/>
        </w:numPr>
        <w:spacing w:before="120" w:after="120"/>
        <w:ind w:hanging="357"/>
      </w:pPr>
      <w:r>
        <w:t>A centre may agree with its data exchange partners special procedures for authorising modifications in the attribute values.</w:t>
      </w:r>
    </w:p>
    <w:p w14:paraId="0B8EBA89" w14:textId="7857935E" w:rsidR="00D512E3" w:rsidRDefault="00D512E3" w:rsidP="006C7C73">
      <w:pPr>
        <w:pStyle w:val="ListParagraph"/>
        <w:numPr>
          <w:ilvl w:val="1"/>
          <w:numId w:val="45"/>
        </w:numPr>
        <w:spacing w:before="120" w:after="120"/>
        <w:ind w:hanging="357"/>
      </w:pPr>
      <w:r>
        <w:t xml:space="preserve">Communication of observation level attributes </w:t>
      </w:r>
      <w:r w:rsidR="00593C29">
        <w:t>"</w:t>
      </w:r>
      <w:r>
        <w:t>observation status</w:t>
      </w:r>
      <w:r w:rsidR="00593C29">
        <w:t>"</w:t>
      </w:r>
      <w:r>
        <w:t>, "observation confidenti</w:t>
      </w:r>
      <w:r w:rsidR="00F70CC2">
        <w:t>ality", "observation pre-break" is recommended.</w:t>
      </w:r>
    </w:p>
    <w:p w14:paraId="7D96D662" w14:textId="278FB11A" w:rsidR="00D512E3" w:rsidRDefault="00D512E3" w:rsidP="006C7C73">
      <w:pPr>
        <w:pStyle w:val="ListParagraph"/>
        <w:numPr>
          <w:ilvl w:val="1"/>
          <w:numId w:val="45"/>
        </w:numPr>
        <w:spacing w:before="120" w:after="120"/>
        <w:ind w:hanging="357"/>
      </w:pPr>
      <w:r>
        <w:t xml:space="preserve">Whenever an observation is exchanged, the corresponding observation status </w:t>
      </w:r>
      <w:r w:rsidR="00C54718">
        <w:t>is recommended to</w:t>
      </w:r>
      <w:r>
        <w:t xml:space="preserve"> also be exchanged attached to the observation, regardless of whether it has changed or not since the previous data exchange.</w:t>
      </w:r>
    </w:p>
    <w:p w14:paraId="1EAB6BC8" w14:textId="1856AA67" w:rsidR="00D512E3" w:rsidRDefault="00D512E3" w:rsidP="006C7C73">
      <w:pPr>
        <w:pStyle w:val="ListParagraph"/>
        <w:numPr>
          <w:ilvl w:val="1"/>
          <w:numId w:val="45"/>
        </w:numPr>
        <w:spacing w:before="120" w:after="120"/>
        <w:ind w:hanging="357"/>
      </w:pPr>
      <w:r>
        <w:t xml:space="preserve">If the </w:t>
      </w:r>
      <w:r w:rsidR="00593C29">
        <w:t>"</w:t>
      </w:r>
      <w:r>
        <w:t>observation status</w:t>
      </w:r>
      <w:r w:rsidR="00593C29">
        <w:t>"</w:t>
      </w:r>
      <w:r>
        <w:t xml:space="preserve"> changes and the observation </w:t>
      </w:r>
      <w:proofErr w:type="gramStart"/>
      <w:r>
        <w:t>remains</w:t>
      </w:r>
      <w:proofErr w:type="gramEnd"/>
      <w:r>
        <w:t xml:space="preserve"> unchanged, both compo</w:t>
      </w:r>
      <w:r w:rsidR="00170B23">
        <w:t>nents would have to be reported (unless the observation is deleted).</w:t>
      </w:r>
    </w:p>
    <w:p w14:paraId="501C1220" w14:textId="3946B0F1" w:rsidR="00D512E3" w:rsidRPr="00AD2257" w:rsidRDefault="00C54718" w:rsidP="00FD4515">
      <w:pPr>
        <w:pStyle w:val="ListParagraph"/>
      </w:pPr>
      <w:r>
        <w:t xml:space="preserve">For Data Structure Definitions having also the observation level attributes </w:t>
      </w:r>
      <w:r w:rsidR="00593C29">
        <w:t>"</w:t>
      </w:r>
      <w:r>
        <w:t>observation confidentiality</w:t>
      </w:r>
      <w:r w:rsidR="00593C29">
        <w:t>"</w:t>
      </w:r>
      <w:r>
        <w:t xml:space="preserve"> and "observation pre-break" defined, this rule applies to these attributes as well: if an institution receives from another institution an observation with an observation status attribute only attached, this means that the associated observation confidentiality and pre-break observation attributes either never existed or from now they do not have a value for this observation.</w:t>
      </w:r>
    </w:p>
    <w:p w14:paraId="290508DF" w14:textId="77777777" w:rsidR="009F24F7" w:rsidRPr="00AD2257" w:rsidRDefault="009F24F7">
      <w:pPr>
        <w:pStyle w:val="Heading3"/>
      </w:pPr>
      <w:bookmarkStart w:id="1501" w:name="_Toc96745473"/>
      <w:bookmarkStart w:id="1502" w:name="_Toc73459955"/>
      <w:bookmarkStart w:id="1503" w:name="_Toc178073081"/>
      <w:r w:rsidRPr="00AD2257">
        <w:t>Best Practices for Batch Data Exchange</w:t>
      </w:r>
      <w:bookmarkEnd w:id="1501"/>
      <w:bookmarkEnd w:id="1502"/>
      <w:bookmarkEnd w:id="1503"/>
    </w:p>
    <w:p w14:paraId="413208BC" w14:textId="77777777" w:rsidR="009F24F7" w:rsidRPr="00AD2257" w:rsidRDefault="009F24F7" w:rsidP="00F2745A">
      <w:pPr>
        <w:pStyle w:val="Heading4"/>
      </w:pPr>
      <w:r w:rsidRPr="00AD2257">
        <w:t>Introduction</w:t>
      </w:r>
    </w:p>
    <w:p w14:paraId="3785F734" w14:textId="0004697F" w:rsidR="009F24F7" w:rsidRPr="00AD2257" w:rsidRDefault="009F24F7" w:rsidP="009F24F7">
      <w:pPr>
        <w:pStyle w:val="Paragraph"/>
      </w:pPr>
      <w:r w:rsidRPr="00AD2257">
        <w:t>Batch data exchange is the exchange and maintenance of entire databases between counterparties. It is an activity that often employs SDMX-</w:t>
      </w:r>
      <w:r w:rsidR="00460CE1">
        <w:t>CSV</w:t>
      </w:r>
      <w:r w:rsidR="00460CE1" w:rsidRPr="00AD2257">
        <w:t xml:space="preserve"> </w:t>
      </w:r>
      <w:proofErr w:type="gramStart"/>
      <w:r w:rsidRPr="00AD2257">
        <w:t>format, and</w:t>
      </w:r>
      <w:proofErr w:type="gramEnd"/>
      <w:r w:rsidRPr="00AD2257">
        <w:t xml:space="preserve"> might also use the SDMX-ML dataset. The following points apply equally to both formats.</w:t>
      </w:r>
    </w:p>
    <w:p w14:paraId="296956BD" w14:textId="77777777" w:rsidR="009F24F7" w:rsidRPr="00AD2257" w:rsidRDefault="009F24F7" w:rsidP="008114AE">
      <w:pPr>
        <w:pStyle w:val="Heading4"/>
      </w:pPr>
      <w:bookmarkStart w:id="1504" w:name="_Toc96745475"/>
      <w:r w:rsidRPr="00AD2257">
        <w:t>Positioning of the Dimension "Frequency"</w:t>
      </w:r>
      <w:bookmarkEnd w:id="1504"/>
    </w:p>
    <w:p w14:paraId="49316A20" w14:textId="445D371C" w:rsidR="009F24F7" w:rsidRPr="00AD2257" w:rsidRDefault="006A2621" w:rsidP="009F24F7">
      <w:pPr>
        <w:pStyle w:val="Paragraph"/>
      </w:pPr>
      <w:r>
        <w:t>In SDMX 3.0, t</w:t>
      </w:r>
      <w:r w:rsidR="009F24F7" w:rsidRPr="00AD2257">
        <w:t xml:space="preserve">he </w:t>
      </w:r>
      <w:r w:rsidR="00593C29">
        <w:t>"</w:t>
      </w:r>
      <w:r w:rsidR="009F24F7" w:rsidRPr="00AD2257">
        <w:t>frequency</w:t>
      </w:r>
      <w:r w:rsidR="00593C29">
        <w:t>"</w:t>
      </w:r>
      <w:r w:rsidR="009F24F7" w:rsidRPr="00AD2257">
        <w:t xml:space="preserve"> dimension is </w:t>
      </w:r>
      <w:r w:rsidR="00080B23">
        <w:t>not special</w:t>
      </w:r>
      <w:r w:rsidR="00080B23" w:rsidRPr="00AD2257">
        <w:t xml:space="preserve"> in the data structure definition</w:t>
      </w:r>
      <w:r w:rsidR="009F24F7" w:rsidRPr="00AD2257">
        <w:t xml:space="preserve">. </w:t>
      </w:r>
      <w:r w:rsidR="00914567">
        <w:t>Many</w:t>
      </w:r>
      <w:r w:rsidR="009F24F7" w:rsidRPr="00AD2257">
        <w:t xml:space="preserve"> central institutions devising structural definitions have decided to assign to this dimension the first position in the key structure.</w:t>
      </w:r>
      <w:r w:rsidR="00170B23">
        <w:t xml:space="preserve"> Nevertheless, a standard role (i.e., that of ‘Frequency’) </w:t>
      </w:r>
      <w:r w:rsidR="00914567">
        <w:t>may</w:t>
      </w:r>
      <w:r w:rsidR="00914567" w:rsidRPr="00AD2257">
        <w:t xml:space="preserve"> </w:t>
      </w:r>
      <w:r w:rsidR="009F24F7" w:rsidRPr="00AD2257">
        <w:t>facilitate the easy identification of this dimension</w:t>
      </w:r>
      <w:r w:rsidR="00914567">
        <w:t>. This</w:t>
      </w:r>
      <w:r w:rsidR="009F24F7" w:rsidRPr="00AD2257">
        <w:t xml:space="preserve"> is necessary to frequency's crucial role in several database systems and in attaching attributes at the </w:t>
      </w:r>
      <w:r w:rsidR="00593C29">
        <w:t>"</w:t>
      </w:r>
      <w:r w:rsidR="009F24F7" w:rsidRPr="00AD2257">
        <w:t>sibling</w:t>
      </w:r>
      <w:r w:rsidR="00593C29">
        <w:t>"</w:t>
      </w:r>
      <w:r w:rsidR="009F24F7" w:rsidRPr="00AD2257">
        <w:t xml:space="preserve"> group level.</w:t>
      </w:r>
    </w:p>
    <w:p w14:paraId="07C122D2" w14:textId="77777777" w:rsidR="009F24F7" w:rsidRPr="00AD2257" w:rsidRDefault="009F24F7" w:rsidP="008114AE">
      <w:pPr>
        <w:pStyle w:val="Heading4"/>
      </w:pPr>
      <w:bookmarkStart w:id="1505" w:name="_Toc96745476"/>
      <w:r w:rsidRPr="00AD2257">
        <w:lastRenderedPageBreak/>
        <w:t>Identification of Data Structure Definitions (DSDs</w:t>
      </w:r>
      <w:bookmarkEnd w:id="1505"/>
      <w:r w:rsidRPr="00AD2257">
        <w:t>)</w:t>
      </w:r>
    </w:p>
    <w:p w14:paraId="176199EC" w14:textId="471801D7" w:rsidR="009F24F7" w:rsidRPr="00E65ED8" w:rsidRDefault="009F24F7" w:rsidP="009F24F7">
      <w:pPr>
        <w:pStyle w:val="Paragraph"/>
        <w:rPr>
          <w:lang w:val="en-US"/>
        </w:rPr>
      </w:pPr>
      <w:proofErr w:type="gramStart"/>
      <w:r w:rsidRPr="00AD2257">
        <w:t>In order to</w:t>
      </w:r>
      <w:proofErr w:type="gramEnd"/>
      <w:r w:rsidRPr="00AD2257">
        <w:t xml:space="preserve"> facilitate the easy and immediate recognition of the structural definition maintenance agency that defined a data structure definition, </w:t>
      </w:r>
      <w:r w:rsidR="006A2621">
        <w:t>some</w:t>
      </w:r>
      <w:r w:rsidR="006A2621" w:rsidRPr="00AD2257">
        <w:t xml:space="preserve"> </w:t>
      </w:r>
      <w:r w:rsidRPr="00AD2257">
        <w:t>central institutions devising structural definitions use the first characters of the data structure definition identifiers to identify their institution: e.g.</w:t>
      </w:r>
      <w:r w:rsidR="000D581F">
        <w:t>,</w:t>
      </w:r>
      <w:r w:rsidRPr="00AD2257">
        <w:t xml:space="preserve"> BIS_EER, EUROSTAT_BOP_01, ECB_BOP1, etc.</w:t>
      </w:r>
      <w:r w:rsidR="006A2621">
        <w:rPr>
          <w:lang w:val="en-US"/>
        </w:rPr>
        <w:t xml:space="preserve"> Nevertheless, using the </w:t>
      </w:r>
      <w:proofErr w:type="spellStart"/>
      <w:r w:rsidR="006A2621">
        <w:rPr>
          <w:lang w:val="en-US"/>
        </w:rPr>
        <w:t>AgencyId</w:t>
      </w:r>
      <w:proofErr w:type="spellEnd"/>
      <w:r w:rsidR="006A2621">
        <w:rPr>
          <w:lang w:val="en-US"/>
        </w:rPr>
        <w:t xml:space="preserve"> may disambiguate any Artefact in a more efficient and </w:t>
      </w:r>
      <w:proofErr w:type="gramStart"/>
      <w:r w:rsidR="006A2621">
        <w:rPr>
          <w:lang w:val="en-US"/>
        </w:rPr>
        <w:t>machine readable</w:t>
      </w:r>
      <w:proofErr w:type="gramEnd"/>
      <w:r w:rsidR="006A2621">
        <w:rPr>
          <w:lang w:val="en-US"/>
        </w:rPr>
        <w:t xml:space="preserve"> way.</w:t>
      </w:r>
    </w:p>
    <w:p w14:paraId="165ABF17" w14:textId="5BDF9938" w:rsidR="009F24F7" w:rsidRPr="00AD2257" w:rsidRDefault="009F24F7" w:rsidP="008114AE">
      <w:pPr>
        <w:pStyle w:val="Heading4"/>
      </w:pPr>
      <w:bookmarkStart w:id="1506" w:name="_Toc96745477"/>
      <w:r w:rsidRPr="00AD2257">
        <w:t>Identification of the Data</w:t>
      </w:r>
      <w:r w:rsidR="00D51003">
        <w:t>f</w:t>
      </w:r>
      <w:bookmarkEnd w:id="1506"/>
      <w:r w:rsidRPr="00AD2257">
        <w:t>lows</w:t>
      </w:r>
    </w:p>
    <w:p w14:paraId="32618C5B" w14:textId="5DA56229" w:rsidR="009F24F7" w:rsidRPr="00AD2257" w:rsidRDefault="009F24F7" w:rsidP="009F24F7">
      <w:pPr>
        <w:pStyle w:val="Paragraph"/>
      </w:pPr>
      <w:proofErr w:type="gramStart"/>
      <w:r w:rsidRPr="00AD2257">
        <w:t>In order to</w:t>
      </w:r>
      <w:proofErr w:type="gramEnd"/>
      <w:r w:rsidRPr="00AD2257">
        <w:t xml:space="preserve"> facilitate the easy and immediate recognition of the institution administrating a </w:t>
      </w:r>
      <w:r w:rsidR="00D51003">
        <w:t>D</w:t>
      </w:r>
      <w:r w:rsidRPr="00AD2257">
        <w:t xml:space="preserve">ataflow, </w:t>
      </w:r>
      <w:r w:rsidR="006A2621">
        <w:t>some</w:t>
      </w:r>
      <w:r w:rsidR="006A2621" w:rsidRPr="00AD2257">
        <w:t xml:space="preserve"> </w:t>
      </w:r>
      <w:r w:rsidRPr="00AD2257">
        <w:t xml:space="preserve">central institutions prefer to use the first characters of the </w:t>
      </w:r>
      <w:r w:rsidR="00D51003">
        <w:t>D</w:t>
      </w:r>
      <w:r w:rsidRPr="00AD2257">
        <w:t>ataflow identifiers to identify their institution: e.g. BIS_EER, ECB_BOP1, ECB_BOP1, etc.</w:t>
      </w:r>
      <w:r w:rsidR="006A2621">
        <w:t xml:space="preserve"> </w:t>
      </w:r>
      <w:r w:rsidR="006A2621">
        <w:rPr>
          <w:lang w:val="en-US"/>
        </w:rPr>
        <w:t xml:space="preserve">Nevertheless, using the </w:t>
      </w:r>
      <w:proofErr w:type="spellStart"/>
      <w:r w:rsidR="006A2621">
        <w:rPr>
          <w:lang w:val="en-US"/>
        </w:rPr>
        <w:t>AgencyId</w:t>
      </w:r>
      <w:proofErr w:type="spellEnd"/>
      <w:r w:rsidR="006A2621">
        <w:rPr>
          <w:lang w:val="en-US"/>
        </w:rPr>
        <w:t xml:space="preserve"> may disambiguate any Artefact in a more efficient and </w:t>
      </w:r>
      <w:proofErr w:type="gramStart"/>
      <w:r w:rsidR="006A2621">
        <w:rPr>
          <w:lang w:val="en-US"/>
        </w:rPr>
        <w:t>machine readable</w:t>
      </w:r>
      <w:proofErr w:type="gramEnd"/>
      <w:r w:rsidR="006A2621">
        <w:rPr>
          <w:lang w:val="en-US"/>
        </w:rPr>
        <w:t xml:space="preserve"> way.</w:t>
      </w:r>
    </w:p>
    <w:p w14:paraId="794307B4" w14:textId="730063D9" w:rsidR="00914567" w:rsidRPr="00AD2257" w:rsidRDefault="00914567" w:rsidP="009F24F7">
      <w:pPr>
        <w:pStyle w:val="Paragraph"/>
      </w:pPr>
    </w:p>
    <w:p w14:paraId="6546ADF9" w14:textId="2CB39CA2" w:rsidR="009F24F7" w:rsidRPr="00AD2257" w:rsidRDefault="009F24F7" w:rsidP="009F24F7">
      <w:pPr>
        <w:pStyle w:val="Paragraph"/>
      </w:pPr>
      <w:r w:rsidRPr="00AD2257">
        <w:t xml:space="preserve">The statistical information in SDMX is broken down into two fundamental parts </w:t>
      </w:r>
      <w:r w:rsidR="00D51003">
        <w:t>–</w:t>
      </w:r>
      <w:r w:rsidRPr="00AD2257">
        <w:t xml:space="preserve"> structura</w:t>
      </w:r>
      <w:r w:rsidR="005A49D7">
        <w:t xml:space="preserve">l metadata (comprising the </w:t>
      </w:r>
      <w:r w:rsidR="005A49D7" w:rsidRPr="005A49D7">
        <w:rPr>
          <w:rStyle w:val="ArtefactClass"/>
        </w:rPr>
        <w:t>Data</w:t>
      </w:r>
      <w:r w:rsidRPr="005A49D7">
        <w:rPr>
          <w:rStyle w:val="ArtefactClass"/>
        </w:rPr>
        <w:t>StructureDefinition</w:t>
      </w:r>
      <w:r w:rsidRPr="00AD2257">
        <w:t xml:space="preserve">, and associated </w:t>
      </w:r>
      <w:r w:rsidRPr="005A49D7">
        <w:rPr>
          <w:rStyle w:val="ArtefactClass"/>
        </w:rPr>
        <w:t>Concepts</w:t>
      </w:r>
      <w:r w:rsidRPr="00AD2257">
        <w:t xml:space="preserve"> and </w:t>
      </w:r>
      <w:r w:rsidRPr="005A49D7">
        <w:rPr>
          <w:rStyle w:val="ArtefactClass"/>
        </w:rPr>
        <w:t>Code</w:t>
      </w:r>
      <w:r w:rsidR="00D51003" w:rsidRPr="005A49D7">
        <w:rPr>
          <w:rStyle w:val="ArtefactClass"/>
        </w:rPr>
        <w:t>l</w:t>
      </w:r>
      <w:r w:rsidRPr="005A49D7">
        <w:rPr>
          <w:rStyle w:val="ArtefactClass"/>
        </w:rPr>
        <w:t>ists</w:t>
      </w:r>
      <w:r w:rsidRPr="00AD2257">
        <w:t xml:space="preserve">) </w:t>
      </w:r>
      <w:r w:rsidR="00D51003">
        <w:t>–</w:t>
      </w:r>
      <w:r w:rsidRPr="00AD2257">
        <w:t xml:space="preserve"> see Framework for Standards </w:t>
      </w:r>
      <w:r w:rsidR="00D51003">
        <w:t>–</w:t>
      </w:r>
      <w:r w:rsidRPr="00AD2257">
        <w:t xml:space="preserve"> and observational data (the </w:t>
      </w:r>
      <w:r w:rsidRPr="005A49D7">
        <w:rPr>
          <w:rStyle w:val="ArtefactClass"/>
        </w:rPr>
        <w:t>DataSet</w:t>
      </w:r>
      <w:r w:rsidRPr="00AD2257">
        <w:t>). This is an important distinction, with specific terminology associated with each part. Data</w:t>
      </w:r>
      <w:r w:rsidR="00D51003">
        <w:t>,</w:t>
      </w:r>
      <w:r w:rsidRPr="00AD2257">
        <w:t xml:space="preserve"> which is typically a set of numeric observations at specific points in time</w:t>
      </w:r>
      <w:r w:rsidR="00D51003">
        <w:t xml:space="preserve">, </w:t>
      </w:r>
      <w:r w:rsidRPr="00AD2257">
        <w:t>is organi</w:t>
      </w:r>
      <w:r w:rsidR="00D51003">
        <w:t>s</w:t>
      </w:r>
      <w:r w:rsidRPr="00AD2257">
        <w:t>ed into data sets (</w:t>
      </w:r>
      <w:proofErr w:type="spellStart"/>
      <w:r w:rsidRPr="00FD4515">
        <w:rPr>
          <w:rStyle w:val="ArtefactClass"/>
        </w:rPr>
        <w:t>DataSet</w:t>
      </w:r>
      <w:proofErr w:type="spellEnd"/>
      <w:r w:rsidRPr="00AD2257">
        <w:t>)</w:t>
      </w:r>
      <w:r w:rsidR="005A49D7">
        <w:t xml:space="preserve">. </w:t>
      </w:r>
      <w:r w:rsidRPr="00AD2257">
        <w:t xml:space="preserve">These data sets are structured according to a specific </w:t>
      </w:r>
      <w:r w:rsidRPr="00FD4515">
        <w:rPr>
          <w:rStyle w:val="ArtefactClass"/>
        </w:rPr>
        <w:t>DataStructureDefinition</w:t>
      </w:r>
      <w:r w:rsidRPr="00AD2257">
        <w:t xml:space="preserve"> and are described in the </w:t>
      </w:r>
      <w:r w:rsidR="00D51003" w:rsidRPr="00FD4515">
        <w:rPr>
          <w:rStyle w:val="ArtefactClass"/>
        </w:rPr>
        <w:t>Dataflow</w:t>
      </w:r>
      <w:r w:rsidR="00205689">
        <w:t xml:space="preserve"> (via </w:t>
      </w:r>
      <w:r w:rsidR="00205689" w:rsidRPr="00205689">
        <w:rPr>
          <w:rStyle w:val="ArtefactClass"/>
        </w:rPr>
        <w:t>Constraints</w:t>
      </w:r>
      <w:r w:rsidR="00205689">
        <w:t>).</w:t>
      </w:r>
      <w:r w:rsidR="005A49D7">
        <w:t xml:space="preserve"> </w:t>
      </w:r>
      <w:r w:rsidRPr="00AD2257">
        <w:t xml:space="preserve">The </w:t>
      </w:r>
      <w:r w:rsidR="005A49D7" w:rsidRPr="00FD4515">
        <w:rPr>
          <w:rStyle w:val="ArtefactClass"/>
        </w:rPr>
        <w:t>DataStructureDefinition</w:t>
      </w:r>
      <w:r w:rsidR="005A49D7" w:rsidRPr="00AD2257">
        <w:t xml:space="preserve"> </w:t>
      </w:r>
      <w:r w:rsidRPr="00AD2257">
        <w:t xml:space="preserve">describes the metadata that allows an understanding of what is expressed in the </w:t>
      </w:r>
      <w:r w:rsidR="00205689" w:rsidRPr="005A49D7">
        <w:rPr>
          <w:rStyle w:val="ArtefactClass"/>
        </w:rPr>
        <w:t>DataSet</w:t>
      </w:r>
      <w:r w:rsidRPr="00AD2257">
        <w:t xml:space="preserve">, whilst the </w:t>
      </w:r>
      <w:r w:rsidR="00D51003" w:rsidRPr="00205689">
        <w:rPr>
          <w:rStyle w:val="ArtefactClass"/>
        </w:rPr>
        <w:t>D</w:t>
      </w:r>
      <w:r w:rsidRPr="00205689">
        <w:rPr>
          <w:rStyle w:val="ArtefactClass"/>
        </w:rPr>
        <w:t>ata</w:t>
      </w:r>
      <w:r w:rsidR="00D51003" w:rsidRPr="00205689">
        <w:rPr>
          <w:rStyle w:val="ArtefactClass"/>
        </w:rPr>
        <w:t>f</w:t>
      </w:r>
      <w:r w:rsidRPr="00205689">
        <w:rPr>
          <w:rStyle w:val="ArtefactClass"/>
        </w:rPr>
        <w:t>low</w:t>
      </w:r>
      <w:r w:rsidRPr="00AD2257">
        <w:t xml:space="preserve"> provides the identifier and other important information (such as the periodicity of reporting</w:t>
      </w:r>
      <w:r w:rsidR="00205689">
        <w:t xml:space="preserve">) </w:t>
      </w:r>
      <w:r w:rsidRPr="00AD2257">
        <w:t xml:space="preserve">that is common to all its </w:t>
      </w:r>
      <w:r w:rsidR="00205689">
        <w:rPr>
          <w:rStyle w:val="ArtefactClass"/>
        </w:rPr>
        <w:t>C</w:t>
      </w:r>
      <w:r w:rsidRPr="00205689">
        <w:rPr>
          <w:rStyle w:val="ArtefactClass"/>
        </w:rPr>
        <w:t>omponent</w:t>
      </w:r>
      <w:r w:rsidR="00205689" w:rsidRPr="00205689">
        <w:rPr>
          <w:rStyle w:val="ArtefactClass"/>
        </w:rPr>
        <w:t>s</w:t>
      </w:r>
      <w:r w:rsidRPr="00AD2257">
        <w:t>.</w:t>
      </w:r>
    </w:p>
    <w:p w14:paraId="638D094A" w14:textId="77777777" w:rsidR="009F24F7" w:rsidRPr="00AD2257" w:rsidRDefault="009F24F7" w:rsidP="009F24F7">
      <w:pPr>
        <w:pStyle w:val="Paragraph"/>
      </w:pPr>
    </w:p>
    <w:p w14:paraId="34AA41F0" w14:textId="5C545DA4" w:rsidR="009F24F7" w:rsidRPr="00AD2257" w:rsidRDefault="009F24F7" w:rsidP="009F24F7">
      <w:pPr>
        <w:pStyle w:val="Paragraph"/>
      </w:pPr>
      <w:r w:rsidRPr="00AD2257">
        <w:t xml:space="preserve">Note that the role of the </w:t>
      </w:r>
      <w:r w:rsidRPr="004174BF">
        <w:rPr>
          <w:rStyle w:val="ArtefactClass"/>
        </w:rPr>
        <w:t>Data</w:t>
      </w:r>
      <w:r w:rsidR="00D51003" w:rsidRPr="004174BF">
        <w:rPr>
          <w:rStyle w:val="ArtefactClass"/>
        </w:rPr>
        <w:t>f</w:t>
      </w:r>
      <w:r w:rsidRPr="004174BF">
        <w:rPr>
          <w:rStyle w:val="ArtefactClass"/>
        </w:rPr>
        <w:t>low</w:t>
      </w:r>
      <w:r w:rsidR="004174BF">
        <w:t xml:space="preserve"> and </w:t>
      </w:r>
      <w:r w:rsidR="004174BF" w:rsidRPr="004174BF">
        <w:rPr>
          <w:rStyle w:val="ArtefactClass"/>
        </w:rPr>
        <w:t>Data</w:t>
      </w:r>
      <w:r w:rsidRPr="004174BF">
        <w:rPr>
          <w:rStyle w:val="ArtefactClass"/>
        </w:rPr>
        <w:t>Set</w:t>
      </w:r>
      <w:r w:rsidRPr="00AD2257">
        <w:t xml:space="preserve"> is very specific in the model, and the terminology used may not be the same as used in all organisations,</w:t>
      </w:r>
      <w:r w:rsidR="004174BF">
        <w:t xml:space="preserve"> and specifically the term </w:t>
      </w:r>
      <w:r w:rsidR="004174BF" w:rsidRPr="004174BF">
        <w:rPr>
          <w:rStyle w:val="ArtefactClass"/>
        </w:rPr>
        <w:t>Data</w:t>
      </w:r>
      <w:r w:rsidRPr="004174BF">
        <w:rPr>
          <w:rStyle w:val="ArtefactClass"/>
        </w:rPr>
        <w:t>Set</w:t>
      </w:r>
      <w:r w:rsidRPr="00AD2257">
        <w:t xml:space="preserve"> is used differently in SDMX than in GESMES/TS. Essentially the GESMES/TS term "Data Set" is, in SDMX, the "Dataflow" whi</w:t>
      </w:r>
      <w:r w:rsidR="004174BF">
        <w:t>l</w:t>
      </w:r>
      <w:r w:rsidRPr="00AD2257">
        <w:t>st the term "Data Set" in SDMX is used to describe the "container" for an instance of the data.</w:t>
      </w:r>
    </w:p>
    <w:p w14:paraId="02B056CE" w14:textId="77777777" w:rsidR="009F24F7" w:rsidRPr="00AD2257" w:rsidRDefault="009F24F7" w:rsidP="008114AE">
      <w:pPr>
        <w:pStyle w:val="Heading4"/>
      </w:pPr>
      <w:bookmarkStart w:id="1507" w:name="_Toc96745478"/>
      <w:r w:rsidRPr="00AD2257">
        <w:t>Special Issues</w:t>
      </w:r>
      <w:bookmarkEnd w:id="1507"/>
    </w:p>
    <w:p w14:paraId="41FEBC4E" w14:textId="77777777" w:rsidR="009F24F7" w:rsidRPr="00AD2257" w:rsidRDefault="009F24F7" w:rsidP="00F2745A">
      <w:pPr>
        <w:pStyle w:val="Heading5"/>
      </w:pPr>
      <w:r w:rsidRPr="00AD2257">
        <w:t>"Frequency" related issues</w:t>
      </w:r>
    </w:p>
    <w:p w14:paraId="648AE144" w14:textId="5B57A74F" w:rsidR="009F24F7" w:rsidRPr="00AD2257" w:rsidRDefault="009F24F7" w:rsidP="00A6281D">
      <w:pPr>
        <w:pStyle w:val="bulleted"/>
      </w:pPr>
      <w:r w:rsidRPr="00AD2257">
        <w:rPr>
          <w:rStyle w:val="BoldItalicChar"/>
        </w:rPr>
        <w:t>Special frequencies.</w:t>
      </w:r>
      <w:r w:rsidRPr="00AD2257">
        <w:t xml:space="preserve"> The issue of data collected at special (regular or irregular) intervals at a lower than daily frequency (e.g.</w:t>
      </w:r>
      <w:r w:rsidR="001A704C">
        <w:t>,</w:t>
      </w:r>
      <w:r w:rsidRPr="00AD2257">
        <w:t xml:space="preserve"> 24 or 36 or 48 observations per year, on irregular days during the year) is not extensively discussed here. However, for data exchange purposes:</w:t>
      </w:r>
    </w:p>
    <w:p w14:paraId="37B09F52" w14:textId="30C3D92B" w:rsidR="009F24F7" w:rsidRPr="00AD2257" w:rsidRDefault="009F24F7" w:rsidP="006C7C73">
      <w:pPr>
        <w:pStyle w:val="Number3"/>
        <w:numPr>
          <w:ilvl w:val="0"/>
          <w:numId w:val="32"/>
        </w:numPr>
      </w:pPr>
      <w:r w:rsidRPr="00AD2257">
        <w:t xml:space="preserve">such data can be mapped into a series with daily frequency; this daily series will only hold observations for those days on which the measured event takes </w:t>
      </w:r>
      <w:proofErr w:type="gramStart"/>
      <w:r w:rsidRPr="00AD2257">
        <w:t>place;</w:t>
      </w:r>
      <w:proofErr w:type="gramEnd"/>
    </w:p>
    <w:p w14:paraId="6F79F54B" w14:textId="646F167E" w:rsidR="009F24F7" w:rsidRPr="00FD4515" w:rsidRDefault="009F24F7" w:rsidP="006C7C73">
      <w:pPr>
        <w:pStyle w:val="Number3"/>
        <w:numPr>
          <w:ilvl w:val="0"/>
          <w:numId w:val="32"/>
        </w:numPr>
        <w:rPr>
          <w:rFonts w:cs="Arial"/>
        </w:rPr>
      </w:pPr>
      <w:r w:rsidRPr="00AD2257">
        <w:t>if the collection intervals are regular, additional values to the existing frequency code list(s) could be added in the future.</w:t>
      </w:r>
    </w:p>
    <w:p w14:paraId="2F9D37A4" w14:textId="305162F0" w:rsidR="00F53EAF" w:rsidRDefault="009F24F7" w:rsidP="00A6281D">
      <w:pPr>
        <w:pStyle w:val="bulleted"/>
      </w:pPr>
      <w:r w:rsidRPr="00AD2257">
        <w:rPr>
          <w:rStyle w:val="BoldItalicChar"/>
        </w:rPr>
        <w:t>Tick data.</w:t>
      </w:r>
      <w:r w:rsidRPr="00AD2257">
        <w:t xml:space="preserve"> The issue of data collected at irregular intervals at a higher than daily frequency (e.g.</w:t>
      </w:r>
      <w:r w:rsidR="001A704C">
        <w:t>,</w:t>
      </w:r>
      <w:r w:rsidRPr="00AD2257">
        <w:t xml:space="preserve"> tick-by-tick data) is not discussed here either.</w:t>
      </w:r>
    </w:p>
    <w:p w14:paraId="138444EF" w14:textId="5EF9E1EF" w:rsidR="00F53EAF" w:rsidRDefault="00F53EAF" w:rsidP="00A6281D">
      <w:pPr>
        <w:pStyle w:val="Heading1"/>
      </w:pPr>
      <w:bookmarkStart w:id="1508" w:name="_Toc73459956"/>
      <w:bookmarkStart w:id="1509" w:name="_Toc178073082"/>
      <w:r w:rsidRPr="00F53EAF">
        <w:lastRenderedPageBreak/>
        <w:t>General Notes for Implementers</w:t>
      </w:r>
      <w:bookmarkEnd w:id="1508"/>
      <w:bookmarkEnd w:id="1509"/>
    </w:p>
    <w:p w14:paraId="0588BB26" w14:textId="296406AD" w:rsidR="009F24F7" w:rsidRPr="00AD2257" w:rsidRDefault="009F24F7" w:rsidP="009F24F7">
      <w:pPr>
        <w:pStyle w:val="Paragraph"/>
      </w:pPr>
      <w:r w:rsidRPr="00AD2257">
        <w:t xml:space="preserve">This section discusses </w:t>
      </w:r>
      <w:proofErr w:type="gramStart"/>
      <w:r w:rsidRPr="00AD2257">
        <w:t>a number of</w:t>
      </w:r>
      <w:proofErr w:type="gramEnd"/>
      <w:r w:rsidRPr="00AD2257">
        <w:t xml:space="preserve"> topics other than the exchange of data sets in SDMX</w:t>
      </w:r>
      <w:r w:rsidR="002D559E">
        <w:t xml:space="preserve"> formats</w:t>
      </w:r>
      <w:r w:rsidRPr="00AD2257">
        <w:t>. Supported only in SDMX-ML</w:t>
      </w:r>
      <w:r w:rsidR="002D559E">
        <w:t xml:space="preserve"> </w:t>
      </w:r>
      <w:r w:rsidR="00D0124D">
        <w:t>(</w:t>
      </w:r>
      <w:r w:rsidR="002D559E">
        <w:t xml:space="preserve">and </w:t>
      </w:r>
      <w:r w:rsidR="00D0124D">
        <w:t xml:space="preserve">some in </w:t>
      </w:r>
      <w:r w:rsidR="005F1111">
        <w:t>SDMX-JSON</w:t>
      </w:r>
      <w:r w:rsidR="00D0124D">
        <w:t>)</w:t>
      </w:r>
      <w:r w:rsidRPr="00AD2257">
        <w:t>, these topics include the use of the reference metadata mechanism in SDMX, the use of Structure Sets and Reporting Taxonomies, the use of Processes, a discussion of time and data-typing, and the conventional mechanisms within the SDMX-ML Structure message regarding versioning and referencing.</w:t>
      </w:r>
    </w:p>
    <w:p w14:paraId="69805C85" w14:textId="77777777" w:rsidR="009F24F7" w:rsidRPr="00AD2257" w:rsidRDefault="009F24F7" w:rsidP="004F524E">
      <w:pPr>
        <w:pStyle w:val="Heading2"/>
      </w:pPr>
      <w:bookmarkStart w:id="1510" w:name="_Toc229373098"/>
      <w:bookmarkStart w:id="1511" w:name="_Toc229373100"/>
      <w:bookmarkStart w:id="1512" w:name="_Toc229373102"/>
      <w:bookmarkStart w:id="1513" w:name="_Toc229373104"/>
      <w:bookmarkStart w:id="1514" w:name="_Toc229373106"/>
      <w:bookmarkStart w:id="1515" w:name="_Toc229373110"/>
      <w:bookmarkStart w:id="1516" w:name="_Toc229373112"/>
      <w:bookmarkStart w:id="1517" w:name="_Toc229373114"/>
      <w:bookmarkStart w:id="1518" w:name="_Toc229373116"/>
      <w:bookmarkStart w:id="1519" w:name="_Toc229373118"/>
      <w:bookmarkStart w:id="1520" w:name="_Toc229373120"/>
      <w:bookmarkStart w:id="1521" w:name="_Toc229373122"/>
      <w:bookmarkStart w:id="1522" w:name="_Toc229373123"/>
      <w:bookmarkStart w:id="1523" w:name="_Toc229373126"/>
      <w:bookmarkStart w:id="1524" w:name="_Toc229373128"/>
      <w:bookmarkStart w:id="1525" w:name="_Toc229373130"/>
      <w:bookmarkStart w:id="1526" w:name="_Toc229373132"/>
      <w:bookmarkStart w:id="1527" w:name="_Toc229373134"/>
      <w:bookmarkStart w:id="1528" w:name="_Toc229373136"/>
      <w:bookmarkStart w:id="1529" w:name="_Toc229373138"/>
      <w:bookmarkStart w:id="1530" w:name="_Toc229373141"/>
      <w:bookmarkStart w:id="1531" w:name="_Toc229373143"/>
      <w:bookmarkStart w:id="1532" w:name="_Toc229373147"/>
      <w:bookmarkStart w:id="1533" w:name="_Toc229373148"/>
      <w:bookmarkStart w:id="1534" w:name="_Toc120439425"/>
      <w:bookmarkStart w:id="1535" w:name="_Toc73459957"/>
      <w:bookmarkStart w:id="1536" w:name="_Toc178073083"/>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r w:rsidRPr="00AD2257">
        <w:t>Representations</w:t>
      </w:r>
      <w:bookmarkEnd w:id="1534"/>
      <w:bookmarkEnd w:id="1535"/>
      <w:bookmarkEnd w:id="1536"/>
    </w:p>
    <w:p w14:paraId="7871C83F" w14:textId="77777777" w:rsidR="009D6F45" w:rsidRDefault="009D6F45" w:rsidP="009F24F7">
      <w:pPr>
        <w:pStyle w:val="Paragraph"/>
      </w:pPr>
      <w:r w:rsidRPr="00AD2257">
        <w:t xml:space="preserve">This section does not go into </w:t>
      </w:r>
      <w:proofErr w:type="gramStart"/>
      <w:r w:rsidRPr="00AD2257">
        <w:t>great detail</w:t>
      </w:r>
      <w:proofErr w:type="gramEnd"/>
      <w:r w:rsidRPr="00AD2257">
        <w:t xml:space="preserve"> on these topics but provides a useful overview of these features to assist implementors in further use of the parts of the specification which are relevant to them. </w:t>
      </w:r>
    </w:p>
    <w:p w14:paraId="459A13E2" w14:textId="77777777" w:rsidR="009D6F45" w:rsidRDefault="009D6F45" w:rsidP="009F24F7">
      <w:pPr>
        <w:pStyle w:val="Paragraph"/>
      </w:pPr>
    </w:p>
    <w:p w14:paraId="7C6A5199" w14:textId="67F274A1" w:rsidR="009F24F7" w:rsidRPr="00AD2257" w:rsidRDefault="009F24F7" w:rsidP="009F24F7">
      <w:pPr>
        <w:pStyle w:val="Paragraph"/>
      </w:pPr>
      <w:r w:rsidRPr="00AD2257">
        <w:t xml:space="preserve">There are several different representations in SDMX-ML, taken from XML Schemas and common programming languages. The table below describes the various </w:t>
      </w:r>
      <w:r w:rsidR="004F524E" w:rsidRPr="00AD2257">
        <w:t>representations, which</w:t>
      </w:r>
      <w:r w:rsidRPr="00AD2257">
        <w:t xml:space="preserve"> are found in SDMX-ML, and their equivalents.</w:t>
      </w:r>
    </w:p>
    <w:p w14:paraId="15C96162" w14:textId="77777777" w:rsidR="009F24F7" w:rsidRPr="00AD2257" w:rsidRDefault="009F24F7" w:rsidP="009F24F7">
      <w:pPr>
        <w:pStyle w:val="Paragraph"/>
        <w:rPr>
          <w:highlight w:val="yellow"/>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57" w:type="dxa"/>
          <w:right w:w="57" w:type="dxa"/>
        </w:tblCellMar>
        <w:tblLook w:val="01E0" w:firstRow="1" w:lastRow="1" w:firstColumn="1" w:lastColumn="1" w:noHBand="0" w:noVBand="0"/>
      </w:tblPr>
      <w:tblGrid>
        <w:gridCol w:w="1838"/>
        <w:gridCol w:w="1843"/>
        <w:gridCol w:w="1984"/>
        <w:gridCol w:w="2637"/>
      </w:tblGrid>
      <w:tr w:rsidR="009F24F7" w:rsidRPr="00AD2257" w14:paraId="5435865F" w14:textId="77777777" w:rsidTr="00FD4515">
        <w:trPr>
          <w:tblHeader/>
          <w:jc w:val="center"/>
        </w:trPr>
        <w:tc>
          <w:tcPr>
            <w:tcW w:w="1107" w:type="pct"/>
          </w:tcPr>
          <w:p w14:paraId="69A99762" w14:textId="77777777" w:rsidR="009F24F7" w:rsidRPr="00AD2257" w:rsidRDefault="009F24F7" w:rsidP="00FD4515">
            <w:pPr>
              <w:jc w:val="center"/>
            </w:pPr>
            <w:r w:rsidRPr="00AD2257">
              <w:t>SDMX-ML Data Type</w:t>
            </w:r>
          </w:p>
        </w:tc>
        <w:tc>
          <w:tcPr>
            <w:tcW w:w="1110" w:type="pct"/>
          </w:tcPr>
          <w:p w14:paraId="2A217FF1" w14:textId="77777777" w:rsidR="009F24F7" w:rsidRPr="00AD2257" w:rsidRDefault="009F24F7" w:rsidP="00FD4515">
            <w:pPr>
              <w:jc w:val="center"/>
              <w:rPr>
                <w:rFonts w:ascii="Times New Roman" w:hAnsi="Times New Roman"/>
              </w:rPr>
            </w:pPr>
            <w:r w:rsidRPr="00AD2257">
              <w:t>XML Schema Data Type</w:t>
            </w:r>
          </w:p>
        </w:tc>
        <w:tc>
          <w:tcPr>
            <w:tcW w:w="1195" w:type="pct"/>
          </w:tcPr>
          <w:p w14:paraId="62360542" w14:textId="77777777" w:rsidR="009F24F7" w:rsidRPr="00AD2257" w:rsidRDefault="009F24F7" w:rsidP="00FD4515">
            <w:pPr>
              <w:jc w:val="center"/>
              <w:rPr>
                <w:rFonts w:cs="Arial"/>
              </w:rPr>
            </w:pPr>
            <w:r w:rsidRPr="00AD2257">
              <w:t>.NET Framework Type</w:t>
            </w:r>
          </w:p>
        </w:tc>
        <w:tc>
          <w:tcPr>
            <w:tcW w:w="1588" w:type="pct"/>
          </w:tcPr>
          <w:p w14:paraId="4D74A478" w14:textId="77777777" w:rsidR="009F24F7" w:rsidRPr="00AD2257" w:rsidRDefault="009F24F7" w:rsidP="00FD4515">
            <w:pPr>
              <w:jc w:val="center"/>
            </w:pPr>
            <w:r w:rsidRPr="00AD2257">
              <w:t>Java Data Type</w:t>
            </w:r>
          </w:p>
          <w:p w14:paraId="0ED6743A" w14:textId="77777777" w:rsidR="009F24F7" w:rsidRPr="00AD2257" w:rsidRDefault="009F24F7" w:rsidP="00FD4515">
            <w:pPr>
              <w:jc w:val="center"/>
            </w:pPr>
          </w:p>
        </w:tc>
      </w:tr>
      <w:tr w:rsidR="009F24F7" w:rsidRPr="00AD2257" w14:paraId="4AC49A54" w14:textId="77777777" w:rsidTr="00FD4515">
        <w:trPr>
          <w:jc w:val="center"/>
        </w:trPr>
        <w:tc>
          <w:tcPr>
            <w:tcW w:w="1107" w:type="pct"/>
          </w:tcPr>
          <w:p w14:paraId="2470D849" w14:textId="77777777" w:rsidR="009F24F7" w:rsidRPr="00FD4515" w:rsidRDefault="009F24F7" w:rsidP="00FD4515">
            <w:pPr>
              <w:jc w:val="left"/>
              <w:rPr>
                <w:rStyle w:val="Datatype"/>
              </w:rPr>
            </w:pPr>
            <w:r w:rsidRPr="00FD4515">
              <w:rPr>
                <w:rStyle w:val="Datatype"/>
              </w:rPr>
              <w:t>String</w:t>
            </w:r>
          </w:p>
        </w:tc>
        <w:tc>
          <w:tcPr>
            <w:tcW w:w="1110" w:type="pct"/>
          </w:tcPr>
          <w:p w14:paraId="18261FF8" w14:textId="77777777" w:rsidR="009F24F7" w:rsidRPr="00FD4515" w:rsidRDefault="009F24F7" w:rsidP="00FD4515">
            <w:pPr>
              <w:jc w:val="left"/>
              <w:rPr>
                <w:rStyle w:val="Datatype"/>
              </w:rPr>
            </w:pPr>
            <w:r w:rsidRPr="00FD4515">
              <w:rPr>
                <w:rStyle w:val="Datatype"/>
              </w:rPr>
              <w:t>xsd:string</w:t>
            </w:r>
          </w:p>
        </w:tc>
        <w:tc>
          <w:tcPr>
            <w:tcW w:w="1195" w:type="pct"/>
          </w:tcPr>
          <w:p w14:paraId="09A53075" w14:textId="77777777" w:rsidR="009F24F7" w:rsidRPr="00FD4515" w:rsidRDefault="009F24F7" w:rsidP="00FD4515">
            <w:pPr>
              <w:jc w:val="left"/>
              <w:rPr>
                <w:rStyle w:val="Datatype"/>
              </w:rPr>
            </w:pPr>
            <w:r w:rsidRPr="00FD4515">
              <w:rPr>
                <w:rStyle w:val="Datatype"/>
              </w:rPr>
              <w:t>System.String</w:t>
            </w:r>
          </w:p>
        </w:tc>
        <w:tc>
          <w:tcPr>
            <w:tcW w:w="1588" w:type="pct"/>
          </w:tcPr>
          <w:p w14:paraId="2140B74C" w14:textId="77777777" w:rsidR="009F24F7" w:rsidRPr="00FD4515" w:rsidRDefault="009F24F7" w:rsidP="00FD4515">
            <w:pPr>
              <w:jc w:val="left"/>
              <w:rPr>
                <w:rStyle w:val="Datatype"/>
              </w:rPr>
            </w:pPr>
            <w:r w:rsidRPr="00FD4515">
              <w:rPr>
                <w:rStyle w:val="Datatype"/>
              </w:rPr>
              <w:t>java.lang.String</w:t>
            </w:r>
          </w:p>
        </w:tc>
      </w:tr>
      <w:tr w:rsidR="009F24F7" w:rsidRPr="00AD2257" w14:paraId="5BCD64D7" w14:textId="77777777" w:rsidTr="00FD4515">
        <w:trPr>
          <w:jc w:val="center"/>
        </w:trPr>
        <w:tc>
          <w:tcPr>
            <w:tcW w:w="1107" w:type="pct"/>
          </w:tcPr>
          <w:p w14:paraId="7361596F" w14:textId="77777777" w:rsidR="009F24F7" w:rsidRPr="00FD4515" w:rsidRDefault="009F24F7" w:rsidP="00FD4515">
            <w:pPr>
              <w:jc w:val="left"/>
              <w:rPr>
                <w:rStyle w:val="Datatype"/>
              </w:rPr>
            </w:pPr>
            <w:r w:rsidRPr="00FD4515">
              <w:rPr>
                <w:rStyle w:val="Datatype"/>
              </w:rPr>
              <w:t>Big Integer</w:t>
            </w:r>
          </w:p>
        </w:tc>
        <w:tc>
          <w:tcPr>
            <w:tcW w:w="1110" w:type="pct"/>
          </w:tcPr>
          <w:p w14:paraId="78B0FE1E" w14:textId="77777777" w:rsidR="009F24F7" w:rsidRPr="00FD4515" w:rsidRDefault="009F24F7" w:rsidP="00FD4515">
            <w:pPr>
              <w:jc w:val="left"/>
              <w:rPr>
                <w:rStyle w:val="Datatype"/>
              </w:rPr>
            </w:pPr>
            <w:r w:rsidRPr="00FD4515">
              <w:rPr>
                <w:rStyle w:val="Datatype"/>
              </w:rPr>
              <w:t>xsd:integer</w:t>
            </w:r>
          </w:p>
        </w:tc>
        <w:tc>
          <w:tcPr>
            <w:tcW w:w="1195" w:type="pct"/>
          </w:tcPr>
          <w:p w14:paraId="3911BC69" w14:textId="77777777" w:rsidR="009F24F7" w:rsidRPr="00FD4515" w:rsidRDefault="009F24F7" w:rsidP="00FD4515">
            <w:pPr>
              <w:jc w:val="left"/>
              <w:rPr>
                <w:rStyle w:val="Datatype"/>
              </w:rPr>
            </w:pPr>
            <w:r w:rsidRPr="00FD4515">
              <w:rPr>
                <w:rStyle w:val="Datatype"/>
              </w:rPr>
              <w:t>System.Decimal</w:t>
            </w:r>
          </w:p>
        </w:tc>
        <w:tc>
          <w:tcPr>
            <w:tcW w:w="1588" w:type="pct"/>
          </w:tcPr>
          <w:p w14:paraId="7875D731" w14:textId="77777777" w:rsidR="009F24F7" w:rsidRPr="00FD4515" w:rsidRDefault="009F24F7" w:rsidP="00FD4515">
            <w:pPr>
              <w:jc w:val="left"/>
              <w:rPr>
                <w:rStyle w:val="Datatype"/>
              </w:rPr>
            </w:pPr>
            <w:r w:rsidRPr="00FD4515">
              <w:rPr>
                <w:rStyle w:val="Datatype"/>
              </w:rPr>
              <w:t>java.math.BigInteger</w:t>
            </w:r>
          </w:p>
        </w:tc>
      </w:tr>
      <w:tr w:rsidR="009F24F7" w:rsidRPr="00AD2257" w14:paraId="1D015199" w14:textId="77777777" w:rsidTr="00FD4515">
        <w:trPr>
          <w:jc w:val="center"/>
        </w:trPr>
        <w:tc>
          <w:tcPr>
            <w:tcW w:w="1107" w:type="pct"/>
          </w:tcPr>
          <w:p w14:paraId="71A277A0" w14:textId="77777777" w:rsidR="009F24F7" w:rsidRPr="00FD4515" w:rsidRDefault="009F24F7" w:rsidP="00FD4515">
            <w:pPr>
              <w:jc w:val="left"/>
              <w:rPr>
                <w:rStyle w:val="Datatype"/>
              </w:rPr>
            </w:pPr>
            <w:r w:rsidRPr="00FD4515">
              <w:rPr>
                <w:rStyle w:val="Datatype"/>
              </w:rPr>
              <w:t>Integer</w:t>
            </w:r>
          </w:p>
        </w:tc>
        <w:tc>
          <w:tcPr>
            <w:tcW w:w="1110" w:type="pct"/>
          </w:tcPr>
          <w:p w14:paraId="00D42812" w14:textId="77777777" w:rsidR="009F24F7" w:rsidRPr="00FD4515" w:rsidRDefault="009F24F7" w:rsidP="00FD4515">
            <w:pPr>
              <w:jc w:val="left"/>
              <w:rPr>
                <w:rStyle w:val="Datatype"/>
              </w:rPr>
            </w:pPr>
            <w:r w:rsidRPr="00FD4515">
              <w:rPr>
                <w:rStyle w:val="Datatype"/>
              </w:rPr>
              <w:t>xsd:int</w:t>
            </w:r>
          </w:p>
        </w:tc>
        <w:tc>
          <w:tcPr>
            <w:tcW w:w="1195" w:type="pct"/>
          </w:tcPr>
          <w:p w14:paraId="6611E03A" w14:textId="77777777" w:rsidR="009F24F7" w:rsidRPr="00FD4515" w:rsidRDefault="009F24F7" w:rsidP="00FD4515">
            <w:pPr>
              <w:jc w:val="left"/>
              <w:rPr>
                <w:rStyle w:val="Datatype"/>
              </w:rPr>
            </w:pPr>
            <w:r w:rsidRPr="00FD4515">
              <w:rPr>
                <w:rStyle w:val="Datatype"/>
              </w:rPr>
              <w:t>System.Int32</w:t>
            </w:r>
          </w:p>
        </w:tc>
        <w:tc>
          <w:tcPr>
            <w:tcW w:w="1588" w:type="pct"/>
          </w:tcPr>
          <w:p w14:paraId="56D3F8EC" w14:textId="77777777" w:rsidR="009F24F7" w:rsidRPr="00FD4515" w:rsidRDefault="009F24F7" w:rsidP="00FD4515">
            <w:pPr>
              <w:jc w:val="left"/>
              <w:rPr>
                <w:rStyle w:val="Datatype"/>
              </w:rPr>
            </w:pPr>
            <w:r w:rsidRPr="00FD4515">
              <w:rPr>
                <w:rStyle w:val="Datatype"/>
              </w:rPr>
              <w:t>int</w:t>
            </w:r>
          </w:p>
        </w:tc>
      </w:tr>
      <w:tr w:rsidR="009F24F7" w:rsidRPr="00AD2257" w14:paraId="39B88271" w14:textId="77777777" w:rsidTr="00FD4515">
        <w:trPr>
          <w:jc w:val="center"/>
        </w:trPr>
        <w:tc>
          <w:tcPr>
            <w:tcW w:w="1107" w:type="pct"/>
          </w:tcPr>
          <w:p w14:paraId="56A42895" w14:textId="77777777" w:rsidR="009F24F7" w:rsidRPr="00FD4515" w:rsidRDefault="009F24F7" w:rsidP="00FD4515">
            <w:pPr>
              <w:jc w:val="left"/>
              <w:rPr>
                <w:rStyle w:val="Datatype"/>
              </w:rPr>
            </w:pPr>
            <w:r w:rsidRPr="00FD4515">
              <w:rPr>
                <w:rStyle w:val="Datatype"/>
              </w:rPr>
              <w:t>Long</w:t>
            </w:r>
          </w:p>
        </w:tc>
        <w:tc>
          <w:tcPr>
            <w:tcW w:w="1110" w:type="pct"/>
          </w:tcPr>
          <w:p w14:paraId="72B5B956" w14:textId="77777777" w:rsidR="009F24F7" w:rsidRPr="00FD4515" w:rsidRDefault="009F24F7" w:rsidP="00FD4515">
            <w:pPr>
              <w:jc w:val="left"/>
              <w:rPr>
                <w:rStyle w:val="Datatype"/>
              </w:rPr>
            </w:pPr>
            <w:r w:rsidRPr="00FD4515">
              <w:rPr>
                <w:rStyle w:val="Datatype"/>
              </w:rPr>
              <w:t>xsd.long</w:t>
            </w:r>
          </w:p>
        </w:tc>
        <w:tc>
          <w:tcPr>
            <w:tcW w:w="1195" w:type="pct"/>
          </w:tcPr>
          <w:p w14:paraId="409416F2" w14:textId="77777777" w:rsidR="009F24F7" w:rsidRPr="00FD4515" w:rsidRDefault="009F24F7" w:rsidP="00FD4515">
            <w:pPr>
              <w:jc w:val="left"/>
              <w:rPr>
                <w:rStyle w:val="Datatype"/>
              </w:rPr>
            </w:pPr>
            <w:r w:rsidRPr="00FD4515">
              <w:rPr>
                <w:rStyle w:val="Datatype"/>
              </w:rPr>
              <w:t>System.Int64</w:t>
            </w:r>
          </w:p>
        </w:tc>
        <w:tc>
          <w:tcPr>
            <w:tcW w:w="1588" w:type="pct"/>
          </w:tcPr>
          <w:p w14:paraId="0C4121C0" w14:textId="77777777" w:rsidR="009F24F7" w:rsidRPr="00FD4515" w:rsidRDefault="009F24F7" w:rsidP="00FD4515">
            <w:pPr>
              <w:jc w:val="left"/>
              <w:rPr>
                <w:rStyle w:val="Datatype"/>
              </w:rPr>
            </w:pPr>
            <w:r w:rsidRPr="00FD4515">
              <w:rPr>
                <w:rStyle w:val="Datatype"/>
              </w:rPr>
              <w:t>long</w:t>
            </w:r>
          </w:p>
        </w:tc>
      </w:tr>
      <w:tr w:rsidR="009F24F7" w:rsidRPr="00AD2257" w14:paraId="727C9A72" w14:textId="77777777" w:rsidTr="00FD4515">
        <w:trPr>
          <w:jc w:val="center"/>
        </w:trPr>
        <w:tc>
          <w:tcPr>
            <w:tcW w:w="1107" w:type="pct"/>
          </w:tcPr>
          <w:p w14:paraId="7670EBA9" w14:textId="77777777" w:rsidR="009F24F7" w:rsidRPr="00FD4515" w:rsidRDefault="009F24F7" w:rsidP="00FD4515">
            <w:pPr>
              <w:jc w:val="left"/>
              <w:rPr>
                <w:rStyle w:val="Datatype"/>
              </w:rPr>
            </w:pPr>
            <w:r w:rsidRPr="00FD4515">
              <w:rPr>
                <w:rStyle w:val="Datatype"/>
              </w:rPr>
              <w:t>Short</w:t>
            </w:r>
          </w:p>
        </w:tc>
        <w:tc>
          <w:tcPr>
            <w:tcW w:w="1110" w:type="pct"/>
          </w:tcPr>
          <w:p w14:paraId="650D9E97" w14:textId="77777777" w:rsidR="009F24F7" w:rsidRPr="00FD4515" w:rsidRDefault="009F24F7" w:rsidP="00FD4515">
            <w:pPr>
              <w:jc w:val="left"/>
              <w:rPr>
                <w:rStyle w:val="Datatype"/>
              </w:rPr>
            </w:pPr>
            <w:r w:rsidRPr="00FD4515">
              <w:rPr>
                <w:rStyle w:val="Datatype"/>
              </w:rPr>
              <w:t>xsd:short</w:t>
            </w:r>
          </w:p>
        </w:tc>
        <w:tc>
          <w:tcPr>
            <w:tcW w:w="1195" w:type="pct"/>
          </w:tcPr>
          <w:p w14:paraId="5689EBC8" w14:textId="77777777" w:rsidR="009F24F7" w:rsidRPr="00FD4515" w:rsidRDefault="009F24F7" w:rsidP="00FD4515">
            <w:pPr>
              <w:jc w:val="left"/>
              <w:rPr>
                <w:rStyle w:val="Datatype"/>
              </w:rPr>
            </w:pPr>
            <w:r w:rsidRPr="00FD4515">
              <w:rPr>
                <w:rStyle w:val="Datatype"/>
              </w:rPr>
              <w:t>System.Int16</w:t>
            </w:r>
          </w:p>
        </w:tc>
        <w:tc>
          <w:tcPr>
            <w:tcW w:w="1588" w:type="pct"/>
          </w:tcPr>
          <w:p w14:paraId="04274B33" w14:textId="77777777" w:rsidR="009F24F7" w:rsidRPr="00FD4515" w:rsidRDefault="009F24F7" w:rsidP="00FD4515">
            <w:pPr>
              <w:jc w:val="left"/>
              <w:rPr>
                <w:rStyle w:val="Datatype"/>
              </w:rPr>
            </w:pPr>
            <w:r w:rsidRPr="00FD4515">
              <w:rPr>
                <w:rStyle w:val="Datatype"/>
              </w:rPr>
              <w:t>short</w:t>
            </w:r>
          </w:p>
        </w:tc>
      </w:tr>
      <w:tr w:rsidR="009F24F7" w:rsidRPr="00AD2257" w14:paraId="3FA682A1" w14:textId="77777777" w:rsidTr="00FD4515">
        <w:trPr>
          <w:jc w:val="center"/>
        </w:trPr>
        <w:tc>
          <w:tcPr>
            <w:tcW w:w="1107" w:type="pct"/>
          </w:tcPr>
          <w:p w14:paraId="313E0D16" w14:textId="77777777" w:rsidR="009F24F7" w:rsidRPr="00FD4515" w:rsidRDefault="009F24F7" w:rsidP="00FD4515">
            <w:pPr>
              <w:jc w:val="left"/>
              <w:rPr>
                <w:rStyle w:val="Datatype"/>
              </w:rPr>
            </w:pPr>
            <w:r w:rsidRPr="00FD4515">
              <w:rPr>
                <w:rStyle w:val="Datatype"/>
              </w:rPr>
              <w:t>Decimal</w:t>
            </w:r>
          </w:p>
        </w:tc>
        <w:tc>
          <w:tcPr>
            <w:tcW w:w="1110" w:type="pct"/>
          </w:tcPr>
          <w:p w14:paraId="3488E0A1" w14:textId="77777777" w:rsidR="009F24F7" w:rsidRPr="00FD4515" w:rsidRDefault="009F24F7" w:rsidP="00FD4515">
            <w:pPr>
              <w:jc w:val="left"/>
              <w:rPr>
                <w:rStyle w:val="Datatype"/>
              </w:rPr>
            </w:pPr>
            <w:r w:rsidRPr="00FD4515">
              <w:rPr>
                <w:rStyle w:val="Datatype"/>
              </w:rPr>
              <w:t>xsd:decimal</w:t>
            </w:r>
          </w:p>
        </w:tc>
        <w:tc>
          <w:tcPr>
            <w:tcW w:w="1195" w:type="pct"/>
          </w:tcPr>
          <w:p w14:paraId="021E5FF3" w14:textId="77777777" w:rsidR="009F24F7" w:rsidRPr="00FD4515" w:rsidRDefault="009F24F7" w:rsidP="00FD4515">
            <w:pPr>
              <w:jc w:val="left"/>
              <w:rPr>
                <w:rStyle w:val="Datatype"/>
              </w:rPr>
            </w:pPr>
            <w:r w:rsidRPr="00FD4515">
              <w:rPr>
                <w:rStyle w:val="Datatype"/>
              </w:rPr>
              <w:t>System.Decimal</w:t>
            </w:r>
          </w:p>
        </w:tc>
        <w:tc>
          <w:tcPr>
            <w:tcW w:w="1588" w:type="pct"/>
          </w:tcPr>
          <w:p w14:paraId="6253B07C" w14:textId="77777777" w:rsidR="009F24F7" w:rsidRPr="00FD4515" w:rsidRDefault="009F24F7" w:rsidP="00FD4515">
            <w:pPr>
              <w:jc w:val="left"/>
              <w:rPr>
                <w:rStyle w:val="Datatype"/>
              </w:rPr>
            </w:pPr>
            <w:r w:rsidRPr="00FD4515">
              <w:rPr>
                <w:rStyle w:val="Datatype"/>
              </w:rPr>
              <w:t>java.math.BigDecimal</w:t>
            </w:r>
          </w:p>
        </w:tc>
      </w:tr>
      <w:tr w:rsidR="009F24F7" w:rsidRPr="00AD2257" w14:paraId="610DDBB3" w14:textId="77777777" w:rsidTr="00FD4515">
        <w:trPr>
          <w:jc w:val="center"/>
        </w:trPr>
        <w:tc>
          <w:tcPr>
            <w:tcW w:w="1107" w:type="pct"/>
          </w:tcPr>
          <w:p w14:paraId="71EE3573" w14:textId="77777777" w:rsidR="009F24F7" w:rsidRPr="00FD4515" w:rsidRDefault="009F24F7" w:rsidP="00FD4515">
            <w:pPr>
              <w:jc w:val="left"/>
              <w:rPr>
                <w:rStyle w:val="Datatype"/>
              </w:rPr>
            </w:pPr>
            <w:r w:rsidRPr="00FD4515">
              <w:rPr>
                <w:rStyle w:val="Datatype"/>
              </w:rPr>
              <w:t>Float</w:t>
            </w:r>
          </w:p>
        </w:tc>
        <w:tc>
          <w:tcPr>
            <w:tcW w:w="1110" w:type="pct"/>
          </w:tcPr>
          <w:p w14:paraId="5A856A3F" w14:textId="77777777" w:rsidR="009F24F7" w:rsidRPr="00FD4515" w:rsidRDefault="009F24F7" w:rsidP="00FD4515">
            <w:pPr>
              <w:jc w:val="left"/>
              <w:rPr>
                <w:rStyle w:val="Datatype"/>
              </w:rPr>
            </w:pPr>
            <w:r w:rsidRPr="00FD4515">
              <w:rPr>
                <w:rStyle w:val="Datatype"/>
              </w:rPr>
              <w:t>xsd:float</w:t>
            </w:r>
          </w:p>
        </w:tc>
        <w:tc>
          <w:tcPr>
            <w:tcW w:w="1195" w:type="pct"/>
          </w:tcPr>
          <w:p w14:paraId="4B49DB43" w14:textId="77777777" w:rsidR="009F24F7" w:rsidRPr="00FD4515" w:rsidRDefault="009F24F7" w:rsidP="00FD4515">
            <w:pPr>
              <w:jc w:val="left"/>
              <w:rPr>
                <w:rStyle w:val="Datatype"/>
              </w:rPr>
            </w:pPr>
            <w:r w:rsidRPr="00FD4515">
              <w:rPr>
                <w:rStyle w:val="Datatype"/>
              </w:rPr>
              <w:t>System.Single</w:t>
            </w:r>
          </w:p>
        </w:tc>
        <w:tc>
          <w:tcPr>
            <w:tcW w:w="1588" w:type="pct"/>
          </w:tcPr>
          <w:p w14:paraId="6B6D7427" w14:textId="77777777" w:rsidR="009F24F7" w:rsidRPr="00FD4515" w:rsidRDefault="009F24F7" w:rsidP="00FD4515">
            <w:pPr>
              <w:jc w:val="left"/>
              <w:rPr>
                <w:rStyle w:val="Datatype"/>
              </w:rPr>
            </w:pPr>
            <w:r w:rsidRPr="00FD4515">
              <w:rPr>
                <w:rStyle w:val="Datatype"/>
              </w:rPr>
              <w:t>float</w:t>
            </w:r>
          </w:p>
        </w:tc>
      </w:tr>
      <w:tr w:rsidR="009F24F7" w:rsidRPr="00AD2257" w14:paraId="393A150C" w14:textId="77777777" w:rsidTr="00FD4515">
        <w:trPr>
          <w:jc w:val="center"/>
        </w:trPr>
        <w:tc>
          <w:tcPr>
            <w:tcW w:w="1107" w:type="pct"/>
          </w:tcPr>
          <w:p w14:paraId="6BB252A4" w14:textId="77777777" w:rsidR="009F24F7" w:rsidRPr="00FD4515" w:rsidRDefault="009F24F7" w:rsidP="00FD4515">
            <w:pPr>
              <w:jc w:val="left"/>
              <w:rPr>
                <w:rStyle w:val="Datatype"/>
              </w:rPr>
            </w:pPr>
            <w:r w:rsidRPr="00FD4515">
              <w:rPr>
                <w:rStyle w:val="Datatype"/>
              </w:rPr>
              <w:t>Double</w:t>
            </w:r>
          </w:p>
        </w:tc>
        <w:tc>
          <w:tcPr>
            <w:tcW w:w="1110" w:type="pct"/>
          </w:tcPr>
          <w:p w14:paraId="33195E02" w14:textId="77777777" w:rsidR="009F24F7" w:rsidRPr="00FD4515" w:rsidRDefault="009F24F7" w:rsidP="00FD4515">
            <w:pPr>
              <w:jc w:val="left"/>
              <w:rPr>
                <w:rStyle w:val="Datatype"/>
              </w:rPr>
            </w:pPr>
            <w:r w:rsidRPr="00FD4515">
              <w:rPr>
                <w:rStyle w:val="Datatype"/>
              </w:rPr>
              <w:t>xsd:double</w:t>
            </w:r>
          </w:p>
        </w:tc>
        <w:tc>
          <w:tcPr>
            <w:tcW w:w="1195" w:type="pct"/>
          </w:tcPr>
          <w:p w14:paraId="6F383316" w14:textId="77777777" w:rsidR="009F24F7" w:rsidRPr="00FD4515" w:rsidRDefault="009F24F7" w:rsidP="00FD4515">
            <w:pPr>
              <w:jc w:val="left"/>
              <w:rPr>
                <w:rStyle w:val="Datatype"/>
              </w:rPr>
            </w:pPr>
            <w:r w:rsidRPr="00FD4515">
              <w:rPr>
                <w:rStyle w:val="Datatype"/>
              </w:rPr>
              <w:t>System.Double</w:t>
            </w:r>
          </w:p>
        </w:tc>
        <w:tc>
          <w:tcPr>
            <w:tcW w:w="1588" w:type="pct"/>
          </w:tcPr>
          <w:p w14:paraId="5A0CD451" w14:textId="77777777" w:rsidR="009F24F7" w:rsidRPr="00FD4515" w:rsidRDefault="009F24F7" w:rsidP="00FD4515">
            <w:pPr>
              <w:jc w:val="left"/>
              <w:rPr>
                <w:rStyle w:val="Datatype"/>
              </w:rPr>
            </w:pPr>
            <w:r w:rsidRPr="00FD4515">
              <w:rPr>
                <w:rStyle w:val="Datatype"/>
              </w:rPr>
              <w:t>double</w:t>
            </w:r>
          </w:p>
        </w:tc>
      </w:tr>
      <w:tr w:rsidR="009F24F7" w:rsidRPr="00AD2257" w14:paraId="3AAA1042" w14:textId="77777777" w:rsidTr="00FD4515">
        <w:trPr>
          <w:jc w:val="center"/>
        </w:trPr>
        <w:tc>
          <w:tcPr>
            <w:tcW w:w="1107" w:type="pct"/>
          </w:tcPr>
          <w:p w14:paraId="04463D3D" w14:textId="77777777" w:rsidR="009F24F7" w:rsidRPr="00FD4515" w:rsidRDefault="009F24F7" w:rsidP="00FD4515">
            <w:pPr>
              <w:jc w:val="left"/>
              <w:rPr>
                <w:rStyle w:val="Datatype"/>
              </w:rPr>
            </w:pPr>
            <w:r w:rsidRPr="00FD4515">
              <w:rPr>
                <w:rStyle w:val="Datatype"/>
              </w:rPr>
              <w:t>Boolean</w:t>
            </w:r>
          </w:p>
        </w:tc>
        <w:tc>
          <w:tcPr>
            <w:tcW w:w="1110" w:type="pct"/>
          </w:tcPr>
          <w:p w14:paraId="15A7F267" w14:textId="77777777" w:rsidR="009F24F7" w:rsidRPr="00FD4515" w:rsidRDefault="009F24F7" w:rsidP="00FD4515">
            <w:pPr>
              <w:jc w:val="left"/>
              <w:rPr>
                <w:rStyle w:val="Datatype"/>
              </w:rPr>
            </w:pPr>
            <w:r w:rsidRPr="00FD4515">
              <w:rPr>
                <w:rStyle w:val="Datatype"/>
              </w:rPr>
              <w:t>xsd:boolean</w:t>
            </w:r>
          </w:p>
        </w:tc>
        <w:tc>
          <w:tcPr>
            <w:tcW w:w="1195" w:type="pct"/>
          </w:tcPr>
          <w:p w14:paraId="670B1775" w14:textId="77777777" w:rsidR="009F24F7" w:rsidRPr="00FD4515" w:rsidRDefault="009F24F7" w:rsidP="00FD4515">
            <w:pPr>
              <w:jc w:val="left"/>
              <w:rPr>
                <w:rStyle w:val="Datatype"/>
              </w:rPr>
            </w:pPr>
            <w:r w:rsidRPr="00FD4515">
              <w:rPr>
                <w:rStyle w:val="Datatype"/>
              </w:rPr>
              <w:t>System.Boolean</w:t>
            </w:r>
          </w:p>
        </w:tc>
        <w:tc>
          <w:tcPr>
            <w:tcW w:w="1588" w:type="pct"/>
          </w:tcPr>
          <w:p w14:paraId="2F8FCCA1" w14:textId="77777777" w:rsidR="009F24F7" w:rsidRPr="00FD4515" w:rsidRDefault="009F24F7" w:rsidP="00FD4515">
            <w:pPr>
              <w:jc w:val="left"/>
              <w:rPr>
                <w:rStyle w:val="Datatype"/>
              </w:rPr>
            </w:pPr>
            <w:r w:rsidRPr="00FD4515">
              <w:rPr>
                <w:rStyle w:val="Datatype"/>
              </w:rPr>
              <w:t>boolean</w:t>
            </w:r>
          </w:p>
        </w:tc>
      </w:tr>
      <w:tr w:rsidR="0069354D" w:rsidRPr="00AD2257" w14:paraId="2DF5255A" w14:textId="77777777" w:rsidTr="00FD4515">
        <w:trPr>
          <w:jc w:val="center"/>
        </w:trPr>
        <w:tc>
          <w:tcPr>
            <w:tcW w:w="1107" w:type="pct"/>
          </w:tcPr>
          <w:p w14:paraId="293E90AA" w14:textId="77777777" w:rsidR="0069354D" w:rsidRPr="00FD4515" w:rsidRDefault="0069354D" w:rsidP="00FD4515">
            <w:pPr>
              <w:jc w:val="left"/>
              <w:rPr>
                <w:rStyle w:val="Datatype"/>
              </w:rPr>
            </w:pPr>
            <w:r w:rsidRPr="00FD4515">
              <w:rPr>
                <w:rStyle w:val="Datatype"/>
              </w:rPr>
              <w:t>URI</w:t>
            </w:r>
          </w:p>
        </w:tc>
        <w:tc>
          <w:tcPr>
            <w:tcW w:w="1110" w:type="pct"/>
          </w:tcPr>
          <w:p w14:paraId="604097AE" w14:textId="77777777" w:rsidR="0069354D" w:rsidRPr="00FD4515" w:rsidRDefault="0069354D" w:rsidP="00FD4515">
            <w:pPr>
              <w:jc w:val="left"/>
              <w:rPr>
                <w:rStyle w:val="Datatype"/>
              </w:rPr>
            </w:pPr>
            <w:r w:rsidRPr="00FD4515">
              <w:rPr>
                <w:rStyle w:val="Datatype"/>
              </w:rPr>
              <w:t>xsd:anyURI</w:t>
            </w:r>
          </w:p>
        </w:tc>
        <w:tc>
          <w:tcPr>
            <w:tcW w:w="1195" w:type="pct"/>
          </w:tcPr>
          <w:p w14:paraId="2907EAD2" w14:textId="77777777" w:rsidR="0069354D" w:rsidRPr="00FD4515" w:rsidRDefault="0069354D" w:rsidP="00FD4515">
            <w:pPr>
              <w:jc w:val="left"/>
              <w:rPr>
                <w:rStyle w:val="Datatype"/>
              </w:rPr>
            </w:pPr>
            <w:r w:rsidRPr="00FD4515">
              <w:rPr>
                <w:rStyle w:val="Datatype"/>
              </w:rPr>
              <w:t>System.Uri</w:t>
            </w:r>
          </w:p>
        </w:tc>
        <w:tc>
          <w:tcPr>
            <w:tcW w:w="1588" w:type="pct"/>
          </w:tcPr>
          <w:p w14:paraId="2FC83063" w14:textId="77777777" w:rsidR="0069354D" w:rsidRPr="00FD4515" w:rsidRDefault="0069354D" w:rsidP="00FD4515">
            <w:pPr>
              <w:jc w:val="left"/>
              <w:rPr>
                <w:rStyle w:val="Datatype"/>
              </w:rPr>
            </w:pPr>
            <w:r w:rsidRPr="00FD4515">
              <w:rPr>
                <w:rStyle w:val="Datatype"/>
              </w:rPr>
              <w:t>Java.net.URI or java.lang.String</w:t>
            </w:r>
          </w:p>
        </w:tc>
      </w:tr>
      <w:tr w:rsidR="009F24F7" w:rsidRPr="00AD2257" w14:paraId="463905CB" w14:textId="77777777" w:rsidTr="00FD4515">
        <w:trPr>
          <w:jc w:val="center"/>
        </w:trPr>
        <w:tc>
          <w:tcPr>
            <w:tcW w:w="1107" w:type="pct"/>
          </w:tcPr>
          <w:p w14:paraId="30A6A9F0" w14:textId="77777777" w:rsidR="009F24F7" w:rsidRPr="00FD4515" w:rsidRDefault="009F24F7" w:rsidP="00FD4515">
            <w:pPr>
              <w:jc w:val="left"/>
              <w:rPr>
                <w:rStyle w:val="Datatype"/>
              </w:rPr>
            </w:pPr>
            <w:r w:rsidRPr="00FD4515">
              <w:rPr>
                <w:rStyle w:val="Datatype"/>
              </w:rPr>
              <w:t>DateTime</w:t>
            </w:r>
          </w:p>
        </w:tc>
        <w:tc>
          <w:tcPr>
            <w:tcW w:w="1110" w:type="pct"/>
          </w:tcPr>
          <w:p w14:paraId="04D23787" w14:textId="77777777" w:rsidR="009F24F7" w:rsidRPr="00FD4515" w:rsidRDefault="009F24F7" w:rsidP="00FD4515">
            <w:pPr>
              <w:jc w:val="left"/>
              <w:rPr>
                <w:rStyle w:val="Datatype"/>
              </w:rPr>
            </w:pPr>
            <w:r w:rsidRPr="00FD4515">
              <w:rPr>
                <w:rStyle w:val="Datatype"/>
              </w:rPr>
              <w:t>xsd:dateTime</w:t>
            </w:r>
          </w:p>
        </w:tc>
        <w:tc>
          <w:tcPr>
            <w:tcW w:w="1195" w:type="pct"/>
          </w:tcPr>
          <w:p w14:paraId="0FA8F9A2" w14:textId="77777777" w:rsidR="009F24F7" w:rsidRPr="00FD4515" w:rsidRDefault="009F24F7" w:rsidP="00FD4515">
            <w:pPr>
              <w:jc w:val="left"/>
              <w:rPr>
                <w:rStyle w:val="Datatype"/>
              </w:rPr>
            </w:pPr>
            <w:r w:rsidRPr="00FD4515">
              <w:rPr>
                <w:rStyle w:val="Datatype"/>
              </w:rPr>
              <w:t>System.DateTime</w:t>
            </w:r>
          </w:p>
        </w:tc>
        <w:tc>
          <w:tcPr>
            <w:tcW w:w="1588" w:type="pct"/>
          </w:tcPr>
          <w:p w14:paraId="607D692E" w14:textId="77777777" w:rsidR="009F24F7" w:rsidRPr="00FD4515" w:rsidRDefault="009F24F7" w:rsidP="00FD4515">
            <w:pPr>
              <w:jc w:val="left"/>
              <w:rPr>
                <w:rStyle w:val="Datatype"/>
              </w:rPr>
            </w:pPr>
            <w:r w:rsidRPr="00FD4515">
              <w:rPr>
                <w:rStyle w:val="Datatype"/>
              </w:rPr>
              <w:t>javax.xml.datatype.XMLGregorianCalendar</w:t>
            </w:r>
          </w:p>
        </w:tc>
      </w:tr>
      <w:tr w:rsidR="009F24F7" w:rsidRPr="00AD2257" w14:paraId="5C859AC8" w14:textId="77777777" w:rsidTr="00FD4515">
        <w:trPr>
          <w:jc w:val="center"/>
        </w:trPr>
        <w:tc>
          <w:tcPr>
            <w:tcW w:w="1107" w:type="pct"/>
          </w:tcPr>
          <w:p w14:paraId="14A00ECC" w14:textId="77777777" w:rsidR="009F24F7" w:rsidRPr="00FD4515" w:rsidRDefault="009F24F7" w:rsidP="00FD4515">
            <w:pPr>
              <w:jc w:val="left"/>
              <w:rPr>
                <w:rStyle w:val="Datatype"/>
              </w:rPr>
            </w:pPr>
            <w:r w:rsidRPr="00FD4515">
              <w:rPr>
                <w:rStyle w:val="Datatype"/>
              </w:rPr>
              <w:t>Time</w:t>
            </w:r>
          </w:p>
        </w:tc>
        <w:tc>
          <w:tcPr>
            <w:tcW w:w="1110" w:type="pct"/>
          </w:tcPr>
          <w:p w14:paraId="5B64579D" w14:textId="77777777" w:rsidR="009F24F7" w:rsidRPr="00FD4515" w:rsidRDefault="009F24F7" w:rsidP="00FD4515">
            <w:pPr>
              <w:jc w:val="left"/>
              <w:rPr>
                <w:rStyle w:val="Datatype"/>
              </w:rPr>
            </w:pPr>
            <w:r w:rsidRPr="00FD4515">
              <w:rPr>
                <w:rStyle w:val="Datatype"/>
              </w:rPr>
              <w:t>xsd:time</w:t>
            </w:r>
          </w:p>
        </w:tc>
        <w:tc>
          <w:tcPr>
            <w:tcW w:w="1195" w:type="pct"/>
          </w:tcPr>
          <w:p w14:paraId="33820205" w14:textId="77777777" w:rsidR="009F24F7" w:rsidRPr="00FD4515" w:rsidRDefault="009F24F7" w:rsidP="00FD4515">
            <w:pPr>
              <w:jc w:val="left"/>
              <w:rPr>
                <w:rStyle w:val="Datatype"/>
              </w:rPr>
            </w:pPr>
            <w:r w:rsidRPr="00FD4515">
              <w:rPr>
                <w:rStyle w:val="Datatype"/>
              </w:rPr>
              <w:t>System.DateTime</w:t>
            </w:r>
          </w:p>
        </w:tc>
        <w:tc>
          <w:tcPr>
            <w:tcW w:w="1588" w:type="pct"/>
          </w:tcPr>
          <w:p w14:paraId="1D944772" w14:textId="77777777" w:rsidR="009F24F7" w:rsidRPr="00FD4515" w:rsidRDefault="009F24F7" w:rsidP="00FD4515">
            <w:pPr>
              <w:jc w:val="left"/>
              <w:rPr>
                <w:rStyle w:val="Datatype"/>
              </w:rPr>
            </w:pPr>
            <w:r w:rsidRPr="00FD4515">
              <w:rPr>
                <w:rStyle w:val="Datatype"/>
              </w:rPr>
              <w:t>javax.xml.datatype.XMLGregorianCalendar</w:t>
            </w:r>
          </w:p>
        </w:tc>
      </w:tr>
      <w:tr w:rsidR="0069354D" w:rsidRPr="00AD2257" w14:paraId="0B595A7B" w14:textId="77777777" w:rsidTr="00FD4515">
        <w:trPr>
          <w:jc w:val="center"/>
        </w:trPr>
        <w:tc>
          <w:tcPr>
            <w:tcW w:w="1107" w:type="pct"/>
          </w:tcPr>
          <w:p w14:paraId="0C8FD79B" w14:textId="77777777" w:rsidR="0069354D" w:rsidRPr="00FD4515" w:rsidRDefault="0069354D" w:rsidP="00FD4515">
            <w:pPr>
              <w:jc w:val="left"/>
              <w:rPr>
                <w:rStyle w:val="Datatype"/>
              </w:rPr>
            </w:pPr>
            <w:r w:rsidRPr="00FD4515">
              <w:rPr>
                <w:rStyle w:val="Datatype"/>
              </w:rPr>
              <w:t>GregorianYear</w:t>
            </w:r>
          </w:p>
        </w:tc>
        <w:tc>
          <w:tcPr>
            <w:tcW w:w="1110" w:type="pct"/>
          </w:tcPr>
          <w:p w14:paraId="054F0CD6" w14:textId="77777777" w:rsidR="0069354D" w:rsidRPr="00FD4515" w:rsidRDefault="0069354D" w:rsidP="00FD4515">
            <w:pPr>
              <w:jc w:val="left"/>
              <w:rPr>
                <w:rStyle w:val="Datatype"/>
              </w:rPr>
            </w:pPr>
            <w:r w:rsidRPr="00FD4515">
              <w:rPr>
                <w:rStyle w:val="Datatype"/>
              </w:rPr>
              <w:t>xsd:gYear</w:t>
            </w:r>
          </w:p>
        </w:tc>
        <w:tc>
          <w:tcPr>
            <w:tcW w:w="1195" w:type="pct"/>
          </w:tcPr>
          <w:p w14:paraId="44AC11B5" w14:textId="77777777" w:rsidR="0069354D" w:rsidRPr="00FD4515" w:rsidRDefault="0069354D" w:rsidP="00FD4515">
            <w:pPr>
              <w:jc w:val="left"/>
              <w:rPr>
                <w:rStyle w:val="Datatype"/>
              </w:rPr>
            </w:pPr>
            <w:r w:rsidRPr="00FD4515">
              <w:rPr>
                <w:rStyle w:val="Datatype"/>
              </w:rPr>
              <w:t>System.DateTime</w:t>
            </w:r>
          </w:p>
        </w:tc>
        <w:tc>
          <w:tcPr>
            <w:tcW w:w="1588" w:type="pct"/>
          </w:tcPr>
          <w:p w14:paraId="18302DCA" w14:textId="77777777" w:rsidR="0069354D" w:rsidRPr="00FD4515" w:rsidRDefault="0069354D" w:rsidP="00FD4515">
            <w:pPr>
              <w:jc w:val="left"/>
              <w:rPr>
                <w:rStyle w:val="Datatype"/>
              </w:rPr>
            </w:pPr>
            <w:r w:rsidRPr="00FD4515">
              <w:rPr>
                <w:rStyle w:val="Datatype"/>
              </w:rPr>
              <w:t>javax.xml.datatype.XMLGregorianCalendar</w:t>
            </w:r>
          </w:p>
        </w:tc>
      </w:tr>
      <w:tr w:rsidR="0069354D" w:rsidRPr="00AD2257" w14:paraId="7CA25BEA" w14:textId="77777777" w:rsidTr="00FD4515">
        <w:trPr>
          <w:jc w:val="center"/>
        </w:trPr>
        <w:tc>
          <w:tcPr>
            <w:tcW w:w="1107" w:type="pct"/>
          </w:tcPr>
          <w:p w14:paraId="7DF0C7B8" w14:textId="77777777" w:rsidR="0069354D" w:rsidRPr="00FD4515" w:rsidRDefault="0069354D" w:rsidP="00FD4515">
            <w:pPr>
              <w:jc w:val="left"/>
              <w:rPr>
                <w:rStyle w:val="Datatype"/>
              </w:rPr>
            </w:pPr>
            <w:r w:rsidRPr="00FD4515">
              <w:rPr>
                <w:rStyle w:val="Datatype"/>
              </w:rPr>
              <w:t>GregorianMonth</w:t>
            </w:r>
          </w:p>
        </w:tc>
        <w:tc>
          <w:tcPr>
            <w:tcW w:w="1110" w:type="pct"/>
          </w:tcPr>
          <w:p w14:paraId="192AD00A" w14:textId="77777777" w:rsidR="0069354D" w:rsidRPr="00FD4515" w:rsidRDefault="0069354D" w:rsidP="00FD4515">
            <w:pPr>
              <w:jc w:val="left"/>
              <w:rPr>
                <w:rStyle w:val="Datatype"/>
              </w:rPr>
            </w:pPr>
            <w:r w:rsidRPr="00FD4515">
              <w:rPr>
                <w:rStyle w:val="Datatype"/>
              </w:rPr>
              <w:t>xsd:gYearMonth</w:t>
            </w:r>
          </w:p>
        </w:tc>
        <w:tc>
          <w:tcPr>
            <w:tcW w:w="1195" w:type="pct"/>
          </w:tcPr>
          <w:p w14:paraId="1A7BBC38" w14:textId="77777777" w:rsidR="0069354D" w:rsidRPr="00FD4515" w:rsidRDefault="0069354D" w:rsidP="00FD4515">
            <w:pPr>
              <w:jc w:val="left"/>
              <w:rPr>
                <w:rStyle w:val="Datatype"/>
              </w:rPr>
            </w:pPr>
            <w:r w:rsidRPr="00FD4515">
              <w:rPr>
                <w:rStyle w:val="Datatype"/>
              </w:rPr>
              <w:t>System.DateTime</w:t>
            </w:r>
          </w:p>
        </w:tc>
        <w:tc>
          <w:tcPr>
            <w:tcW w:w="1588" w:type="pct"/>
          </w:tcPr>
          <w:p w14:paraId="17F066BF" w14:textId="77777777" w:rsidR="0069354D" w:rsidRPr="00FD4515" w:rsidRDefault="0069354D" w:rsidP="00FD4515">
            <w:pPr>
              <w:jc w:val="left"/>
              <w:rPr>
                <w:rStyle w:val="Datatype"/>
              </w:rPr>
            </w:pPr>
            <w:r w:rsidRPr="00FD4515">
              <w:rPr>
                <w:rStyle w:val="Datatype"/>
              </w:rPr>
              <w:t>javax.xml.datatype.XMLGregorianCalendar</w:t>
            </w:r>
          </w:p>
        </w:tc>
      </w:tr>
      <w:tr w:rsidR="0069354D" w:rsidRPr="00AD2257" w14:paraId="35F117D2" w14:textId="77777777" w:rsidTr="00FD4515">
        <w:trPr>
          <w:jc w:val="center"/>
        </w:trPr>
        <w:tc>
          <w:tcPr>
            <w:tcW w:w="1107" w:type="pct"/>
          </w:tcPr>
          <w:p w14:paraId="7BAD187D" w14:textId="77777777" w:rsidR="0069354D" w:rsidRPr="00FD4515" w:rsidRDefault="0069354D" w:rsidP="00FD4515">
            <w:pPr>
              <w:jc w:val="left"/>
              <w:rPr>
                <w:rStyle w:val="Datatype"/>
              </w:rPr>
            </w:pPr>
            <w:r w:rsidRPr="00FD4515">
              <w:rPr>
                <w:rStyle w:val="Datatype"/>
              </w:rPr>
              <w:t>GregorianDay</w:t>
            </w:r>
          </w:p>
        </w:tc>
        <w:tc>
          <w:tcPr>
            <w:tcW w:w="1110" w:type="pct"/>
          </w:tcPr>
          <w:p w14:paraId="3A91769C" w14:textId="77777777" w:rsidR="0069354D" w:rsidRPr="00FD4515" w:rsidRDefault="0069354D" w:rsidP="00FD4515">
            <w:pPr>
              <w:jc w:val="left"/>
              <w:rPr>
                <w:rStyle w:val="Datatype"/>
              </w:rPr>
            </w:pPr>
            <w:r w:rsidRPr="00FD4515">
              <w:rPr>
                <w:rStyle w:val="Datatype"/>
              </w:rPr>
              <w:t>xsd:date</w:t>
            </w:r>
          </w:p>
        </w:tc>
        <w:tc>
          <w:tcPr>
            <w:tcW w:w="1195" w:type="pct"/>
          </w:tcPr>
          <w:p w14:paraId="79801A9B" w14:textId="77777777" w:rsidR="0069354D" w:rsidRPr="00FD4515" w:rsidRDefault="0069354D" w:rsidP="00FD4515">
            <w:pPr>
              <w:jc w:val="left"/>
              <w:rPr>
                <w:rStyle w:val="Datatype"/>
              </w:rPr>
            </w:pPr>
            <w:r w:rsidRPr="00FD4515">
              <w:rPr>
                <w:rStyle w:val="Datatype"/>
              </w:rPr>
              <w:t>System.DateTime</w:t>
            </w:r>
          </w:p>
        </w:tc>
        <w:tc>
          <w:tcPr>
            <w:tcW w:w="1588" w:type="pct"/>
          </w:tcPr>
          <w:p w14:paraId="4289A7A4" w14:textId="77777777" w:rsidR="0069354D" w:rsidRPr="00FD4515" w:rsidRDefault="0069354D" w:rsidP="00FD4515">
            <w:pPr>
              <w:jc w:val="left"/>
              <w:rPr>
                <w:rStyle w:val="Datatype"/>
              </w:rPr>
            </w:pPr>
            <w:r w:rsidRPr="00FD4515">
              <w:rPr>
                <w:rStyle w:val="Datatype"/>
              </w:rPr>
              <w:t>javax.xml.datatype.XMLGregorianCalendar</w:t>
            </w:r>
          </w:p>
        </w:tc>
      </w:tr>
      <w:tr w:rsidR="0069354D" w:rsidRPr="00AD2257" w14:paraId="4A4C76B4" w14:textId="77777777" w:rsidTr="00FD4515">
        <w:trPr>
          <w:jc w:val="center"/>
        </w:trPr>
        <w:tc>
          <w:tcPr>
            <w:tcW w:w="1107" w:type="pct"/>
          </w:tcPr>
          <w:p w14:paraId="7D2B9393" w14:textId="77777777" w:rsidR="0069354D" w:rsidRPr="00FD4515" w:rsidRDefault="0069354D" w:rsidP="00FD4515">
            <w:pPr>
              <w:jc w:val="left"/>
              <w:rPr>
                <w:rStyle w:val="Datatype"/>
              </w:rPr>
            </w:pPr>
            <w:r w:rsidRPr="00FD4515">
              <w:rPr>
                <w:rStyle w:val="Datatype"/>
              </w:rPr>
              <w:t xml:space="preserve">Day, MonthDay, Month </w:t>
            </w:r>
          </w:p>
        </w:tc>
        <w:tc>
          <w:tcPr>
            <w:tcW w:w="1110" w:type="pct"/>
          </w:tcPr>
          <w:p w14:paraId="0BC968C4" w14:textId="77777777" w:rsidR="0069354D" w:rsidRPr="00FD4515" w:rsidRDefault="0069354D" w:rsidP="00FD4515">
            <w:pPr>
              <w:jc w:val="left"/>
              <w:rPr>
                <w:rStyle w:val="Datatype"/>
              </w:rPr>
            </w:pPr>
            <w:r w:rsidRPr="00FD4515">
              <w:rPr>
                <w:rStyle w:val="Datatype"/>
              </w:rPr>
              <w:t>xsd:g*</w:t>
            </w:r>
          </w:p>
        </w:tc>
        <w:tc>
          <w:tcPr>
            <w:tcW w:w="1195" w:type="pct"/>
          </w:tcPr>
          <w:p w14:paraId="48C4CC24" w14:textId="77777777" w:rsidR="0069354D" w:rsidRPr="00FD4515" w:rsidRDefault="0069354D" w:rsidP="00FD4515">
            <w:pPr>
              <w:jc w:val="left"/>
              <w:rPr>
                <w:rStyle w:val="Datatype"/>
              </w:rPr>
            </w:pPr>
            <w:r w:rsidRPr="00FD4515">
              <w:rPr>
                <w:rStyle w:val="Datatype"/>
              </w:rPr>
              <w:t>System.DateTime</w:t>
            </w:r>
          </w:p>
        </w:tc>
        <w:tc>
          <w:tcPr>
            <w:tcW w:w="1588" w:type="pct"/>
          </w:tcPr>
          <w:p w14:paraId="40D86FF9" w14:textId="77777777" w:rsidR="0069354D" w:rsidRPr="00FD4515" w:rsidRDefault="0069354D" w:rsidP="00FD4515">
            <w:pPr>
              <w:jc w:val="left"/>
              <w:rPr>
                <w:rStyle w:val="Datatype"/>
              </w:rPr>
            </w:pPr>
            <w:r w:rsidRPr="00FD4515">
              <w:rPr>
                <w:rStyle w:val="Datatype"/>
              </w:rPr>
              <w:t>javax.xml.datatype.XMLGregorianCalendar</w:t>
            </w:r>
          </w:p>
        </w:tc>
      </w:tr>
      <w:tr w:rsidR="0069354D" w:rsidRPr="00AD2257" w14:paraId="52F72E7D" w14:textId="77777777" w:rsidTr="00FD4515">
        <w:trPr>
          <w:jc w:val="center"/>
        </w:trPr>
        <w:tc>
          <w:tcPr>
            <w:tcW w:w="1107" w:type="pct"/>
          </w:tcPr>
          <w:p w14:paraId="7272A9A9" w14:textId="77777777" w:rsidR="0069354D" w:rsidRPr="00FD4515" w:rsidRDefault="0069354D" w:rsidP="00FD4515">
            <w:pPr>
              <w:jc w:val="left"/>
              <w:rPr>
                <w:rStyle w:val="Datatype"/>
              </w:rPr>
            </w:pPr>
            <w:r w:rsidRPr="00FD4515">
              <w:rPr>
                <w:rStyle w:val="Datatype"/>
              </w:rPr>
              <w:t>Duration</w:t>
            </w:r>
          </w:p>
        </w:tc>
        <w:tc>
          <w:tcPr>
            <w:tcW w:w="1110" w:type="pct"/>
          </w:tcPr>
          <w:p w14:paraId="33E3A32B" w14:textId="77777777" w:rsidR="0069354D" w:rsidRPr="00FD4515" w:rsidRDefault="0069354D" w:rsidP="00FD4515">
            <w:pPr>
              <w:jc w:val="left"/>
              <w:rPr>
                <w:rStyle w:val="Datatype"/>
              </w:rPr>
            </w:pPr>
            <w:r w:rsidRPr="00FD4515">
              <w:rPr>
                <w:rStyle w:val="Datatype"/>
              </w:rPr>
              <w:t xml:space="preserve">xsd:duration </w:t>
            </w:r>
          </w:p>
        </w:tc>
        <w:tc>
          <w:tcPr>
            <w:tcW w:w="1195" w:type="pct"/>
          </w:tcPr>
          <w:p w14:paraId="3EF77C51" w14:textId="77777777" w:rsidR="0069354D" w:rsidRPr="00FD4515" w:rsidRDefault="0069354D" w:rsidP="00FD4515">
            <w:pPr>
              <w:jc w:val="left"/>
              <w:rPr>
                <w:rStyle w:val="Datatype"/>
              </w:rPr>
            </w:pPr>
            <w:r w:rsidRPr="00FD4515">
              <w:rPr>
                <w:rStyle w:val="Datatype"/>
              </w:rPr>
              <w:t>System.TimeSpan</w:t>
            </w:r>
          </w:p>
        </w:tc>
        <w:tc>
          <w:tcPr>
            <w:tcW w:w="1588" w:type="pct"/>
          </w:tcPr>
          <w:p w14:paraId="37690525" w14:textId="77777777" w:rsidR="0069354D" w:rsidRPr="00FD4515" w:rsidRDefault="0069354D" w:rsidP="00FD4515">
            <w:pPr>
              <w:jc w:val="left"/>
              <w:rPr>
                <w:rStyle w:val="Datatype"/>
              </w:rPr>
            </w:pPr>
            <w:r w:rsidRPr="00FD4515">
              <w:rPr>
                <w:rStyle w:val="Datatype"/>
              </w:rPr>
              <w:t>javax.xml.datatype.Duration</w:t>
            </w:r>
          </w:p>
        </w:tc>
      </w:tr>
    </w:tbl>
    <w:p w14:paraId="6FBF4747" w14:textId="77777777" w:rsidR="009F24F7" w:rsidRPr="00AD2257" w:rsidRDefault="009F24F7" w:rsidP="009F24F7">
      <w:pPr>
        <w:pStyle w:val="Paragraph"/>
        <w:rPr>
          <w:highlight w:val="yellow"/>
        </w:rPr>
      </w:pPr>
    </w:p>
    <w:p w14:paraId="181E4EC7" w14:textId="77777777" w:rsidR="00FA55D6" w:rsidRPr="00AD2257" w:rsidRDefault="00FA55D6" w:rsidP="00FA55D6">
      <w:pPr>
        <w:pStyle w:val="Paragraph"/>
      </w:pPr>
      <w:r w:rsidRPr="00AD2257">
        <w:t xml:space="preserve">There are also </w:t>
      </w:r>
      <w:proofErr w:type="gramStart"/>
      <w:r w:rsidRPr="00AD2257">
        <w:t>a number of</w:t>
      </w:r>
      <w:proofErr w:type="gramEnd"/>
      <w:r w:rsidRPr="00AD2257">
        <w:t xml:space="preserve"> SDMX-ML data types which do not have these direct correspondences, often because they are composite representations or restrictions of a broader data type. For most of these, there</w:t>
      </w:r>
      <w:r>
        <w:t xml:space="preserve"> are</w:t>
      </w:r>
      <w:r w:rsidRPr="00AD2257">
        <w:t xml:space="preserve"> simple types which can be referenced from the SDMX schemas</w:t>
      </w:r>
      <w:r>
        <w:t>, for others a derived simple type will be necessary</w:t>
      </w:r>
      <w:r w:rsidRPr="00AD2257">
        <w:t>:</w:t>
      </w:r>
    </w:p>
    <w:p w14:paraId="5DC0F5FE" w14:textId="77777777" w:rsidR="00FA55D6" w:rsidRPr="00AD2257" w:rsidRDefault="00FA55D6" w:rsidP="00FA55D6">
      <w:pPr>
        <w:pStyle w:val="Paragraph"/>
        <w:rPr>
          <w:highlight w:val="yellow"/>
        </w:rPr>
      </w:pPr>
    </w:p>
    <w:p w14:paraId="4EA9F8F9" w14:textId="77777777" w:rsidR="00FA55D6" w:rsidRPr="00AD2257" w:rsidRDefault="00FA55D6" w:rsidP="00FA55D6">
      <w:pPr>
        <w:pStyle w:val="Paragraph"/>
        <w:numPr>
          <w:ilvl w:val="0"/>
          <w:numId w:val="10"/>
        </w:numPr>
        <w:jc w:val="left"/>
      </w:pPr>
      <w:r w:rsidRPr="00FD4515">
        <w:rPr>
          <w:rStyle w:val="Datatype"/>
        </w:rPr>
        <w:t>AlphaNumeric</w:t>
      </w:r>
      <w:r w:rsidRPr="00AD2257">
        <w:t xml:space="preserve"> (</w:t>
      </w:r>
      <w:proofErr w:type="spellStart"/>
      <w:r w:rsidRPr="00FD4515">
        <w:rPr>
          <w:rStyle w:val="Datatype"/>
        </w:rPr>
        <w:t>common:AlphaNumericType</w:t>
      </w:r>
      <w:proofErr w:type="spellEnd"/>
      <w:r w:rsidRPr="00AD2257">
        <w:t>, string which only allows A-z and 0-9)</w:t>
      </w:r>
    </w:p>
    <w:p w14:paraId="69C15148" w14:textId="77777777" w:rsidR="00FA55D6" w:rsidRPr="00AD2257" w:rsidRDefault="00FA55D6" w:rsidP="00FA55D6">
      <w:pPr>
        <w:pStyle w:val="Paragraph"/>
        <w:numPr>
          <w:ilvl w:val="0"/>
          <w:numId w:val="10"/>
        </w:numPr>
        <w:jc w:val="left"/>
      </w:pPr>
      <w:r w:rsidRPr="00FD4515">
        <w:rPr>
          <w:rStyle w:val="Datatype"/>
        </w:rPr>
        <w:t>Alpha</w:t>
      </w:r>
      <w:r w:rsidRPr="00AD2257">
        <w:t xml:space="preserve"> (</w:t>
      </w:r>
      <w:proofErr w:type="spellStart"/>
      <w:r w:rsidRPr="00FD4515">
        <w:rPr>
          <w:rStyle w:val="Datatype"/>
        </w:rPr>
        <w:t>common:AlphaType</w:t>
      </w:r>
      <w:proofErr w:type="spellEnd"/>
      <w:r w:rsidRPr="00AD2257">
        <w:t>, string which only allows A-z)</w:t>
      </w:r>
    </w:p>
    <w:p w14:paraId="3858156B" w14:textId="77777777" w:rsidR="00FA55D6" w:rsidRPr="00AD2257" w:rsidRDefault="00FA55D6" w:rsidP="00FA55D6">
      <w:pPr>
        <w:pStyle w:val="Paragraph"/>
        <w:numPr>
          <w:ilvl w:val="0"/>
          <w:numId w:val="10"/>
        </w:numPr>
        <w:jc w:val="left"/>
      </w:pPr>
      <w:r w:rsidRPr="00FD4515">
        <w:rPr>
          <w:rStyle w:val="Datatype"/>
        </w:rPr>
        <w:t>Numeric</w:t>
      </w:r>
      <w:r w:rsidRPr="00AD2257">
        <w:t xml:space="preserve"> (</w:t>
      </w:r>
      <w:proofErr w:type="spellStart"/>
      <w:r w:rsidRPr="00FD4515">
        <w:rPr>
          <w:rStyle w:val="Datatype"/>
        </w:rPr>
        <w:t>common:NumericType</w:t>
      </w:r>
      <w:proofErr w:type="spellEnd"/>
      <w:r w:rsidRPr="00AD2257">
        <w:t xml:space="preserve">, string which only allows 0-9, but is not numeric so that </w:t>
      </w:r>
      <w:proofErr w:type="gramStart"/>
      <w:r w:rsidRPr="00AD2257">
        <w:t>is can having</w:t>
      </w:r>
      <w:proofErr w:type="gramEnd"/>
      <w:r w:rsidRPr="00AD2257">
        <w:t xml:space="preserve"> leading zeros)</w:t>
      </w:r>
    </w:p>
    <w:p w14:paraId="263A70AE" w14:textId="72EB1421" w:rsidR="00FA55D6" w:rsidRPr="00AD2257" w:rsidRDefault="00FA55D6" w:rsidP="00FA55D6">
      <w:pPr>
        <w:pStyle w:val="Paragraph"/>
        <w:numPr>
          <w:ilvl w:val="0"/>
          <w:numId w:val="10"/>
        </w:numPr>
        <w:jc w:val="left"/>
      </w:pPr>
      <w:r w:rsidRPr="00FD4515">
        <w:rPr>
          <w:rStyle w:val="Datatype"/>
        </w:rPr>
        <w:t>Count</w:t>
      </w:r>
      <w:r w:rsidRPr="00AD2257">
        <w:t xml:space="preserve"> (</w:t>
      </w:r>
      <w:proofErr w:type="spellStart"/>
      <w:r w:rsidRPr="00FD4515">
        <w:rPr>
          <w:rStyle w:val="Datatype"/>
        </w:rPr>
        <w:t>xs:integer</w:t>
      </w:r>
      <w:proofErr w:type="spellEnd"/>
      <w:r>
        <w:t>, a sequence</w:t>
      </w:r>
      <w:r w:rsidRPr="00AD2257">
        <w:t xml:space="preserve"> with an interval of </w:t>
      </w:r>
      <w:r w:rsidR="00593C29">
        <w:t>"</w:t>
      </w:r>
      <w:r w:rsidRPr="00AD2257">
        <w:t>1</w:t>
      </w:r>
      <w:r w:rsidR="00593C29">
        <w:t>"</w:t>
      </w:r>
      <w:r w:rsidRPr="00AD2257">
        <w:t>)</w:t>
      </w:r>
    </w:p>
    <w:p w14:paraId="2B018FA4" w14:textId="77777777" w:rsidR="00FA55D6" w:rsidRPr="00AD2257" w:rsidRDefault="00FA55D6" w:rsidP="00FA55D6">
      <w:pPr>
        <w:pStyle w:val="Paragraph"/>
        <w:numPr>
          <w:ilvl w:val="0"/>
          <w:numId w:val="10"/>
        </w:numPr>
        <w:jc w:val="left"/>
      </w:pPr>
      <w:r w:rsidRPr="00FD4515">
        <w:rPr>
          <w:rStyle w:val="Datatype"/>
        </w:rPr>
        <w:t>InclusiveValueRange</w:t>
      </w:r>
      <w:r>
        <w:t xml:space="preserve"> (</w:t>
      </w:r>
      <w:proofErr w:type="spellStart"/>
      <w:r w:rsidRPr="00FD4515">
        <w:rPr>
          <w:rStyle w:val="Datatype"/>
        </w:rPr>
        <w:t>xs:decimal</w:t>
      </w:r>
      <w:proofErr w:type="spellEnd"/>
      <w:r>
        <w:t xml:space="preserve"> with the </w:t>
      </w:r>
      <w:r w:rsidRPr="00FD4515">
        <w:rPr>
          <w:rStyle w:val="Datatype"/>
        </w:rPr>
        <w:t>minValue</w:t>
      </w:r>
      <w:r>
        <w:t xml:space="preserve"> and </w:t>
      </w:r>
      <w:r w:rsidRPr="00FD4515">
        <w:rPr>
          <w:rStyle w:val="Datatype"/>
        </w:rPr>
        <w:t>maxValue</w:t>
      </w:r>
      <w:r>
        <w:t xml:space="preserve"> facets supplying the bounds</w:t>
      </w:r>
      <w:r w:rsidRPr="00AD2257">
        <w:t>)</w:t>
      </w:r>
    </w:p>
    <w:p w14:paraId="75F0448A" w14:textId="77777777" w:rsidR="00FA55D6" w:rsidRPr="00AD2257" w:rsidRDefault="00FA55D6" w:rsidP="00FA55D6">
      <w:pPr>
        <w:pStyle w:val="Paragraph"/>
        <w:numPr>
          <w:ilvl w:val="0"/>
          <w:numId w:val="10"/>
        </w:numPr>
        <w:jc w:val="left"/>
      </w:pPr>
      <w:r w:rsidRPr="00FD4515">
        <w:rPr>
          <w:rStyle w:val="Datatype"/>
        </w:rPr>
        <w:t>ExclusiveValueRange</w:t>
      </w:r>
      <w:r w:rsidRPr="00AD2257">
        <w:t xml:space="preserve"> (</w:t>
      </w:r>
      <w:proofErr w:type="spellStart"/>
      <w:r w:rsidRPr="00FD4515">
        <w:rPr>
          <w:rStyle w:val="Datatype"/>
        </w:rPr>
        <w:t>xs:decimal</w:t>
      </w:r>
      <w:proofErr w:type="spellEnd"/>
      <w:r>
        <w:t xml:space="preserve"> with the </w:t>
      </w:r>
      <w:r w:rsidRPr="00FD4515">
        <w:rPr>
          <w:rStyle w:val="Datatype"/>
        </w:rPr>
        <w:t>minValue</w:t>
      </w:r>
      <w:r>
        <w:t xml:space="preserve"> and </w:t>
      </w:r>
      <w:r w:rsidRPr="00FD4515">
        <w:rPr>
          <w:rStyle w:val="Datatype"/>
        </w:rPr>
        <w:t>maxValue</w:t>
      </w:r>
      <w:r>
        <w:t xml:space="preserve"> facets supplying the bounds</w:t>
      </w:r>
      <w:r w:rsidRPr="00AD2257">
        <w:t>)</w:t>
      </w:r>
    </w:p>
    <w:p w14:paraId="1D826AA8" w14:textId="77777777" w:rsidR="00FA55D6" w:rsidRPr="00AD2257" w:rsidRDefault="00FA55D6" w:rsidP="00FA55D6">
      <w:pPr>
        <w:pStyle w:val="Paragraph"/>
        <w:numPr>
          <w:ilvl w:val="0"/>
          <w:numId w:val="10"/>
        </w:numPr>
        <w:jc w:val="left"/>
      </w:pPr>
      <w:r w:rsidRPr="00FD4515">
        <w:rPr>
          <w:rStyle w:val="Datatype"/>
        </w:rPr>
        <w:t>Incremental</w:t>
      </w:r>
      <w:r>
        <w:t xml:space="preserve"> (</w:t>
      </w:r>
      <w:proofErr w:type="spellStart"/>
      <w:r w:rsidRPr="00FD4515">
        <w:rPr>
          <w:rStyle w:val="Datatype"/>
        </w:rPr>
        <w:t>xs:decimal</w:t>
      </w:r>
      <w:proofErr w:type="spellEnd"/>
      <w:r w:rsidRPr="00AD2257">
        <w:t xml:space="preserve"> with a specified </w:t>
      </w:r>
      <w:r w:rsidRPr="00FD4515">
        <w:rPr>
          <w:rStyle w:val="Datatype"/>
        </w:rPr>
        <w:t>interval</w:t>
      </w:r>
      <w:r>
        <w:t>; the interval is typically enforced outside of the XML validation</w:t>
      </w:r>
      <w:r w:rsidRPr="00AD2257">
        <w:t>)</w:t>
      </w:r>
    </w:p>
    <w:p w14:paraId="2F4260B6" w14:textId="4D54D923" w:rsidR="00FA55D6" w:rsidRPr="00AD2257" w:rsidRDefault="00FA55D6" w:rsidP="00FA55D6">
      <w:pPr>
        <w:pStyle w:val="Paragraph"/>
        <w:numPr>
          <w:ilvl w:val="0"/>
          <w:numId w:val="10"/>
        </w:numPr>
        <w:jc w:val="left"/>
      </w:pPr>
      <w:r w:rsidRPr="00FD4515">
        <w:rPr>
          <w:rStyle w:val="Datatype"/>
        </w:rPr>
        <w:t>TimeRange</w:t>
      </w:r>
      <w:r w:rsidRPr="00AD2257">
        <w:t xml:space="preserve"> (</w:t>
      </w:r>
      <w:proofErr w:type="spellStart"/>
      <w:r w:rsidRPr="00FD4515">
        <w:rPr>
          <w:rStyle w:val="Datatype"/>
        </w:rPr>
        <w:t>common:TimeRangeType</w:t>
      </w:r>
      <w:proofErr w:type="spellEnd"/>
      <w:r w:rsidRPr="00AD2257">
        <w:t xml:space="preserve">, </w:t>
      </w:r>
      <w:r w:rsidRPr="00FD4515">
        <w:rPr>
          <w:rStyle w:val="Datatype"/>
        </w:rPr>
        <w:t>startDateTime</w:t>
      </w:r>
      <w:r w:rsidRPr="00AD2257">
        <w:t xml:space="preserve"> + </w:t>
      </w:r>
      <w:r w:rsidRPr="00FD4515">
        <w:rPr>
          <w:rStyle w:val="Datatype"/>
        </w:rPr>
        <w:t>Duration</w:t>
      </w:r>
      <w:r w:rsidRPr="00AD2257">
        <w:t>)</w:t>
      </w:r>
    </w:p>
    <w:p w14:paraId="2084EA01" w14:textId="32BF256D" w:rsidR="00FA55D6" w:rsidRPr="00AD2257" w:rsidRDefault="00FA55D6" w:rsidP="00FA55D6">
      <w:pPr>
        <w:pStyle w:val="Paragraph"/>
        <w:numPr>
          <w:ilvl w:val="0"/>
          <w:numId w:val="10"/>
        </w:numPr>
        <w:jc w:val="left"/>
      </w:pPr>
      <w:r w:rsidRPr="00FD4515">
        <w:rPr>
          <w:rStyle w:val="Datatype"/>
        </w:rPr>
        <w:t>ObservationalTimePeriod</w:t>
      </w:r>
      <w:r w:rsidRPr="00AD2257">
        <w:t xml:space="preserve"> (</w:t>
      </w:r>
      <w:proofErr w:type="spellStart"/>
      <w:r w:rsidRPr="00FD4515">
        <w:rPr>
          <w:rStyle w:val="Datatype"/>
        </w:rPr>
        <w:t>common:ObservationalTimePeriodType</w:t>
      </w:r>
      <w:proofErr w:type="spellEnd"/>
      <w:r w:rsidRPr="00AD2257">
        <w:t xml:space="preserve">, a union of </w:t>
      </w:r>
      <w:r w:rsidRPr="00FD4515">
        <w:rPr>
          <w:rStyle w:val="Datatype"/>
        </w:rPr>
        <w:t>StandardTimePeriod</w:t>
      </w:r>
      <w:r w:rsidRPr="00AD2257">
        <w:t xml:space="preserve"> and </w:t>
      </w:r>
      <w:r w:rsidRPr="00FD4515">
        <w:rPr>
          <w:rStyle w:val="Datatype"/>
        </w:rPr>
        <w:t>TimeRange</w:t>
      </w:r>
      <w:r w:rsidRPr="00AD2257">
        <w:t>).</w:t>
      </w:r>
    </w:p>
    <w:p w14:paraId="2611F192" w14:textId="5B16BA5C" w:rsidR="00FA55D6" w:rsidRPr="00AD2257" w:rsidRDefault="00FA55D6" w:rsidP="00FA55D6">
      <w:pPr>
        <w:pStyle w:val="Paragraph"/>
        <w:numPr>
          <w:ilvl w:val="0"/>
          <w:numId w:val="10"/>
        </w:numPr>
        <w:jc w:val="left"/>
      </w:pPr>
      <w:r w:rsidRPr="00FD4515">
        <w:rPr>
          <w:rStyle w:val="Datatype"/>
        </w:rPr>
        <w:t>StandardTimePeriod</w:t>
      </w:r>
      <w:r w:rsidRPr="00AD2257">
        <w:t xml:space="preserve"> (</w:t>
      </w:r>
      <w:proofErr w:type="spellStart"/>
      <w:r w:rsidRPr="00FD4515">
        <w:rPr>
          <w:rStyle w:val="Datatype"/>
        </w:rPr>
        <w:t>common:StandardTimePeriodType</w:t>
      </w:r>
      <w:proofErr w:type="spellEnd"/>
      <w:r w:rsidRPr="00AD2257">
        <w:t xml:space="preserve">, a union of </w:t>
      </w:r>
      <w:r w:rsidRPr="00FD4515">
        <w:rPr>
          <w:rStyle w:val="Datatype"/>
        </w:rPr>
        <w:t>BasicTimePeriod</w:t>
      </w:r>
      <w:r w:rsidRPr="00AD2257">
        <w:t xml:space="preserve"> and </w:t>
      </w:r>
      <w:r w:rsidR="00FA4494" w:rsidRPr="00FD4515">
        <w:rPr>
          <w:rStyle w:val="Datatype"/>
        </w:rPr>
        <w:t>ReportingTimePeriod</w:t>
      </w:r>
      <w:r w:rsidRPr="00AD2257">
        <w:t>).</w:t>
      </w:r>
    </w:p>
    <w:p w14:paraId="196D3347" w14:textId="11F834D1" w:rsidR="00FA55D6" w:rsidRPr="00AD2257" w:rsidRDefault="00FA55D6" w:rsidP="00FA55D6">
      <w:pPr>
        <w:pStyle w:val="Paragraph"/>
        <w:numPr>
          <w:ilvl w:val="0"/>
          <w:numId w:val="10"/>
        </w:numPr>
        <w:jc w:val="left"/>
      </w:pPr>
      <w:r w:rsidRPr="00FD4515">
        <w:rPr>
          <w:rStyle w:val="Datatype"/>
        </w:rPr>
        <w:t>BasicTimePeriod</w:t>
      </w:r>
      <w:r w:rsidRPr="00AD2257">
        <w:t xml:space="preserve"> (</w:t>
      </w:r>
      <w:proofErr w:type="spellStart"/>
      <w:r w:rsidRPr="00FD4515">
        <w:rPr>
          <w:rStyle w:val="Datatype"/>
        </w:rPr>
        <w:t>common:BasicTimePeriodType</w:t>
      </w:r>
      <w:proofErr w:type="spellEnd"/>
      <w:r w:rsidRPr="00AD2257">
        <w:t xml:space="preserve">, a union of </w:t>
      </w:r>
      <w:r w:rsidRPr="00FD4515">
        <w:rPr>
          <w:rStyle w:val="Datatype"/>
        </w:rPr>
        <w:t>GregorianTimePeriod</w:t>
      </w:r>
      <w:r w:rsidRPr="00AD2257">
        <w:t xml:space="preserve"> and </w:t>
      </w:r>
      <w:r w:rsidRPr="00FD4515">
        <w:rPr>
          <w:rStyle w:val="Datatype"/>
        </w:rPr>
        <w:t>DateTime</w:t>
      </w:r>
      <w:r w:rsidRPr="00AD2257">
        <w:t>)</w:t>
      </w:r>
    </w:p>
    <w:p w14:paraId="0D54D7FA" w14:textId="77777777" w:rsidR="00FA55D6" w:rsidRPr="00AD2257" w:rsidRDefault="00FA55D6" w:rsidP="00FA55D6">
      <w:pPr>
        <w:pStyle w:val="Paragraph"/>
        <w:numPr>
          <w:ilvl w:val="0"/>
          <w:numId w:val="10"/>
        </w:numPr>
        <w:jc w:val="left"/>
      </w:pPr>
      <w:r w:rsidRPr="00FD4515">
        <w:rPr>
          <w:rStyle w:val="Datatype"/>
        </w:rPr>
        <w:t>GregorianTimePeriod</w:t>
      </w:r>
      <w:r w:rsidRPr="00AD2257">
        <w:t xml:space="preserve"> (</w:t>
      </w:r>
      <w:proofErr w:type="spellStart"/>
      <w:r w:rsidRPr="00FD4515">
        <w:rPr>
          <w:rStyle w:val="Datatype"/>
        </w:rPr>
        <w:t>common:GregorianTimePeriodType</w:t>
      </w:r>
      <w:proofErr w:type="spellEnd"/>
      <w:r w:rsidRPr="00AD2257">
        <w:t xml:space="preserve">, a union of </w:t>
      </w:r>
      <w:r w:rsidRPr="00FD4515">
        <w:rPr>
          <w:rStyle w:val="Datatype"/>
        </w:rPr>
        <w:t>GregorianYear</w:t>
      </w:r>
      <w:r w:rsidRPr="00AD2257">
        <w:t xml:space="preserve">, </w:t>
      </w:r>
      <w:r w:rsidRPr="00FD4515">
        <w:rPr>
          <w:rStyle w:val="Datatype"/>
        </w:rPr>
        <w:t>GregorianMonth</w:t>
      </w:r>
      <w:r w:rsidRPr="00AD2257">
        <w:t xml:space="preserve">, and </w:t>
      </w:r>
      <w:r w:rsidRPr="00FD4515">
        <w:rPr>
          <w:rStyle w:val="Datatype"/>
        </w:rPr>
        <w:t>GregorianDay</w:t>
      </w:r>
      <w:r w:rsidRPr="00AD2257">
        <w:t>)</w:t>
      </w:r>
    </w:p>
    <w:p w14:paraId="0AEE599B" w14:textId="77777777" w:rsidR="00FA55D6" w:rsidRPr="00AD2257" w:rsidRDefault="00FA55D6" w:rsidP="00FA55D6">
      <w:pPr>
        <w:pStyle w:val="Paragraph"/>
        <w:numPr>
          <w:ilvl w:val="0"/>
          <w:numId w:val="10"/>
        </w:numPr>
        <w:jc w:val="left"/>
      </w:pPr>
      <w:r w:rsidRPr="00FD4515">
        <w:rPr>
          <w:rStyle w:val="Datatype"/>
        </w:rPr>
        <w:t>ReportingTimePeriod</w:t>
      </w:r>
      <w:r w:rsidRPr="00AD2257">
        <w:t xml:space="preserve"> (</w:t>
      </w:r>
      <w:proofErr w:type="spellStart"/>
      <w:r w:rsidRPr="00FD4515">
        <w:rPr>
          <w:rStyle w:val="Datatype"/>
        </w:rPr>
        <w:t>common:ReportingTimePeriodType</w:t>
      </w:r>
      <w:proofErr w:type="spellEnd"/>
      <w:r w:rsidRPr="00AD2257">
        <w:t xml:space="preserve">, a union of </w:t>
      </w:r>
      <w:r w:rsidRPr="00FD4515">
        <w:rPr>
          <w:rStyle w:val="Datatype"/>
        </w:rPr>
        <w:t>ReportingYear</w:t>
      </w:r>
      <w:r w:rsidRPr="00AD2257">
        <w:t xml:space="preserve">, </w:t>
      </w:r>
      <w:r w:rsidRPr="00FD4515">
        <w:rPr>
          <w:rStyle w:val="Datatype"/>
        </w:rPr>
        <w:t>ReportingSemester</w:t>
      </w:r>
      <w:r w:rsidRPr="00AD2257">
        <w:t xml:space="preserve">, </w:t>
      </w:r>
      <w:r w:rsidRPr="00FD4515">
        <w:rPr>
          <w:rStyle w:val="Datatype"/>
        </w:rPr>
        <w:t>ReportingTrimester</w:t>
      </w:r>
      <w:r w:rsidRPr="00AD2257">
        <w:t xml:space="preserve">, </w:t>
      </w:r>
      <w:r w:rsidRPr="00FD4515">
        <w:rPr>
          <w:rStyle w:val="Datatype"/>
        </w:rPr>
        <w:t>ReportingQuarter</w:t>
      </w:r>
      <w:r w:rsidRPr="00AD2257">
        <w:t xml:space="preserve">, </w:t>
      </w:r>
      <w:r w:rsidRPr="00FD4515">
        <w:rPr>
          <w:rStyle w:val="Datatype"/>
        </w:rPr>
        <w:t>ReportingMonth</w:t>
      </w:r>
      <w:r w:rsidRPr="00AD2257">
        <w:t xml:space="preserve">, </w:t>
      </w:r>
      <w:r w:rsidRPr="00FD4515">
        <w:rPr>
          <w:rStyle w:val="Datatype"/>
        </w:rPr>
        <w:t>ReportingWeek</w:t>
      </w:r>
      <w:r w:rsidRPr="00AD2257">
        <w:t xml:space="preserve">, and </w:t>
      </w:r>
      <w:r w:rsidRPr="00FD4515">
        <w:rPr>
          <w:rStyle w:val="Datatype"/>
        </w:rPr>
        <w:t>ReportingDay</w:t>
      </w:r>
      <w:r w:rsidRPr="00AD2257">
        <w:t>).</w:t>
      </w:r>
    </w:p>
    <w:p w14:paraId="74F0433B" w14:textId="77777777" w:rsidR="00FA55D6" w:rsidRPr="00AD2257" w:rsidRDefault="00FA55D6" w:rsidP="00FA55D6">
      <w:pPr>
        <w:pStyle w:val="Paragraph"/>
        <w:numPr>
          <w:ilvl w:val="0"/>
          <w:numId w:val="10"/>
        </w:numPr>
        <w:jc w:val="left"/>
      </w:pPr>
      <w:r w:rsidRPr="00FD4515">
        <w:rPr>
          <w:rStyle w:val="Datatype"/>
        </w:rPr>
        <w:t>ReportingYear</w:t>
      </w:r>
      <w:r w:rsidRPr="00AD2257">
        <w:t xml:space="preserve"> (</w:t>
      </w:r>
      <w:proofErr w:type="spellStart"/>
      <w:r w:rsidRPr="00FD4515">
        <w:rPr>
          <w:rStyle w:val="Datatype"/>
        </w:rPr>
        <w:t>common:ReportingYearType</w:t>
      </w:r>
      <w:proofErr w:type="spellEnd"/>
      <w:r w:rsidRPr="00AD2257">
        <w:t>)</w:t>
      </w:r>
    </w:p>
    <w:p w14:paraId="405029EA" w14:textId="77777777" w:rsidR="00FA55D6" w:rsidRPr="00AD2257" w:rsidRDefault="00FA55D6" w:rsidP="00FA55D6">
      <w:pPr>
        <w:pStyle w:val="Paragraph"/>
        <w:numPr>
          <w:ilvl w:val="0"/>
          <w:numId w:val="10"/>
        </w:numPr>
        <w:jc w:val="left"/>
      </w:pPr>
      <w:r w:rsidRPr="00FD4515">
        <w:rPr>
          <w:rStyle w:val="Datatype"/>
        </w:rPr>
        <w:t>ReportingSemester</w:t>
      </w:r>
      <w:r w:rsidRPr="00AD2257">
        <w:t xml:space="preserve"> (</w:t>
      </w:r>
      <w:proofErr w:type="spellStart"/>
      <w:r w:rsidRPr="00FD4515">
        <w:rPr>
          <w:rStyle w:val="Datatype"/>
        </w:rPr>
        <w:t>common:ReportingSemesterType</w:t>
      </w:r>
      <w:proofErr w:type="spellEnd"/>
      <w:r w:rsidRPr="00AD2257">
        <w:t>)</w:t>
      </w:r>
    </w:p>
    <w:p w14:paraId="5E64DD08" w14:textId="77777777" w:rsidR="00FA55D6" w:rsidRPr="00AD2257" w:rsidRDefault="00FA55D6" w:rsidP="00FA55D6">
      <w:pPr>
        <w:pStyle w:val="Paragraph"/>
        <w:numPr>
          <w:ilvl w:val="0"/>
          <w:numId w:val="10"/>
        </w:numPr>
        <w:jc w:val="left"/>
      </w:pPr>
      <w:r w:rsidRPr="00FD4515">
        <w:rPr>
          <w:rStyle w:val="Datatype"/>
        </w:rPr>
        <w:t>ReportingTrimester</w:t>
      </w:r>
      <w:r w:rsidRPr="00AD2257">
        <w:t xml:space="preserve"> (</w:t>
      </w:r>
      <w:proofErr w:type="spellStart"/>
      <w:r w:rsidRPr="00FD4515">
        <w:rPr>
          <w:rStyle w:val="Datatype"/>
        </w:rPr>
        <w:t>common:ReportingTrimesterType</w:t>
      </w:r>
      <w:proofErr w:type="spellEnd"/>
      <w:r w:rsidRPr="00AD2257">
        <w:t>)</w:t>
      </w:r>
    </w:p>
    <w:p w14:paraId="5E8072BE" w14:textId="77777777" w:rsidR="00FA55D6" w:rsidRPr="00AD2257" w:rsidRDefault="00FA55D6" w:rsidP="00FA55D6">
      <w:pPr>
        <w:pStyle w:val="Paragraph"/>
        <w:numPr>
          <w:ilvl w:val="0"/>
          <w:numId w:val="10"/>
        </w:numPr>
        <w:jc w:val="left"/>
      </w:pPr>
      <w:r w:rsidRPr="00FD4515">
        <w:rPr>
          <w:rStyle w:val="Datatype"/>
        </w:rPr>
        <w:t>ReportingQuarter</w:t>
      </w:r>
      <w:r w:rsidRPr="00AD2257">
        <w:t xml:space="preserve"> (</w:t>
      </w:r>
      <w:proofErr w:type="spellStart"/>
      <w:r w:rsidRPr="00FD4515">
        <w:rPr>
          <w:rStyle w:val="Datatype"/>
        </w:rPr>
        <w:t>common:ReportingQuarterType</w:t>
      </w:r>
      <w:proofErr w:type="spellEnd"/>
      <w:r w:rsidRPr="00AD2257">
        <w:t>)</w:t>
      </w:r>
    </w:p>
    <w:p w14:paraId="00BEC003" w14:textId="77777777" w:rsidR="00FA55D6" w:rsidRPr="00AD2257" w:rsidRDefault="00FA55D6" w:rsidP="00FA55D6">
      <w:pPr>
        <w:pStyle w:val="Paragraph"/>
        <w:numPr>
          <w:ilvl w:val="0"/>
          <w:numId w:val="10"/>
        </w:numPr>
        <w:jc w:val="left"/>
      </w:pPr>
      <w:r w:rsidRPr="00FD4515">
        <w:rPr>
          <w:rStyle w:val="Datatype"/>
        </w:rPr>
        <w:t>ReportingMonth</w:t>
      </w:r>
      <w:r w:rsidRPr="00AD2257">
        <w:t xml:space="preserve"> (</w:t>
      </w:r>
      <w:proofErr w:type="spellStart"/>
      <w:r w:rsidRPr="00FD4515">
        <w:rPr>
          <w:rStyle w:val="Datatype"/>
        </w:rPr>
        <w:t>common:ReportingMonthType</w:t>
      </w:r>
      <w:proofErr w:type="spellEnd"/>
      <w:r w:rsidRPr="00AD2257">
        <w:t>)</w:t>
      </w:r>
    </w:p>
    <w:p w14:paraId="30D8F687" w14:textId="77777777" w:rsidR="00FA55D6" w:rsidRPr="00AD2257" w:rsidRDefault="00FA55D6" w:rsidP="00FA55D6">
      <w:pPr>
        <w:pStyle w:val="Paragraph"/>
        <w:numPr>
          <w:ilvl w:val="0"/>
          <w:numId w:val="10"/>
        </w:numPr>
        <w:jc w:val="left"/>
      </w:pPr>
      <w:r w:rsidRPr="00FD4515">
        <w:rPr>
          <w:rStyle w:val="Datatype"/>
        </w:rPr>
        <w:t>ReportingWeek</w:t>
      </w:r>
      <w:r w:rsidRPr="00AD2257">
        <w:t xml:space="preserve"> (</w:t>
      </w:r>
      <w:proofErr w:type="spellStart"/>
      <w:r w:rsidRPr="00FD4515">
        <w:rPr>
          <w:rStyle w:val="Datatype"/>
        </w:rPr>
        <w:t>common:ReportingWeekType</w:t>
      </w:r>
      <w:proofErr w:type="spellEnd"/>
      <w:r w:rsidRPr="00AD2257">
        <w:t>)</w:t>
      </w:r>
    </w:p>
    <w:p w14:paraId="0E765ECE" w14:textId="77777777" w:rsidR="00FA55D6" w:rsidRPr="00AD2257" w:rsidRDefault="00FA55D6" w:rsidP="00FA55D6">
      <w:pPr>
        <w:pStyle w:val="Paragraph"/>
        <w:numPr>
          <w:ilvl w:val="0"/>
          <w:numId w:val="10"/>
        </w:numPr>
        <w:jc w:val="left"/>
      </w:pPr>
      <w:r w:rsidRPr="00FD4515">
        <w:rPr>
          <w:rStyle w:val="Datatype"/>
        </w:rPr>
        <w:t>ReportingDay</w:t>
      </w:r>
      <w:r w:rsidRPr="00AD2257">
        <w:t xml:space="preserve"> (</w:t>
      </w:r>
      <w:proofErr w:type="spellStart"/>
      <w:r w:rsidRPr="00FD4515">
        <w:rPr>
          <w:rStyle w:val="Datatype"/>
        </w:rPr>
        <w:t>common:ReportingDayType</w:t>
      </w:r>
      <w:proofErr w:type="spellEnd"/>
      <w:r w:rsidRPr="00AD2257">
        <w:t>)</w:t>
      </w:r>
    </w:p>
    <w:p w14:paraId="6E1FC7EF" w14:textId="77777777" w:rsidR="00FA55D6" w:rsidRPr="00AD2257" w:rsidRDefault="00FA55D6" w:rsidP="00FA55D6">
      <w:pPr>
        <w:pStyle w:val="Paragraph"/>
        <w:numPr>
          <w:ilvl w:val="0"/>
          <w:numId w:val="10"/>
        </w:numPr>
        <w:jc w:val="left"/>
      </w:pPr>
      <w:r w:rsidRPr="00FD4515">
        <w:rPr>
          <w:rStyle w:val="Datatype"/>
        </w:rPr>
        <w:t>XHTML</w:t>
      </w:r>
      <w:r w:rsidRPr="00AD2257">
        <w:t xml:space="preserve"> (</w:t>
      </w:r>
      <w:proofErr w:type="spellStart"/>
      <w:r w:rsidRPr="00FD4515">
        <w:rPr>
          <w:rStyle w:val="Datatype"/>
        </w:rPr>
        <w:t>common:StructuredText</w:t>
      </w:r>
      <w:proofErr w:type="spellEnd"/>
      <w:r w:rsidRPr="00AD2257">
        <w:t xml:space="preserve">, allows for multi-lingual text content that has </w:t>
      </w:r>
      <w:r w:rsidRPr="00FD4515">
        <w:rPr>
          <w:rStyle w:val="Datatype"/>
        </w:rPr>
        <w:t>XHTML</w:t>
      </w:r>
      <w:r w:rsidRPr="00AD2257">
        <w:t xml:space="preserve"> markup)</w:t>
      </w:r>
    </w:p>
    <w:p w14:paraId="5445FBC5" w14:textId="77777777" w:rsidR="00FA55D6" w:rsidRPr="00AD2257" w:rsidRDefault="00FA55D6" w:rsidP="00FA55D6">
      <w:pPr>
        <w:pStyle w:val="Paragraph"/>
        <w:numPr>
          <w:ilvl w:val="0"/>
          <w:numId w:val="10"/>
        </w:numPr>
        <w:jc w:val="left"/>
      </w:pPr>
      <w:r w:rsidRPr="00FD4515">
        <w:rPr>
          <w:rStyle w:val="Datatype"/>
        </w:rPr>
        <w:t>KeyValues</w:t>
      </w:r>
      <w:r w:rsidRPr="00AD2257">
        <w:t xml:space="preserve"> (</w:t>
      </w:r>
      <w:proofErr w:type="spellStart"/>
      <w:r w:rsidRPr="00FD4515">
        <w:rPr>
          <w:rStyle w:val="Datatype"/>
        </w:rPr>
        <w:t>common:DataKeyType</w:t>
      </w:r>
      <w:proofErr w:type="spellEnd"/>
      <w:r w:rsidRPr="00AD2257">
        <w:t>)</w:t>
      </w:r>
    </w:p>
    <w:p w14:paraId="1BD89201" w14:textId="053829BA" w:rsidR="00FA55D6" w:rsidRPr="00AD2257" w:rsidRDefault="00FA55D6" w:rsidP="00FA55D6">
      <w:pPr>
        <w:pStyle w:val="Paragraph"/>
        <w:numPr>
          <w:ilvl w:val="0"/>
          <w:numId w:val="10"/>
        </w:numPr>
        <w:jc w:val="left"/>
      </w:pPr>
      <w:r w:rsidRPr="00FD4515">
        <w:rPr>
          <w:rStyle w:val="Datatype"/>
        </w:rPr>
        <w:t>IdentifiableReference</w:t>
      </w:r>
      <w:r w:rsidRPr="00AD2257">
        <w:t xml:space="preserve"> (types for each </w:t>
      </w:r>
      <w:r w:rsidR="00AD2CCD" w:rsidRPr="00FD4515">
        <w:rPr>
          <w:rStyle w:val="ArtefactClass"/>
        </w:rPr>
        <w:t>I</w:t>
      </w:r>
      <w:r w:rsidRPr="00FD4515">
        <w:rPr>
          <w:rStyle w:val="ArtefactClass"/>
        </w:rPr>
        <w:t>dentifiable</w:t>
      </w:r>
      <w:r w:rsidR="00AD2CCD" w:rsidRPr="00FD4515">
        <w:rPr>
          <w:rStyle w:val="ArtefactClass"/>
        </w:rPr>
        <w:t>O</w:t>
      </w:r>
      <w:r w:rsidRPr="00FD4515">
        <w:rPr>
          <w:rStyle w:val="ArtefactClass"/>
        </w:rPr>
        <w:t>bject</w:t>
      </w:r>
      <w:r w:rsidRPr="00AD2257">
        <w:t>)</w:t>
      </w:r>
    </w:p>
    <w:p w14:paraId="4BFD5662" w14:textId="4C48F54F" w:rsidR="002F3D30" w:rsidRPr="00AD2257" w:rsidRDefault="003E16C8" w:rsidP="00FA55D6">
      <w:pPr>
        <w:pStyle w:val="Paragraph"/>
        <w:numPr>
          <w:ilvl w:val="0"/>
          <w:numId w:val="10"/>
        </w:numPr>
        <w:jc w:val="left"/>
      </w:pPr>
      <w:r w:rsidRPr="00FD4515">
        <w:rPr>
          <w:rStyle w:val="Datatype"/>
        </w:rPr>
        <w:t>Geo</w:t>
      </w:r>
      <w:r w:rsidR="002C5821">
        <w:rPr>
          <w:rStyle w:val="Datatype"/>
        </w:rPr>
        <w:t>spatial</w:t>
      </w:r>
      <w:r w:rsidRPr="00FD4515">
        <w:rPr>
          <w:rStyle w:val="Datatype"/>
        </w:rPr>
        <w:t>Information</w:t>
      </w:r>
      <w:r>
        <w:t xml:space="preserve"> (</w:t>
      </w:r>
      <w:r w:rsidR="00AD2CCD">
        <w:t xml:space="preserve">a geo feature set, according to the pattern in section </w:t>
      </w:r>
      <w:r w:rsidR="00AD2CCD">
        <w:fldChar w:fldCharType="begin"/>
      </w:r>
      <w:r w:rsidR="00AD2CCD">
        <w:instrText xml:space="preserve"> REF _Ref60655590 \r \h </w:instrText>
      </w:r>
      <w:r w:rsidR="00AD2CCD">
        <w:fldChar w:fldCharType="separate"/>
      </w:r>
      <w:r w:rsidR="00E65ED8">
        <w:t>7.2</w:t>
      </w:r>
      <w:r w:rsidR="00AD2CCD">
        <w:fldChar w:fldCharType="end"/>
      </w:r>
      <w:r w:rsidR="00AD2CCD">
        <w:t>)</w:t>
      </w:r>
    </w:p>
    <w:p w14:paraId="7C94CB50" w14:textId="77777777" w:rsidR="00FA55D6" w:rsidRPr="00AD2257" w:rsidRDefault="00FA55D6" w:rsidP="00FA55D6">
      <w:pPr>
        <w:pStyle w:val="Paragraph"/>
        <w:rPr>
          <w:highlight w:val="yellow"/>
        </w:rPr>
      </w:pPr>
    </w:p>
    <w:p w14:paraId="7348B6DE" w14:textId="77777777" w:rsidR="00FA55D6" w:rsidRPr="00AD2257" w:rsidRDefault="00FA55D6" w:rsidP="00FA55D6">
      <w:pPr>
        <w:pStyle w:val="Paragraph"/>
      </w:pPr>
      <w:r w:rsidRPr="00AD2257">
        <w:t>Data types also have a set of facets:</w:t>
      </w:r>
    </w:p>
    <w:p w14:paraId="479C57C3" w14:textId="77777777" w:rsidR="00FA55D6" w:rsidRPr="00AD2257" w:rsidRDefault="00FA55D6" w:rsidP="00FA55D6">
      <w:pPr>
        <w:pStyle w:val="Paragraph"/>
      </w:pPr>
    </w:p>
    <w:p w14:paraId="53DFAA15" w14:textId="77777777" w:rsidR="00FA55D6" w:rsidRPr="00AD2257" w:rsidRDefault="00FA55D6" w:rsidP="006C7C73">
      <w:pPr>
        <w:pStyle w:val="Paragraph"/>
        <w:numPr>
          <w:ilvl w:val="0"/>
          <w:numId w:val="25"/>
        </w:numPr>
      </w:pPr>
      <w:r w:rsidRPr="00FD4515">
        <w:rPr>
          <w:rStyle w:val="Datatype"/>
        </w:rPr>
        <w:t>isSequence = true | false</w:t>
      </w:r>
      <w:r w:rsidRPr="00AD2257">
        <w:t xml:space="preserve"> (indicates a sequentially increasing value)</w:t>
      </w:r>
    </w:p>
    <w:p w14:paraId="468CC417" w14:textId="77777777" w:rsidR="00FA55D6" w:rsidRPr="00AD2257" w:rsidRDefault="00FA55D6" w:rsidP="006C7C73">
      <w:pPr>
        <w:pStyle w:val="Paragraph"/>
        <w:numPr>
          <w:ilvl w:val="0"/>
          <w:numId w:val="25"/>
        </w:numPr>
      </w:pPr>
      <w:r w:rsidRPr="00FD4515">
        <w:rPr>
          <w:rStyle w:val="Datatype"/>
        </w:rPr>
        <w:t>minLength = positive integer</w:t>
      </w:r>
      <w:r w:rsidRPr="00AD2257">
        <w:t xml:space="preserve"> (# of characters/digits)</w:t>
      </w:r>
    </w:p>
    <w:p w14:paraId="214B85BE" w14:textId="77777777" w:rsidR="00FA55D6" w:rsidRPr="00AD2257" w:rsidRDefault="00FA55D6" w:rsidP="006C7C73">
      <w:pPr>
        <w:pStyle w:val="Paragraph"/>
        <w:numPr>
          <w:ilvl w:val="0"/>
          <w:numId w:val="25"/>
        </w:numPr>
      </w:pPr>
      <w:r w:rsidRPr="00FD4515">
        <w:rPr>
          <w:rStyle w:val="Datatype"/>
        </w:rPr>
        <w:t>maxLength = positive integer</w:t>
      </w:r>
      <w:r w:rsidRPr="00AD2257">
        <w:t xml:space="preserve"> (# of characters/digits)</w:t>
      </w:r>
    </w:p>
    <w:p w14:paraId="69568643" w14:textId="77777777" w:rsidR="00FA55D6" w:rsidRPr="00AD2257" w:rsidRDefault="00FA55D6" w:rsidP="006C7C73">
      <w:pPr>
        <w:pStyle w:val="Paragraph"/>
        <w:numPr>
          <w:ilvl w:val="0"/>
          <w:numId w:val="25"/>
        </w:numPr>
      </w:pPr>
      <w:r w:rsidRPr="00FD4515">
        <w:rPr>
          <w:rStyle w:val="Datatype"/>
        </w:rPr>
        <w:t>startValue = decimal</w:t>
      </w:r>
      <w:r w:rsidRPr="00AD2257">
        <w:t xml:space="preserve"> (for numeric sequence)</w:t>
      </w:r>
    </w:p>
    <w:p w14:paraId="3769BA0B" w14:textId="77777777" w:rsidR="00FA55D6" w:rsidRPr="00AD2257" w:rsidRDefault="00FA55D6" w:rsidP="006C7C73">
      <w:pPr>
        <w:pStyle w:val="Paragraph"/>
        <w:numPr>
          <w:ilvl w:val="0"/>
          <w:numId w:val="25"/>
        </w:numPr>
      </w:pPr>
      <w:r w:rsidRPr="00FD4515">
        <w:rPr>
          <w:rStyle w:val="Datatype"/>
        </w:rPr>
        <w:t>endValue = decimal</w:t>
      </w:r>
      <w:r w:rsidRPr="00AD2257">
        <w:t xml:space="preserve"> (for numeric sequence)</w:t>
      </w:r>
    </w:p>
    <w:p w14:paraId="6E12FB94" w14:textId="77777777" w:rsidR="00FA55D6" w:rsidRPr="00AD2257" w:rsidRDefault="00FA55D6" w:rsidP="006C7C73">
      <w:pPr>
        <w:pStyle w:val="Paragraph"/>
        <w:numPr>
          <w:ilvl w:val="0"/>
          <w:numId w:val="25"/>
        </w:numPr>
      </w:pPr>
      <w:r w:rsidRPr="00FD4515">
        <w:rPr>
          <w:rStyle w:val="Datatype"/>
        </w:rPr>
        <w:t>interval = decimal</w:t>
      </w:r>
      <w:r w:rsidRPr="00AD2257">
        <w:t xml:space="preserve"> (for numeric sequence)</w:t>
      </w:r>
    </w:p>
    <w:p w14:paraId="694A56D2" w14:textId="77777777" w:rsidR="00FA55D6" w:rsidRPr="00FD4515" w:rsidRDefault="00FA55D6" w:rsidP="006C7C73">
      <w:pPr>
        <w:pStyle w:val="Paragraph"/>
        <w:numPr>
          <w:ilvl w:val="0"/>
          <w:numId w:val="25"/>
        </w:numPr>
        <w:rPr>
          <w:rStyle w:val="Datatype"/>
        </w:rPr>
      </w:pPr>
      <w:r w:rsidRPr="00FD4515">
        <w:rPr>
          <w:rStyle w:val="Datatype"/>
        </w:rPr>
        <w:t>timeInterval = duration</w:t>
      </w:r>
    </w:p>
    <w:p w14:paraId="63F1B272" w14:textId="77777777" w:rsidR="00FA55D6" w:rsidRPr="00AD2257" w:rsidRDefault="00FA55D6" w:rsidP="006C7C73">
      <w:pPr>
        <w:pStyle w:val="Paragraph"/>
        <w:numPr>
          <w:ilvl w:val="0"/>
          <w:numId w:val="25"/>
        </w:numPr>
      </w:pPr>
      <w:r w:rsidRPr="00FD4515">
        <w:rPr>
          <w:rStyle w:val="Datatype"/>
        </w:rPr>
        <w:t>startTime = BasicTimePeriod</w:t>
      </w:r>
      <w:r w:rsidRPr="00AD2257">
        <w:t xml:space="preserve"> (for time range)</w:t>
      </w:r>
    </w:p>
    <w:p w14:paraId="4A57986E" w14:textId="77777777" w:rsidR="00FA55D6" w:rsidRPr="00AD2257" w:rsidRDefault="00FA55D6" w:rsidP="006C7C73">
      <w:pPr>
        <w:pStyle w:val="Paragraph"/>
        <w:numPr>
          <w:ilvl w:val="0"/>
          <w:numId w:val="25"/>
        </w:numPr>
      </w:pPr>
      <w:r w:rsidRPr="00FD4515">
        <w:rPr>
          <w:rStyle w:val="Datatype"/>
        </w:rPr>
        <w:lastRenderedPageBreak/>
        <w:t>endTime = BasicTimePeriod</w:t>
      </w:r>
      <w:r w:rsidRPr="00AD2257">
        <w:t xml:space="preserve"> (for time range)</w:t>
      </w:r>
    </w:p>
    <w:p w14:paraId="1D7F85B6" w14:textId="77777777" w:rsidR="00FA55D6" w:rsidRPr="00AD2257" w:rsidRDefault="00FA55D6" w:rsidP="006C7C73">
      <w:pPr>
        <w:pStyle w:val="Paragraph"/>
        <w:numPr>
          <w:ilvl w:val="0"/>
          <w:numId w:val="25"/>
        </w:numPr>
      </w:pPr>
      <w:r w:rsidRPr="00FD4515">
        <w:rPr>
          <w:rStyle w:val="Datatype"/>
        </w:rPr>
        <w:t>minValue = decimal</w:t>
      </w:r>
      <w:r w:rsidRPr="00AD2257">
        <w:t xml:space="preserve"> (for numeric range)</w:t>
      </w:r>
    </w:p>
    <w:p w14:paraId="4039511D" w14:textId="77777777" w:rsidR="00FA55D6" w:rsidRPr="00AD2257" w:rsidRDefault="00FA55D6" w:rsidP="006C7C73">
      <w:pPr>
        <w:pStyle w:val="Paragraph"/>
        <w:numPr>
          <w:ilvl w:val="0"/>
          <w:numId w:val="25"/>
        </w:numPr>
      </w:pPr>
      <w:r w:rsidRPr="00FD4515">
        <w:rPr>
          <w:rStyle w:val="Datatype"/>
        </w:rPr>
        <w:t>maxValue = decimal</w:t>
      </w:r>
      <w:r w:rsidRPr="00AD2257">
        <w:t xml:space="preserve"> (for numeric range)</w:t>
      </w:r>
    </w:p>
    <w:p w14:paraId="71E98FA3" w14:textId="77777777" w:rsidR="00FA55D6" w:rsidRPr="00AD2257" w:rsidRDefault="00FA55D6" w:rsidP="006C7C73">
      <w:pPr>
        <w:pStyle w:val="Paragraph"/>
        <w:numPr>
          <w:ilvl w:val="0"/>
          <w:numId w:val="25"/>
        </w:numPr>
      </w:pPr>
      <w:r w:rsidRPr="00FD4515">
        <w:rPr>
          <w:rStyle w:val="Datatype"/>
        </w:rPr>
        <w:t>decimal = Integer</w:t>
      </w:r>
      <w:r w:rsidRPr="00AD2257">
        <w:t xml:space="preserve"> (# of digits to right of decimal point)</w:t>
      </w:r>
    </w:p>
    <w:p w14:paraId="283852B5" w14:textId="77777777" w:rsidR="00FA55D6" w:rsidRPr="00AD2257" w:rsidRDefault="00FA55D6" w:rsidP="006C7C73">
      <w:pPr>
        <w:pStyle w:val="Paragraph"/>
        <w:numPr>
          <w:ilvl w:val="0"/>
          <w:numId w:val="25"/>
        </w:numPr>
      </w:pPr>
      <w:r w:rsidRPr="00FD4515">
        <w:rPr>
          <w:rStyle w:val="Datatype"/>
        </w:rPr>
        <w:t>pattern =</w:t>
      </w:r>
      <w:r w:rsidRPr="00AD2257">
        <w:t xml:space="preserve"> (a regular expression, as per W3C XML Schema)</w:t>
      </w:r>
    </w:p>
    <w:p w14:paraId="13C9B236" w14:textId="77777777" w:rsidR="00FA55D6" w:rsidRPr="00AD2257" w:rsidRDefault="00FA55D6" w:rsidP="006C7C73">
      <w:pPr>
        <w:pStyle w:val="Paragraph"/>
        <w:numPr>
          <w:ilvl w:val="0"/>
          <w:numId w:val="25"/>
        </w:numPr>
      </w:pPr>
      <w:r w:rsidRPr="00FD4515">
        <w:rPr>
          <w:rStyle w:val="Datatype"/>
        </w:rPr>
        <w:t>isMultiLingual = boolean</w:t>
      </w:r>
      <w:r w:rsidRPr="00AD2257">
        <w:t xml:space="preserve"> (for specifying text can occur in more than one language)</w:t>
      </w:r>
    </w:p>
    <w:p w14:paraId="3BC68DE5" w14:textId="77777777" w:rsidR="00FA55D6" w:rsidRPr="00AD2257" w:rsidRDefault="00FA55D6" w:rsidP="00FA55D6">
      <w:pPr>
        <w:pStyle w:val="Paragraph"/>
      </w:pPr>
    </w:p>
    <w:p w14:paraId="4B3E6095" w14:textId="648869B3" w:rsidR="00FA55D6" w:rsidRDefault="00FA55D6" w:rsidP="00FA55D6">
      <w:pPr>
        <w:pStyle w:val="Paragraph"/>
      </w:pPr>
      <w:r w:rsidRPr="00AD2257">
        <w:t>Note that code</w:t>
      </w:r>
      <w:r>
        <w:t xml:space="preserve"> </w:t>
      </w:r>
      <w:r w:rsidRPr="00AD2257">
        <w:t>lists may also have textual representations assigned to them, in addition to their enumeration of codes.</w:t>
      </w:r>
    </w:p>
    <w:p w14:paraId="665C2A9A" w14:textId="77777777" w:rsidR="00D60AAF" w:rsidRDefault="00D60AAF">
      <w:pPr>
        <w:pStyle w:val="Heading3"/>
      </w:pPr>
      <w:bookmarkStart w:id="1537" w:name="_Ref68169452"/>
      <w:bookmarkStart w:id="1538" w:name="_Toc73459958"/>
      <w:bookmarkStart w:id="1539" w:name="_Toc178073084"/>
      <w:r>
        <w:t>Data Types</w:t>
      </w:r>
      <w:bookmarkEnd w:id="1537"/>
      <w:bookmarkEnd w:id="1538"/>
      <w:bookmarkEnd w:id="1539"/>
    </w:p>
    <w:p w14:paraId="78DB4656" w14:textId="77777777" w:rsidR="00D60AAF" w:rsidRDefault="00D60AAF" w:rsidP="00D60AAF">
      <w:pPr>
        <w:pStyle w:val="Paragraph"/>
      </w:pPr>
      <w:r>
        <w:t>XML and JSON schemas support a variety of data types that, although rich, are not mapped one-to-one in all cases. This section provides an explanation of the mapping performed in SDMX 3.0, between such cases.</w:t>
      </w:r>
    </w:p>
    <w:p w14:paraId="0F263CC5" w14:textId="77777777" w:rsidR="00D60AAF" w:rsidRDefault="00D60AAF" w:rsidP="00D60AAF">
      <w:pPr>
        <w:pStyle w:val="Paragraph"/>
      </w:pPr>
    </w:p>
    <w:p w14:paraId="48F5F7DB" w14:textId="77777777" w:rsidR="00D60AAF" w:rsidRDefault="00D60AAF" w:rsidP="00D60AAF">
      <w:pPr>
        <w:pStyle w:val="Paragraph"/>
      </w:pPr>
      <w:r>
        <w:t>For identifiers, text fields and Codes there are no restriction from either side, since a generic type (e.g., that of string) accompanied by the proper regular expression works equally well for both XML and JSON.</w:t>
      </w:r>
    </w:p>
    <w:p w14:paraId="1F325F6E" w14:textId="77777777" w:rsidR="00D60AAF" w:rsidRDefault="00D60AAF" w:rsidP="00D60AAF">
      <w:pPr>
        <w:pStyle w:val="Paragraph"/>
      </w:pPr>
    </w:p>
    <w:p w14:paraId="6A83D4C0" w14:textId="77777777" w:rsidR="00D60AAF" w:rsidRDefault="00D60AAF" w:rsidP="00D60AAF">
      <w:pPr>
        <w:pStyle w:val="Paragraph"/>
      </w:pPr>
      <w:r>
        <w:t xml:space="preserve">For example, for the </w:t>
      </w:r>
      <w:r w:rsidRPr="00517923">
        <w:rPr>
          <w:rStyle w:val="ArtefactClass"/>
        </w:rPr>
        <w:t>id</w:t>
      </w:r>
      <w:r>
        <w:t xml:space="preserve"> type, this is the XML schema definition:</w:t>
      </w:r>
    </w:p>
    <w:p w14:paraId="5E85C920" w14:textId="77777777" w:rsidR="00D60AAF" w:rsidRPr="00517923" w:rsidRDefault="00D60AAF" w:rsidP="00D60AAF">
      <w:pPr>
        <w:pStyle w:val="Paragraph"/>
        <w:rPr>
          <w:rStyle w:val="ArtefactClass"/>
        </w:rPr>
      </w:pPr>
      <w:r w:rsidRPr="00517923">
        <w:rPr>
          <w:rStyle w:val="ArtefactClass"/>
        </w:rPr>
        <w:t>&lt;xs:simpleType name="IDType"&gt;</w:t>
      </w:r>
    </w:p>
    <w:p w14:paraId="4D81C8BC" w14:textId="77777777" w:rsidR="00D60AAF" w:rsidRPr="00517923" w:rsidRDefault="00D60AAF" w:rsidP="00D60AAF">
      <w:pPr>
        <w:pStyle w:val="Paragraph"/>
        <w:rPr>
          <w:rStyle w:val="ArtefactClass"/>
        </w:rPr>
      </w:pPr>
      <w:r w:rsidRPr="00517923">
        <w:rPr>
          <w:rStyle w:val="ArtefactClass"/>
        </w:rPr>
        <w:t xml:space="preserve">  &lt;xs:restriction base="NestedIDType"&gt;</w:t>
      </w:r>
    </w:p>
    <w:p w14:paraId="06FEB4A9" w14:textId="77777777" w:rsidR="00D60AAF" w:rsidRPr="00517923" w:rsidRDefault="00D60AAF" w:rsidP="00D60AAF">
      <w:pPr>
        <w:pStyle w:val="Paragraph"/>
        <w:rPr>
          <w:rStyle w:val="ArtefactClass"/>
        </w:rPr>
      </w:pPr>
      <w:r w:rsidRPr="00517923">
        <w:rPr>
          <w:rStyle w:val="ArtefactClass"/>
        </w:rPr>
        <w:t xml:space="preserve">    &lt;xs:pattern value="[A-Za-z0-9_@$\-]+"/&gt;</w:t>
      </w:r>
    </w:p>
    <w:p w14:paraId="74655B22" w14:textId="77777777" w:rsidR="00D60AAF" w:rsidRPr="00517923" w:rsidRDefault="00D60AAF" w:rsidP="00D60AAF">
      <w:pPr>
        <w:pStyle w:val="Paragraph"/>
        <w:rPr>
          <w:rStyle w:val="ArtefactClass"/>
        </w:rPr>
      </w:pPr>
      <w:r w:rsidRPr="00517923">
        <w:rPr>
          <w:rStyle w:val="ArtefactClass"/>
        </w:rPr>
        <w:t xml:space="preserve">  &lt;/xs:restriction&gt;</w:t>
      </w:r>
    </w:p>
    <w:p w14:paraId="6F6619D7" w14:textId="77777777" w:rsidR="00D60AAF" w:rsidRPr="00517923" w:rsidRDefault="00D60AAF" w:rsidP="00D60AAF">
      <w:pPr>
        <w:pStyle w:val="Paragraph"/>
        <w:rPr>
          <w:rStyle w:val="ArtefactClass"/>
        </w:rPr>
      </w:pPr>
      <w:r w:rsidRPr="00517923">
        <w:rPr>
          <w:rStyle w:val="ArtefactClass"/>
        </w:rPr>
        <w:t>&lt;/xs:simpleType&gt;</w:t>
      </w:r>
    </w:p>
    <w:p w14:paraId="3AFA3BED" w14:textId="77777777" w:rsidR="00D60AAF" w:rsidRDefault="00D60AAF" w:rsidP="00D60AAF">
      <w:pPr>
        <w:pStyle w:val="Paragraph"/>
      </w:pPr>
      <w:r w:rsidRPr="00517923">
        <w:t xml:space="preserve">Where the </w:t>
      </w:r>
      <w:r w:rsidRPr="00517923">
        <w:rPr>
          <w:rStyle w:val="ArtefactClass"/>
        </w:rPr>
        <w:t>NestedIDType</w:t>
      </w:r>
      <w:r w:rsidRPr="00517923">
        <w:t xml:space="preserve"> is also a restriction of </w:t>
      </w:r>
      <w:r w:rsidRPr="00517923">
        <w:rPr>
          <w:rStyle w:val="ArtefactClass"/>
        </w:rPr>
        <w:t>string</w:t>
      </w:r>
      <w:r w:rsidRPr="00517923">
        <w:t>.</w:t>
      </w:r>
    </w:p>
    <w:p w14:paraId="2CD9BF73" w14:textId="77777777" w:rsidR="00D60AAF" w:rsidRDefault="00D60AAF" w:rsidP="00D60AAF">
      <w:pPr>
        <w:pStyle w:val="Paragraph"/>
      </w:pPr>
    </w:p>
    <w:p w14:paraId="38927C24" w14:textId="77777777" w:rsidR="00D60AAF" w:rsidRDefault="00D60AAF" w:rsidP="00D60AAF">
      <w:pPr>
        <w:pStyle w:val="Paragraph"/>
      </w:pPr>
      <w:r>
        <w:t>The above looks like this, in JSON schema:</w:t>
      </w:r>
    </w:p>
    <w:p w14:paraId="66B130FD" w14:textId="77777777" w:rsidR="00D60AAF" w:rsidRPr="00517923" w:rsidRDefault="00D60AAF" w:rsidP="00D60AAF">
      <w:pPr>
        <w:pStyle w:val="Paragraph"/>
        <w:rPr>
          <w:rStyle w:val="ArtefactClass"/>
        </w:rPr>
      </w:pPr>
      <w:r w:rsidRPr="00517923">
        <w:rPr>
          <w:rStyle w:val="ArtefactClass"/>
        </w:rPr>
        <w:t>"idType": {</w:t>
      </w:r>
    </w:p>
    <w:p w14:paraId="36B157CA" w14:textId="77777777" w:rsidR="00D60AAF" w:rsidRPr="00517923" w:rsidRDefault="00D60AAF" w:rsidP="00D60AAF">
      <w:pPr>
        <w:pStyle w:val="Paragraph"/>
        <w:rPr>
          <w:rStyle w:val="ArtefactClass"/>
        </w:rPr>
      </w:pPr>
      <w:r w:rsidRPr="00517923">
        <w:rPr>
          <w:rStyle w:val="ArtefactClass"/>
        </w:rPr>
        <w:t xml:space="preserve">  "type": "string",</w:t>
      </w:r>
    </w:p>
    <w:p w14:paraId="4C81C037" w14:textId="77777777" w:rsidR="00D60AAF" w:rsidRPr="00517923" w:rsidRDefault="00D60AAF" w:rsidP="00D60AAF">
      <w:pPr>
        <w:pStyle w:val="Paragraph"/>
        <w:rPr>
          <w:rStyle w:val="ArtefactClass"/>
        </w:rPr>
      </w:pPr>
      <w:r w:rsidRPr="00517923">
        <w:rPr>
          <w:rStyle w:val="ArtefactClass"/>
        </w:rPr>
        <w:t xml:space="preserve">  "pattern": "^[A-Za-z0-9_@$-]+$"</w:t>
      </w:r>
    </w:p>
    <w:p w14:paraId="28B7E409" w14:textId="77777777" w:rsidR="00D60AAF" w:rsidRPr="00517923" w:rsidRDefault="00D60AAF" w:rsidP="00D60AAF">
      <w:pPr>
        <w:pStyle w:val="Paragraph"/>
        <w:rPr>
          <w:rStyle w:val="ArtefactClass"/>
        </w:rPr>
      </w:pPr>
      <w:r w:rsidRPr="00517923">
        <w:rPr>
          <w:rStyle w:val="ArtefactClass"/>
        </w:rPr>
        <w:t>}</w:t>
      </w:r>
    </w:p>
    <w:p w14:paraId="31B3EFE2" w14:textId="77777777" w:rsidR="00D60AAF" w:rsidRDefault="00D60AAF" w:rsidP="00D60AAF">
      <w:pPr>
        <w:pStyle w:val="Paragraph"/>
      </w:pPr>
    </w:p>
    <w:p w14:paraId="5F0676EF" w14:textId="77777777" w:rsidR="00D60AAF" w:rsidRDefault="00D60AAF" w:rsidP="00D60AAF">
      <w:pPr>
        <w:pStyle w:val="Paragraph"/>
      </w:pPr>
      <w:r>
        <w:t xml:space="preserve">There are also cases, though, that data types cannot be mapped like above. One such case is the array data type, which was introduced in SDMX 3.0 as a new representation. In JSON schema an array is already natively foreseen, while in the XML schema, this </w:t>
      </w:r>
      <w:proofErr w:type="gramStart"/>
      <w:r>
        <w:t>has to</w:t>
      </w:r>
      <w:proofErr w:type="gramEnd"/>
      <w:r>
        <w:t xml:space="preserve"> be defined as a complex type, with an SDMX specific definition (i.e., specific element/attribute names for SDMX). Beyond that, the minimum and/or maximum number of items within an array is possible in both cases.</w:t>
      </w:r>
    </w:p>
    <w:p w14:paraId="160D93C1" w14:textId="77777777" w:rsidR="00D60AAF" w:rsidRDefault="00D60AAF" w:rsidP="00D60AAF">
      <w:pPr>
        <w:pStyle w:val="Paragraph"/>
      </w:pPr>
    </w:p>
    <w:p w14:paraId="21EA204B" w14:textId="77777777" w:rsidR="00D60AAF" w:rsidRDefault="00D60AAF" w:rsidP="00D60AAF">
      <w:pPr>
        <w:pStyle w:val="Paragraph"/>
      </w:pPr>
      <w:r>
        <w:t>Further to the above, the mapping between the non-native data types is presented in the table below:</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bottom w:w="28" w:type="dxa"/>
          <w:right w:w="85" w:type="dxa"/>
        </w:tblCellMar>
        <w:tblLook w:val="01E0" w:firstRow="1" w:lastRow="1" w:firstColumn="1" w:lastColumn="1" w:noHBand="0" w:noVBand="0"/>
      </w:tblPr>
      <w:tblGrid>
        <w:gridCol w:w="1705"/>
        <w:gridCol w:w="1710"/>
        <w:gridCol w:w="4887"/>
      </w:tblGrid>
      <w:tr w:rsidR="00D60AAF" w:rsidRPr="00DF7D87" w14:paraId="20EB008B" w14:textId="77777777" w:rsidTr="00B21409">
        <w:trPr>
          <w:jc w:val="center"/>
        </w:trPr>
        <w:tc>
          <w:tcPr>
            <w:tcW w:w="1027" w:type="pct"/>
          </w:tcPr>
          <w:p w14:paraId="2DE5942C" w14:textId="77777777" w:rsidR="00D60AAF" w:rsidRPr="00517923" w:rsidRDefault="00D60AAF" w:rsidP="00B21409">
            <w:pPr>
              <w:jc w:val="left"/>
              <w:rPr>
                <w:rFonts w:ascii="Courier New" w:hAnsi="Courier New" w:cs="Courier New"/>
                <w:b/>
                <w:noProof/>
                <w:sz w:val="18"/>
                <w:szCs w:val="18"/>
              </w:rPr>
            </w:pPr>
            <w:r w:rsidRPr="00517923">
              <w:rPr>
                <w:rFonts w:ascii="Courier New" w:hAnsi="Courier New" w:cs="Courier New"/>
                <w:b/>
                <w:noProof/>
                <w:sz w:val="18"/>
                <w:szCs w:val="18"/>
              </w:rPr>
              <w:t>SDMX Facet</w:t>
            </w:r>
          </w:p>
        </w:tc>
        <w:tc>
          <w:tcPr>
            <w:tcW w:w="1030" w:type="pct"/>
          </w:tcPr>
          <w:p w14:paraId="5B7214EE" w14:textId="77777777" w:rsidR="00D60AAF" w:rsidRPr="00517923" w:rsidRDefault="00D60AAF" w:rsidP="00B21409">
            <w:pPr>
              <w:jc w:val="left"/>
              <w:rPr>
                <w:rFonts w:ascii="Courier New" w:hAnsi="Courier New" w:cs="Courier New"/>
                <w:b/>
                <w:noProof/>
                <w:sz w:val="18"/>
                <w:szCs w:val="18"/>
              </w:rPr>
            </w:pPr>
            <w:r w:rsidRPr="00517923">
              <w:rPr>
                <w:rFonts w:ascii="Courier New" w:hAnsi="Courier New" w:cs="Courier New"/>
                <w:b/>
                <w:noProof/>
                <w:sz w:val="18"/>
                <w:szCs w:val="18"/>
              </w:rPr>
              <w:t>XML Schema</w:t>
            </w:r>
          </w:p>
        </w:tc>
        <w:tc>
          <w:tcPr>
            <w:tcW w:w="2943" w:type="pct"/>
          </w:tcPr>
          <w:p w14:paraId="4299CA19" w14:textId="77777777" w:rsidR="00D60AAF" w:rsidRPr="00517923" w:rsidRDefault="00D60AAF" w:rsidP="00B21409">
            <w:pPr>
              <w:jc w:val="left"/>
              <w:rPr>
                <w:rFonts w:ascii="Courier New" w:hAnsi="Courier New" w:cs="Courier New"/>
                <w:b/>
                <w:noProof/>
                <w:sz w:val="18"/>
                <w:szCs w:val="18"/>
              </w:rPr>
            </w:pPr>
            <w:r w:rsidRPr="00517923">
              <w:rPr>
                <w:rFonts w:ascii="Courier New" w:hAnsi="Courier New" w:cs="Courier New"/>
                <w:b/>
                <w:noProof/>
                <w:sz w:val="18"/>
                <w:szCs w:val="18"/>
              </w:rPr>
              <w:t>JSON schema</w:t>
            </w:r>
            <w:r>
              <w:rPr>
                <w:rFonts w:ascii="Courier New" w:hAnsi="Courier New" w:cs="Courier New"/>
                <w:b/>
                <w:noProof/>
                <w:sz w:val="18"/>
                <w:szCs w:val="18"/>
              </w:rPr>
              <w:t xml:space="preserve"> </w:t>
            </w:r>
            <w:r>
              <w:rPr>
                <w:rFonts w:ascii="Courier New" w:hAnsi="Courier New" w:cs="Courier New"/>
                <w:noProof/>
                <w:sz w:val="18"/>
                <w:szCs w:val="18"/>
              </w:rPr>
              <w:t>"</w:t>
            </w:r>
            <w:r>
              <w:rPr>
                <w:rFonts w:ascii="Courier New" w:hAnsi="Courier New" w:cs="Courier New"/>
                <w:b/>
                <w:noProof/>
                <w:sz w:val="18"/>
                <w:szCs w:val="18"/>
              </w:rPr>
              <w:t>pattern</w:t>
            </w:r>
            <w:r>
              <w:rPr>
                <w:rFonts w:ascii="Courier New" w:hAnsi="Courier New" w:cs="Courier New"/>
                <w:noProof/>
                <w:sz w:val="18"/>
                <w:szCs w:val="18"/>
              </w:rPr>
              <w:t>"</w:t>
            </w:r>
            <w:r>
              <w:rPr>
                <w:rStyle w:val="FootnoteReference"/>
                <w:rFonts w:ascii="Courier New" w:hAnsi="Courier New" w:cs="Courier New"/>
                <w:noProof/>
                <w:sz w:val="18"/>
                <w:szCs w:val="18"/>
              </w:rPr>
              <w:footnoteReference w:id="2"/>
            </w:r>
            <w:r>
              <w:rPr>
                <w:rFonts w:ascii="Courier New" w:hAnsi="Courier New" w:cs="Courier New"/>
                <w:noProof/>
                <w:sz w:val="18"/>
                <w:szCs w:val="18"/>
              </w:rPr>
              <w:t xml:space="preserve"> </w:t>
            </w:r>
            <w:r w:rsidRPr="00517923">
              <w:rPr>
                <w:rFonts w:ascii="Courier New" w:hAnsi="Courier New" w:cs="Courier New"/>
                <w:b/>
                <w:noProof/>
                <w:sz w:val="18"/>
                <w:szCs w:val="18"/>
              </w:rPr>
              <w:t xml:space="preserve">for </w:t>
            </w:r>
            <w:r>
              <w:rPr>
                <w:rFonts w:ascii="Courier New" w:hAnsi="Courier New" w:cs="Courier New"/>
                <w:b/>
                <w:noProof/>
                <w:sz w:val="18"/>
                <w:szCs w:val="18"/>
              </w:rPr>
              <w:t>"</w:t>
            </w:r>
            <w:r w:rsidRPr="00517923">
              <w:rPr>
                <w:rFonts w:ascii="Courier New" w:hAnsi="Courier New" w:cs="Courier New"/>
                <w:b/>
                <w:noProof/>
                <w:sz w:val="18"/>
                <w:szCs w:val="18"/>
              </w:rPr>
              <w:t>string</w:t>
            </w:r>
            <w:r>
              <w:rPr>
                <w:rFonts w:ascii="Courier New" w:hAnsi="Courier New" w:cs="Courier New"/>
                <w:b/>
                <w:noProof/>
                <w:sz w:val="18"/>
                <w:szCs w:val="18"/>
              </w:rPr>
              <w:t>" type</w:t>
            </w:r>
          </w:p>
        </w:tc>
      </w:tr>
      <w:tr w:rsidR="00D60AAF" w:rsidRPr="00DF7D87" w14:paraId="6FBF360B" w14:textId="77777777" w:rsidTr="00B21409">
        <w:trPr>
          <w:jc w:val="center"/>
        </w:trPr>
        <w:tc>
          <w:tcPr>
            <w:tcW w:w="1027" w:type="pct"/>
          </w:tcPr>
          <w:p w14:paraId="728097B4" w14:textId="77777777" w:rsidR="00D60AAF" w:rsidRPr="00DF7D87" w:rsidRDefault="00D60AAF" w:rsidP="00B21409">
            <w:pPr>
              <w:jc w:val="left"/>
              <w:rPr>
                <w:rFonts w:ascii="Courier New" w:hAnsi="Courier New" w:cs="Courier New"/>
                <w:noProof/>
                <w:sz w:val="18"/>
                <w:szCs w:val="18"/>
              </w:rPr>
            </w:pPr>
            <w:r w:rsidRPr="00DF7D87">
              <w:rPr>
                <w:rFonts w:ascii="Courier New" w:hAnsi="Courier New" w:cs="Courier New"/>
                <w:noProof/>
                <w:sz w:val="18"/>
                <w:szCs w:val="18"/>
              </w:rPr>
              <w:t>GregorianYear</w:t>
            </w:r>
          </w:p>
        </w:tc>
        <w:tc>
          <w:tcPr>
            <w:tcW w:w="1030" w:type="pct"/>
          </w:tcPr>
          <w:p w14:paraId="4A48D1F8" w14:textId="77777777" w:rsidR="00D60AAF" w:rsidRPr="00DF7D87" w:rsidRDefault="00D60AAF" w:rsidP="00B21409">
            <w:pPr>
              <w:jc w:val="left"/>
              <w:rPr>
                <w:rFonts w:ascii="Courier New" w:hAnsi="Courier New" w:cs="Courier New"/>
                <w:noProof/>
                <w:sz w:val="18"/>
                <w:szCs w:val="18"/>
              </w:rPr>
            </w:pPr>
            <w:r w:rsidRPr="00DF7D87">
              <w:rPr>
                <w:rFonts w:ascii="Courier New" w:hAnsi="Courier New" w:cs="Courier New"/>
                <w:noProof/>
                <w:sz w:val="18"/>
                <w:szCs w:val="18"/>
              </w:rPr>
              <w:t>xsd:gYear</w:t>
            </w:r>
          </w:p>
        </w:tc>
        <w:tc>
          <w:tcPr>
            <w:tcW w:w="2943" w:type="pct"/>
          </w:tcPr>
          <w:p w14:paraId="66AC016A" w14:textId="77777777" w:rsidR="00D60AAF" w:rsidRPr="00DF7D87" w:rsidRDefault="00D60AAF" w:rsidP="00B21409">
            <w:pPr>
              <w:jc w:val="left"/>
              <w:rPr>
                <w:rFonts w:ascii="Courier New" w:hAnsi="Courier New" w:cs="Courier New"/>
                <w:noProof/>
                <w:sz w:val="18"/>
                <w:szCs w:val="18"/>
              </w:rPr>
            </w:pPr>
            <w:r>
              <w:rPr>
                <w:rFonts w:ascii="Courier New" w:hAnsi="Courier New" w:cs="Courier New"/>
                <w:noProof/>
                <w:sz w:val="18"/>
                <w:szCs w:val="18"/>
              </w:rPr>
              <w:t>"^</w:t>
            </w:r>
            <w:proofErr w:type="gramStart"/>
            <w:r>
              <w:rPr>
                <w:rFonts w:ascii="Courier New" w:hAnsi="Courier New" w:cs="Courier New"/>
                <w:color w:val="000000"/>
                <w:sz w:val="16"/>
                <w:szCs w:val="16"/>
                <w:shd w:val="clear" w:color="auto" w:fill="FFFFFF"/>
              </w:rPr>
              <w:t>-?(</w:t>
            </w:r>
            <w:proofErr w:type="gramEnd"/>
            <w:r>
              <w:rPr>
                <w:rFonts w:ascii="Courier New" w:hAnsi="Courier New" w:cs="Courier New"/>
                <w:color w:val="000000"/>
                <w:sz w:val="16"/>
                <w:szCs w:val="16"/>
                <w:shd w:val="clear" w:color="auto" w:fill="FFFFFF"/>
              </w:rPr>
              <w:t>[1-9][0-9]{3,}|0[0-9]{3})(Z|(\+|-)((0[0-9]|1[0-3]):[0-5][0-9]|14:00))?$</w:t>
            </w:r>
            <w:r>
              <w:rPr>
                <w:rFonts w:ascii="Courier New" w:hAnsi="Courier New" w:cs="Courier New"/>
                <w:noProof/>
                <w:sz w:val="18"/>
                <w:szCs w:val="18"/>
              </w:rPr>
              <w:t>"</w:t>
            </w:r>
          </w:p>
        </w:tc>
      </w:tr>
      <w:tr w:rsidR="00D60AAF" w:rsidRPr="00DF7D87" w14:paraId="47136F93" w14:textId="77777777" w:rsidTr="00B21409">
        <w:trPr>
          <w:jc w:val="center"/>
        </w:trPr>
        <w:tc>
          <w:tcPr>
            <w:tcW w:w="1027" w:type="pct"/>
          </w:tcPr>
          <w:p w14:paraId="15892B7A" w14:textId="77777777" w:rsidR="00D60AAF" w:rsidRPr="00DF7D87" w:rsidRDefault="00D60AAF" w:rsidP="00B21409">
            <w:pPr>
              <w:jc w:val="left"/>
              <w:rPr>
                <w:rFonts w:ascii="Courier New" w:hAnsi="Courier New" w:cs="Courier New"/>
                <w:noProof/>
                <w:sz w:val="18"/>
                <w:szCs w:val="18"/>
              </w:rPr>
            </w:pPr>
            <w:r w:rsidRPr="00DF7D87">
              <w:rPr>
                <w:rFonts w:ascii="Courier New" w:hAnsi="Courier New" w:cs="Courier New"/>
                <w:noProof/>
                <w:sz w:val="18"/>
                <w:szCs w:val="18"/>
              </w:rPr>
              <w:t>GregorianMonth</w:t>
            </w:r>
          </w:p>
        </w:tc>
        <w:tc>
          <w:tcPr>
            <w:tcW w:w="1030" w:type="pct"/>
          </w:tcPr>
          <w:p w14:paraId="4A5594F4" w14:textId="77777777" w:rsidR="00D60AAF" w:rsidRPr="00DF7D87" w:rsidRDefault="00D60AAF" w:rsidP="00B21409">
            <w:pPr>
              <w:jc w:val="left"/>
              <w:rPr>
                <w:rFonts w:ascii="Courier New" w:hAnsi="Courier New" w:cs="Courier New"/>
                <w:noProof/>
                <w:sz w:val="18"/>
                <w:szCs w:val="18"/>
              </w:rPr>
            </w:pPr>
            <w:r w:rsidRPr="00DF7D87">
              <w:rPr>
                <w:rFonts w:ascii="Courier New" w:hAnsi="Courier New" w:cs="Courier New"/>
                <w:noProof/>
                <w:sz w:val="18"/>
                <w:szCs w:val="18"/>
              </w:rPr>
              <w:t>xsd:gYearMonth</w:t>
            </w:r>
          </w:p>
        </w:tc>
        <w:tc>
          <w:tcPr>
            <w:tcW w:w="2943" w:type="pct"/>
          </w:tcPr>
          <w:p w14:paraId="50401FDE" w14:textId="77777777" w:rsidR="00D60AAF" w:rsidRPr="00DF7D87" w:rsidRDefault="00D60AAF" w:rsidP="00B21409">
            <w:pPr>
              <w:jc w:val="left"/>
              <w:rPr>
                <w:rFonts w:ascii="Courier New" w:hAnsi="Courier New" w:cs="Courier New"/>
                <w:noProof/>
                <w:sz w:val="18"/>
                <w:szCs w:val="18"/>
              </w:rPr>
            </w:pPr>
            <w:r>
              <w:rPr>
                <w:rFonts w:ascii="Courier New" w:hAnsi="Courier New" w:cs="Courier New"/>
                <w:noProof/>
                <w:sz w:val="18"/>
                <w:szCs w:val="18"/>
              </w:rPr>
              <w:t>"^</w:t>
            </w:r>
            <w:r w:rsidRPr="0033653F">
              <w:rPr>
                <w:rFonts w:ascii="Courier New" w:hAnsi="Courier New" w:cs="Courier New"/>
                <w:noProof/>
                <w:sz w:val="18"/>
                <w:szCs w:val="18"/>
              </w:rPr>
              <w:t>-?([1-9][0-9]{3,}|0[0-9]{3})-(0[1-9]|1[0-2])(Z|(\+|-)((0[0-9]|1[0-3]):[0-5][0-9]|14:00))?</w:t>
            </w:r>
            <w:r>
              <w:rPr>
                <w:rFonts w:ascii="Courier New" w:hAnsi="Courier New" w:cs="Courier New"/>
                <w:noProof/>
                <w:sz w:val="18"/>
                <w:szCs w:val="18"/>
              </w:rPr>
              <w:t>$"</w:t>
            </w:r>
          </w:p>
        </w:tc>
      </w:tr>
      <w:tr w:rsidR="00D60AAF" w:rsidRPr="00DF7D87" w14:paraId="779E5A1E" w14:textId="77777777" w:rsidTr="00B21409">
        <w:trPr>
          <w:jc w:val="center"/>
        </w:trPr>
        <w:tc>
          <w:tcPr>
            <w:tcW w:w="1027" w:type="pct"/>
          </w:tcPr>
          <w:p w14:paraId="4FAC31C5" w14:textId="77777777" w:rsidR="00D60AAF" w:rsidRPr="00DF7D87" w:rsidRDefault="00D60AAF" w:rsidP="00B21409">
            <w:pPr>
              <w:jc w:val="left"/>
              <w:rPr>
                <w:rFonts w:ascii="Courier New" w:hAnsi="Courier New" w:cs="Courier New"/>
                <w:noProof/>
                <w:sz w:val="18"/>
                <w:szCs w:val="18"/>
              </w:rPr>
            </w:pPr>
            <w:r w:rsidRPr="00DF7D87">
              <w:rPr>
                <w:rFonts w:ascii="Courier New" w:hAnsi="Courier New" w:cs="Courier New"/>
                <w:noProof/>
                <w:sz w:val="18"/>
                <w:szCs w:val="18"/>
              </w:rPr>
              <w:lastRenderedPageBreak/>
              <w:t>GregorianDay</w:t>
            </w:r>
          </w:p>
        </w:tc>
        <w:tc>
          <w:tcPr>
            <w:tcW w:w="1030" w:type="pct"/>
          </w:tcPr>
          <w:p w14:paraId="1BFE2477" w14:textId="77777777" w:rsidR="00D60AAF" w:rsidRPr="00DF7D87" w:rsidRDefault="00D60AAF" w:rsidP="00B21409">
            <w:pPr>
              <w:jc w:val="left"/>
              <w:rPr>
                <w:rFonts w:ascii="Courier New" w:hAnsi="Courier New" w:cs="Courier New"/>
                <w:noProof/>
                <w:sz w:val="18"/>
                <w:szCs w:val="18"/>
              </w:rPr>
            </w:pPr>
            <w:r w:rsidRPr="00DF7D87">
              <w:rPr>
                <w:rFonts w:ascii="Courier New" w:hAnsi="Courier New" w:cs="Courier New"/>
                <w:noProof/>
                <w:sz w:val="18"/>
                <w:szCs w:val="18"/>
              </w:rPr>
              <w:t>xsd:date</w:t>
            </w:r>
          </w:p>
        </w:tc>
        <w:tc>
          <w:tcPr>
            <w:tcW w:w="2943" w:type="pct"/>
          </w:tcPr>
          <w:p w14:paraId="7FC9B128" w14:textId="77777777" w:rsidR="00D60AAF" w:rsidRPr="00DF7D87" w:rsidRDefault="00D60AAF" w:rsidP="00B21409">
            <w:pPr>
              <w:jc w:val="left"/>
              <w:rPr>
                <w:rFonts w:ascii="Courier New" w:hAnsi="Courier New" w:cs="Courier New"/>
                <w:noProof/>
                <w:sz w:val="18"/>
                <w:szCs w:val="18"/>
              </w:rPr>
            </w:pPr>
            <w:r>
              <w:rPr>
                <w:rFonts w:ascii="Courier New" w:hAnsi="Courier New" w:cs="Courier New"/>
                <w:noProof/>
                <w:sz w:val="18"/>
                <w:szCs w:val="18"/>
              </w:rPr>
              <w:t>"^</w:t>
            </w:r>
            <w:r>
              <w:rPr>
                <w:rFonts w:ascii="Courier New" w:hAnsi="Courier New" w:cs="Courier New"/>
                <w:color w:val="000000"/>
                <w:sz w:val="16"/>
                <w:szCs w:val="16"/>
                <w:shd w:val="clear" w:color="auto" w:fill="FFFFFF"/>
              </w:rPr>
              <w:t>-?([1-9][0-9]{3,}|0[0-9]{3})-(0[1-9]|1[0-2])-(0[1-9]|[12][0-9]|3[01])(Z|(\+|-)((0[0-9]|1[0-3]):[0-5][0-9]|14:00))?$</w:t>
            </w:r>
            <w:r>
              <w:rPr>
                <w:rFonts w:ascii="Courier New" w:hAnsi="Courier New" w:cs="Courier New"/>
                <w:noProof/>
                <w:sz w:val="18"/>
                <w:szCs w:val="18"/>
              </w:rPr>
              <w:t>"</w:t>
            </w:r>
          </w:p>
        </w:tc>
      </w:tr>
      <w:tr w:rsidR="00D60AAF" w:rsidRPr="00DF7D87" w14:paraId="58BD081F" w14:textId="77777777" w:rsidTr="00B21409">
        <w:trPr>
          <w:jc w:val="center"/>
        </w:trPr>
        <w:tc>
          <w:tcPr>
            <w:tcW w:w="1027" w:type="pct"/>
          </w:tcPr>
          <w:p w14:paraId="10F42437" w14:textId="77777777" w:rsidR="00D60AAF" w:rsidRPr="00DF7D87" w:rsidRDefault="00D60AAF" w:rsidP="00B21409">
            <w:pPr>
              <w:jc w:val="left"/>
              <w:rPr>
                <w:rFonts w:ascii="Courier New" w:hAnsi="Courier New" w:cs="Courier New"/>
                <w:noProof/>
                <w:sz w:val="18"/>
                <w:szCs w:val="18"/>
              </w:rPr>
            </w:pPr>
            <w:r>
              <w:rPr>
                <w:rFonts w:ascii="Courier New" w:hAnsi="Courier New" w:cs="Courier New"/>
                <w:noProof/>
                <w:sz w:val="18"/>
                <w:szCs w:val="18"/>
              </w:rPr>
              <w:t>Day</w:t>
            </w:r>
          </w:p>
        </w:tc>
        <w:tc>
          <w:tcPr>
            <w:tcW w:w="1030" w:type="pct"/>
          </w:tcPr>
          <w:p w14:paraId="011E1A71" w14:textId="77777777" w:rsidR="00D60AAF" w:rsidRPr="00DF7D87" w:rsidRDefault="00D60AAF" w:rsidP="00B21409">
            <w:pPr>
              <w:jc w:val="left"/>
              <w:rPr>
                <w:rFonts w:ascii="Courier New" w:hAnsi="Courier New" w:cs="Courier New"/>
                <w:noProof/>
                <w:sz w:val="18"/>
                <w:szCs w:val="18"/>
              </w:rPr>
            </w:pPr>
            <w:r w:rsidRPr="00DF7D87">
              <w:rPr>
                <w:rFonts w:ascii="Courier New" w:hAnsi="Courier New" w:cs="Courier New"/>
                <w:noProof/>
                <w:sz w:val="18"/>
                <w:szCs w:val="18"/>
              </w:rPr>
              <w:t>xsd:g</w:t>
            </w:r>
            <w:r>
              <w:rPr>
                <w:rFonts w:ascii="Courier New" w:hAnsi="Courier New" w:cs="Courier New"/>
                <w:noProof/>
                <w:sz w:val="18"/>
                <w:szCs w:val="18"/>
              </w:rPr>
              <w:t>Day</w:t>
            </w:r>
          </w:p>
        </w:tc>
        <w:tc>
          <w:tcPr>
            <w:tcW w:w="2943" w:type="pct"/>
          </w:tcPr>
          <w:p w14:paraId="7AE906F6" w14:textId="77777777" w:rsidR="00D60AAF" w:rsidRPr="00DF7D87" w:rsidRDefault="00D60AAF" w:rsidP="00B21409">
            <w:pPr>
              <w:jc w:val="left"/>
              <w:rPr>
                <w:rFonts w:ascii="Courier New" w:hAnsi="Courier New" w:cs="Courier New"/>
                <w:noProof/>
                <w:sz w:val="18"/>
                <w:szCs w:val="18"/>
              </w:rPr>
            </w:pPr>
            <w:r>
              <w:rPr>
                <w:rFonts w:ascii="Courier New" w:hAnsi="Courier New" w:cs="Courier New"/>
                <w:noProof/>
                <w:sz w:val="18"/>
                <w:szCs w:val="18"/>
              </w:rPr>
              <w:t>"^-</w:t>
            </w:r>
            <w:r w:rsidRPr="0033653F">
              <w:rPr>
                <w:rFonts w:ascii="Courier New" w:hAnsi="Courier New" w:cs="Courier New"/>
                <w:noProof/>
                <w:sz w:val="18"/>
                <w:szCs w:val="18"/>
              </w:rPr>
              <w:t>--(0[1-9]|[12][0-9]|3[01])(Z|(\+|-)((0[0-9]|1[0-3]):[0-5][0-9]|14:00))?</w:t>
            </w:r>
            <w:r>
              <w:rPr>
                <w:rFonts w:ascii="Courier New" w:hAnsi="Courier New" w:cs="Courier New"/>
                <w:noProof/>
                <w:sz w:val="18"/>
                <w:szCs w:val="18"/>
              </w:rPr>
              <w:t>$"</w:t>
            </w:r>
          </w:p>
        </w:tc>
      </w:tr>
      <w:tr w:rsidR="00D60AAF" w:rsidRPr="00DF7D87" w14:paraId="5BE05B59" w14:textId="77777777" w:rsidTr="00B21409">
        <w:trPr>
          <w:jc w:val="center"/>
        </w:trPr>
        <w:tc>
          <w:tcPr>
            <w:tcW w:w="1027" w:type="pct"/>
          </w:tcPr>
          <w:p w14:paraId="66ED8346" w14:textId="77777777" w:rsidR="00D60AAF" w:rsidRPr="00DF7D87" w:rsidRDefault="00D60AAF" w:rsidP="00B21409">
            <w:pPr>
              <w:jc w:val="left"/>
              <w:rPr>
                <w:rFonts w:ascii="Courier New" w:hAnsi="Courier New" w:cs="Courier New"/>
                <w:noProof/>
                <w:sz w:val="18"/>
                <w:szCs w:val="18"/>
              </w:rPr>
            </w:pPr>
            <w:r w:rsidRPr="00DF7D87">
              <w:rPr>
                <w:rFonts w:ascii="Courier New" w:hAnsi="Courier New" w:cs="Courier New"/>
                <w:noProof/>
                <w:sz w:val="18"/>
                <w:szCs w:val="18"/>
              </w:rPr>
              <w:t>MonthDay</w:t>
            </w:r>
          </w:p>
        </w:tc>
        <w:tc>
          <w:tcPr>
            <w:tcW w:w="1030" w:type="pct"/>
          </w:tcPr>
          <w:p w14:paraId="40D1F17E" w14:textId="77777777" w:rsidR="00D60AAF" w:rsidRPr="00DF7D87" w:rsidRDefault="00D60AAF" w:rsidP="00B21409">
            <w:pPr>
              <w:jc w:val="left"/>
              <w:rPr>
                <w:rFonts w:ascii="Courier New" w:hAnsi="Courier New" w:cs="Courier New"/>
                <w:noProof/>
                <w:sz w:val="18"/>
                <w:szCs w:val="18"/>
              </w:rPr>
            </w:pPr>
            <w:r>
              <w:rPr>
                <w:rFonts w:ascii="Courier New" w:hAnsi="Courier New" w:cs="Courier New"/>
                <w:noProof/>
                <w:sz w:val="18"/>
                <w:szCs w:val="18"/>
              </w:rPr>
              <w:t>xsd:gMonthDay</w:t>
            </w:r>
          </w:p>
        </w:tc>
        <w:tc>
          <w:tcPr>
            <w:tcW w:w="2943" w:type="pct"/>
          </w:tcPr>
          <w:p w14:paraId="512A392D" w14:textId="77777777" w:rsidR="00D60AAF" w:rsidRPr="00DF7D87" w:rsidRDefault="00D60AAF" w:rsidP="00B21409">
            <w:pPr>
              <w:jc w:val="left"/>
              <w:rPr>
                <w:rFonts w:ascii="Courier New" w:hAnsi="Courier New" w:cs="Courier New"/>
                <w:noProof/>
                <w:sz w:val="18"/>
                <w:szCs w:val="18"/>
              </w:rPr>
            </w:pPr>
            <w:r>
              <w:rPr>
                <w:rFonts w:ascii="Courier New" w:hAnsi="Courier New" w:cs="Courier New"/>
                <w:noProof/>
                <w:sz w:val="18"/>
                <w:szCs w:val="18"/>
              </w:rPr>
              <w:t>"^-</w:t>
            </w:r>
            <w:r w:rsidRPr="0033653F">
              <w:rPr>
                <w:rFonts w:ascii="Courier New" w:hAnsi="Courier New" w:cs="Courier New"/>
                <w:noProof/>
                <w:sz w:val="18"/>
                <w:szCs w:val="18"/>
              </w:rPr>
              <w:t>-(0[1-9]|1[0-2])-(0[1-9]|[12][0-9]|3[01])(Z|(\+|-)((0[0-9]|1[0-3]):[0-5][0-9]|14:00))?</w:t>
            </w:r>
            <w:r>
              <w:rPr>
                <w:rFonts w:ascii="Courier New" w:hAnsi="Courier New" w:cs="Courier New"/>
                <w:noProof/>
                <w:sz w:val="18"/>
                <w:szCs w:val="18"/>
              </w:rPr>
              <w:t>$"</w:t>
            </w:r>
          </w:p>
        </w:tc>
      </w:tr>
      <w:tr w:rsidR="00D60AAF" w:rsidRPr="00DF7D87" w14:paraId="0440A3A2" w14:textId="77777777" w:rsidTr="00B21409">
        <w:trPr>
          <w:jc w:val="center"/>
        </w:trPr>
        <w:tc>
          <w:tcPr>
            <w:tcW w:w="1027" w:type="pct"/>
          </w:tcPr>
          <w:p w14:paraId="491D43AB" w14:textId="77777777" w:rsidR="00D60AAF" w:rsidRPr="00DF7D87" w:rsidRDefault="00D60AAF" w:rsidP="00B21409">
            <w:pPr>
              <w:jc w:val="left"/>
              <w:rPr>
                <w:rFonts w:ascii="Courier New" w:hAnsi="Courier New" w:cs="Courier New"/>
                <w:noProof/>
                <w:sz w:val="18"/>
                <w:szCs w:val="18"/>
              </w:rPr>
            </w:pPr>
            <w:r w:rsidRPr="00DF7D87">
              <w:rPr>
                <w:rFonts w:ascii="Courier New" w:hAnsi="Courier New" w:cs="Courier New"/>
                <w:noProof/>
                <w:sz w:val="18"/>
                <w:szCs w:val="18"/>
              </w:rPr>
              <w:t>Month</w:t>
            </w:r>
          </w:p>
        </w:tc>
        <w:tc>
          <w:tcPr>
            <w:tcW w:w="1030" w:type="pct"/>
          </w:tcPr>
          <w:p w14:paraId="02B9C4E7" w14:textId="77777777" w:rsidR="00D60AAF" w:rsidRPr="00DF7D87" w:rsidRDefault="00D60AAF" w:rsidP="00B21409">
            <w:pPr>
              <w:jc w:val="left"/>
              <w:rPr>
                <w:rFonts w:ascii="Courier New" w:hAnsi="Courier New" w:cs="Courier New"/>
                <w:noProof/>
                <w:sz w:val="18"/>
                <w:szCs w:val="18"/>
              </w:rPr>
            </w:pPr>
            <w:r>
              <w:rPr>
                <w:rFonts w:ascii="Courier New" w:hAnsi="Courier New" w:cs="Courier New"/>
                <w:noProof/>
                <w:sz w:val="18"/>
                <w:szCs w:val="18"/>
              </w:rPr>
              <w:t>xsd:Month</w:t>
            </w:r>
          </w:p>
        </w:tc>
        <w:tc>
          <w:tcPr>
            <w:tcW w:w="2943" w:type="pct"/>
          </w:tcPr>
          <w:p w14:paraId="2BC373DD" w14:textId="77777777" w:rsidR="00D60AAF" w:rsidRPr="00DF7D87" w:rsidRDefault="00D60AAF" w:rsidP="00B21409">
            <w:pPr>
              <w:jc w:val="left"/>
              <w:rPr>
                <w:rFonts w:ascii="Courier New" w:hAnsi="Courier New" w:cs="Courier New"/>
                <w:noProof/>
                <w:sz w:val="18"/>
                <w:szCs w:val="18"/>
              </w:rPr>
            </w:pPr>
            <w:r>
              <w:rPr>
                <w:rFonts w:ascii="Courier New" w:hAnsi="Courier New" w:cs="Courier New"/>
                <w:noProof/>
                <w:sz w:val="18"/>
                <w:szCs w:val="18"/>
              </w:rPr>
              <w:t>"^-</w:t>
            </w:r>
            <w:r w:rsidRPr="0033653F">
              <w:rPr>
                <w:rFonts w:ascii="Courier New" w:hAnsi="Courier New" w:cs="Courier New"/>
                <w:noProof/>
                <w:sz w:val="18"/>
                <w:szCs w:val="18"/>
              </w:rPr>
              <w:t>-(0[1-9]|1[0-2])(Z|(\+|-)((0[0-9]|1[0-3]):[0-5][0-9]|14:00))?</w:t>
            </w:r>
            <w:r>
              <w:rPr>
                <w:rFonts w:ascii="Courier New" w:hAnsi="Courier New" w:cs="Courier New"/>
                <w:noProof/>
                <w:sz w:val="18"/>
                <w:szCs w:val="18"/>
              </w:rPr>
              <w:t>$"</w:t>
            </w:r>
          </w:p>
        </w:tc>
      </w:tr>
      <w:tr w:rsidR="00D60AAF" w:rsidRPr="00DF7D87" w14:paraId="0E05A5A7" w14:textId="77777777" w:rsidTr="00B21409">
        <w:trPr>
          <w:jc w:val="center"/>
        </w:trPr>
        <w:tc>
          <w:tcPr>
            <w:tcW w:w="1027" w:type="pct"/>
          </w:tcPr>
          <w:p w14:paraId="3ED226C3" w14:textId="77777777" w:rsidR="00D60AAF" w:rsidRPr="00DF7D87" w:rsidRDefault="00D60AAF" w:rsidP="00B21409">
            <w:pPr>
              <w:jc w:val="left"/>
              <w:rPr>
                <w:rFonts w:ascii="Courier New" w:hAnsi="Courier New" w:cs="Courier New"/>
                <w:noProof/>
                <w:sz w:val="18"/>
                <w:szCs w:val="18"/>
              </w:rPr>
            </w:pPr>
            <w:r w:rsidRPr="00DF7D87">
              <w:rPr>
                <w:rFonts w:ascii="Courier New" w:hAnsi="Courier New" w:cs="Courier New"/>
                <w:noProof/>
                <w:sz w:val="18"/>
                <w:szCs w:val="18"/>
              </w:rPr>
              <w:t>Duration</w:t>
            </w:r>
          </w:p>
        </w:tc>
        <w:tc>
          <w:tcPr>
            <w:tcW w:w="1030" w:type="pct"/>
          </w:tcPr>
          <w:p w14:paraId="1F25E76D" w14:textId="77777777" w:rsidR="00D60AAF" w:rsidRPr="00DF7D87" w:rsidRDefault="00D60AAF" w:rsidP="00B21409">
            <w:pPr>
              <w:jc w:val="left"/>
              <w:rPr>
                <w:rFonts w:ascii="Courier New" w:hAnsi="Courier New" w:cs="Courier New"/>
                <w:noProof/>
                <w:sz w:val="18"/>
                <w:szCs w:val="18"/>
              </w:rPr>
            </w:pPr>
            <w:r w:rsidRPr="00DF7D87">
              <w:rPr>
                <w:rFonts w:ascii="Courier New" w:hAnsi="Courier New" w:cs="Courier New"/>
                <w:noProof/>
                <w:sz w:val="18"/>
                <w:szCs w:val="18"/>
              </w:rPr>
              <w:t xml:space="preserve">xsd:duration </w:t>
            </w:r>
          </w:p>
        </w:tc>
        <w:tc>
          <w:tcPr>
            <w:tcW w:w="2943" w:type="pct"/>
          </w:tcPr>
          <w:p w14:paraId="0C2BF93F" w14:textId="77777777" w:rsidR="00D60AAF" w:rsidRPr="00DF7D87" w:rsidRDefault="00D60AAF" w:rsidP="00B21409">
            <w:pPr>
              <w:jc w:val="left"/>
              <w:rPr>
                <w:rFonts w:ascii="Courier New" w:hAnsi="Courier New" w:cs="Courier New"/>
                <w:noProof/>
                <w:sz w:val="18"/>
                <w:szCs w:val="18"/>
              </w:rPr>
            </w:pPr>
            <w:r>
              <w:rPr>
                <w:rFonts w:ascii="Courier New" w:hAnsi="Courier New" w:cs="Courier New"/>
                <w:noProof/>
                <w:sz w:val="18"/>
                <w:szCs w:val="18"/>
              </w:rPr>
              <w:t>"^</w:t>
            </w:r>
            <w:r w:rsidRPr="0033653F">
              <w:rPr>
                <w:rFonts w:ascii="Courier New" w:hAnsi="Courier New" w:cs="Courier New"/>
                <w:noProof/>
                <w:sz w:val="18"/>
                <w:szCs w:val="18"/>
              </w:rPr>
              <w:t>-?P[0-9]+Y?([0-9]+M)?([0-9]+D)?(T([0-9]+H)?([0-9]+M)?([0-9]+(\.[0-9]+)?S)?)?</w:t>
            </w:r>
            <w:r>
              <w:rPr>
                <w:rFonts w:ascii="Courier New" w:hAnsi="Courier New" w:cs="Courier New"/>
                <w:noProof/>
                <w:sz w:val="18"/>
                <w:szCs w:val="18"/>
              </w:rPr>
              <w:t>$"</w:t>
            </w:r>
          </w:p>
        </w:tc>
      </w:tr>
    </w:tbl>
    <w:p w14:paraId="09B0C140" w14:textId="77777777" w:rsidR="00D60AAF" w:rsidRPr="00DF7D87" w:rsidRDefault="00D60AAF" w:rsidP="00D60AAF">
      <w:pPr>
        <w:pStyle w:val="Paragraph"/>
      </w:pPr>
    </w:p>
    <w:p w14:paraId="604BDCF4" w14:textId="77777777" w:rsidR="00D60AAF" w:rsidRPr="00AD2257" w:rsidRDefault="00D60AAF" w:rsidP="00FA55D6">
      <w:pPr>
        <w:pStyle w:val="Paragraph"/>
      </w:pPr>
    </w:p>
    <w:p w14:paraId="330C1E87" w14:textId="77777777" w:rsidR="00FA55D6" w:rsidRPr="00AD2257" w:rsidRDefault="00FA55D6" w:rsidP="004F524E">
      <w:pPr>
        <w:pStyle w:val="Heading2"/>
      </w:pPr>
      <w:bookmarkStart w:id="1540" w:name="_Toc290370638"/>
      <w:bookmarkStart w:id="1541" w:name="_Toc290377760"/>
      <w:bookmarkStart w:id="1542" w:name="_Toc73459959"/>
      <w:bookmarkStart w:id="1543" w:name="_Toc120439426"/>
      <w:bookmarkStart w:id="1544" w:name="_Toc178073085"/>
      <w:r w:rsidRPr="00AD2257">
        <w:t>Time and Time Format</w:t>
      </w:r>
      <w:bookmarkEnd w:id="1540"/>
      <w:bookmarkEnd w:id="1541"/>
      <w:bookmarkEnd w:id="1542"/>
      <w:bookmarkEnd w:id="1544"/>
    </w:p>
    <w:p w14:paraId="7BCEFEA5" w14:textId="0E63366A" w:rsidR="009D6F45" w:rsidRDefault="009D6F45" w:rsidP="00E65ED8">
      <w:pPr>
        <w:pStyle w:val="Paragraph"/>
      </w:pPr>
      <w:bookmarkStart w:id="1545" w:name="_Toc290370639"/>
      <w:bookmarkStart w:id="1546" w:name="_Toc290377761"/>
      <w:bookmarkStart w:id="1547" w:name="_Toc73459960"/>
      <w:r w:rsidRPr="00AD2257">
        <w:t xml:space="preserve">This section does not go into </w:t>
      </w:r>
      <w:proofErr w:type="gramStart"/>
      <w:r w:rsidRPr="00AD2257">
        <w:t>great detail</w:t>
      </w:r>
      <w:proofErr w:type="gramEnd"/>
      <w:r w:rsidRPr="00AD2257">
        <w:t xml:space="preserve"> on these topics but provides a useful overview of these features to assist implementors in further use of the parts of the specification which are relevant to them. </w:t>
      </w:r>
    </w:p>
    <w:p w14:paraId="72FBF82F" w14:textId="77777777" w:rsidR="00FA55D6" w:rsidRPr="00AD2257" w:rsidRDefault="00FA55D6">
      <w:pPr>
        <w:pStyle w:val="Heading3"/>
      </w:pPr>
      <w:bookmarkStart w:id="1548" w:name="_Toc178073086"/>
      <w:r w:rsidRPr="00AD2257">
        <w:t>Introduction</w:t>
      </w:r>
      <w:bookmarkEnd w:id="1545"/>
      <w:bookmarkEnd w:id="1546"/>
      <w:bookmarkEnd w:id="1547"/>
      <w:bookmarkEnd w:id="1548"/>
      <w:r w:rsidRPr="00AD2257">
        <w:tab/>
      </w:r>
    </w:p>
    <w:p w14:paraId="476D066E" w14:textId="77777777" w:rsidR="00FA55D6" w:rsidRPr="00AD2257" w:rsidRDefault="00FA55D6" w:rsidP="00FA55D6">
      <w:pPr>
        <w:pStyle w:val="Paragraph"/>
      </w:pPr>
      <w:r w:rsidRPr="00AD2257">
        <w:t>First, it is important to recognize that most observation times are a period. SDMX specifies precisely how Time is handled.</w:t>
      </w:r>
    </w:p>
    <w:p w14:paraId="3C9C7E68" w14:textId="77777777" w:rsidR="00FA55D6" w:rsidRPr="00AD2257" w:rsidRDefault="00FA55D6" w:rsidP="00FA55D6">
      <w:pPr>
        <w:pStyle w:val="Paragraph"/>
      </w:pPr>
    </w:p>
    <w:p w14:paraId="5AAA2A74" w14:textId="77777777" w:rsidR="00FA55D6" w:rsidRPr="00AD2257" w:rsidRDefault="00FA55D6" w:rsidP="00FA55D6">
      <w:pPr>
        <w:pStyle w:val="Paragraph"/>
      </w:pPr>
      <w:r w:rsidRPr="00AD2257">
        <w:t>The representation of time is broken into a hierarchical collection of representations. A data structure definition can use of any of the representations in the hierarchy as the representation of time. This allows for the time dimension of a particular data structure definition allow for only a subset of the default representation.</w:t>
      </w:r>
    </w:p>
    <w:p w14:paraId="4D2B99B4" w14:textId="77777777" w:rsidR="00FA55D6" w:rsidRPr="00AD2257" w:rsidRDefault="00FA55D6" w:rsidP="00FA55D6">
      <w:pPr>
        <w:pStyle w:val="Paragraph"/>
      </w:pPr>
    </w:p>
    <w:p w14:paraId="1CB46802" w14:textId="77777777" w:rsidR="00FA55D6" w:rsidRPr="00AD2257" w:rsidRDefault="00FA55D6" w:rsidP="00FA55D6">
      <w:pPr>
        <w:pStyle w:val="Paragraph"/>
      </w:pPr>
      <w:r w:rsidRPr="00AD2257">
        <w:t>The hierarchy of time formats is as follows (</w:t>
      </w:r>
      <w:r w:rsidRPr="00AD2257">
        <w:rPr>
          <w:b/>
        </w:rPr>
        <w:t>bold</w:t>
      </w:r>
      <w:r w:rsidRPr="00AD2257">
        <w:t xml:space="preserve"> indicates a category which is made up of multiple formats, </w:t>
      </w:r>
      <w:r w:rsidRPr="00AD2257">
        <w:rPr>
          <w:i/>
        </w:rPr>
        <w:t>italic</w:t>
      </w:r>
      <w:r w:rsidRPr="00AD2257">
        <w:t xml:space="preserve"> indicates a distinct format):</w:t>
      </w:r>
    </w:p>
    <w:p w14:paraId="5006D17E" w14:textId="77777777" w:rsidR="00FA55D6" w:rsidRPr="00AD2257" w:rsidRDefault="00FA55D6" w:rsidP="00FA55D6">
      <w:pPr>
        <w:pStyle w:val="Paragraph"/>
      </w:pPr>
    </w:p>
    <w:p w14:paraId="309FB487" w14:textId="77777777" w:rsidR="00FA55D6" w:rsidRPr="00AD2257" w:rsidRDefault="00FA55D6" w:rsidP="00FA55D6">
      <w:pPr>
        <w:pStyle w:val="Paragraph"/>
        <w:numPr>
          <w:ilvl w:val="0"/>
          <w:numId w:val="7"/>
        </w:numPr>
        <w:rPr>
          <w:b/>
        </w:rPr>
      </w:pPr>
      <w:r w:rsidRPr="00AD2257">
        <w:rPr>
          <w:b/>
        </w:rPr>
        <w:t>Observational Time Period</w:t>
      </w:r>
    </w:p>
    <w:p w14:paraId="79DD6C24" w14:textId="77777777" w:rsidR="00FA55D6" w:rsidRPr="00AD2257" w:rsidRDefault="00FA55D6" w:rsidP="00FA55D6">
      <w:pPr>
        <w:pStyle w:val="Paragraph"/>
        <w:numPr>
          <w:ilvl w:val="1"/>
          <w:numId w:val="7"/>
        </w:numPr>
        <w:rPr>
          <w:b/>
        </w:rPr>
      </w:pPr>
      <w:r w:rsidRPr="00AD2257">
        <w:rPr>
          <w:b/>
        </w:rPr>
        <w:t>Standard Time Period</w:t>
      </w:r>
    </w:p>
    <w:p w14:paraId="3E8A9DC2" w14:textId="77777777" w:rsidR="00FA55D6" w:rsidRPr="00AD2257" w:rsidRDefault="00FA55D6" w:rsidP="00FA55D6">
      <w:pPr>
        <w:pStyle w:val="Paragraph"/>
        <w:numPr>
          <w:ilvl w:val="2"/>
          <w:numId w:val="7"/>
        </w:numPr>
        <w:rPr>
          <w:b/>
        </w:rPr>
      </w:pPr>
      <w:r w:rsidRPr="00AD2257">
        <w:rPr>
          <w:b/>
        </w:rPr>
        <w:t>Basic Time Period</w:t>
      </w:r>
    </w:p>
    <w:p w14:paraId="66D2FEE8" w14:textId="77777777" w:rsidR="00FA55D6" w:rsidRPr="00AD2257" w:rsidRDefault="00FA55D6" w:rsidP="00FA55D6">
      <w:pPr>
        <w:pStyle w:val="Paragraph"/>
        <w:numPr>
          <w:ilvl w:val="3"/>
          <w:numId w:val="7"/>
        </w:numPr>
        <w:rPr>
          <w:b/>
        </w:rPr>
      </w:pPr>
      <w:r w:rsidRPr="00AD2257">
        <w:rPr>
          <w:b/>
        </w:rPr>
        <w:t>Gregorian Time Period</w:t>
      </w:r>
    </w:p>
    <w:p w14:paraId="4789E58B" w14:textId="77777777" w:rsidR="00FA55D6" w:rsidRPr="00AD2257" w:rsidRDefault="00FA55D6" w:rsidP="00FA55D6">
      <w:pPr>
        <w:pStyle w:val="Paragraph"/>
        <w:numPr>
          <w:ilvl w:val="3"/>
          <w:numId w:val="7"/>
        </w:numPr>
        <w:rPr>
          <w:i/>
        </w:rPr>
      </w:pPr>
      <w:r w:rsidRPr="00AD2257">
        <w:rPr>
          <w:i/>
        </w:rPr>
        <w:t>Date Time</w:t>
      </w:r>
    </w:p>
    <w:p w14:paraId="1037E87B" w14:textId="77777777" w:rsidR="00FA55D6" w:rsidRPr="00AD2257" w:rsidRDefault="00FA55D6" w:rsidP="00FA55D6">
      <w:pPr>
        <w:pStyle w:val="Paragraph"/>
        <w:numPr>
          <w:ilvl w:val="2"/>
          <w:numId w:val="7"/>
        </w:numPr>
        <w:rPr>
          <w:b/>
        </w:rPr>
      </w:pPr>
      <w:r w:rsidRPr="00AD2257">
        <w:rPr>
          <w:b/>
        </w:rPr>
        <w:t>Reporting Time Period</w:t>
      </w:r>
    </w:p>
    <w:p w14:paraId="4BDE6823" w14:textId="77777777" w:rsidR="00FA55D6" w:rsidRPr="00AD2257" w:rsidRDefault="00FA55D6" w:rsidP="00FA55D6">
      <w:pPr>
        <w:pStyle w:val="Paragraph"/>
        <w:numPr>
          <w:ilvl w:val="1"/>
          <w:numId w:val="7"/>
        </w:numPr>
        <w:rPr>
          <w:i/>
        </w:rPr>
      </w:pPr>
      <w:r w:rsidRPr="00AD2257">
        <w:rPr>
          <w:i/>
        </w:rPr>
        <w:t>Time Range</w:t>
      </w:r>
    </w:p>
    <w:p w14:paraId="2E4DDC0F" w14:textId="77777777" w:rsidR="00FA55D6" w:rsidRPr="00AD2257" w:rsidRDefault="00FA55D6" w:rsidP="00FA55D6">
      <w:pPr>
        <w:pStyle w:val="Paragraph"/>
      </w:pPr>
    </w:p>
    <w:p w14:paraId="7C000104" w14:textId="77777777" w:rsidR="00FA55D6" w:rsidRPr="00AD2257" w:rsidRDefault="00FA55D6" w:rsidP="00FA55D6">
      <w:pPr>
        <w:pStyle w:val="Paragraph"/>
      </w:pPr>
      <w:r w:rsidRPr="00AD2257">
        <w:t xml:space="preserve">The details of these </w:t>
      </w:r>
      <w:proofErr w:type="gramStart"/>
      <w:r w:rsidRPr="00AD2257">
        <w:t>time period</w:t>
      </w:r>
      <w:proofErr w:type="gramEnd"/>
      <w:r w:rsidRPr="00AD2257">
        <w:t xml:space="preserve"> categories and of the distinct formats which make them up are detailed in the sections to follow. </w:t>
      </w:r>
    </w:p>
    <w:p w14:paraId="2733E0EE" w14:textId="77777777" w:rsidR="00FA55D6" w:rsidRPr="00AD2257" w:rsidRDefault="00FA55D6">
      <w:pPr>
        <w:pStyle w:val="Heading3"/>
      </w:pPr>
      <w:bookmarkStart w:id="1549" w:name="_Toc290370640"/>
      <w:bookmarkStart w:id="1550" w:name="_Toc290377762"/>
      <w:bookmarkStart w:id="1551" w:name="_Toc73459961"/>
      <w:bookmarkStart w:id="1552" w:name="_Toc178073087"/>
      <w:r w:rsidRPr="00AD2257">
        <w:t>Observational Time Period</w:t>
      </w:r>
      <w:bookmarkEnd w:id="1549"/>
      <w:bookmarkEnd w:id="1550"/>
      <w:bookmarkEnd w:id="1551"/>
      <w:bookmarkEnd w:id="1552"/>
    </w:p>
    <w:p w14:paraId="0C48C249" w14:textId="77777777" w:rsidR="00FA55D6" w:rsidRPr="00AD2257" w:rsidRDefault="00FA55D6" w:rsidP="00FA55D6">
      <w:pPr>
        <w:pStyle w:val="Paragraph"/>
      </w:pPr>
      <w:r w:rsidRPr="00AD2257">
        <w:t>This is the superset of all time representations in SDMX. This allows for time to be expressed as any of the allowable formats.</w:t>
      </w:r>
    </w:p>
    <w:p w14:paraId="5E522A5B" w14:textId="77777777" w:rsidR="00FA55D6" w:rsidRPr="00AD2257" w:rsidRDefault="00FA55D6">
      <w:pPr>
        <w:pStyle w:val="Heading3"/>
      </w:pPr>
      <w:bookmarkStart w:id="1553" w:name="_Toc290370641"/>
      <w:bookmarkStart w:id="1554" w:name="_Toc290377763"/>
      <w:bookmarkStart w:id="1555" w:name="_Toc73459962"/>
      <w:bookmarkStart w:id="1556" w:name="_Toc178073088"/>
      <w:r w:rsidRPr="00AD2257">
        <w:t>Standard Time Period</w:t>
      </w:r>
      <w:bookmarkEnd w:id="1553"/>
      <w:bookmarkEnd w:id="1554"/>
      <w:bookmarkEnd w:id="1555"/>
      <w:bookmarkEnd w:id="1556"/>
    </w:p>
    <w:p w14:paraId="112FDBF9" w14:textId="77777777" w:rsidR="00FA55D6" w:rsidRPr="00AD2257" w:rsidRDefault="00FA55D6" w:rsidP="00FA55D6">
      <w:pPr>
        <w:pStyle w:val="Paragraph"/>
      </w:pPr>
      <w:r w:rsidRPr="00AD2257">
        <w:t xml:space="preserve">This is the superset of any predefined </w:t>
      </w:r>
      <w:proofErr w:type="gramStart"/>
      <w:r w:rsidRPr="00AD2257">
        <w:t>time period</w:t>
      </w:r>
      <w:proofErr w:type="gramEnd"/>
      <w:r w:rsidRPr="00AD2257">
        <w:t xml:space="preserve"> or a distinct point in time. </w:t>
      </w:r>
      <w:proofErr w:type="gramStart"/>
      <w:r w:rsidRPr="00AD2257">
        <w:t>A time period</w:t>
      </w:r>
      <w:proofErr w:type="gramEnd"/>
      <w:r w:rsidRPr="00AD2257">
        <w:t xml:space="preserve"> consists of a distinct start and end point. If the start and end of a period are expressed as date instead of a complete date time, then it is implied that the start of </w:t>
      </w:r>
      <w:r w:rsidRPr="00AD2257">
        <w:lastRenderedPageBreak/>
        <w:t>the period is the beginning of the start day (i.e. 00:00:00) and the end of the period is the end of the end day (i.e. 23:59:59).</w:t>
      </w:r>
    </w:p>
    <w:p w14:paraId="74169D0C" w14:textId="77777777" w:rsidR="00FA55D6" w:rsidRPr="00AD2257" w:rsidRDefault="00FA55D6">
      <w:pPr>
        <w:pStyle w:val="Heading3"/>
      </w:pPr>
      <w:bookmarkStart w:id="1557" w:name="_Toc290370642"/>
      <w:bookmarkStart w:id="1558" w:name="_Toc290377764"/>
      <w:bookmarkStart w:id="1559" w:name="_Toc73459963"/>
      <w:bookmarkStart w:id="1560" w:name="_Toc178073089"/>
      <w:r w:rsidRPr="00AD2257">
        <w:t>Gregorian Time Period</w:t>
      </w:r>
      <w:bookmarkEnd w:id="1557"/>
      <w:bookmarkEnd w:id="1558"/>
      <w:bookmarkEnd w:id="1559"/>
      <w:bookmarkEnd w:id="1560"/>
    </w:p>
    <w:p w14:paraId="2293BB0A" w14:textId="77777777" w:rsidR="00FA55D6" w:rsidRPr="00AD2257" w:rsidRDefault="00FA55D6" w:rsidP="00FA55D6">
      <w:pPr>
        <w:pStyle w:val="Paragraph"/>
      </w:pPr>
      <w:r w:rsidRPr="00AD2257">
        <w:t xml:space="preserve">A Gregorian </w:t>
      </w:r>
      <w:proofErr w:type="gramStart"/>
      <w:r w:rsidRPr="00AD2257">
        <w:t>time period</w:t>
      </w:r>
      <w:proofErr w:type="gramEnd"/>
      <w:r w:rsidRPr="00AD2257">
        <w:t xml:space="preserve"> is always represented by a Gregorian year, year-month, or day. These are all based on ISO 8601 dates. The representation in SDMX-ML messages and the period covered by each of the Gregorian time periods are as follows:</w:t>
      </w:r>
    </w:p>
    <w:p w14:paraId="187B34D8" w14:textId="77777777" w:rsidR="00FA55D6" w:rsidRPr="00AD2257" w:rsidRDefault="00FA55D6" w:rsidP="00FA55D6">
      <w:pPr>
        <w:pStyle w:val="Paragraph"/>
      </w:pPr>
    </w:p>
    <w:p w14:paraId="49A6FD83" w14:textId="77777777" w:rsidR="00FA55D6" w:rsidRPr="00AD2257" w:rsidRDefault="00FA55D6" w:rsidP="00FA55D6">
      <w:pPr>
        <w:pStyle w:val="Paragraph"/>
        <w:ind w:left="284"/>
      </w:pPr>
      <w:r w:rsidRPr="00AD2257">
        <w:rPr>
          <w:b/>
        </w:rPr>
        <w:t>Gregorian Year:</w:t>
      </w:r>
      <w:r w:rsidRPr="00AD2257">
        <w:t xml:space="preserve"> </w:t>
      </w:r>
    </w:p>
    <w:p w14:paraId="26586987" w14:textId="77777777" w:rsidR="00FA55D6" w:rsidRPr="00AD2257" w:rsidRDefault="00FA55D6" w:rsidP="00FA55D6">
      <w:pPr>
        <w:pStyle w:val="Paragraph"/>
        <w:ind w:left="568"/>
      </w:pPr>
      <w:r w:rsidRPr="00AD2257">
        <w:t xml:space="preserve">Representation: </w:t>
      </w:r>
      <w:proofErr w:type="spellStart"/>
      <w:proofErr w:type="gramStart"/>
      <w:r w:rsidRPr="00AD2257">
        <w:t>xs:gYear</w:t>
      </w:r>
      <w:proofErr w:type="spellEnd"/>
      <w:proofErr w:type="gramEnd"/>
      <w:r w:rsidRPr="00AD2257">
        <w:t xml:space="preserve"> (YYYY)</w:t>
      </w:r>
    </w:p>
    <w:p w14:paraId="28D518D7" w14:textId="77777777" w:rsidR="00FA55D6" w:rsidRPr="00AD2257" w:rsidRDefault="00FA55D6" w:rsidP="00FA55D6">
      <w:pPr>
        <w:pStyle w:val="Paragraph"/>
        <w:ind w:left="568"/>
      </w:pPr>
      <w:r w:rsidRPr="00AD2257">
        <w:t>Period: the start of January 1 to the end of December 31</w:t>
      </w:r>
    </w:p>
    <w:p w14:paraId="1226BDCF" w14:textId="77777777" w:rsidR="00FA55D6" w:rsidRPr="00AD2257" w:rsidRDefault="00FA55D6" w:rsidP="00FA55D6">
      <w:pPr>
        <w:pStyle w:val="Paragraph"/>
        <w:ind w:left="284"/>
      </w:pPr>
      <w:r w:rsidRPr="00AD2257">
        <w:rPr>
          <w:b/>
        </w:rPr>
        <w:t>Gregorian Year Month</w:t>
      </w:r>
      <w:r w:rsidRPr="00AD2257">
        <w:t xml:space="preserve">: </w:t>
      </w:r>
    </w:p>
    <w:p w14:paraId="734C6F89" w14:textId="77777777" w:rsidR="00FA55D6" w:rsidRPr="00AD2257" w:rsidRDefault="00FA55D6" w:rsidP="00FA55D6">
      <w:pPr>
        <w:pStyle w:val="Paragraph"/>
        <w:ind w:left="568"/>
      </w:pPr>
      <w:r w:rsidRPr="00AD2257">
        <w:t xml:space="preserve">Representation: </w:t>
      </w:r>
      <w:proofErr w:type="spellStart"/>
      <w:proofErr w:type="gramStart"/>
      <w:r w:rsidRPr="00AD2257">
        <w:t>xs:gYearMonth</w:t>
      </w:r>
      <w:proofErr w:type="spellEnd"/>
      <w:proofErr w:type="gramEnd"/>
      <w:r w:rsidRPr="00AD2257">
        <w:t xml:space="preserve"> (YYYY-MM)</w:t>
      </w:r>
    </w:p>
    <w:p w14:paraId="565FC398" w14:textId="77777777" w:rsidR="00FA55D6" w:rsidRPr="00AD2257" w:rsidRDefault="00FA55D6" w:rsidP="00FA55D6">
      <w:pPr>
        <w:pStyle w:val="Paragraph"/>
        <w:ind w:left="568"/>
      </w:pPr>
      <w:r w:rsidRPr="00AD2257">
        <w:t>Period: the start of the first day of the month to end of the last day of the month</w:t>
      </w:r>
    </w:p>
    <w:p w14:paraId="32DF7C8E" w14:textId="77777777" w:rsidR="00FA55D6" w:rsidRPr="00AD2257" w:rsidRDefault="00FA55D6" w:rsidP="00FA55D6">
      <w:pPr>
        <w:pStyle w:val="Paragraph"/>
        <w:ind w:left="284"/>
      </w:pPr>
      <w:r w:rsidRPr="00AD2257">
        <w:rPr>
          <w:b/>
        </w:rPr>
        <w:t>Gregorian Day</w:t>
      </w:r>
      <w:r w:rsidRPr="00AD2257">
        <w:t xml:space="preserve">: </w:t>
      </w:r>
    </w:p>
    <w:p w14:paraId="42BA215D" w14:textId="77777777" w:rsidR="00FA55D6" w:rsidRPr="00AD2257" w:rsidRDefault="00FA55D6" w:rsidP="00FA55D6">
      <w:pPr>
        <w:pStyle w:val="Paragraph"/>
        <w:ind w:left="568"/>
      </w:pPr>
      <w:r w:rsidRPr="00AD2257">
        <w:t xml:space="preserve">Representation: </w:t>
      </w:r>
      <w:proofErr w:type="spellStart"/>
      <w:proofErr w:type="gramStart"/>
      <w:r w:rsidRPr="00AD2257">
        <w:t>xs:date</w:t>
      </w:r>
      <w:proofErr w:type="spellEnd"/>
      <w:proofErr w:type="gramEnd"/>
      <w:r w:rsidRPr="00AD2257">
        <w:t xml:space="preserve"> (YYYY-MM-DD)</w:t>
      </w:r>
    </w:p>
    <w:p w14:paraId="799EB516" w14:textId="77777777" w:rsidR="00FA55D6" w:rsidRPr="00AD2257" w:rsidRDefault="00FA55D6" w:rsidP="00FA55D6">
      <w:pPr>
        <w:pStyle w:val="Paragraph"/>
        <w:ind w:left="568"/>
      </w:pPr>
      <w:r w:rsidRPr="00AD2257">
        <w:t>Period: the start of the day (00:00:00) to the end of the day (23:59:59)</w:t>
      </w:r>
    </w:p>
    <w:p w14:paraId="5896180F" w14:textId="77777777" w:rsidR="00FA55D6" w:rsidRPr="00AD2257" w:rsidRDefault="00FA55D6">
      <w:pPr>
        <w:pStyle w:val="Heading3"/>
      </w:pPr>
      <w:bookmarkStart w:id="1561" w:name="_Toc290370643"/>
      <w:bookmarkStart w:id="1562" w:name="_Toc290377765"/>
      <w:bookmarkStart w:id="1563" w:name="_Toc73459964"/>
      <w:bookmarkStart w:id="1564" w:name="_Toc178073090"/>
      <w:r w:rsidRPr="00AD2257">
        <w:t>Date Time</w:t>
      </w:r>
      <w:bookmarkEnd w:id="1561"/>
      <w:bookmarkEnd w:id="1562"/>
      <w:bookmarkEnd w:id="1563"/>
      <w:bookmarkEnd w:id="1564"/>
    </w:p>
    <w:p w14:paraId="1125D616" w14:textId="77777777" w:rsidR="00FA55D6" w:rsidRPr="00AD2257" w:rsidRDefault="00FA55D6" w:rsidP="00FA55D6">
      <w:pPr>
        <w:pStyle w:val="Paragraph"/>
      </w:pPr>
      <w:r w:rsidRPr="00AD2257">
        <w:t xml:space="preserve">This is used to unambiguously state that a date-time represents an observation at a single point in time. Therefore, if one wants to use SDMX for data which is measured at a distinct point in time rather than being reported over a period, the date-time representation can be used. </w:t>
      </w:r>
    </w:p>
    <w:p w14:paraId="7392CD46" w14:textId="77777777" w:rsidR="00FA55D6" w:rsidRPr="00AD2257" w:rsidRDefault="00FA55D6" w:rsidP="00FA55D6">
      <w:pPr>
        <w:pStyle w:val="Paragraph"/>
        <w:ind w:left="284"/>
      </w:pPr>
      <w:r w:rsidRPr="00AD2257">
        <w:t xml:space="preserve">Representation: </w:t>
      </w:r>
      <w:proofErr w:type="spellStart"/>
      <w:proofErr w:type="gramStart"/>
      <w:r w:rsidRPr="00AD2257">
        <w:t>xs:dateTime</w:t>
      </w:r>
      <w:proofErr w:type="spellEnd"/>
      <w:proofErr w:type="gramEnd"/>
      <w:r w:rsidRPr="00AD2257">
        <w:t xml:space="preserve"> (</w:t>
      </w:r>
      <w:proofErr w:type="spellStart"/>
      <w:r w:rsidRPr="00AD2257">
        <w:t>YYYY-MM-DDThh:mm:ss</w:t>
      </w:r>
      <w:proofErr w:type="spellEnd"/>
      <w:r w:rsidRPr="00AD2257">
        <w:t>)</w:t>
      </w:r>
      <w:r w:rsidRPr="00AD2257">
        <w:rPr>
          <w:rStyle w:val="FootnoteReference"/>
        </w:rPr>
        <w:footnoteReference w:id="3"/>
      </w:r>
    </w:p>
    <w:p w14:paraId="61D9FAFA" w14:textId="77777777" w:rsidR="00FA55D6" w:rsidRPr="00AD2257" w:rsidRDefault="00FA55D6">
      <w:pPr>
        <w:pStyle w:val="Heading3"/>
      </w:pPr>
      <w:bookmarkStart w:id="1565" w:name="_Toc290370644"/>
      <w:bookmarkStart w:id="1566" w:name="_Toc290377766"/>
      <w:bookmarkStart w:id="1567" w:name="_Toc73459965"/>
      <w:bookmarkStart w:id="1568" w:name="_Toc178073091"/>
      <w:r w:rsidRPr="00AD2257">
        <w:t>Standard Reporting Period</w:t>
      </w:r>
      <w:bookmarkEnd w:id="1565"/>
      <w:bookmarkEnd w:id="1566"/>
      <w:bookmarkEnd w:id="1567"/>
      <w:bookmarkEnd w:id="1568"/>
    </w:p>
    <w:p w14:paraId="027E2F1A" w14:textId="77777777" w:rsidR="00FA55D6" w:rsidRPr="00AD2257" w:rsidRDefault="00FA55D6" w:rsidP="00FA55D6">
      <w:pPr>
        <w:pStyle w:val="Paragraph"/>
      </w:pPr>
      <w:r w:rsidRPr="00AD2257">
        <w:t>Standard reporting periods are periods of time in relation to a reporting year. Each of these standard reporting periods has a duration (based on the ISO 8601 definition) associated with it. The general format of a reporting period is as follows:</w:t>
      </w:r>
    </w:p>
    <w:p w14:paraId="3DE1A999" w14:textId="77777777" w:rsidR="00FA55D6" w:rsidRPr="00AD2257" w:rsidRDefault="00FA55D6" w:rsidP="00FA55D6">
      <w:pPr>
        <w:pStyle w:val="Paragraph"/>
      </w:pPr>
    </w:p>
    <w:p w14:paraId="1534326C" w14:textId="77777777" w:rsidR="00FA55D6" w:rsidRPr="00AD2257" w:rsidRDefault="00FA55D6" w:rsidP="00FA55D6">
      <w:pPr>
        <w:pStyle w:val="Paragraph"/>
        <w:ind w:left="284"/>
      </w:pPr>
      <w:r w:rsidRPr="00AD2257">
        <w:t>[REPORTING_YEAR]-[PERIOD_</w:t>
      </w:r>
      <w:proofErr w:type="gramStart"/>
      <w:r w:rsidRPr="00AD2257">
        <w:t>INDICATOR][</w:t>
      </w:r>
      <w:proofErr w:type="gramEnd"/>
      <w:r w:rsidRPr="00AD2257">
        <w:t>PERIOD_VALUE]</w:t>
      </w:r>
    </w:p>
    <w:p w14:paraId="0E7F0991" w14:textId="77777777" w:rsidR="00FA55D6" w:rsidRPr="00AD2257" w:rsidRDefault="00FA55D6" w:rsidP="00FA55D6">
      <w:pPr>
        <w:pStyle w:val="Paragraph"/>
        <w:ind w:left="284"/>
      </w:pPr>
    </w:p>
    <w:p w14:paraId="3A9EB939" w14:textId="77777777" w:rsidR="00FA55D6" w:rsidRPr="00AD2257" w:rsidRDefault="00FA55D6" w:rsidP="00FA55D6">
      <w:pPr>
        <w:pStyle w:val="Paragraph"/>
        <w:ind w:left="284"/>
      </w:pPr>
      <w:r w:rsidRPr="00AD2257">
        <w:t>Where:</w:t>
      </w:r>
    </w:p>
    <w:p w14:paraId="7634865D" w14:textId="77777777" w:rsidR="00FA55D6" w:rsidRPr="00AD2257" w:rsidRDefault="00FA55D6" w:rsidP="00FA55D6">
      <w:pPr>
        <w:pStyle w:val="Paragraph"/>
        <w:ind w:left="568"/>
      </w:pPr>
      <w:r w:rsidRPr="00AD2257">
        <w:t>REPORTING_YEAR represents the reporting year as four digits (YYYY)</w:t>
      </w:r>
    </w:p>
    <w:p w14:paraId="581382A3" w14:textId="77777777" w:rsidR="00FA55D6" w:rsidRPr="00AD2257" w:rsidRDefault="00FA55D6" w:rsidP="00FA55D6">
      <w:pPr>
        <w:pStyle w:val="Paragraph"/>
        <w:ind w:left="568"/>
      </w:pPr>
      <w:r w:rsidRPr="00AD2257">
        <w:t>PERIOD_INDICATOR identifies the type of period which determines the duration of the period</w:t>
      </w:r>
    </w:p>
    <w:p w14:paraId="7F8793EF" w14:textId="77777777" w:rsidR="00FA55D6" w:rsidRPr="00AD2257" w:rsidRDefault="00FA55D6" w:rsidP="00FA55D6">
      <w:pPr>
        <w:pStyle w:val="Paragraph"/>
        <w:ind w:left="568"/>
      </w:pPr>
      <w:r w:rsidRPr="00AD2257">
        <w:t>PERIOD_VALUE indicates the actual period within the year</w:t>
      </w:r>
    </w:p>
    <w:p w14:paraId="0F43272C" w14:textId="77777777" w:rsidR="00FA55D6" w:rsidRPr="00AD2257" w:rsidRDefault="00FA55D6" w:rsidP="00FA55D6">
      <w:pPr>
        <w:pStyle w:val="Paragraph"/>
      </w:pPr>
    </w:p>
    <w:p w14:paraId="1E427377" w14:textId="77777777" w:rsidR="00FA55D6" w:rsidRPr="00AD2257" w:rsidRDefault="00FA55D6" w:rsidP="00FA55D6">
      <w:pPr>
        <w:pStyle w:val="Paragraph"/>
      </w:pPr>
      <w:r w:rsidRPr="00AD2257">
        <w:t>The following section details each of the standard reporting periods defined in SDMX:</w:t>
      </w:r>
    </w:p>
    <w:p w14:paraId="765463B6" w14:textId="77777777" w:rsidR="00FA55D6" w:rsidRPr="00AD2257" w:rsidRDefault="00FA55D6" w:rsidP="00FA55D6">
      <w:pPr>
        <w:pStyle w:val="Paragraph"/>
      </w:pPr>
    </w:p>
    <w:p w14:paraId="1E8221E6" w14:textId="77777777" w:rsidR="00FA55D6" w:rsidRPr="00AD2257" w:rsidRDefault="00FA55D6" w:rsidP="00FA55D6">
      <w:pPr>
        <w:pStyle w:val="Paragraph"/>
        <w:ind w:left="284"/>
      </w:pPr>
      <w:r w:rsidRPr="00AD2257">
        <w:rPr>
          <w:b/>
        </w:rPr>
        <w:t>Reporting Year</w:t>
      </w:r>
      <w:r w:rsidRPr="00AD2257">
        <w:t xml:space="preserve">: </w:t>
      </w:r>
    </w:p>
    <w:p w14:paraId="015B33E0" w14:textId="77777777" w:rsidR="00FA55D6" w:rsidRPr="00AD2257" w:rsidRDefault="00FA55D6" w:rsidP="00FA55D6">
      <w:pPr>
        <w:pStyle w:val="Paragraph"/>
        <w:ind w:left="284"/>
      </w:pPr>
      <w:r w:rsidRPr="00AD2257">
        <w:tab/>
        <w:t>Period Indicator: A</w:t>
      </w:r>
    </w:p>
    <w:p w14:paraId="22E1B826" w14:textId="77777777" w:rsidR="00FA55D6" w:rsidRPr="00AD2257" w:rsidRDefault="00FA55D6" w:rsidP="00FA55D6">
      <w:pPr>
        <w:pStyle w:val="Paragraph"/>
        <w:ind w:left="568"/>
      </w:pPr>
      <w:r w:rsidRPr="00AD2257">
        <w:t>Period Duration: P1Y (one year)</w:t>
      </w:r>
    </w:p>
    <w:p w14:paraId="48623DE1" w14:textId="77777777" w:rsidR="00FA55D6" w:rsidRPr="00AD2257" w:rsidRDefault="00FA55D6" w:rsidP="00FA55D6">
      <w:pPr>
        <w:pStyle w:val="Paragraph"/>
        <w:ind w:left="568"/>
      </w:pPr>
      <w:r w:rsidRPr="00AD2257">
        <w:t>Limit per year: 1</w:t>
      </w:r>
    </w:p>
    <w:p w14:paraId="7BECCF4B" w14:textId="77777777" w:rsidR="00FA55D6" w:rsidRPr="00AD2257" w:rsidRDefault="00FA55D6" w:rsidP="00FA55D6">
      <w:pPr>
        <w:pStyle w:val="Paragraph"/>
        <w:ind w:left="568"/>
      </w:pPr>
      <w:r w:rsidRPr="00AD2257">
        <w:t xml:space="preserve">Representation: </w:t>
      </w:r>
      <w:proofErr w:type="spellStart"/>
      <w:proofErr w:type="gramStart"/>
      <w:r w:rsidRPr="00AD2257">
        <w:t>common:ReportingYearType</w:t>
      </w:r>
      <w:proofErr w:type="spellEnd"/>
      <w:proofErr w:type="gramEnd"/>
      <w:r w:rsidRPr="00AD2257">
        <w:t xml:space="preserve"> (YYYY-A1, e.g. 2000-A1)</w:t>
      </w:r>
    </w:p>
    <w:p w14:paraId="46D95DA4" w14:textId="77777777" w:rsidR="00FA55D6" w:rsidRPr="00AD2257" w:rsidRDefault="00FA55D6" w:rsidP="00FA55D6">
      <w:pPr>
        <w:pStyle w:val="Paragraph"/>
        <w:ind w:left="284"/>
      </w:pPr>
      <w:r w:rsidRPr="00AD2257">
        <w:rPr>
          <w:b/>
        </w:rPr>
        <w:t>Reporting Semester:</w:t>
      </w:r>
      <w:r w:rsidRPr="00AD2257">
        <w:t xml:space="preserve"> </w:t>
      </w:r>
    </w:p>
    <w:p w14:paraId="1BEA3DEA" w14:textId="77777777" w:rsidR="00FA55D6" w:rsidRPr="00AD2257" w:rsidRDefault="00FA55D6" w:rsidP="00FA55D6">
      <w:pPr>
        <w:pStyle w:val="Paragraph"/>
        <w:ind w:left="284"/>
      </w:pPr>
      <w:r w:rsidRPr="00AD2257">
        <w:tab/>
        <w:t>Period Indicator: S</w:t>
      </w:r>
    </w:p>
    <w:p w14:paraId="0455EB9D" w14:textId="77777777" w:rsidR="00FA55D6" w:rsidRPr="00AD2257" w:rsidRDefault="00FA55D6" w:rsidP="00FA55D6">
      <w:pPr>
        <w:pStyle w:val="Paragraph"/>
        <w:ind w:left="568"/>
      </w:pPr>
      <w:r w:rsidRPr="00AD2257">
        <w:t>Period Duration: P6M (six months)</w:t>
      </w:r>
    </w:p>
    <w:p w14:paraId="6F3CA2F3" w14:textId="77777777" w:rsidR="00FA55D6" w:rsidRPr="00AD2257" w:rsidRDefault="00FA55D6" w:rsidP="00FA55D6">
      <w:pPr>
        <w:pStyle w:val="Paragraph"/>
        <w:ind w:left="568"/>
      </w:pPr>
      <w:r w:rsidRPr="00AD2257">
        <w:t>Limit per year: 2</w:t>
      </w:r>
    </w:p>
    <w:p w14:paraId="044437F8" w14:textId="77777777" w:rsidR="00FA55D6" w:rsidRPr="00AD2257" w:rsidRDefault="00FA55D6" w:rsidP="00FA55D6">
      <w:pPr>
        <w:pStyle w:val="Paragraph"/>
        <w:ind w:left="568"/>
      </w:pPr>
      <w:r w:rsidRPr="00AD2257">
        <w:t xml:space="preserve">Representation: </w:t>
      </w:r>
      <w:proofErr w:type="spellStart"/>
      <w:proofErr w:type="gramStart"/>
      <w:r w:rsidRPr="00AD2257">
        <w:t>common:ReportingSemesterType</w:t>
      </w:r>
      <w:proofErr w:type="spellEnd"/>
      <w:proofErr w:type="gramEnd"/>
      <w:r w:rsidRPr="00AD2257">
        <w:t xml:space="preserve"> (YYYY-Ss, e.g. 2000-S2)</w:t>
      </w:r>
    </w:p>
    <w:p w14:paraId="4823E9F4" w14:textId="77777777" w:rsidR="00FA55D6" w:rsidRPr="00AD2257" w:rsidRDefault="00FA55D6" w:rsidP="00FA55D6">
      <w:pPr>
        <w:pStyle w:val="Paragraph"/>
        <w:ind w:left="284"/>
      </w:pPr>
      <w:r w:rsidRPr="00AD2257">
        <w:rPr>
          <w:b/>
        </w:rPr>
        <w:lastRenderedPageBreak/>
        <w:t>Reporting Trimester:</w:t>
      </w:r>
      <w:r w:rsidRPr="00AD2257">
        <w:t xml:space="preserve"> </w:t>
      </w:r>
    </w:p>
    <w:p w14:paraId="24D30CB6" w14:textId="77777777" w:rsidR="00FA55D6" w:rsidRPr="00AD2257" w:rsidRDefault="00FA55D6" w:rsidP="00FA55D6">
      <w:pPr>
        <w:pStyle w:val="Paragraph"/>
        <w:ind w:left="284"/>
      </w:pPr>
      <w:r w:rsidRPr="00AD2257">
        <w:tab/>
        <w:t>Period Indicator: T</w:t>
      </w:r>
    </w:p>
    <w:p w14:paraId="4F9B5824" w14:textId="77777777" w:rsidR="00FA55D6" w:rsidRPr="00AD2257" w:rsidRDefault="00FA55D6" w:rsidP="00FA55D6">
      <w:pPr>
        <w:pStyle w:val="Paragraph"/>
        <w:ind w:left="568"/>
      </w:pPr>
      <w:r w:rsidRPr="00AD2257">
        <w:t>Period Duration: P4M (four months)</w:t>
      </w:r>
    </w:p>
    <w:p w14:paraId="1591357F" w14:textId="77777777" w:rsidR="00FA55D6" w:rsidRPr="00AD2257" w:rsidRDefault="00FA55D6" w:rsidP="00FA55D6">
      <w:pPr>
        <w:pStyle w:val="Paragraph"/>
        <w:ind w:left="568"/>
      </w:pPr>
      <w:r w:rsidRPr="00AD2257">
        <w:t>Limit per year: 3</w:t>
      </w:r>
    </w:p>
    <w:p w14:paraId="7EBE097F" w14:textId="77777777" w:rsidR="00FA55D6" w:rsidRPr="00AD2257" w:rsidRDefault="00FA55D6" w:rsidP="00FA55D6">
      <w:pPr>
        <w:pStyle w:val="Paragraph"/>
        <w:ind w:left="568"/>
      </w:pPr>
      <w:r w:rsidRPr="00AD2257">
        <w:t xml:space="preserve">Representation: </w:t>
      </w:r>
      <w:proofErr w:type="spellStart"/>
      <w:proofErr w:type="gramStart"/>
      <w:r w:rsidRPr="00AD2257">
        <w:t>common:ReportingTrimesterType</w:t>
      </w:r>
      <w:proofErr w:type="spellEnd"/>
      <w:proofErr w:type="gramEnd"/>
      <w:r w:rsidRPr="00AD2257">
        <w:t xml:space="preserve"> (YYYY-Tt, e.g. 2000-T3)</w:t>
      </w:r>
    </w:p>
    <w:p w14:paraId="5B7F4E76" w14:textId="77777777" w:rsidR="00FA55D6" w:rsidRPr="00AD2257" w:rsidRDefault="00FA55D6" w:rsidP="00FA55D6">
      <w:pPr>
        <w:pStyle w:val="Paragraph"/>
        <w:ind w:left="284"/>
      </w:pPr>
      <w:r w:rsidRPr="00AD2257">
        <w:rPr>
          <w:b/>
        </w:rPr>
        <w:t>Reporting Quarter:</w:t>
      </w:r>
      <w:r w:rsidRPr="00AD2257">
        <w:t xml:space="preserve"> </w:t>
      </w:r>
    </w:p>
    <w:p w14:paraId="3DF1F27D" w14:textId="77777777" w:rsidR="00FA55D6" w:rsidRPr="00AD2257" w:rsidRDefault="00FA55D6" w:rsidP="00FA55D6">
      <w:pPr>
        <w:pStyle w:val="Paragraph"/>
        <w:ind w:left="284"/>
      </w:pPr>
      <w:r w:rsidRPr="00AD2257">
        <w:tab/>
        <w:t>Period Indicator: Q</w:t>
      </w:r>
    </w:p>
    <w:p w14:paraId="05F0754A" w14:textId="77777777" w:rsidR="00FA55D6" w:rsidRPr="00AD2257" w:rsidRDefault="00FA55D6" w:rsidP="00FA55D6">
      <w:pPr>
        <w:pStyle w:val="Paragraph"/>
        <w:ind w:left="568"/>
      </w:pPr>
      <w:r w:rsidRPr="00AD2257">
        <w:t>Period Duration: P3M (three months)</w:t>
      </w:r>
    </w:p>
    <w:p w14:paraId="74D03D1F" w14:textId="77777777" w:rsidR="00FA55D6" w:rsidRPr="00AD2257" w:rsidRDefault="00FA55D6" w:rsidP="00FA55D6">
      <w:pPr>
        <w:pStyle w:val="Paragraph"/>
        <w:ind w:left="568"/>
      </w:pPr>
      <w:r w:rsidRPr="00AD2257">
        <w:t>Limit per year: 4</w:t>
      </w:r>
    </w:p>
    <w:p w14:paraId="73C5B2AA" w14:textId="77777777" w:rsidR="00FA55D6" w:rsidRPr="00AD2257" w:rsidRDefault="00FA55D6" w:rsidP="00FA55D6">
      <w:pPr>
        <w:pStyle w:val="Paragraph"/>
        <w:ind w:left="568"/>
      </w:pPr>
      <w:r w:rsidRPr="00AD2257">
        <w:t xml:space="preserve">Representation: </w:t>
      </w:r>
      <w:proofErr w:type="spellStart"/>
      <w:proofErr w:type="gramStart"/>
      <w:r w:rsidRPr="00AD2257">
        <w:t>common:ReportingQuarterType</w:t>
      </w:r>
      <w:proofErr w:type="spellEnd"/>
      <w:proofErr w:type="gramEnd"/>
      <w:r w:rsidRPr="00AD2257">
        <w:t xml:space="preserve"> (YYYY-</w:t>
      </w:r>
      <w:proofErr w:type="spellStart"/>
      <w:r w:rsidRPr="00AD2257">
        <w:t>Qq</w:t>
      </w:r>
      <w:proofErr w:type="spellEnd"/>
      <w:r w:rsidRPr="00AD2257">
        <w:t>, e.g. 2000-Q4)</w:t>
      </w:r>
    </w:p>
    <w:p w14:paraId="02640CE3" w14:textId="77777777" w:rsidR="00FA55D6" w:rsidRPr="00AD2257" w:rsidRDefault="00FA55D6" w:rsidP="00FA55D6">
      <w:pPr>
        <w:pStyle w:val="Paragraph"/>
        <w:ind w:left="284"/>
      </w:pPr>
      <w:r w:rsidRPr="00AD2257">
        <w:rPr>
          <w:b/>
        </w:rPr>
        <w:t>Reporting Month</w:t>
      </w:r>
      <w:r w:rsidRPr="00AD2257">
        <w:t>:</w:t>
      </w:r>
    </w:p>
    <w:p w14:paraId="534F0DF2" w14:textId="77777777" w:rsidR="00FA55D6" w:rsidRPr="00AD2257" w:rsidRDefault="00FA55D6" w:rsidP="00FA55D6">
      <w:pPr>
        <w:pStyle w:val="Paragraph"/>
        <w:ind w:left="568"/>
      </w:pPr>
      <w:r w:rsidRPr="00AD2257">
        <w:t>Period Indicator: M</w:t>
      </w:r>
    </w:p>
    <w:p w14:paraId="1AD6E093" w14:textId="77777777" w:rsidR="00FA55D6" w:rsidRPr="00AD2257" w:rsidRDefault="00FA55D6" w:rsidP="00FA55D6">
      <w:pPr>
        <w:pStyle w:val="Paragraph"/>
        <w:ind w:left="568"/>
      </w:pPr>
      <w:r w:rsidRPr="00AD2257">
        <w:t>Period Duration: P1M (one month)</w:t>
      </w:r>
    </w:p>
    <w:p w14:paraId="407221D9" w14:textId="77777777" w:rsidR="00FA55D6" w:rsidRPr="00AD2257" w:rsidRDefault="00FA55D6" w:rsidP="00FA55D6">
      <w:pPr>
        <w:pStyle w:val="Paragraph"/>
        <w:ind w:left="568"/>
      </w:pPr>
      <w:r w:rsidRPr="00AD2257">
        <w:t>Limit per year: 1</w:t>
      </w:r>
    </w:p>
    <w:p w14:paraId="75894F61" w14:textId="77777777" w:rsidR="00FA55D6" w:rsidRPr="00AD2257" w:rsidRDefault="00FA55D6" w:rsidP="00FA55D6">
      <w:pPr>
        <w:pStyle w:val="Paragraph"/>
        <w:ind w:left="568"/>
      </w:pPr>
      <w:r w:rsidRPr="00AD2257">
        <w:t xml:space="preserve">Representation: </w:t>
      </w:r>
      <w:proofErr w:type="spellStart"/>
      <w:proofErr w:type="gramStart"/>
      <w:r w:rsidRPr="00AD2257">
        <w:t>common:ReportingMonthType</w:t>
      </w:r>
      <w:proofErr w:type="spellEnd"/>
      <w:proofErr w:type="gramEnd"/>
      <w:r w:rsidRPr="00AD2257">
        <w:t xml:space="preserve"> (YYYY-</w:t>
      </w:r>
      <w:proofErr w:type="spellStart"/>
      <w:r w:rsidRPr="00AD2257">
        <w:t>Mmm</w:t>
      </w:r>
      <w:proofErr w:type="spellEnd"/>
      <w:r w:rsidRPr="00AD2257">
        <w:t>, e.g. 2000-M12)</w:t>
      </w:r>
    </w:p>
    <w:p w14:paraId="2FB73C5E" w14:textId="77777777" w:rsidR="00FA55D6" w:rsidRPr="00AD2257" w:rsidRDefault="00FA55D6" w:rsidP="00FA55D6">
      <w:pPr>
        <w:pStyle w:val="Paragraph"/>
        <w:ind w:left="568"/>
      </w:pPr>
      <w:r w:rsidRPr="00AD2257">
        <w:t>Notes: The reporting month is always represented as two digits, therefore 1-9 are 0 padded (e.g. 01). This allows the values to be sorted chronologically using textual sorting methods.</w:t>
      </w:r>
    </w:p>
    <w:p w14:paraId="2393AD01" w14:textId="77777777" w:rsidR="00FA55D6" w:rsidRPr="00AD2257" w:rsidRDefault="00FA55D6" w:rsidP="00FA55D6">
      <w:pPr>
        <w:pStyle w:val="Paragraph"/>
        <w:ind w:left="284"/>
      </w:pPr>
      <w:r w:rsidRPr="00AD2257">
        <w:rPr>
          <w:b/>
        </w:rPr>
        <w:t>Reporting Week</w:t>
      </w:r>
      <w:r w:rsidRPr="00AD2257">
        <w:t>:</w:t>
      </w:r>
    </w:p>
    <w:p w14:paraId="7360C472" w14:textId="77777777" w:rsidR="00FA55D6" w:rsidRPr="00AD2257" w:rsidRDefault="00FA55D6" w:rsidP="00FA55D6">
      <w:pPr>
        <w:pStyle w:val="Paragraph"/>
        <w:ind w:left="568"/>
      </w:pPr>
      <w:r w:rsidRPr="00AD2257">
        <w:t>Period Indicator: W</w:t>
      </w:r>
    </w:p>
    <w:p w14:paraId="625D3562" w14:textId="77777777" w:rsidR="00FA55D6" w:rsidRPr="00AD2257" w:rsidRDefault="00FA55D6" w:rsidP="00FA55D6">
      <w:pPr>
        <w:pStyle w:val="Paragraph"/>
        <w:ind w:left="568"/>
      </w:pPr>
      <w:r w:rsidRPr="00AD2257">
        <w:t>Period Duration: P7D (seven days)</w:t>
      </w:r>
    </w:p>
    <w:p w14:paraId="2CD5E711" w14:textId="77777777" w:rsidR="00FA55D6" w:rsidRPr="00AD2257" w:rsidRDefault="00FA55D6" w:rsidP="00FA55D6">
      <w:pPr>
        <w:pStyle w:val="Paragraph"/>
        <w:ind w:left="568"/>
      </w:pPr>
      <w:r w:rsidRPr="00AD2257">
        <w:t>Limit per year: 53</w:t>
      </w:r>
    </w:p>
    <w:p w14:paraId="250E3152" w14:textId="77777777" w:rsidR="00FA55D6" w:rsidRPr="00AD2257" w:rsidRDefault="00FA55D6" w:rsidP="00FA55D6">
      <w:pPr>
        <w:pStyle w:val="Paragraph"/>
        <w:ind w:left="568"/>
      </w:pPr>
      <w:r w:rsidRPr="00AD2257">
        <w:t xml:space="preserve">Representation: </w:t>
      </w:r>
      <w:proofErr w:type="spellStart"/>
      <w:proofErr w:type="gramStart"/>
      <w:r w:rsidRPr="00AD2257">
        <w:t>common:ReportingWeekType</w:t>
      </w:r>
      <w:proofErr w:type="spellEnd"/>
      <w:proofErr w:type="gramEnd"/>
      <w:r w:rsidRPr="00AD2257">
        <w:t xml:space="preserve"> (YYYY-Www, e.g. 2000-W53)</w:t>
      </w:r>
    </w:p>
    <w:p w14:paraId="2C86EED5" w14:textId="77777777" w:rsidR="00FA55D6" w:rsidRPr="00AD2257" w:rsidRDefault="00FA55D6" w:rsidP="00FA55D6">
      <w:pPr>
        <w:pStyle w:val="Paragraph"/>
        <w:ind w:left="568"/>
      </w:pPr>
      <w:r w:rsidRPr="00AD2257">
        <w:t>Notes: There are either 52 or 53 weeks in a reporting year. This is based on the ISO 8601 definition of a week (Monday - Saturday), where the first week of a reporting year is defined as the week with the first Thursday on or after the reporting year start day.</w:t>
      </w:r>
      <w:r w:rsidRPr="00AD2257">
        <w:rPr>
          <w:rStyle w:val="FootnoteReference"/>
        </w:rPr>
        <w:footnoteReference w:id="4"/>
      </w:r>
      <w:r w:rsidRPr="00AD2257">
        <w:t xml:space="preserve"> The reporting week is always represented as two digits, therefore 1-9 are 0 padded (e.g. 01). This allows the values to be sorted chronologically using textual sorting methods.</w:t>
      </w:r>
    </w:p>
    <w:p w14:paraId="4F852543" w14:textId="77777777" w:rsidR="00FA55D6" w:rsidRPr="00AD2257" w:rsidRDefault="00FA55D6" w:rsidP="00FA55D6">
      <w:pPr>
        <w:pStyle w:val="Paragraph"/>
        <w:ind w:left="284"/>
      </w:pPr>
      <w:r w:rsidRPr="00AD2257">
        <w:rPr>
          <w:b/>
        </w:rPr>
        <w:t>Reporting Day</w:t>
      </w:r>
      <w:r w:rsidRPr="00AD2257">
        <w:t>:</w:t>
      </w:r>
    </w:p>
    <w:p w14:paraId="41F36AE9" w14:textId="77777777" w:rsidR="00FA55D6" w:rsidRPr="00AD2257" w:rsidRDefault="00FA55D6" w:rsidP="00FA55D6">
      <w:pPr>
        <w:pStyle w:val="Paragraph"/>
        <w:ind w:left="568"/>
      </w:pPr>
      <w:r w:rsidRPr="00AD2257">
        <w:t>Period Indicator: D</w:t>
      </w:r>
    </w:p>
    <w:p w14:paraId="325931E1" w14:textId="77777777" w:rsidR="00FA55D6" w:rsidRPr="00AD2257" w:rsidRDefault="00FA55D6" w:rsidP="00FA55D6">
      <w:pPr>
        <w:pStyle w:val="Paragraph"/>
        <w:ind w:left="568"/>
      </w:pPr>
      <w:r w:rsidRPr="00AD2257">
        <w:t>Period Duration: P1D (one day)</w:t>
      </w:r>
    </w:p>
    <w:p w14:paraId="22DB5849" w14:textId="77777777" w:rsidR="00FA55D6" w:rsidRPr="00AD2257" w:rsidRDefault="00FA55D6" w:rsidP="00FA55D6">
      <w:pPr>
        <w:pStyle w:val="Paragraph"/>
        <w:ind w:left="568"/>
      </w:pPr>
      <w:r w:rsidRPr="00AD2257">
        <w:t>Limit per year: 366</w:t>
      </w:r>
    </w:p>
    <w:p w14:paraId="53D6B04D" w14:textId="77777777" w:rsidR="00FA55D6" w:rsidRPr="00AD2257" w:rsidRDefault="00FA55D6" w:rsidP="00FA55D6">
      <w:pPr>
        <w:pStyle w:val="Paragraph"/>
        <w:ind w:left="568"/>
      </w:pPr>
      <w:r w:rsidRPr="00AD2257">
        <w:t xml:space="preserve">Representation: </w:t>
      </w:r>
      <w:proofErr w:type="spellStart"/>
      <w:proofErr w:type="gramStart"/>
      <w:r w:rsidRPr="00AD2257">
        <w:t>common:ReportingDayType</w:t>
      </w:r>
      <w:proofErr w:type="spellEnd"/>
      <w:proofErr w:type="gramEnd"/>
      <w:r w:rsidRPr="00AD2257">
        <w:t xml:space="preserve"> (YYYY-</w:t>
      </w:r>
      <w:proofErr w:type="spellStart"/>
      <w:r w:rsidRPr="00AD2257">
        <w:t>Dddd</w:t>
      </w:r>
      <w:proofErr w:type="spellEnd"/>
      <w:r w:rsidRPr="00AD2257">
        <w:t>, e.g. 2000-D366)</w:t>
      </w:r>
    </w:p>
    <w:p w14:paraId="6E365442" w14:textId="77777777" w:rsidR="00FA55D6" w:rsidRPr="00AD2257" w:rsidRDefault="00FA55D6" w:rsidP="00FA55D6">
      <w:pPr>
        <w:pStyle w:val="Paragraph"/>
        <w:ind w:left="568"/>
      </w:pPr>
      <w:r w:rsidRPr="00AD2257">
        <w:t>Notes: There are either 365 or 366 days in a reporting year, depending on whether the reporting year includes leap day (February 29). The reporting day is always represented as three digits, therefore 1-99 are 0 padded (e.g. 001). This allows the values to be sorted chronologically using textual sorting methods.</w:t>
      </w:r>
    </w:p>
    <w:p w14:paraId="354B6376" w14:textId="77777777" w:rsidR="00FA55D6" w:rsidRPr="00AD2257" w:rsidRDefault="00FA55D6" w:rsidP="00FA55D6">
      <w:pPr>
        <w:pStyle w:val="Paragraph"/>
      </w:pPr>
    </w:p>
    <w:p w14:paraId="28336688" w14:textId="77777777" w:rsidR="00FA55D6" w:rsidRPr="00AD2257" w:rsidRDefault="00FA55D6" w:rsidP="00FA55D6">
      <w:pPr>
        <w:pStyle w:val="Paragraph"/>
      </w:pPr>
      <w:r w:rsidRPr="00AD2257">
        <w:t xml:space="preserve">The meaning of a reporting year is always based on the start day of the year and requires that the reporting year is expressed as the year at the start of the period. This start day is always the same for a reporting </w:t>
      </w:r>
      <w:proofErr w:type="gramStart"/>
      <w:r w:rsidRPr="00AD2257">
        <w:t>year, and</w:t>
      </w:r>
      <w:proofErr w:type="gramEnd"/>
      <w:r w:rsidRPr="00AD2257">
        <w:t xml:space="preserve"> is expressed as a day and a month (e.g. July 1). Therefore, the reporting year 2000 with a start day of July 1 begins on July 1, 2000.</w:t>
      </w:r>
    </w:p>
    <w:p w14:paraId="56F13FE1" w14:textId="77777777" w:rsidR="00FA55D6" w:rsidRPr="00AD2257" w:rsidRDefault="00FA55D6" w:rsidP="00FA55D6">
      <w:pPr>
        <w:pStyle w:val="Paragraph"/>
      </w:pPr>
    </w:p>
    <w:p w14:paraId="002C77BA" w14:textId="77777777" w:rsidR="00FA55D6" w:rsidRPr="00AD2257" w:rsidRDefault="00FA55D6" w:rsidP="00FA55D6">
      <w:pPr>
        <w:pStyle w:val="Paragraph"/>
      </w:pPr>
      <w:r w:rsidRPr="00AD2257">
        <w:t>A specialized attribute (reporting year start day) exists for the purpose of communicating the reporting year start day. This attribute has a fixed identifier (REPORTING_YEAR_START_DAY) and a fixed representation (</w:t>
      </w:r>
      <w:proofErr w:type="spellStart"/>
      <w:proofErr w:type="gramStart"/>
      <w:r w:rsidRPr="00AD2257">
        <w:t>xs:gMonthDay</w:t>
      </w:r>
      <w:proofErr w:type="spellEnd"/>
      <w:proofErr w:type="gramEnd"/>
      <w:r w:rsidRPr="00AD2257">
        <w:t xml:space="preserve">) so </w:t>
      </w:r>
      <w:r w:rsidRPr="00AD2257">
        <w:lastRenderedPageBreak/>
        <w:t xml:space="preserve">that it can always be easily identified and processed in a data message. Although this attribute exists in specialized sub-class, it functions the same as any other attribute outside of its identification and representation. It must </w:t>
      </w:r>
      <w:proofErr w:type="gramStart"/>
      <w:r w:rsidRPr="00AD2257">
        <w:t>takes</w:t>
      </w:r>
      <w:proofErr w:type="gramEnd"/>
      <w:r w:rsidRPr="00AD2257">
        <w:t xml:space="preserve"> its identity from a concept and state its relationship with other components of the data structure definition. The ability to state this relationship allows this reporting year start day attribute to exist at the appropriate levels of a data message. In the absence of this attribute, the reporting year start date is assumed to be January 1; </w:t>
      </w:r>
      <w:proofErr w:type="gramStart"/>
      <w:r w:rsidRPr="00AD2257">
        <w:t>therefore</w:t>
      </w:r>
      <w:proofErr w:type="gramEnd"/>
      <w:r w:rsidRPr="00AD2257">
        <w:t xml:space="preserve"> if the reporting year coincides with the calendar year, this Attribute is not necessary.</w:t>
      </w:r>
    </w:p>
    <w:p w14:paraId="44F9DE01" w14:textId="77777777" w:rsidR="00FA55D6" w:rsidRPr="00AD2257" w:rsidRDefault="00FA55D6" w:rsidP="00FA55D6">
      <w:pPr>
        <w:pStyle w:val="Paragraph"/>
      </w:pPr>
    </w:p>
    <w:p w14:paraId="40C6B87D" w14:textId="77777777" w:rsidR="00FA55D6" w:rsidRPr="00AD2257" w:rsidRDefault="00FA55D6" w:rsidP="00FA55D6">
      <w:pPr>
        <w:pStyle w:val="Paragraph"/>
      </w:pPr>
      <w:r w:rsidRPr="00AD2257">
        <w:t>Since the duration and the reporting year start day are known for any reporting period, it is possible to relate any reporting period to a distinct calendar period. The actual Gregorian calendar period covered by the reporting period can be computed as follows (based on the standard format of [REPROTING_YEAR]-[PERIOD_</w:t>
      </w:r>
      <w:proofErr w:type="gramStart"/>
      <w:r w:rsidRPr="00AD2257">
        <w:t>INDICATOR][</w:t>
      </w:r>
      <w:proofErr w:type="gramEnd"/>
      <w:r w:rsidRPr="00AD2257">
        <w:t>PERIOD_VALUE] and the reporting year start day as [REPORTING_YEAR_START_DAY]):</w:t>
      </w:r>
    </w:p>
    <w:p w14:paraId="22A05965" w14:textId="77777777" w:rsidR="00FA55D6" w:rsidRPr="00AD2257" w:rsidRDefault="00FA55D6" w:rsidP="00FA55D6">
      <w:pPr>
        <w:pStyle w:val="Paragraph"/>
      </w:pPr>
    </w:p>
    <w:p w14:paraId="7C924431" w14:textId="77777777" w:rsidR="00FA55D6" w:rsidRPr="00AD2257" w:rsidRDefault="00FA55D6" w:rsidP="006C7C73">
      <w:pPr>
        <w:pStyle w:val="Paragraph"/>
        <w:numPr>
          <w:ilvl w:val="0"/>
          <w:numId w:val="18"/>
        </w:numPr>
        <w:jc w:val="left"/>
        <w:rPr>
          <w:b/>
        </w:rPr>
      </w:pPr>
      <w:r w:rsidRPr="00AD2257">
        <w:rPr>
          <w:b/>
        </w:rPr>
        <w:t>Determine [REPORTING_YEAR_BASE]:</w:t>
      </w:r>
    </w:p>
    <w:p w14:paraId="124EF71A" w14:textId="77777777" w:rsidR="00FA55D6" w:rsidRPr="00AD2257" w:rsidRDefault="00FA55D6" w:rsidP="00FA55D6">
      <w:pPr>
        <w:pStyle w:val="Paragraph"/>
        <w:ind w:left="568"/>
        <w:jc w:val="left"/>
        <w:rPr>
          <w:b/>
        </w:rPr>
      </w:pPr>
      <w:r w:rsidRPr="00AD2257">
        <w:t>Combine [REPORTING_YEAR] of the reporting period value (YYYY) with [REPORTING_YEAR_START_DAY] (MM-DD) to get a date (YYYY-MM-DD). This is the [REPORTING_YEAR_START_DATE]</w:t>
      </w:r>
    </w:p>
    <w:p w14:paraId="7A6A581D" w14:textId="77777777" w:rsidR="00FA55D6" w:rsidRPr="00AD2257" w:rsidRDefault="00FA55D6" w:rsidP="006C7C73">
      <w:pPr>
        <w:pStyle w:val="Paragraph"/>
        <w:numPr>
          <w:ilvl w:val="1"/>
          <w:numId w:val="18"/>
        </w:numPr>
        <w:jc w:val="left"/>
        <w:rPr>
          <w:b/>
        </w:rPr>
      </w:pPr>
      <w:r w:rsidRPr="00AD2257">
        <w:rPr>
          <w:b/>
        </w:rPr>
        <w:t>If the [PERIOD_INDICATOR] is W:</w:t>
      </w:r>
    </w:p>
    <w:p w14:paraId="5CC34F2A" w14:textId="77777777" w:rsidR="00FA55D6" w:rsidRPr="00AD2257" w:rsidRDefault="00FA55D6" w:rsidP="006C7C73">
      <w:pPr>
        <w:pStyle w:val="Paragraph"/>
        <w:numPr>
          <w:ilvl w:val="2"/>
          <w:numId w:val="18"/>
        </w:numPr>
        <w:jc w:val="left"/>
      </w:pPr>
      <w:r w:rsidRPr="00AD2257">
        <w:rPr>
          <w:b/>
        </w:rPr>
        <w:t>If [REPORTING_YEAR_START_DATE] is a Friday, Saturday, or Sunday:</w:t>
      </w:r>
      <w:r w:rsidRPr="00AD2257">
        <w:t xml:space="preserve"> </w:t>
      </w:r>
    </w:p>
    <w:p w14:paraId="4BC0D733" w14:textId="2B823FE0" w:rsidR="00FA55D6" w:rsidRPr="00AD2257" w:rsidRDefault="00FA55D6" w:rsidP="00FA55D6">
      <w:pPr>
        <w:pStyle w:val="Paragraph"/>
        <w:ind w:left="2160"/>
        <w:jc w:val="left"/>
      </w:pPr>
      <w:r w:rsidRPr="00AD2257">
        <w:t>Add</w:t>
      </w:r>
      <w:r w:rsidRPr="00AD2257">
        <w:rPr>
          <w:vertAlign w:val="superscript"/>
        </w:rPr>
        <w:fldChar w:fldCharType="begin"/>
      </w:r>
      <w:r w:rsidRPr="00AD2257">
        <w:rPr>
          <w:vertAlign w:val="superscript"/>
        </w:rPr>
        <w:instrText xml:space="preserve"> NOTEREF _Ref290028840 \h  \* MERGEFORMAT </w:instrText>
      </w:r>
      <w:r w:rsidRPr="00AD2257">
        <w:rPr>
          <w:vertAlign w:val="superscript"/>
        </w:rPr>
      </w:r>
      <w:r w:rsidRPr="00AD2257">
        <w:rPr>
          <w:vertAlign w:val="superscript"/>
        </w:rPr>
        <w:fldChar w:fldCharType="separate"/>
      </w:r>
      <w:r w:rsidR="00E65ED8">
        <w:rPr>
          <w:vertAlign w:val="superscript"/>
        </w:rPr>
        <w:t>4</w:t>
      </w:r>
      <w:r w:rsidRPr="00AD2257">
        <w:rPr>
          <w:vertAlign w:val="superscript"/>
        </w:rPr>
        <w:fldChar w:fldCharType="end"/>
      </w:r>
      <w:r w:rsidRPr="00AD2257">
        <w:t xml:space="preserve"> (P3D, P2D, or P1D respectively) to the [REPORTING_YEAR_START_DATE]. The result is the [REPORTING_YEAR_BASE].</w:t>
      </w:r>
    </w:p>
    <w:p w14:paraId="400C8A4E" w14:textId="77777777" w:rsidR="00FA55D6" w:rsidRPr="00AD2257" w:rsidRDefault="00FA55D6" w:rsidP="006C7C73">
      <w:pPr>
        <w:pStyle w:val="Paragraph"/>
        <w:numPr>
          <w:ilvl w:val="2"/>
          <w:numId w:val="18"/>
        </w:numPr>
        <w:jc w:val="left"/>
      </w:pPr>
      <w:r w:rsidRPr="00AD2257">
        <w:rPr>
          <w:b/>
        </w:rPr>
        <w:t>If [REPORTING_YEAR_START_DATE] is a Monday, Tuesday, Wednesday, or Thursday:</w:t>
      </w:r>
      <w:r w:rsidRPr="00AD2257">
        <w:t xml:space="preserve"> </w:t>
      </w:r>
    </w:p>
    <w:p w14:paraId="3C22B6D1" w14:textId="2D44D793" w:rsidR="00FA55D6" w:rsidRPr="00AD2257" w:rsidRDefault="00FA55D6" w:rsidP="00FA55D6">
      <w:pPr>
        <w:pStyle w:val="Paragraph"/>
        <w:ind w:left="2160"/>
        <w:jc w:val="left"/>
      </w:pPr>
      <w:r w:rsidRPr="00AD2257">
        <w:t>Add</w:t>
      </w:r>
      <w:r w:rsidRPr="00AD2257">
        <w:rPr>
          <w:vertAlign w:val="superscript"/>
        </w:rPr>
        <w:fldChar w:fldCharType="begin"/>
      </w:r>
      <w:r w:rsidRPr="00AD2257">
        <w:rPr>
          <w:vertAlign w:val="superscript"/>
        </w:rPr>
        <w:instrText xml:space="preserve"> NOTEREF _Ref290028840 \h  \* MERGEFORMAT </w:instrText>
      </w:r>
      <w:r w:rsidRPr="00AD2257">
        <w:rPr>
          <w:vertAlign w:val="superscript"/>
        </w:rPr>
      </w:r>
      <w:r w:rsidRPr="00AD2257">
        <w:rPr>
          <w:vertAlign w:val="superscript"/>
        </w:rPr>
        <w:fldChar w:fldCharType="separate"/>
      </w:r>
      <w:r w:rsidR="00E65ED8">
        <w:rPr>
          <w:vertAlign w:val="superscript"/>
        </w:rPr>
        <w:t>4</w:t>
      </w:r>
      <w:r w:rsidRPr="00AD2257">
        <w:rPr>
          <w:vertAlign w:val="superscript"/>
        </w:rPr>
        <w:fldChar w:fldCharType="end"/>
      </w:r>
      <w:r w:rsidRPr="00AD2257">
        <w:t xml:space="preserve"> (P0D, -P1D, -P2D, or -P3D respectively) to the [REPORTING_YEAR_START_DATE]. The result is the [REPORTING_YEAR_BASE].</w:t>
      </w:r>
    </w:p>
    <w:p w14:paraId="1ACC39A8" w14:textId="77777777" w:rsidR="00FA55D6" w:rsidRPr="00AD2257" w:rsidRDefault="00FA55D6" w:rsidP="006C7C73">
      <w:pPr>
        <w:pStyle w:val="Paragraph"/>
        <w:numPr>
          <w:ilvl w:val="1"/>
          <w:numId w:val="18"/>
        </w:numPr>
        <w:jc w:val="left"/>
      </w:pPr>
      <w:r w:rsidRPr="00AD2257">
        <w:rPr>
          <w:b/>
        </w:rPr>
        <w:t>Else:</w:t>
      </w:r>
      <w:r w:rsidRPr="00AD2257">
        <w:t xml:space="preserve"> </w:t>
      </w:r>
    </w:p>
    <w:p w14:paraId="27CCB1AF" w14:textId="77777777" w:rsidR="00FA55D6" w:rsidRPr="00AD2257" w:rsidRDefault="00FA55D6" w:rsidP="00FA55D6">
      <w:pPr>
        <w:pStyle w:val="Paragraph"/>
        <w:ind w:left="1420"/>
        <w:jc w:val="left"/>
      </w:pPr>
      <w:r w:rsidRPr="00AD2257">
        <w:t>The [REPORTING_YEAR_START_DATE] is the [REPORTING_YEAR_BASE].</w:t>
      </w:r>
    </w:p>
    <w:p w14:paraId="72C93D45" w14:textId="77777777" w:rsidR="00FA55D6" w:rsidRPr="00AD2257" w:rsidRDefault="00FA55D6" w:rsidP="006C7C73">
      <w:pPr>
        <w:pStyle w:val="Paragraph"/>
        <w:numPr>
          <w:ilvl w:val="0"/>
          <w:numId w:val="18"/>
        </w:numPr>
        <w:jc w:val="left"/>
        <w:rPr>
          <w:b/>
        </w:rPr>
      </w:pPr>
      <w:r w:rsidRPr="00AD2257">
        <w:rPr>
          <w:b/>
        </w:rPr>
        <w:t>Determine [PERIOD_DURATION]:</w:t>
      </w:r>
    </w:p>
    <w:p w14:paraId="2D4070D6" w14:textId="77777777" w:rsidR="00FA55D6" w:rsidRPr="00AD2257" w:rsidRDefault="00FA55D6" w:rsidP="006C7C73">
      <w:pPr>
        <w:pStyle w:val="Paragraph"/>
        <w:numPr>
          <w:ilvl w:val="1"/>
          <w:numId w:val="18"/>
        </w:numPr>
        <w:jc w:val="left"/>
      </w:pPr>
      <w:r w:rsidRPr="00AD2257">
        <w:t>If the [PERIOD_INDICATOR] is A, the [PERIOD_DURATION] is P1Y.</w:t>
      </w:r>
    </w:p>
    <w:p w14:paraId="1C358375" w14:textId="77777777" w:rsidR="00FA55D6" w:rsidRPr="00AD2257" w:rsidRDefault="00FA55D6" w:rsidP="006C7C73">
      <w:pPr>
        <w:pStyle w:val="Paragraph"/>
        <w:numPr>
          <w:ilvl w:val="1"/>
          <w:numId w:val="18"/>
        </w:numPr>
        <w:jc w:val="left"/>
      </w:pPr>
      <w:r w:rsidRPr="00AD2257">
        <w:t>If the [PERIOD_INDICATOR] is S, the [PERIOD_DURATION] is P6M.</w:t>
      </w:r>
    </w:p>
    <w:p w14:paraId="4C00DE71" w14:textId="77777777" w:rsidR="00FA55D6" w:rsidRPr="00AD2257" w:rsidRDefault="00FA55D6" w:rsidP="006C7C73">
      <w:pPr>
        <w:pStyle w:val="Paragraph"/>
        <w:numPr>
          <w:ilvl w:val="1"/>
          <w:numId w:val="18"/>
        </w:numPr>
        <w:jc w:val="left"/>
      </w:pPr>
      <w:r w:rsidRPr="00AD2257">
        <w:t>If the [PERIOD_INDICATOR] is T, the [PERIOD_DURATION] is P4M.</w:t>
      </w:r>
    </w:p>
    <w:p w14:paraId="58628511" w14:textId="77777777" w:rsidR="00FA55D6" w:rsidRPr="00AD2257" w:rsidRDefault="00FA55D6" w:rsidP="006C7C73">
      <w:pPr>
        <w:pStyle w:val="Paragraph"/>
        <w:numPr>
          <w:ilvl w:val="1"/>
          <w:numId w:val="18"/>
        </w:numPr>
        <w:jc w:val="left"/>
      </w:pPr>
      <w:r w:rsidRPr="00AD2257">
        <w:t>If the [PERIOD_INDICATOR] is Q, the [PERIOD_DURATION] is P3M.</w:t>
      </w:r>
    </w:p>
    <w:p w14:paraId="5697CC38" w14:textId="77777777" w:rsidR="00FA55D6" w:rsidRPr="00AD2257" w:rsidRDefault="00FA55D6" w:rsidP="006C7C73">
      <w:pPr>
        <w:pStyle w:val="Paragraph"/>
        <w:numPr>
          <w:ilvl w:val="1"/>
          <w:numId w:val="18"/>
        </w:numPr>
        <w:jc w:val="left"/>
      </w:pPr>
      <w:r w:rsidRPr="00AD2257">
        <w:t>If the [PERIOD_INDICATOR] is M, the [PERIOD_DURATION] is P1M.</w:t>
      </w:r>
    </w:p>
    <w:p w14:paraId="18826187" w14:textId="77777777" w:rsidR="00FA55D6" w:rsidRPr="00AD2257" w:rsidRDefault="00FA55D6" w:rsidP="006C7C73">
      <w:pPr>
        <w:pStyle w:val="Paragraph"/>
        <w:numPr>
          <w:ilvl w:val="1"/>
          <w:numId w:val="18"/>
        </w:numPr>
        <w:jc w:val="left"/>
      </w:pPr>
      <w:r w:rsidRPr="00AD2257">
        <w:t>If the [PERIOD_INDICATOR] is W, the [PERIOD_DURATION] is P7D.</w:t>
      </w:r>
    </w:p>
    <w:p w14:paraId="5CE44212" w14:textId="77777777" w:rsidR="00FA55D6" w:rsidRPr="00AD2257" w:rsidRDefault="00FA55D6" w:rsidP="006C7C73">
      <w:pPr>
        <w:pStyle w:val="Paragraph"/>
        <w:numPr>
          <w:ilvl w:val="1"/>
          <w:numId w:val="18"/>
        </w:numPr>
        <w:jc w:val="left"/>
      </w:pPr>
      <w:r w:rsidRPr="00AD2257">
        <w:t>If the [PERIOD_INDICATOR] is D, the [PERIOD_DURATION] is P1D.</w:t>
      </w:r>
    </w:p>
    <w:p w14:paraId="3BC79810" w14:textId="77777777" w:rsidR="00FA55D6" w:rsidRPr="00AD2257" w:rsidRDefault="00FA55D6" w:rsidP="006C7C73">
      <w:pPr>
        <w:pStyle w:val="Paragraph"/>
        <w:numPr>
          <w:ilvl w:val="0"/>
          <w:numId w:val="18"/>
        </w:numPr>
        <w:jc w:val="left"/>
        <w:rPr>
          <w:b/>
        </w:rPr>
      </w:pPr>
      <w:r w:rsidRPr="00AD2257">
        <w:rPr>
          <w:b/>
        </w:rPr>
        <w:t>Determine [PERIOD_START]:</w:t>
      </w:r>
    </w:p>
    <w:p w14:paraId="73216A63" w14:textId="77777777" w:rsidR="00FA55D6" w:rsidRPr="00AD2257" w:rsidRDefault="00FA55D6" w:rsidP="00FA55D6">
      <w:pPr>
        <w:pStyle w:val="Paragraph"/>
        <w:ind w:left="852"/>
        <w:jc w:val="left"/>
      </w:pPr>
      <w:r w:rsidRPr="00AD2257">
        <w:t>Subtract one from the [PERIOD_VALUE] and multiply this by the [PERIOD_DURATION]. Add</w:t>
      </w:r>
      <w:bookmarkStart w:id="1569" w:name="_Ref290028840"/>
      <w:r w:rsidRPr="00AD2257">
        <w:rPr>
          <w:rStyle w:val="FootnoteReference"/>
        </w:rPr>
        <w:footnoteReference w:id="5"/>
      </w:r>
      <w:bookmarkEnd w:id="1569"/>
      <w:r w:rsidRPr="00AD2257">
        <w:t xml:space="preserve"> this to the [REPORTING_YEAR_BASE]. The result is the [PERIOD_START].</w:t>
      </w:r>
    </w:p>
    <w:p w14:paraId="63FB4A3B" w14:textId="77777777" w:rsidR="00FA55D6" w:rsidRPr="00AD2257" w:rsidRDefault="00FA55D6" w:rsidP="006C7C73">
      <w:pPr>
        <w:pStyle w:val="Paragraph"/>
        <w:numPr>
          <w:ilvl w:val="0"/>
          <w:numId w:val="18"/>
        </w:numPr>
        <w:jc w:val="left"/>
        <w:rPr>
          <w:b/>
        </w:rPr>
      </w:pPr>
      <w:r w:rsidRPr="00AD2257">
        <w:rPr>
          <w:b/>
        </w:rPr>
        <w:t>Determine the [PERIOD_END]:</w:t>
      </w:r>
    </w:p>
    <w:p w14:paraId="3A5B936C" w14:textId="182AE00A" w:rsidR="00FA55D6" w:rsidRPr="00AD2257" w:rsidRDefault="00FA55D6" w:rsidP="00FA55D6">
      <w:pPr>
        <w:pStyle w:val="Paragraph"/>
        <w:ind w:left="852"/>
        <w:jc w:val="left"/>
      </w:pPr>
      <w:r w:rsidRPr="00AD2257">
        <w:lastRenderedPageBreak/>
        <w:t>Multiply the [PERIOD_VALUE] by the [PERIOD_DURATION]. Add</w:t>
      </w:r>
      <w:r w:rsidRPr="00AD2257">
        <w:rPr>
          <w:vertAlign w:val="superscript"/>
        </w:rPr>
        <w:fldChar w:fldCharType="begin"/>
      </w:r>
      <w:r w:rsidRPr="00AD2257">
        <w:rPr>
          <w:vertAlign w:val="superscript"/>
        </w:rPr>
        <w:instrText xml:space="preserve"> NOTEREF _Ref290028840 \h  \* MERGEFORMAT </w:instrText>
      </w:r>
      <w:r w:rsidRPr="00AD2257">
        <w:rPr>
          <w:vertAlign w:val="superscript"/>
        </w:rPr>
      </w:r>
      <w:r w:rsidRPr="00AD2257">
        <w:rPr>
          <w:vertAlign w:val="superscript"/>
        </w:rPr>
        <w:fldChar w:fldCharType="separate"/>
      </w:r>
      <w:r w:rsidR="00E65ED8">
        <w:rPr>
          <w:vertAlign w:val="superscript"/>
        </w:rPr>
        <w:t>4</w:t>
      </w:r>
      <w:r w:rsidRPr="00AD2257">
        <w:rPr>
          <w:vertAlign w:val="superscript"/>
        </w:rPr>
        <w:fldChar w:fldCharType="end"/>
      </w:r>
      <w:r w:rsidRPr="00AD2257">
        <w:t xml:space="preserve"> this to the [REPORTING_YEAR_BASE] add</w:t>
      </w:r>
      <w:r w:rsidRPr="00AD2257">
        <w:rPr>
          <w:vertAlign w:val="superscript"/>
        </w:rPr>
        <w:fldChar w:fldCharType="begin"/>
      </w:r>
      <w:r w:rsidRPr="00AD2257">
        <w:rPr>
          <w:vertAlign w:val="superscript"/>
        </w:rPr>
        <w:instrText xml:space="preserve"> NOTEREF _Ref290028840 \h  \* MERGEFORMAT </w:instrText>
      </w:r>
      <w:r w:rsidRPr="00AD2257">
        <w:rPr>
          <w:vertAlign w:val="superscript"/>
        </w:rPr>
      </w:r>
      <w:r w:rsidRPr="00AD2257">
        <w:rPr>
          <w:vertAlign w:val="superscript"/>
        </w:rPr>
        <w:fldChar w:fldCharType="separate"/>
      </w:r>
      <w:r w:rsidR="00E65ED8">
        <w:rPr>
          <w:vertAlign w:val="superscript"/>
        </w:rPr>
        <w:t>4</w:t>
      </w:r>
      <w:r w:rsidRPr="00AD2257">
        <w:rPr>
          <w:vertAlign w:val="superscript"/>
        </w:rPr>
        <w:fldChar w:fldCharType="end"/>
      </w:r>
      <w:r w:rsidRPr="00AD2257">
        <w:t xml:space="preserve"> -P1D. The result is the [PERIOD_END].</w:t>
      </w:r>
    </w:p>
    <w:p w14:paraId="663375D7" w14:textId="77777777" w:rsidR="00FA55D6" w:rsidRPr="00AD2257" w:rsidRDefault="00FA55D6" w:rsidP="00FA55D6">
      <w:pPr>
        <w:pStyle w:val="Paragraph"/>
        <w:ind w:left="852"/>
        <w:jc w:val="left"/>
      </w:pPr>
    </w:p>
    <w:p w14:paraId="5F3CB09D" w14:textId="77777777" w:rsidR="00FA55D6" w:rsidRPr="00AD2257" w:rsidRDefault="00FA55D6" w:rsidP="00FA55D6">
      <w:pPr>
        <w:pStyle w:val="Paragraph"/>
        <w:jc w:val="left"/>
      </w:pPr>
      <w:r w:rsidRPr="00AD2257">
        <w:t xml:space="preserve">For </w:t>
      </w:r>
      <w:proofErr w:type="gramStart"/>
      <w:r w:rsidRPr="00AD2257">
        <w:t>all of</w:t>
      </w:r>
      <w:proofErr w:type="gramEnd"/>
      <w:r w:rsidRPr="00AD2257">
        <w:t xml:space="preserve"> these ranges, the bounds include the beginning of the [PERIOD_START] (i.e. 00:00:00) and the end of the [PERIOD_END] (i.e. 23:59:59).</w:t>
      </w:r>
    </w:p>
    <w:p w14:paraId="36506C60" w14:textId="77777777" w:rsidR="00FA55D6" w:rsidRPr="00AD2257" w:rsidRDefault="00FA55D6" w:rsidP="00FA55D6">
      <w:pPr>
        <w:pStyle w:val="Paragraph"/>
        <w:ind w:left="852"/>
        <w:jc w:val="left"/>
      </w:pPr>
    </w:p>
    <w:p w14:paraId="465A6396" w14:textId="77777777" w:rsidR="00FA55D6" w:rsidRPr="00AD2257" w:rsidRDefault="00FA55D6" w:rsidP="00FA55D6">
      <w:pPr>
        <w:pStyle w:val="Paragraph"/>
        <w:jc w:val="left"/>
        <w:rPr>
          <w:b/>
        </w:rPr>
      </w:pPr>
      <w:r w:rsidRPr="00AD2257">
        <w:rPr>
          <w:b/>
        </w:rPr>
        <w:t xml:space="preserve">Examples: </w:t>
      </w:r>
    </w:p>
    <w:p w14:paraId="14AB3AA0" w14:textId="77777777" w:rsidR="00FA55D6" w:rsidRPr="00AD2257" w:rsidRDefault="00FA55D6" w:rsidP="00FA55D6">
      <w:pPr>
        <w:pStyle w:val="Paragraph"/>
        <w:jc w:val="left"/>
        <w:rPr>
          <w:b/>
        </w:rPr>
      </w:pPr>
    </w:p>
    <w:p w14:paraId="07F4CA65" w14:textId="77777777" w:rsidR="00FA55D6" w:rsidRPr="00AD2257" w:rsidRDefault="00FA55D6" w:rsidP="00FA55D6">
      <w:pPr>
        <w:pStyle w:val="Paragraph"/>
        <w:jc w:val="left"/>
        <w:rPr>
          <w:b/>
        </w:rPr>
      </w:pPr>
      <w:r w:rsidRPr="00AD2257">
        <w:rPr>
          <w:b/>
        </w:rPr>
        <w:t>2010-Q2, REPORTING_YEAR_START_DAY = --07-01 (July 1)</w:t>
      </w:r>
    </w:p>
    <w:p w14:paraId="550535FE" w14:textId="77777777" w:rsidR="00FA55D6" w:rsidRPr="00AD2257" w:rsidRDefault="00FA55D6" w:rsidP="006C7C73">
      <w:pPr>
        <w:pStyle w:val="Paragraph"/>
        <w:numPr>
          <w:ilvl w:val="0"/>
          <w:numId w:val="19"/>
        </w:numPr>
        <w:jc w:val="left"/>
      </w:pPr>
      <w:r w:rsidRPr="00AD2257">
        <w:t>[REPORTING_YEAR_START_DATE] = 2010-07-01</w:t>
      </w:r>
    </w:p>
    <w:p w14:paraId="43F53F0B" w14:textId="77777777" w:rsidR="00FA55D6" w:rsidRPr="00AD2257" w:rsidRDefault="00FA55D6" w:rsidP="006C7C73">
      <w:pPr>
        <w:pStyle w:val="Paragraph"/>
        <w:numPr>
          <w:ilvl w:val="0"/>
          <w:numId w:val="20"/>
        </w:numPr>
        <w:jc w:val="left"/>
      </w:pPr>
      <w:r w:rsidRPr="00AD2257">
        <w:t>[REPORTING_YEAR_BASE] = 2010-07-01</w:t>
      </w:r>
    </w:p>
    <w:p w14:paraId="328066CF" w14:textId="77777777" w:rsidR="00FA55D6" w:rsidRPr="00AD2257" w:rsidRDefault="00FA55D6" w:rsidP="006C7C73">
      <w:pPr>
        <w:pStyle w:val="Paragraph"/>
        <w:numPr>
          <w:ilvl w:val="0"/>
          <w:numId w:val="19"/>
        </w:numPr>
        <w:jc w:val="left"/>
      </w:pPr>
      <w:r w:rsidRPr="00AD2257">
        <w:t>[PERIOD_DURATION] = P3M</w:t>
      </w:r>
    </w:p>
    <w:p w14:paraId="02F4D690" w14:textId="77777777" w:rsidR="00FA55D6" w:rsidRPr="00AD2257" w:rsidRDefault="00FA55D6" w:rsidP="006C7C73">
      <w:pPr>
        <w:pStyle w:val="Paragraph"/>
        <w:numPr>
          <w:ilvl w:val="0"/>
          <w:numId w:val="19"/>
        </w:numPr>
        <w:jc w:val="left"/>
      </w:pPr>
      <w:r w:rsidRPr="00AD2257">
        <w:t>(2-1) * P3M = P3M</w:t>
      </w:r>
    </w:p>
    <w:p w14:paraId="05D8111B" w14:textId="77777777" w:rsidR="00FA55D6" w:rsidRPr="00AD2257" w:rsidRDefault="00FA55D6" w:rsidP="00FA55D6">
      <w:pPr>
        <w:pStyle w:val="Paragraph"/>
        <w:ind w:left="568"/>
        <w:jc w:val="left"/>
      </w:pPr>
      <w:r w:rsidRPr="00AD2257">
        <w:t>2010-07-01 + P3M = 2010-10-01</w:t>
      </w:r>
    </w:p>
    <w:p w14:paraId="4D14F487" w14:textId="77777777" w:rsidR="00FA55D6" w:rsidRPr="00AD2257" w:rsidRDefault="00FA55D6" w:rsidP="00FA55D6">
      <w:pPr>
        <w:pStyle w:val="Paragraph"/>
        <w:ind w:left="568"/>
        <w:jc w:val="left"/>
      </w:pPr>
      <w:r w:rsidRPr="00AD2257">
        <w:t>[PERIOD_START] = 2010-10-01</w:t>
      </w:r>
    </w:p>
    <w:p w14:paraId="37F5C6F6" w14:textId="77777777" w:rsidR="00FA55D6" w:rsidRPr="00AD2257" w:rsidRDefault="00FA55D6" w:rsidP="006C7C73">
      <w:pPr>
        <w:pStyle w:val="Paragraph"/>
        <w:numPr>
          <w:ilvl w:val="0"/>
          <w:numId w:val="19"/>
        </w:numPr>
        <w:jc w:val="left"/>
      </w:pPr>
      <w:r w:rsidRPr="00AD2257">
        <w:t>2 * P3M = P6M</w:t>
      </w:r>
    </w:p>
    <w:p w14:paraId="6ADE9372" w14:textId="77777777" w:rsidR="00FA55D6" w:rsidRPr="00AD2257" w:rsidRDefault="00FA55D6" w:rsidP="00FA55D6">
      <w:pPr>
        <w:pStyle w:val="Paragraph"/>
        <w:ind w:left="568"/>
        <w:jc w:val="left"/>
      </w:pPr>
      <w:r w:rsidRPr="00AD2257">
        <w:t>2010-07-01 + P6M = 2010-13-01 = 2011-01-01</w:t>
      </w:r>
    </w:p>
    <w:p w14:paraId="77CB7293" w14:textId="77777777" w:rsidR="00FA55D6" w:rsidRPr="00AD2257" w:rsidRDefault="00FA55D6" w:rsidP="00FA55D6">
      <w:pPr>
        <w:pStyle w:val="Paragraph"/>
        <w:ind w:left="568"/>
        <w:jc w:val="left"/>
      </w:pPr>
      <w:r w:rsidRPr="00AD2257">
        <w:t>2011-01-01 + -P1D = 2010-12-31</w:t>
      </w:r>
    </w:p>
    <w:p w14:paraId="52F75C79" w14:textId="1640F76D" w:rsidR="00FA55D6" w:rsidRPr="00AD2257" w:rsidRDefault="006C70EE" w:rsidP="00FA55D6">
      <w:pPr>
        <w:pStyle w:val="Paragraph"/>
        <w:ind w:left="568"/>
        <w:jc w:val="left"/>
      </w:pPr>
      <w:r>
        <w:t>[PERIOD_END] = 2010</w:t>
      </w:r>
      <w:r w:rsidR="00FA55D6" w:rsidRPr="00AD2257">
        <w:t>-12-31</w:t>
      </w:r>
    </w:p>
    <w:p w14:paraId="76A37D86" w14:textId="77777777" w:rsidR="00FA55D6" w:rsidRPr="00AD2257" w:rsidRDefault="00FA55D6" w:rsidP="00FA55D6">
      <w:pPr>
        <w:pStyle w:val="Paragraph"/>
        <w:ind w:left="568"/>
        <w:jc w:val="left"/>
      </w:pPr>
    </w:p>
    <w:p w14:paraId="79136946" w14:textId="77777777" w:rsidR="00FA55D6" w:rsidRPr="00AD2257" w:rsidRDefault="00FA55D6" w:rsidP="00FA55D6">
      <w:pPr>
        <w:pStyle w:val="Paragraph"/>
        <w:ind w:left="568"/>
        <w:jc w:val="left"/>
      </w:pPr>
      <w:r w:rsidRPr="00AD2257">
        <w:t>The actual calendar range covered by 2010-Q2 (assuming the reporting year begins July 1) is 2010-10-01T00:00:00/2010-12-31T23:59:59</w:t>
      </w:r>
    </w:p>
    <w:p w14:paraId="78BA9C56" w14:textId="77777777" w:rsidR="00FA55D6" w:rsidRPr="00AD2257" w:rsidRDefault="00FA55D6" w:rsidP="00FA55D6">
      <w:pPr>
        <w:pStyle w:val="Paragraph"/>
      </w:pPr>
    </w:p>
    <w:p w14:paraId="2A0C7D77" w14:textId="77777777" w:rsidR="00FA55D6" w:rsidRPr="00AD2257" w:rsidRDefault="00FA55D6" w:rsidP="00FA55D6">
      <w:pPr>
        <w:pStyle w:val="Paragraph"/>
        <w:jc w:val="left"/>
        <w:rPr>
          <w:b/>
        </w:rPr>
      </w:pPr>
      <w:r w:rsidRPr="00AD2257">
        <w:rPr>
          <w:b/>
        </w:rPr>
        <w:t>2011-W36, REPORTING_YEAR_START_DAY = --07-01 (July 1)</w:t>
      </w:r>
    </w:p>
    <w:p w14:paraId="3C35F933" w14:textId="77777777" w:rsidR="00FA55D6" w:rsidRPr="00AD2257" w:rsidRDefault="00FA55D6" w:rsidP="006C7C73">
      <w:pPr>
        <w:pStyle w:val="Paragraph"/>
        <w:numPr>
          <w:ilvl w:val="0"/>
          <w:numId w:val="21"/>
        </w:numPr>
        <w:jc w:val="left"/>
      </w:pPr>
      <w:r w:rsidRPr="00AD2257">
        <w:t>[REPORTING_YEAR_START_DATE] = 2010-07-01</w:t>
      </w:r>
    </w:p>
    <w:p w14:paraId="7DA5F17D" w14:textId="77777777" w:rsidR="00FA55D6" w:rsidRPr="00AD2257" w:rsidRDefault="00FA55D6" w:rsidP="006C7C73">
      <w:pPr>
        <w:pStyle w:val="Paragraph"/>
        <w:numPr>
          <w:ilvl w:val="0"/>
          <w:numId w:val="22"/>
        </w:numPr>
        <w:jc w:val="left"/>
      </w:pPr>
      <w:r w:rsidRPr="00AD2257">
        <w:t>2011-07-01 = Friday</w:t>
      </w:r>
    </w:p>
    <w:p w14:paraId="622E520D" w14:textId="77777777" w:rsidR="00FA55D6" w:rsidRPr="00AD2257" w:rsidRDefault="00FA55D6" w:rsidP="00FA55D6">
      <w:pPr>
        <w:pStyle w:val="Paragraph"/>
        <w:ind w:left="1420"/>
        <w:jc w:val="left"/>
      </w:pPr>
      <w:r w:rsidRPr="00AD2257">
        <w:t>2011-07-01 + P3D = 2011-07-04</w:t>
      </w:r>
    </w:p>
    <w:p w14:paraId="260EB07D" w14:textId="77777777" w:rsidR="00FA55D6" w:rsidRPr="00AD2257" w:rsidRDefault="00FA55D6" w:rsidP="00FA55D6">
      <w:pPr>
        <w:pStyle w:val="Paragraph"/>
        <w:ind w:left="1420"/>
        <w:jc w:val="left"/>
      </w:pPr>
      <w:r w:rsidRPr="00AD2257">
        <w:t>[REPORTING_YEAR_BASE] = 2011-07-04</w:t>
      </w:r>
    </w:p>
    <w:p w14:paraId="1C95773D" w14:textId="77777777" w:rsidR="00FA55D6" w:rsidRPr="00AD2257" w:rsidRDefault="00FA55D6" w:rsidP="006C7C73">
      <w:pPr>
        <w:pStyle w:val="Paragraph"/>
        <w:numPr>
          <w:ilvl w:val="0"/>
          <w:numId w:val="21"/>
        </w:numPr>
        <w:jc w:val="left"/>
      </w:pPr>
      <w:r w:rsidRPr="00AD2257">
        <w:t>[PERIOD_DURATION] = P7D</w:t>
      </w:r>
    </w:p>
    <w:p w14:paraId="2D0C321B" w14:textId="77777777" w:rsidR="00FA55D6" w:rsidRPr="00AD2257" w:rsidRDefault="00FA55D6" w:rsidP="006C7C73">
      <w:pPr>
        <w:pStyle w:val="Paragraph"/>
        <w:numPr>
          <w:ilvl w:val="0"/>
          <w:numId w:val="21"/>
        </w:numPr>
        <w:jc w:val="left"/>
      </w:pPr>
      <w:r w:rsidRPr="00AD2257">
        <w:t>(36-1) * P7D = P245D</w:t>
      </w:r>
    </w:p>
    <w:p w14:paraId="47EB1292" w14:textId="77777777" w:rsidR="00FA55D6" w:rsidRPr="00AD2257" w:rsidRDefault="00FA55D6" w:rsidP="00FA55D6">
      <w:pPr>
        <w:pStyle w:val="Paragraph"/>
        <w:ind w:left="568"/>
        <w:jc w:val="left"/>
      </w:pPr>
      <w:r w:rsidRPr="00AD2257">
        <w:t>2011-07-04 + P245D = 2012-03-05</w:t>
      </w:r>
    </w:p>
    <w:p w14:paraId="20343FEF" w14:textId="77777777" w:rsidR="00FA55D6" w:rsidRPr="00AD2257" w:rsidRDefault="00FA55D6" w:rsidP="00FA55D6">
      <w:pPr>
        <w:pStyle w:val="Paragraph"/>
        <w:ind w:left="568"/>
        <w:jc w:val="left"/>
      </w:pPr>
      <w:r w:rsidRPr="00AD2257">
        <w:t>[PERIOD_START] = 2012-03-05</w:t>
      </w:r>
    </w:p>
    <w:p w14:paraId="0F8585F3" w14:textId="77777777" w:rsidR="00FA55D6" w:rsidRPr="00AD2257" w:rsidRDefault="00FA55D6" w:rsidP="006C7C73">
      <w:pPr>
        <w:pStyle w:val="Paragraph"/>
        <w:numPr>
          <w:ilvl w:val="0"/>
          <w:numId w:val="21"/>
        </w:numPr>
        <w:jc w:val="left"/>
      </w:pPr>
      <w:r w:rsidRPr="00AD2257">
        <w:t>36 * P7D = P252D</w:t>
      </w:r>
    </w:p>
    <w:p w14:paraId="107071C1" w14:textId="77777777" w:rsidR="00FA55D6" w:rsidRPr="00AD2257" w:rsidRDefault="00FA55D6" w:rsidP="00FA55D6">
      <w:pPr>
        <w:pStyle w:val="Paragraph"/>
        <w:ind w:left="568"/>
        <w:jc w:val="left"/>
      </w:pPr>
      <w:r w:rsidRPr="00AD2257">
        <w:t>2011-07-04 + P252D =2012-03-12</w:t>
      </w:r>
    </w:p>
    <w:p w14:paraId="44C8AE9D" w14:textId="77777777" w:rsidR="00FA55D6" w:rsidRPr="00AD2257" w:rsidRDefault="00FA55D6" w:rsidP="00FA55D6">
      <w:pPr>
        <w:pStyle w:val="Paragraph"/>
        <w:ind w:left="568"/>
        <w:jc w:val="left"/>
      </w:pPr>
      <w:r w:rsidRPr="00AD2257">
        <w:t>2012-03-12 + -P1D = 2012-03-11</w:t>
      </w:r>
    </w:p>
    <w:p w14:paraId="61DF8B09" w14:textId="77777777" w:rsidR="00FA55D6" w:rsidRPr="00AD2257" w:rsidRDefault="00FA55D6" w:rsidP="00FA55D6">
      <w:pPr>
        <w:pStyle w:val="Paragraph"/>
        <w:ind w:left="568"/>
        <w:jc w:val="left"/>
      </w:pPr>
      <w:r w:rsidRPr="00AD2257">
        <w:t>[PERIOD_END] = 2012-03-11</w:t>
      </w:r>
    </w:p>
    <w:p w14:paraId="57E5B57B" w14:textId="77777777" w:rsidR="00FA55D6" w:rsidRPr="00AD2257" w:rsidRDefault="00FA55D6" w:rsidP="00FA55D6">
      <w:pPr>
        <w:pStyle w:val="Paragraph"/>
        <w:ind w:left="568"/>
        <w:jc w:val="left"/>
      </w:pPr>
    </w:p>
    <w:p w14:paraId="22700807" w14:textId="77777777" w:rsidR="00FA55D6" w:rsidRPr="00AD2257" w:rsidRDefault="00FA55D6" w:rsidP="00FA55D6">
      <w:pPr>
        <w:pStyle w:val="Paragraph"/>
        <w:ind w:left="568"/>
        <w:jc w:val="left"/>
      </w:pPr>
      <w:r w:rsidRPr="00AD2257">
        <w:t>The actual calendar range covered by 2011-W36 (assuming the reporting year begins July 1) is 2012-03-05T00:00:00/2012-03-11T23:59:59</w:t>
      </w:r>
    </w:p>
    <w:p w14:paraId="3EF0ADF0" w14:textId="77777777" w:rsidR="00FA55D6" w:rsidRPr="00AD2257" w:rsidRDefault="00FA55D6" w:rsidP="00FA55D6">
      <w:pPr>
        <w:pStyle w:val="Paragraph"/>
      </w:pPr>
    </w:p>
    <w:p w14:paraId="324DAF46" w14:textId="77777777" w:rsidR="00FA55D6" w:rsidRPr="00AD2257" w:rsidRDefault="00FA55D6">
      <w:pPr>
        <w:pStyle w:val="Heading3"/>
      </w:pPr>
      <w:bookmarkStart w:id="1570" w:name="_Toc290370645"/>
      <w:bookmarkStart w:id="1571" w:name="_Toc290377767"/>
      <w:bookmarkStart w:id="1572" w:name="_Toc73459966"/>
      <w:bookmarkStart w:id="1573" w:name="_Toc178073092"/>
      <w:r w:rsidRPr="00AD2257">
        <w:t>Distinct Range</w:t>
      </w:r>
      <w:bookmarkEnd w:id="1570"/>
      <w:bookmarkEnd w:id="1571"/>
      <w:bookmarkEnd w:id="1572"/>
      <w:bookmarkEnd w:id="1573"/>
    </w:p>
    <w:p w14:paraId="6949D729" w14:textId="2DEE7B27" w:rsidR="00FA55D6" w:rsidRPr="00AD2257" w:rsidRDefault="00FA55D6" w:rsidP="00FA55D6">
      <w:pPr>
        <w:pStyle w:val="Paragraph"/>
      </w:pPr>
      <w:r w:rsidRPr="00AD2257">
        <w:t xml:space="preserve">In the case that the reporting period does not fit into one of the prescribe periods above, a distinct time range can be used. The value of these ranges is based on the ISO </w:t>
      </w:r>
      <w:proofErr w:type="gramStart"/>
      <w:r w:rsidRPr="00AD2257">
        <w:t>8601 time</w:t>
      </w:r>
      <w:proofErr w:type="gramEnd"/>
      <w:r w:rsidRPr="00AD2257">
        <w:t xml:space="preserve"> interval format of start/duration. Start can be expressed as either an ISO 8601 date or a date-time, and duration is expressed as an ISO 8601 duration. However, the duration can only be pos</w:t>
      </w:r>
      <w:r w:rsidR="003C1A8B">
        <w:t>i</w:t>
      </w:r>
      <w:r w:rsidRPr="00AD2257">
        <w:t>tive.</w:t>
      </w:r>
    </w:p>
    <w:p w14:paraId="50D02BB7" w14:textId="77777777" w:rsidR="00FA55D6" w:rsidRPr="00AD2257" w:rsidRDefault="00FA55D6" w:rsidP="00FA55D6">
      <w:pPr>
        <w:pStyle w:val="Paragraph"/>
      </w:pPr>
    </w:p>
    <w:p w14:paraId="5D29F3EE" w14:textId="77777777" w:rsidR="00FA55D6" w:rsidRPr="00AD2257" w:rsidRDefault="00FA55D6">
      <w:pPr>
        <w:pStyle w:val="Heading3"/>
      </w:pPr>
      <w:bookmarkStart w:id="1574" w:name="_Toc290370646"/>
      <w:bookmarkStart w:id="1575" w:name="_Toc290377768"/>
      <w:bookmarkStart w:id="1576" w:name="_Toc73459967"/>
      <w:bookmarkStart w:id="1577" w:name="_Toc178073093"/>
      <w:r w:rsidRPr="00AD2257">
        <w:lastRenderedPageBreak/>
        <w:t>Time Format</w:t>
      </w:r>
      <w:bookmarkEnd w:id="1574"/>
      <w:bookmarkEnd w:id="1575"/>
      <w:bookmarkEnd w:id="1576"/>
      <w:bookmarkEnd w:id="1577"/>
    </w:p>
    <w:p w14:paraId="2D7FD33E" w14:textId="77777777" w:rsidR="00FA55D6" w:rsidRPr="00AD2257" w:rsidRDefault="00FA55D6" w:rsidP="00FA55D6">
      <w:pPr>
        <w:pStyle w:val="Paragraph"/>
      </w:pPr>
      <w:r w:rsidRPr="00AD2257">
        <w:t xml:space="preserve">In version 2.0 of SDMX there is a recommendation to use the time format attribute to gives additional information on the way time is represented in the message. Following an appraisal of its usefulness this is no longer required. However, it is still possible, if </w:t>
      </w:r>
      <w:proofErr w:type="gramStart"/>
      <w:r w:rsidRPr="00AD2257">
        <w:t>required ,</w:t>
      </w:r>
      <w:proofErr w:type="gramEnd"/>
      <w:r w:rsidRPr="00AD2257">
        <w:t xml:space="preserve"> to include the time format attribute in SDMX-ML.  </w:t>
      </w:r>
    </w:p>
    <w:p w14:paraId="1BD7CCF0" w14:textId="77777777" w:rsidR="00FA55D6" w:rsidRPr="00AD2257" w:rsidRDefault="00FA55D6" w:rsidP="00FA55D6">
      <w:pPr>
        <w:pStyle w:val="Paragraph"/>
      </w:pPr>
    </w:p>
    <w:tbl>
      <w:tblPr>
        <w:tblW w:w="0" w:type="auto"/>
        <w:jc w:val="center"/>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742"/>
        <w:gridCol w:w="7555"/>
      </w:tblGrid>
      <w:tr w:rsidR="00FA55D6" w:rsidRPr="00AD2257" w14:paraId="372E70AD" w14:textId="77777777" w:rsidTr="003826B2">
        <w:trPr>
          <w:trHeight w:val="538"/>
          <w:tblHeader/>
          <w:jc w:val="center"/>
        </w:trPr>
        <w:tc>
          <w:tcPr>
            <w:tcW w:w="716" w:type="dxa"/>
            <w:tcBorders>
              <w:top w:val="single" w:sz="8" w:space="0" w:color="4F81BD"/>
              <w:left w:val="single" w:sz="8" w:space="0" w:color="4F81BD"/>
              <w:bottom w:val="single" w:sz="8" w:space="0" w:color="4F81BD"/>
              <w:right w:val="single" w:sz="4" w:space="0" w:color="auto"/>
            </w:tcBorders>
          </w:tcPr>
          <w:p w14:paraId="40DDDDBE" w14:textId="77777777" w:rsidR="00FA55D6" w:rsidRPr="00AD2257" w:rsidRDefault="00FA55D6" w:rsidP="008114AE">
            <w:r w:rsidRPr="00AD2257">
              <w:t>Code</w:t>
            </w:r>
          </w:p>
        </w:tc>
        <w:tc>
          <w:tcPr>
            <w:tcW w:w="8100" w:type="dxa"/>
            <w:tcBorders>
              <w:top w:val="single" w:sz="8" w:space="0" w:color="4F81BD"/>
              <w:left w:val="single" w:sz="4" w:space="0" w:color="auto"/>
              <w:bottom w:val="single" w:sz="8" w:space="0" w:color="4F81BD"/>
              <w:right w:val="single" w:sz="4" w:space="0" w:color="auto"/>
            </w:tcBorders>
          </w:tcPr>
          <w:p w14:paraId="1A90919A" w14:textId="77777777" w:rsidR="00FA55D6" w:rsidRPr="00AD2257" w:rsidRDefault="00FA55D6" w:rsidP="00F2745A">
            <w:r w:rsidRPr="00AD2257">
              <w:t>Format</w:t>
            </w:r>
          </w:p>
        </w:tc>
      </w:tr>
      <w:tr w:rsidR="00FA55D6" w:rsidRPr="00AD2257" w14:paraId="15263793" w14:textId="77777777" w:rsidTr="003826B2">
        <w:trPr>
          <w:trHeight w:val="538"/>
          <w:jc w:val="center"/>
        </w:trPr>
        <w:tc>
          <w:tcPr>
            <w:tcW w:w="716" w:type="dxa"/>
            <w:tcBorders>
              <w:top w:val="single" w:sz="8" w:space="0" w:color="4F81BD"/>
              <w:left w:val="single" w:sz="8" w:space="0" w:color="4F81BD"/>
              <w:bottom w:val="single" w:sz="8" w:space="0" w:color="4F81BD"/>
              <w:right w:val="single" w:sz="4" w:space="0" w:color="auto"/>
            </w:tcBorders>
          </w:tcPr>
          <w:p w14:paraId="0BA56B60" w14:textId="77777777" w:rsidR="00FA55D6" w:rsidRPr="00AD2257" w:rsidRDefault="00FA55D6" w:rsidP="008114AE">
            <w:r w:rsidRPr="00AD2257">
              <w:t>OTP</w:t>
            </w:r>
          </w:p>
        </w:tc>
        <w:tc>
          <w:tcPr>
            <w:tcW w:w="8100" w:type="dxa"/>
            <w:tcBorders>
              <w:top w:val="single" w:sz="8" w:space="0" w:color="4F81BD"/>
              <w:left w:val="single" w:sz="4" w:space="0" w:color="auto"/>
              <w:bottom w:val="single" w:sz="8" w:space="0" w:color="4F81BD"/>
              <w:right w:val="single" w:sz="4" w:space="0" w:color="auto"/>
            </w:tcBorders>
          </w:tcPr>
          <w:p w14:paraId="64150323" w14:textId="77777777" w:rsidR="00FA55D6" w:rsidRPr="00AD2257" w:rsidRDefault="00FA55D6" w:rsidP="00F2745A">
            <w:r w:rsidRPr="00AD2257">
              <w:t>Observational Time Period: Superset of all SDMX time formats (Gregorian Time Period, Reporting Time Period, and Time Range)</w:t>
            </w:r>
          </w:p>
        </w:tc>
      </w:tr>
      <w:tr w:rsidR="00FA55D6" w:rsidRPr="00AD2257" w14:paraId="50029F12" w14:textId="77777777" w:rsidTr="003826B2">
        <w:trPr>
          <w:trHeight w:val="538"/>
          <w:jc w:val="center"/>
        </w:trPr>
        <w:tc>
          <w:tcPr>
            <w:tcW w:w="716" w:type="dxa"/>
            <w:tcBorders>
              <w:top w:val="single" w:sz="8" w:space="0" w:color="4F81BD"/>
              <w:left w:val="single" w:sz="8" w:space="0" w:color="4F81BD"/>
              <w:bottom w:val="single" w:sz="8" w:space="0" w:color="4F81BD"/>
              <w:right w:val="single" w:sz="4" w:space="0" w:color="auto"/>
            </w:tcBorders>
          </w:tcPr>
          <w:p w14:paraId="762EBE6B" w14:textId="77777777" w:rsidR="00FA55D6" w:rsidRPr="00AD2257" w:rsidRDefault="00FA55D6" w:rsidP="008114AE">
            <w:r w:rsidRPr="00AD2257">
              <w:t>STP</w:t>
            </w:r>
          </w:p>
        </w:tc>
        <w:tc>
          <w:tcPr>
            <w:tcW w:w="8100" w:type="dxa"/>
            <w:tcBorders>
              <w:top w:val="single" w:sz="8" w:space="0" w:color="4F81BD"/>
              <w:left w:val="single" w:sz="4" w:space="0" w:color="auto"/>
              <w:bottom w:val="single" w:sz="8" w:space="0" w:color="4F81BD"/>
              <w:right w:val="single" w:sz="4" w:space="0" w:color="auto"/>
            </w:tcBorders>
          </w:tcPr>
          <w:p w14:paraId="7A4BFBAA" w14:textId="77777777" w:rsidR="00FA55D6" w:rsidRPr="00AD2257" w:rsidRDefault="00FA55D6" w:rsidP="00F2745A">
            <w:r w:rsidRPr="00AD2257">
              <w:t>Standard Time Period: Superset of Gregorian and Reporting Time Periods</w:t>
            </w:r>
          </w:p>
        </w:tc>
      </w:tr>
      <w:tr w:rsidR="00FA55D6" w:rsidRPr="00AD2257" w14:paraId="7FE9C787" w14:textId="77777777" w:rsidTr="003826B2">
        <w:trPr>
          <w:jc w:val="center"/>
        </w:trPr>
        <w:tc>
          <w:tcPr>
            <w:tcW w:w="716" w:type="dxa"/>
            <w:tcBorders>
              <w:top w:val="single" w:sz="8" w:space="0" w:color="4F81BD"/>
              <w:bottom w:val="single" w:sz="8" w:space="0" w:color="4F81BD"/>
              <w:right w:val="single" w:sz="4" w:space="0" w:color="auto"/>
            </w:tcBorders>
          </w:tcPr>
          <w:p w14:paraId="0F9D4830" w14:textId="77777777" w:rsidR="00FA55D6" w:rsidRPr="00AD2257" w:rsidRDefault="00FA55D6" w:rsidP="008114AE">
            <w:r w:rsidRPr="00AD2257">
              <w:t>GTP</w:t>
            </w:r>
          </w:p>
        </w:tc>
        <w:tc>
          <w:tcPr>
            <w:tcW w:w="8100" w:type="dxa"/>
            <w:tcBorders>
              <w:top w:val="single" w:sz="8" w:space="0" w:color="4F81BD"/>
              <w:left w:val="single" w:sz="4" w:space="0" w:color="auto"/>
              <w:bottom w:val="single" w:sz="8" w:space="0" w:color="4F81BD"/>
              <w:right w:val="single" w:sz="4" w:space="0" w:color="auto"/>
            </w:tcBorders>
          </w:tcPr>
          <w:p w14:paraId="1FE71A54" w14:textId="77777777" w:rsidR="00FA55D6" w:rsidRPr="00AD2257" w:rsidRDefault="00FA55D6" w:rsidP="00F2745A">
            <w:r w:rsidRPr="00AD2257">
              <w:t>Superset of all Gregorian Time Periods and date-time</w:t>
            </w:r>
          </w:p>
        </w:tc>
      </w:tr>
      <w:tr w:rsidR="00FA55D6" w:rsidRPr="00AD2257" w14:paraId="46DE96C9" w14:textId="77777777" w:rsidTr="003826B2">
        <w:trPr>
          <w:jc w:val="center"/>
        </w:trPr>
        <w:tc>
          <w:tcPr>
            <w:tcW w:w="716" w:type="dxa"/>
            <w:tcBorders>
              <w:top w:val="single" w:sz="8" w:space="0" w:color="4F81BD"/>
              <w:left w:val="single" w:sz="8" w:space="0" w:color="4F81BD"/>
              <w:bottom w:val="single" w:sz="8" w:space="0" w:color="4F81BD"/>
              <w:right w:val="single" w:sz="4" w:space="0" w:color="auto"/>
            </w:tcBorders>
          </w:tcPr>
          <w:p w14:paraId="46987D07" w14:textId="77777777" w:rsidR="00FA55D6" w:rsidRPr="00AD2257" w:rsidRDefault="00FA55D6" w:rsidP="008114AE">
            <w:r w:rsidRPr="00AD2257">
              <w:t>RTP</w:t>
            </w:r>
          </w:p>
        </w:tc>
        <w:tc>
          <w:tcPr>
            <w:tcW w:w="8100" w:type="dxa"/>
            <w:tcBorders>
              <w:top w:val="single" w:sz="8" w:space="0" w:color="4F81BD"/>
              <w:left w:val="single" w:sz="4" w:space="0" w:color="auto"/>
              <w:bottom w:val="single" w:sz="8" w:space="0" w:color="4F81BD"/>
              <w:right w:val="single" w:sz="4" w:space="0" w:color="auto"/>
            </w:tcBorders>
          </w:tcPr>
          <w:p w14:paraId="63016077" w14:textId="77777777" w:rsidR="00FA55D6" w:rsidRPr="00AD2257" w:rsidRDefault="00FA55D6" w:rsidP="00F2745A">
            <w:r w:rsidRPr="00AD2257">
              <w:t>Superset of all Reporting Time Periods</w:t>
            </w:r>
          </w:p>
        </w:tc>
      </w:tr>
      <w:tr w:rsidR="00FA55D6" w:rsidRPr="00AD2257" w14:paraId="2FD65BD7" w14:textId="77777777" w:rsidTr="003826B2">
        <w:trPr>
          <w:jc w:val="center"/>
        </w:trPr>
        <w:tc>
          <w:tcPr>
            <w:tcW w:w="716" w:type="dxa"/>
            <w:tcBorders>
              <w:top w:val="single" w:sz="8" w:space="0" w:color="4F81BD"/>
              <w:bottom w:val="single" w:sz="8" w:space="0" w:color="4F81BD"/>
              <w:right w:val="single" w:sz="4" w:space="0" w:color="auto"/>
            </w:tcBorders>
          </w:tcPr>
          <w:p w14:paraId="644B89E3" w14:textId="77777777" w:rsidR="00FA55D6" w:rsidRPr="00AD2257" w:rsidRDefault="00FA55D6" w:rsidP="008114AE">
            <w:r w:rsidRPr="00AD2257">
              <w:t>TR</w:t>
            </w:r>
          </w:p>
        </w:tc>
        <w:tc>
          <w:tcPr>
            <w:tcW w:w="8100" w:type="dxa"/>
            <w:tcBorders>
              <w:top w:val="single" w:sz="8" w:space="0" w:color="4F81BD"/>
              <w:left w:val="single" w:sz="4" w:space="0" w:color="auto"/>
              <w:bottom w:val="single" w:sz="8" w:space="0" w:color="4F81BD"/>
              <w:right w:val="single" w:sz="4" w:space="0" w:color="auto"/>
            </w:tcBorders>
          </w:tcPr>
          <w:p w14:paraId="40F5C6BF" w14:textId="77777777" w:rsidR="00FA55D6" w:rsidRPr="00AD2257" w:rsidRDefault="00FA55D6" w:rsidP="00F2745A">
            <w:r w:rsidRPr="00AD2257">
              <w:t>Time Range: Start time and duration (YYYY-MM-DD(</w:t>
            </w:r>
            <w:proofErr w:type="spellStart"/>
            <w:r w:rsidRPr="00AD2257">
              <w:t>Thh:</w:t>
            </w:r>
            <w:proofErr w:type="gramStart"/>
            <w:r w:rsidRPr="00AD2257">
              <w:t>mm:ss</w:t>
            </w:r>
            <w:proofErr w:type="spellEnd"/>
            <w:proofErr w:type="gramEnd"/>
            <w:r w:rsidRPr="00AD2257">
              <w:t>)?/&lt;duration&gt;)</w:t>
            </w:r>
          </w:p>
        </w:tc>
      </w:tr>
      <w:tr w:rsidR="00FA55D6" w:rsidRPr="00AD2257" w14:paraId="1D80F0EA" w14:textId="77777777" w:rsidTr="003826B2">
        <w:trPr>
          <w:jc w:val="center"/>
        </w:trPr>
        <w:tc>
          <w:tcPr>
            <w:tcW w:w="716" w:type="dxa"/>
            <w:tcBorders>
              <w:top w:val="single" w:sz="8" w:space="0" w:color="4F81BD"/>
              <w:left w:val="single" w:sz="8" w:space="0" w:color="4F81BD"/>
              <w:bottom w:val="single" w:sz="8" w:space="0" w:color="4F81BD"/>
              <w:right w:val="single" w:sz="4" w:space="0" w:color="auto"/>
            </w:tcBorders>
          </w:tcPr>
          <w:p w14:paraId="4D8E0166" w14:textId="77777777" w:rsidR="00FA55D6" w:rsidRPr="00AD2257" w:rsidRDefault="00FA55D6" w:rsidP="008114AE">
            <w:r w:rsidRPr="00AD2257">
              <w:t>GY</w:t>
            </w:r>
          </w:p>
        </w:tc>
        <w:tc>
          <w:tcPr>
            <w:tcW w:w="8100" w:type="dxa"/>
            <w:tcBorders>
              <w:top w:val="single" w:sz="8" w:space="0" w:color="4F81BD"/>
              <w:left w:val="single" w:sz="4" w:space="0" w:color="auto"/>
              <w:bottom w:val="single" w:sz="8" w:space="0" w:color="4F81BD"/>
              <w:right w:val="single" w:sz="4" w:space="0" w:color="auto"/>
            </w:tcBorders>
          </w:tcPr>
          <w:p w14:paraId="5BD88C08" w14:textId="77777777" w:rsidR="00FA55D6" w:rsidRPr="00AD2257" w:rsidRDefault="00FA55D6" w:rsidP="00F2745A">
            <w:r w:rsidRPr="00AD2257">
              <w:t>Gregorian Year (YYYY)</w:t>
            </w:r>
          </w:p>
        </w:tc>
      </w:tr>
      <w:tr w:rsidR="00FA55D6" w:rsidRPr="00AD2257" w14:paraId="50722595" w14:textId="77777777" w:rsidTr="003826B2">
        <w:trPr>
          <w:jc w:val="center"/>
        </w:trPr>
        <w:tc>
          <w:tcPr>
            <w:tcW w:w="716" w:type="dxa"/>
            <w:tcBorders>
              <w:top w:val="single" w:sz="8" w:space="0" w:color="4F81BD"/>
              <w:bottom w:val="single" w:sz="8" w:space="0" w:color="4F81BD"/>
              <w:right w:val="single" w:sz="4" w:space="0" w:color="auto"/>
            </w:tcBorders>
          </w:tcPr>
          <w:p w14:paraId="76A70AF6" w14:textId="77777777" w:rsidR="00FA55D6" w:rsidRPr="00AD2257" w:rsidRDefault="00FA55D6" w:rsidP="008114AE">
            <w:r w:rsidRPr="00AD2257">
              <w:t>GTM</w:t>
            </w:r>
          </w:p>
        </w:tc>
        <w:tc>
          <w:tcPr>
            <w:tcW w:w="8100" w:type="dxa"/>
            <w:tcBorders>
              <w:top w:val="single" w:sz="8" w:space="0" w:color="4F81BD"/>
              <w:left w:val="single" w:sz="4" w:space="0" w:color="auto"/>
              <w:bottom w:val="single" w:sz="8" w:space="0" w:color="4F81BD"/>
              <w:right w:val="single" w:sz="4" w:space="0" w:color="auto"/>
            </w:tcBorders>
          </w:tcPr>
          <w:p w14:paraId="015C63ED" w14:textId="77777777" w:rsidR="00FA55D6" w:rsidRPr="00AD2257" w:rsidRDefault="00FA55D6" w:rsidP="00F2745A">
            <w:r w:rsidRPr="00AD2257">
              <w:t>Gregorian Year Month (YYYY-MM)</w:t>
            </w:r>
          </w:p>
        </w:tc>
      </w:tr>
      <w:tr w:rsidR="00FA55D6" w:rsidRPr="00AD2257" w14:paraId="59E6305A" w14:textId="77777777" w:rsidTr="003826B2">
        <w:trPr>
          <w:jc w:val="center"/>
        </w:trPr>
        <w:tc>
          <w:tcPr>
            <w:tcW w:w="716" w:type="dxa"/>
            <w:tcBorders>
              <w:top w:val="single" w:sz="8" w:space="0" w:color="4F81BD"/>
              <w:left w:val="single" w:sz="8" w:space="0" w:color="4F81BD"/>
              <w:bottom w:val="single" w:sz="8" w:space="0" w:color="4F81BD"/>
              <w:right w:val="single" w:sz="4" w:space="0" w:color="auto"/>
            </w:tcBorders>
          </w:tcPr>
          <w:p w14:paraId="46189E98" w14:textId="77777777" w:rsidR="00FA55D6" w:rsidRPr="00AD2257" w:rsidRDefault="00FA55D6" w:rsidP="008114AE">
            <w:r w:rsidRPr="00AD2257">
              <w:t>GD</w:t>
            </w:r>
          </w:p>
        </w:tc>
        <w:tc>
          <w:tcPr>
            <w:tcW w:w="8100" w:type="dxa"/>
            <w:tcBorders>
              <w:top w:val="single" w:sz="8" w:space="0" w:color="4F81BD"/>
              <w:left w:val="single" w:sz="4" w:space="0" w:color="auto"/>
              <w:bottom w:val="single" w:sz="8" w:space="0" w:color="4F81BD"/>
              <w:right w:val="single" w:sz="4" w:space="0" w:color="auto"/>
            </w:tcBorders>
          </w:tcPr>
          <w:p w14:paraId="39890DE1" w14:textId="77777777" w:rsidR="00FA55D6" w:rsidRPr="00AD2257" w:rsidRDefault="00FA55D6" w:rsidP="00F2745A">
            <w:r w:rsidRPr="00AD2257">
              <w:t>Gregorian Day (YYYY-MM-DD)</w:t>
            </w:r>
          </w:p>
        </w:tc>
      </w:tr>
      <w:tr w:rsidR="00FA55D6" w:rsidRPr="00AD2257" w14:paraId="6796A998" w14:textId="77777777" w:rsidTr="003826B2">
        <w:trPr>
          <w:jc w:val="center"/>
        </w:trPr>
        <w:tc>
          <w:tcPr>
            <w:tcW w:w="716" w:type="dxa"/>
            <w:tcBorders>
              <w:top w:val="single" w:sz="8" w:space="0" w:color="4F81BD"/>
              <w:left w:val="single" w:sz="8" w:space="0" w:color="4F81BD"/>
              <w:bottom w:val="single" w:sz="8" w:space="0" w:color="4F81BD"/>
              <w:right w:val="single" w:sz="4" w:space="0" w:color="auto"/>
            </w:tcBorders>
          </w:tcPr>
          <w:p w14:paraId="6ED9CEB3" w14:textId="77777777" w:rsidR="00FA55D6" w:rsidRPr="00AD2257" w:rsidRDefault="00FA55D6" w:rsidP="008114AE">
            <w:r w:rsidRPr="00AD2257">
              <w:t>DT</w:t>
            </w:r>
          </w:p>
        </w:tc>
        <w:tc>
          <w:tcPr>
            <w:tcW w:w="8100" w:type="dxa"/>
            <w:tcBorders>
              <w:top w:val="single" w:sz="8" w:space="0" w:color="4F81BD"/>
              <w:left w:val="single" w:sz="4" w:space="0" w:color="auto"/>
              <w:bottom w:val="single" w:sz="8" w:space="0" w:color="4F81BD"/>
              <w:right w:val="single" w:sz="4" w:space="0" w:color="auto"/>
            </w:tcBorders>
          </w:tcPr>
          <w:p w14:paraId="34DB9959" w14:textId="77777777" w:rsidR="00FA55D6" w:rsidRPr="00AD2257" w:rsidRDefault="00FA55D6" w:rsidP="00F2745A">
            <w:r w:rsidRPr="00AD2257">
              <w:t>Distinct Point: date-time (</w:t>
            </w:r>
            <w:proofErr w:type="spellStart"/>
            <w:r w:rsidRPr="00AD2257">
              <w:t>YYYY-MM-DDThh:</w:t>
            </w:r>
            <w:proofErr w:type="gramStart"/>
            <w:r w:rsidRPr="00AD2257">
              <w:t>mm:ss</w:t>
            </w:r>
            <w:proofErr w:type="spellEnd"/>
            <w:proofErr w:type="gramEnd"/>
            <w:r w:rsidRPr="00AD2257">
              <w:t>)</w:t>
            </w:r>
          </w:p>
        </w:tc>
      </w:tr>
      <w:tr w:rsidR="00FA55D6" w:rsidRPr="00AD2257" w14:paraId="7BBA2AD7" w14:textId="77777777" w:rsidTr="003826B2">
        <w:trPr>
          <w:jc w:val="center"/>
        </w:trPr>
        <w:tc>
          <w:tcPr>
            <w:tcW w:w="716" w:type="dxa"/>
            <w:tcBorders>
              <w:top w:val="single" w:sz="8" w:space="0" w:color="4F81BD"/>
              <w:bottom w:val="single" w:sz="8" w:space="0" w:color="4F81BD"/>
              <w:right w:val="single" w:sz="4" w:space="0" w:color="auto"/>
            </w:tcBorders>
          </w:tcPr>
          <w:p w14:paraId="19F52A40" w14:textId="77777777" w:rsidR="00FA55D6" w:rsidRPr="00AD2257" w:rsidRDefault="00FA55D6" w:rsidP="008114AE">
            <w:r w:rsidRPr="00AD2257">
              <w:t>RY</w:t>
            </w:r>
          </w:p>
        </w:tc>
        <w:tc>
          <w:tcPr>
            <w:tcW w:w="8100" w:type="dxa"/>
            <w:tcBorders>
              <w:top w:val="single" w:sz="8" w:space="0" w:color="4F81BD"/>
              <w:left w:val="single" w:sz="4" w:space="0" w:color="auto"/>
              <w:bottom w:val="single" w:sz="8" w:space="0" w:color="4F81BD"/>
              <w:right w:val="single" w:sz="4" w:space="0" w:color="auto"/>
            </w:tcBorders>
          </w:tcPr>
          <w:p w14:paraId="6D62A0A7" w14:textId="77777777" w:rsidR="00FA55D6" w:rsidRPr="00AD2257" w:rsidRDefault="00FA55D6" w:rsidP="00F2745A">
            <w:r w:rsidRPr="00AD2257">
              <w:t>Reporting Year (YYYY-A1)</w:t>
            </w:r>
          </w:p>
        </w:tc>
      </w:tr>
      <w:tr w:rsidR="00FA55D6" w:rsidRPr="00AD2257" w14:paraId="5BCAB092" w14:textId="77777777" w:rsidTr="003826B2">
        <w:trPr>
          <w:jc w:val="center"/>
        </w:trPr>
        <w:tc>
          <w:tcPr>
            <w:tcW w:w="716" w:type="dxa"/>
            <w:tcBorders>
              <w:top w:val="single" w:sz="8" w:space="0" w:color="4F81BD"/>
              <w:left w:val="single" w:sz="8" w:space="0" w:color="4F81BD"/>
              <w:bottom w:val="single" w:sz="8" w:space="0" w:color="4F81BD"/>
              <w:right w:val="single" w:sz="4" w:space="0" w:color="auto"/>
            </w:tcBorders>
          </w:tcPr>
          <w:p w14:paraId="300A63D5" w14:textId="77777777" w:rsidR="00FA55D6" w:rsidRPr="00AD2257" w:rsidRDefault="00FA55D6" w:rsidP="008114AE">
            <w:r w:rsidRPr="00AD2257">
              <w:t>RS</w:t>
            </w:r>
          </w:p>
        </w:tc>
        <w:tc>
          <w:tcPr>
            <w:tcW w:w="8100" w:type="dxa"/>
            <w:tcBorders>
              <w:top w:val="single" w:sz="8" w:space="0" w:color="4F81BD"/>
              <w:left w:val="single" w:sz="4" w:space="0" w:color="auto"/>
              <w:bottom w:val="single" w:sz="8" w:space="0" w:color="4F81BD"/>
              <w:right w:val="single" w:sz="4" w:space="0" w:color="auto"/>
            </w:tcBorders>
          </w:tcPr>
          <w:p w14:paraId="19A4A13F" w14:textId="77777777" w:rsidR="00FA55D6" w:rsidRPr="00AD2257" w:rsidRDefault="00FA55D6" w:rsidP="00F2745A">
            <w:r w:rsidRPr="00AD2257">
              <w:t>Reporting Semester (YYYY-Ss)</w:t>
            </w:r>
          </w:p>
        </w:tc>
      </w:tr>
      <w:tr w:rsidR="00FA55D6" w:rsidRPr="00AD2257" w14:paraId="685DA393" w14:textId="77777777" w:rsidTr="003826B2">
        <w:trPr>
          <w:jc w:val="center"/>
        </w:trPr>
        <w:tc>
          <w:tcPr>
            <w:tcW w:w="716" w:type="dxa"/>
            <w:tcBorders>
              <w:top w:val="single" w:sz="8" w:space="0" w:color="4F81BD"/>
              <w:bottom w:val="single" w:sz="8" w:space="0" w:color="4F81BD"/>
              <w:right w:val="single" w:sz="4" w:space="0" w:color="auto"/>
            </w:tcBorders>
          </w:tcPr>
          <w:p w14:paraId="09E4C435" w14:textId="77777777" w:rsidR="00FA55D6" w:rsidRPr="00AD2257" w:rsidRDefault="00FA55D6" w:rsidP="008114AE">
            <w:r w:rsidRPr="00AD2257">
              <w:t>RT</w:t>
            </w:r>
          </w:p>
        </w:tc>
        <w:tc>
          <w:tcPr>
            <w:tcW w:w="8100" w:type="dxa"/>
            <w:tcBorders>
              <w:top w:val="single" w:sz="8" w:space="0" w:color="4F81BD"/>
              <w:left w:val="single" w:sz="4" w:space="0" w:color="auto"/>
              <w:bottom w:val="single" w:sz="8" w:space="0" w:color="4F81BD"/>
              <w:right w:val="single" w:sz="4" w:space="0" w:color="auto"/>
            </w:tcBorders>
          </w:tcPr>
          <w:p w14:paraId="2847DFB3" w14:textId="77777777" w:rsidR="00FA55D6" w:rsidRPr="00AD2257" w:rsidRDefault="00FA55D6" w:rsidP="00F2745A">
            <w:r w:rsidRPr="00AD2257">
              <w:t>Reporting Trimester (YYYY-Tt)</w:t>
            </w:r>
          </w:p>
        </w:tc>
      </w:tr>
      <w:tr w:rsidR="00FA55D6" w:rsidRPr="00AD2257" w14:paraId="507DB9C2" w14:textId="77777777" w:rsidTr="003826B2">
        <w:trPr>
          <w:jc w:val="center"/>
        </w:trPr>
        <w:tc>
          <w:tcPr>
            <w:tcW w:w="716" w:type="dxa"/>
            <w:tcBorders>
              <w:top w:val="single" w:sz="8" w:space="0" w:color="4F81BD"/>
              <w:left w:val="single" w:sz="8" w:space="0" w:color="4F81BD"/>
              <w:bottom w:val="single" w:sz="8" w:space="0" w:color="4F81BD"/>
              <w:right w:val="single" w:sz="4" w:space="0" w:color="auto"/>
            </w:tcBorders>
          </w:tcPr>
          <w:p w14:paraId="6B593E87" w14:textId="77777777" w:rsidR="00FA55D6" w:rsidRPr="00AD2257" w:rsidRDefault="00FA55D6" w:rsidP="008114AE">
            <w:r w:rsidRPr="00AD2257">
              <w:t>RQ</w:t>
            </w:r>
          </w:p>
        </w:tc>
        <w:tc>
          <w:tcPr>
            <w:tcW w:w="8100" w:type="dxa"/>
            <w:tcBorders>
              <w:top w:val="single" w:sz="8" w:space="0" w:color="4F81BD"/>
              <w:left w:val="single" w:sz="4" w:space="0" w:color="auto"/>
              <w:bottom w:val="single" w:sz="8" w:space="0" w:color="4F81BD"/>
              <w:right w:val="single" w:sz="4" w:space="0" w:color="auto"/>
            </w:tcBorders>
          </w:tcPr>
          <w:p w14:paraId="59C0B21C" w14:textId="77777777" w:rsidR="00FA55D6" w:rsidRPr="00AD2257" w:rsidRDefault="00FA55D6" w:rsidP="00F2745A">
            <w:r w:rsidRPr="00AD2257">
              <w:t>Reporting Quarter (YYYY-</w:t>
            </w:r>
            <w:proofErr w:type="spellStart"/>
            <w:r w:rsidRPr="00AD2257">
              <w:t>Qq</w:t>
            </w:r>
            <w:proofErr w:type="spellEnd"/>
            <w:r w:rsidRPr="00AD2257">
              <w:t>)</w:t>
            </w:r>
          </w:p>
        </w:tc>
      </w:tr>
      <w:tr w:rsidR="00FA55D6" w:rsidRPr="00AD2257" w14:paraId="6C34CBCC" w14:textId="77777777" w:rsidTr="003826B2">
        <w:trPr>
          <w:jc w:val="center"/>
        </w:trPr>
        <w:tc>
          <w:tcPr>
            <w:tcW w:w="716" w:type="dxa"/>
            <w:tcBorders>
              <w:top w:val="single" w:sz="8" w:space="0" w:color="4F81BD"/>
              <w:bottom w:val="single" w:sz="8" w:space="0" w:color="4F81BD"/>
              <w:right w:val="single" w:sz="4" w:space="0" w:color="auto"/>
            </w:tcBorders>
          </w:tcPr>
          <w:p w14:paraId="024C1C4D" w14:textId="77777777" w:rsidR="00FA55D6" w:rsidRPr="00AD2257" w:rsidRDefault="00FA55D6" w:rsidP="008114AE">
            <w:r w:rsidRPr="00AD2257">
              <w:t>RM</w:t>
            </w:r>
          </w:p>
        </w:tc>
        <w:tc>
          <w:tcPr>
            <w:tcW w:w="8100" w:type="dxa"/>
            <w:tcBorders>
              <w:top w:val="single" w:sz="8" w:space="0" w:color="4F81BD"/>
              <w:left w:val="single" w:sz="4" w:space="0" w:color="auto"/>
              <w:bottom w:val="single" w:sz="8" w:space="0" w:color="4F81BD"/>
              <w:right w:val="single" w:sz="4" w:space="0" w:color="auto"/>
            </w:tcBorders>
          </w:tcPr>
          <w:p w14:paraId="3CE65AC3" w14:textId="77777777" w:rsidR="00FA55D6" w:rsidRPr="00AD2257" w:rsidRDefault="00FA55D6" w:rsidP="00F2745A">
            <w:r w:rsidRPr="00AD2257">
              <w:t>Reporting Month (YYYY-</w:t>
            </w:r>
            <w:proofErr w:type="spellStart"/>
            <w:r w:rsidRPr="00AD2257">
              <w:t>Mmm</w:t>
            </w:r>
            <w:proofErr w:type="spellEnd"/>
            <w:r w:rsidRPr="00AD2257">
              <w:t>)</w:t>
            </w:r>
          </w:p>
        </w:tc>
      </w:tr>
      <w:tr w:rsidR="00FA55D6" w:rsidRPr="00AD2257" w14:paraId="6809C2B1" w14:textId="77777777" w:rsidTr="003826B2">
        <w:trPr>
          <w:jc w:val="center"/>
        </w:trPr>
        <w:tc>
          <w:tcPr>
            <w:tcW w:w="716" w:type="dxa"/>
            <w:tcBorders>
              <w:top w:val="single" w:sz="8" w:space="0" w:color="4F81BD"/>
              <w:left w:val="single" w:sz="8" w:space="0" w:color="4F81BD"/>
              <w:bottom w:val="single" w:sz="8" w:space="0" w:color="4F81BD"/>
              <w:right w:val="single" w:sz="4" w:space="0" w:color="auto"/>
            </w:tcBorders>
          </w:tcPr>
          <w:p w14:paraId="407B439A" w14:textId="77777777" w:rsidR="00FA55D6" w:rsidRPr="00AD2257" w:rsidRDefault="00FA55D6" w:rsidP="008114AE">
            <w:r w:rsidRPr="00AD2257">
              <w:t>RW</w:t>
            </w:r>
          </w:p>
        </w:tc>
        <w:tc>
          <w:tcPr>
            <w:tcW w:w="8100" w:type="dxa"/>
            <w:tcBorders>
              <w:top w:val="single" w:sz="8" w:space="0" w:color="4F81BD"/>
              <w:left w:val="single" w:sz="4" w:space="0" w:color="auto"/>
              <w:bottom w:val="single" w:sz="8" w:space="0" w:color="4F81BD"/>
              <w:right w:val="single" w:sz="4" w:space="0" w:color="auto"/>
            </w:tcBorders>
          </w:tcPr>
          <w:p w14:paraId="53DD3366" w14:textId="77777777" w:rsidR="00FA55D6" w:rsidRPr="00AD2257" w:rsidRDefault="00FA55D6" w:rsidP="00F2745A">
            <w:r w:rsidRPr="00AD2257">
              <w:t>Reporting Week (YYYY-Www)</w:t>
            </w:r>
          </w:p>
        </w:tc>
      </w:tr>
      <w:tr w:rsidR="00FA55D6" w:rsidRPr="00AD2257" w14:paraId="72832830" w14:textId="77777777" w:rsidTr="003826B2">
        <w:trPr>
          <w:jc w:val="center"/>
        </w:trPr>
        <w:tc>
          <w:tcPr>
            <w:tcW w:w="716" w:type="dxa"/>
            <w:tcBorders>
              <w:top w:val="single" w:sz="8" w:space="0" w:color="4F81BD"/>
              <w:bottom w:val="single" w:sz="8" w:space="0" w:color="4F81BD"/>
              <w:right w:val="single" w:sz="4" w:space="0" w:color="auto"/>
            </w:tcBorders>
          </w:tcPr>
          <w:p w14:paraId="597EFD0E" w14:textId="77777777" w:rsidR="00FA55D6" w:rsidRPr="00AD2257" w:rsidRDefault="00FA55D6" w:rsidP="008114AE">
            <w:r w:rsidRPr="00AD2257">
              <w:t>RD</w:t>
            </w:r>
          </w:p>
        </w:tc>
        <w:tc>
          <w:tcPr>
            <w:tcW w:w="8100" w:type="dxa"/>
            <w:tcBorders>
              <w:top w:val="single" w:sz="8" w:space="0" w:color="4F81BD"/>
              <w:left w:val="single" w:sz="4" w:space="0" w:color="auto"/>
              <w:bottom w:val="single" w:sz="8" w:space="0" w:color="4F81BD"/>
              <w:right w:val="single" w:sz="4" w:space="0" w:color="auto"/>
            </w:tcBorders>
          </w:tcPr>
          <w:p w14:paraId="77BEEC7B" w14:textId="77777777" w:rsidR="00FA55D6" w:rsidRPr="00AD2257" w:rsidRDefault="00FA55D6" w:rsidP="00FD4515">
            <w:r w:rsidRPr="00AD2257">
              <w:t>Reporting Day (YYYY-</w:t>
            </w:r>
            <w:proofErr w:type="spellStart"/>
            <w:r w:rsidRPr="00AD2257">
              <w:t>Dddd</w:t>
            </w:r>
            <w:proofErr w:type="spellEnd"/>
            <w:r w:rsidRPr="00AD2257">
              <w:t>)</w:t>
            </w:r>
          </w:p>
        </w:tc>
      </w:tr>
    </w:tbl>
    <w:p w14:paraId="2CA99CDE" w14:textId="17DCDE07" w:rsidR="00FA55D6" w:rsidRPr="00AD2257" w:rsidRDefault="00FA55D6" w:rsidP="008114AE">
      <w:pPr>
        <w:pStyle w:val="Caption"/>
      </w:pPr>
      <w:r w:rsidRPr="00AD2257">
        <w:t xml:space="preserve">Table </w:t>
      </w:r>
      <w:r w:rsidRPr="00AD2257">
        <w:fldChar w:fldCharType="begin"/>
      </w:r>
      <w:r w:rsidRPr="00AD2257">
        <w:instrText xml:space="preserve"> SEQ Table \* ARABIC </w:instrText>
      </w:r>
      <w:r w:rsidRPr="00AD2257">
        <w:fldChar w:fldCharType="separate"/>
      </w:r>
      <w:r w:rsidR="00E65ED8">
        <w:rPr>
          <w:noProof/>
        </w:rPr>
        <w:t>1</w:t>
      </w:r>
      <w:r w:rsidRPr="00AD2257">
        <w:fldChar w:fldCharType="end"/>
      </w:r>
      <w:r w:rsidRPr="00AD2257">
        <w:t>: SDMX-ML Time Format Codes</w:t>
      </w:r>
    </w:p>
    <w:p w14:paraId="7063D9F4" w14:textId="77777777" w:rsidR="00FA55D6" w:rsidRPr="00AD2257" w:rsidRDefault="00FA55D6">
      <w:pPr>
        <w:pStyle w:val="Heading3"/>
      </w:pPr>
      <w:bookmarkStart w:id="1578" w:name="_Toc290370648"/>
      <w:bookmarkStart w:id="1579" w:name="_Toc290377770"/>
      <w:bookmarkStart w:id="1580" w:name="_Toc73459968"/>
      <w:bookmarkStart w:id="1581" w:name="_Toc178073094"/>
      <w:r w:rsidRPr="00AD2257">
        <w:t>Time Zones</w:t>
      </w:r>
      <w:bookmarkEnd w:id="1578"/>
      <w:bookmarkEnd w:id="1579"/>
      <w:bookmarkEnd w:id="1580"/>
      <w:bookmarkEnd w:id="1581"/>
    </w:p>
    <w:p w14:paraId="41AD6133" w14:textId="77777777" w:rsidR="00FA55D6" w:rsidRPr="00AD2257" w:rsidRDefault="00FA55D6" w:rsidP="00FA55D6">
      <w:pPr>
        <w:pStyle w:val="Paragraph"/>
      </w:pPr>
      <w:r w:rsidRPr="00AD2257">
        <w:t xml:space="preserve">In alignment with ISO 8601, SDMX allows the specification of a time zone on all time periods and on the </w:t>
      </w:r>
      <w:proofErr w:type="gramStart"/>
      <w:r w:rsidRPr="00AD2257">
        <w:t>reporting</w:t>
      </w:r>
      <w:proofErr w:type="gramEnd"/>
      <w:r w:rsidRPr="00AD2257">
        <w:t xml:space="preserve"> year start day. If a time zone is provided on a reporting year start day, then the same time zone (or none) should be reported for each reporting </w:t>
      </w:r>
      <w:proofErr w:type="gramStart"/>
      <w:r w:rsidRPr="00AD2257">
        <w:t>time period</w:t>
      </w:r>
      <w:proofErr w:type="gramEnd"/>
      <w:r w:rsidRPr="00AD2257">
        <w:t>. If the reporting year start day and the reporting period time zone differ, the time zone of the reporting period will take precedence. Examples of each format with time zones are as follows (time zone indicated in bold):</w:t>
      </w:r>
    </w:p>
    <w:p w14:paraId="3376A93C" w14:textId="77777777" w:rsidR="00FA55D6" w:rsidRPr="00AD2257" w:rsidRDefault="00FA55D6" w:rsidP="00FA55D6">
      <w:pPr>
        <w:pStyle w:val="Paragraph"/>
      </w:pPr>
    </w:p>
    <w:p w14:paraId="6A47361D" w14:textId="77777777" w:rsidR="00FA55D6" w:rsidRPr="00AD2257" w:rsidRDefault="00FA55D6" w:rsidP="00A6281D">
      <w:pPr>
        <w:pStyle w:val="bulleted"/>
        <w:numPr>
          <w:ilvl w:val="0"/>
          <w:numId w:val="23"/>
        </w:numPr>
      </w:pPr>
      <w:r w:rsidRPr="00AD2257">
        <w:t>Time Range (start date): 2006-06-05</w:t>
      </w:r>
      <w:r w:rsidRPr="00AD2257">
        <w:rPr>
          <w:b/>
        </w:rPr>
        <w:t>-05:00</w:t>
      </w:r>
      <w:r w:rsidRPr="00AD2257">
        <w:t>/P5D</w:t>
      </w:r>
    </w:p>
    <w:p w14:paraId="48F3F623" w14:textId="77777777" w:rsidR="00FA55D6" w:rsidRPr="00AD2257" w:rsidRDefault="00FA55D6" w:rsidP="00A6281D">
      <w:pPr>
        <w:pStyle w:val="bulleted"/>
        <w:numPr>
          <w:ilvl w:val="0"/>
          <w:numId w:val="23"/>
        </w:numPr>
      </w:pPr>
      <w:r w:rsidRPr="00AD2257">
        <w:t>Time Range (start date-time): 2006-06-05T00:00:00</w:t>
      </w:r>
      <w:r w:rsidRPr="00AD2257">
        <w:rPr>
          <w:b/>
        </w:rPr>
        <w:t>-05:00</w:t>
      </w:r>
      <w:r w:rsidRPr="00AD2257">
        <w:t>/P5D</w:t>
      </w:r>
    </w:p>
    <w:p w14:paraId="5236835E" w14:textId="77777777" w:rsidR="00FA55D6" w:rsidRPr="00AD2257" w:rsidRDefault="00FA55D6" w:rsidP="00A6281D">
      <w:pPr>
        <w:pStyle w:val="bulleted"/>
        <w:numPr>
          <w:ilvl w:val="0"/>
          <w:numId w:val="23"/>
        </w:numPr>
      </w:pPr>
      <w:r w:rsidRPr="00AD2257">
        <w:t>Gregorian Year: 2006</w:t>
      </w:r>
      <w:r w:rsidRPr="00AD2257">
        <w:rPr>
          <w:b/>
        </w:rPr>
        <w:t>-05:00</w:t>
      </w:r>
    </w:p>
    <w:p w14:paraId="105A8125" w14:textId="77777777" w:rsidR="00FA55D6" w:rsidRPr="00AD2257" w:rsidRDefault="00FA55D6" w:rsidP="00A6281D">
      <w:pPr>
        <w:pStyle w:val="bulleted"/>
        <w:numPr>
          <w:ilvl w:val="0"/>
          <w:numId w:val="23"/>
        </w:numPr>
      </w:pPr>
      <w:r w:rsidRPr="00AD2257">
        <w:t>Gregorian Month: 2006-06</w:t>
      </w:r>
      <w:r w:rsidRPr="00AD2257">
        <w:rPr>
          <w:b/>
        </w:rPr>
        <w:t>-05:00</w:t>
      </w:r>
    </w:p>
    <w:p w14:paraId="7B1933AB" w14:textId="77777777" w:rsidR="00FA55D6" w:rsidRPr="00AD2257" w:rsidRDefault="00FA55D6" w:rsidP="00A6281D">
      <w:pPr>
        <w:pStyle w:val="bulleted"/>
        <w:numPr>
          <w:ilvl w:val="0"/>
          <w:numId w:val="23"/>
        </w:numPr>
        <w:rPr>
          <w:b/>
        </w:rPr>
      </w:pPr>
      <w:r w:rsidRPr="00AD2257">
        <w:t>Gregorian Day: 2006-06-05</w:t>
      </w:r>
      <w:r w:rsidRPr="00AD2257">
        <w:rPr>
          <w:b/>
        </w:rPr>
        <w:t>-05:00</w:t>
      </w:r>
    </w:p>
    <w:p w14:paraId="10E00F0D" w14:textId="77777777" w:rsidR="00FA55D6" w:rsidRPr="00AD2257" w:rsidRDefault="00FA55D6" w:rsidP="00A6281D">
      <w:pPr>
        <w:pStyle w:val="bulleted"/>
        <w:numPr>
          <w:ilvl w:val="0"/>
          <w:numId w:val="23"/>
        </w:numPr>
      </w:pPr>
      <w:r w:rsidRPr="00AD2257">
        <w:t>Distinct Point: 2006-06-05T00:00:00</w:t>
      </w:r>
      <w:r w:rsidRPr="00AD2257">
        <w:rPr>
          <w:b/>
        </w:rPr>
        <w:t>-05:00</w:t>
      </w:r>
    </w:p>
    <w:p w14:paraId="7EAE16CC" w14:textId="77777777" w:rsidR="00FA55D6" w:rsidRPr="00AD2257" w:rsidRDefault="00FA55D6" w:rsidP="00A6281D">
      <w:pPr>
        <w:pStyle w:val="bulleted"/>
        <w:numPr>
          <w:ilvl w:val="0"/>
          <w:numId w:val="23"/>
        </w:numPr>
      </w:pPr>
      <w:r w:rsidRPr="00AD2257">
        <w:t>Reporting Year: 2006-A1</w:t>
      </w:r>
      <w:r w:rsidRPr="00AD2257">
        <w:rPr>
          <w:b/>
        </w:rPr>
        <w:t>-05:00</w:t>
      </w:r>
    </w:p>
    <w:p w14:paraId="77AD8F56" w14:textId="77777777" w:rsidR="00FA55D6" w:rsidRPr="00AD2257" w:rsidRDefault="00FA55D6" w:rsidP="00A6281D">
      <w:pPr>
        <w:pStyle w:val="bulleted"/>
        <w:numPr>
          <w:ilvl w:val="0"/>
          <w:numId w:val="23"/>
        </w:numPr>
      </w:pPr>
      <w:r w:rsidRPr="00AD2257">
        <w:t>Reporting Semester: 2006-S2</w:t>
      </w:r>
      <w:r w:rsidRPr="00AD2257">
        <w:rPr>
          <w:b/>
        </w:rPr>
        <w:t>-05:00</w:t>
      </w:r>
    </w:p>
    <w:p w14:paraId="5860C090" w14:textId="77777777" w:rsidR="00FA55D6" w:rsidRPr="00AD2257" w:rsidRDefault="00FA55D6" w:rsidP="00A6281D">
      <w:pPr>
        <w:pStyle w:val="bulleted"/>
        <w:numPr>
          <w:ilvl w:val="0"/>
          <w:numId w:val="23"/>
        </w:numPr>
        <w:rPr>
          <w:b/>
        </w:rPr>
      </w:pPr>
      <w:r w:rsidRPr="00AD2257">
        <w:lastRenderedPageBreak/>
        <w:t>Reporting Trimester: 2006-T2</w:t>
      </w:r>
      <w:r w:rsidRPr="00AD2257">
        <w:rPr>
          <w:b/>
        </w:rPr>
        <w:t>-05:00</w:t>
      </w:r>
    </w:p>
    <w:p w14:paraId="12C84AED" w14:textId="77777777" w:rsidR="00FA55D6" w:rsidRPr="00AD2257" w:rsidRDefault="00FA55D6" w:rsidP="00A6281D">
      <w:pPr>
        <w:pStyle w:val="bulleted"/>
        <w:numPr>
          <w:ilvl w:val="0"/>
          <w:numId w:val="23"/>
        </w:numPr>
      </w:pPr>
      <w:r w:rsidRPr="00AD2257">
        <w:t>Reporting Quarter: 2006-Q3</w:t>
      </w:r>
      <w:r w:rsidRPr="00AD2257">
        <w:rPr>
          <w:b/>
        </w:rPr>
        <w:t>-05:00</w:t>
      </w:r>
    </w:p>
    <w:p w14:paraId="28EF2E2E" w14:textId="77777777" w:rsidR="00FA55D6" w:rsidRPr="00AD2257" w:rsidRDefault="00FA55D6" w:rsidP="00A6281D">
      <w:pPr>
        <w:pStyle w:val="bulleted"/>
        <w:numPr>
          <w:ilvl w:val="0"/>
          <w:numId w:val="23"/>
        </w:numPr>
        <w:rPr>
          <w:b/>
        </w:rPr>
      </w:pPr>
      <w:r w:rsidRPr="00AD2257">
        <w:t>Reporting Month: 2006-M06</w:t>
      </w:r>
      <w:r w:rsidRPr="00AD2257">
        <w:rPr>
          <w:b/>
        </w:rPr>
        <w:t>-05:00</w:t>
      </w:r>
    </w:p>
    <w:p w14:paraId="7ACB6A82" w14:textId="77777777" w:rsidR="00FA55D6" w:rsidRPr="00AD2257" w:rsidRDefault="00FA55D6" w:rsidP="00A6281D">
      <w:pPr>
        <w:pStyle w:val="bulleted"/>
        <w:numPr>
          <w:ilvl w:val="0"/>
          <w:numId w:val="23"/>
        </w:numPr>
      </w:pPr>
      <w:r w:rsidRPr="00AD2257">
        <w:t>Reporting Week: 2006-W23</w:t>
      </w:r>
      <w:r w:rsidRPr="00AD2257">
        <w:rPr>
          <w:b/>
        </w:rPr>
        <w:t>-05:00</w:t>
      </w:r>
    </w:p>
    <w:p w14:paraId="68C1E839" w14:textId="77777777" w:rsidR="00FA55D6" w:rsidRPr="00AD2257" w:rsidRDefault="00FA55D6" w:rsidP="00A6281D">
      <w:pPr>
        <w:pStyle w:val="bulleted"/>
        <w:numPr>
          <w:ilvl w:val="0"/>
          <w:numId w:val="23"/>
        </w:numPr>
      </w:pPr>
      <w:r w:rsidRPr="00AD2257">
        <w:t>Reporting Day: 2006-D156</w:t>
      </w:r>
      <w:r w:rsidRPr="00AD2257">
        <w:rPr>
          <w:b/>
        </w:rPr>
        <w:t>-05:00</w:t>
      </w:r>
    </w:p>
    <w:p w14:paraId="71F6BB3B" w14:textId="77777777" w:rsidR="00FA55D6" w:rsidRPr="00AD2257" w:rsidRDefault="00FA55D6" w:rsidP="00A6281D">
      <w:pPr>
        <w:pStyle w:val="bulleted"/>
        <w:numPr>
          <w:ilvl w:val="0"/>
          <w:numId w:val="23"/>
        </w:numPr>
      </w:pPr>
      <w:r w:rsidRPr="00AD2257">
        <w:t>Reporting Year Start Day: --07-01</w:t>
      </w:r>
      <w:r w:rsidRPr="00AD2257">
        <w:rPr>
          <w:b/>
        </w:rPr>
        <w:t>-05:00</w:t>
      </w:r>
    </w:p>
    <w:p w14:paraId="2179AF30" w14:textId="77777777" w:rsidR="00FA55D6" w:rsidRPr="00AD2257" w:rsidRDefault="00FA55D6" w:rsidP="00FA55D6">
      <w:pPr>
        <w:pStyle w:val="Paragraph"/>
      </w:pPr>
      <w:r w:rsidRPr="00AD2257">
        <w:t>According to ISO 8601, a date without a time-zone is considered "local time". SDMX assumes that local time is that of the sender of the message. In this version of SDMX, an optional field is added to the sender definition in the header for specifying a time zone. This field has a default value of 'Z' (UTC). This determination of local time applies for all dates in a message.</w:t>
      </w:r>
    </w:p>
    <w:p w14:paraId="54427584" w14:textId="77777777" w:rsidR="00FA55D6" w:rsidRPr="00AD2257" w:rsidRDefault="00FA55D6">
      <w:pPr>
        <w:pStyle w:val="Heading3"/>
      </w:pPr>
      <w:bookmarkStart w:id="1582" w:name="_Toc290370649"/>
      <w:bookmarkStart w:id="1583" w:name="_Toc290377771"/>
      <w:bookmarkStart w:id="1584" w:name="_Toc73459969"/>
      <w:bookmarkStart w:id="1585" w:name="_Toc178073095"/>
      <w:r w:rsidRPr="00AD2257">
        <w:t>Representing Time Spans Elsewhere</w:t>
      </w:r>
      <w:bookmarkEnd w:id="1582"/>
      <w:bookmarkEnd w:id="1583"/>
      <w:bookmarkEnd w:id="1584"/>
      <w:bookmarkEnd w:id="1585"/>
    </w:p>
    <w:p w14:paraId="14A321D2" w14:textId="192CC2D7" w:rsidR="00FA55D6" w:rsidRPr="00AD2257" w:rsidRDefault="00FA55D6" w:rsidP="00FA55D6">
      <w:pPr>
        <w:pStyle w:val="Paragraph"/>
      </w:pPr>
      <w:r w:rsidRPr="00AD2257">
        <w:t>It has been possible since SDMX 2.0 for a Component to specify a representation of a time span. Depending on the format of the data message, this resulted in either an element with 2 XML attributes for holding the start time and the duration or two separate XML attributes based on the underlying Component identifier. For example</w:t>
      </w:r>
      <w:r w:rsidR="003C1A8B">
        <w:t>,</w:t>
      </w:r>
      <w:r w:rsidRPr="00AD2257">
        <w:t xml:space="preserve"> if REF_PERIOD were given a representation of time span, then in the Compact data format, it would be represented by two XML </w:t>
      </w:r>
      <w:proofErr w:type="gramStart"/>
      <w:r w:rsidRPr="00AD2257">
        <w:t>attributes;</w:t>
      </w:r>
      <w:proofErr w:type="gramEnd"/>
      <w:r w:rsidRPr="00AD2257">
        <w:t xml:space="preserve"> </w:t>
      </w:r>
      <w:proofErr w:type="spellStart"/>
      <w:r w:rsidRPr="00AD2257">
        <w:t>REF_PERIODStartTime</w:t>
      </w:r>
      <w:proofErr w:type="spellEnd"/>
      <w:r w:rsidRPr="00AD2257">
        <w:t xml:space="preserve"> (holding the start) and REF_PERIOD (holding the duration). If a new simple type is introduced in the SDMX schemas that can hold ISO </w:t>
      </w:r>
      <w:proofErr w:type="gramStart"/>
      <w:r w:rsidRPr="00AD2257">
        <w:t>8601 time</w:t>
      </w:r>
      <w:proofErr w:type="gramEnd"/>
      <w:r w:rsidRPr="00AD2257">
        <w:t xml:space="preserve"> intervals, then this will no longer be necessary. What was represented as this:</w:t>
      </w:r>
    </w:p>
    <w:p w14:paraId="51553919" w14:textId="77777777" w:rsidR="00FA55D6" w:rsidRPr="00AD2257" w:rsidRDefault="00FA55D6" w:rsidP="00FA55D6">
      <w:pPr>
        <w:pStyle w:val="Paragraph"/>
      </w:pPr>
    </w:p>
    <w:p w14:paraId="4D7C5CAE" w14:textId="77777777" w:rsidR="00FA55D6" w:rsidRPr="00AD2257" w:rsidRDefault="00FA55D6" w:rsidP="00FA55D6">
      <w:pPr>
        <w:pStyle w:val="Paragraph"/>
        <w:ind w:left="284"/>
        <w:rPr>
          <w:sz w:val="20"/>
        </w:rPr>
      </w:pPr>
      <w:r w:rsidRPr="00AD2257">
        <w:tab/>
      </w:r>
      <w:r w:rsidRPr="00AD2257">
        <w:rPr>
          <w:sz w:val="20"/>
        </w:rPr>
        <w:t xml:space="preserve">&lt;Series </w:t>
      </w:r>
      <w:proofErr w:type="spellStart"/>
      <w:r w:rsidRPr="00AD2257">
        <w:rPr>
          <w:sz w:val="20"/>
        </w:rPr>
        <w:t>REF_PERIODStartTime</w:t>
      </w:r>
      <w:proofErr w:type="spellEnd"/>
      <w:r w:rsidRPr="00AD2257">
        <w:rPr>
          <w:sz w:val="20"/>
        </w:rPr>
        <w:t>="2000-01-01T00:00:00" REF_PERIOD="P2M"/&gt;</w:t>
      </w:r>
    </w:p>
    <w:p w14:paraId="36FC6EEE" w14:textId="77777777" w:rsidR="00FA55D6" w:rsidRPr="00AD2257" w:rsidRDefault="00FA55D6" w:rsidP="00FA55D6">
      <w:pPr>
        <w:pStyle w:val="Paragraph"/>
      </w:pPr>
    </w:p>
    <w:p w14:paraId="0D3873A3" w14:textId="77777777" w:rsidR="00FA55D6" w:rsidRPr="00AD2257" w:rsidRDefault="00FA55D6" w:rsidP="00FA55D6">
      <w:pPr>
        <w:pStyle w:val="Paragraph"/>
      </w:pPr>
      <w:r w:rsidRPr="00AD2257">
        <w:t>can now be represented with this:</w:t>
      </w:r>
    </w:p>
    <w:p w14:paraId="49B8D927" w14:textId="77777777" w:rsidR="00FA55D6" w:rsidRPr="00AD2257" w:rsidRDefault="00FA55D6" w:rsidP="00FA55D6">
      <w:pPr>
        <w:pStyle w:val="Paragraph"/>
      </w:pPr>
    </w:p>
    <w:p w14:paraId="536F9C10" w14:textId="77777777" w:rsidR="00FA55D6" w:rsidRPr="00AD2257" w:rsidRDefault="00FA55D6" w:rsidP="00FA55D6">
      <w:pPr>
        <w:pStyle w:val="Paragraph"/>
        <w:ind w:left="568"/>
      </w:pPr>
      <w:r w:rsidRPr="00AD2257">
        <w:rPr>
          <w:sz w:val="20"/>
        </w:rPr>
        <w:t>&lt;Series REF_PERIOD="2000-01-01T00:00:00/P2M"/&gt;</w:t>
      </w:r>
    </w:p>
    <w:p w14:paraId="7BC2E50E" w14:textId="77777777" w:rsidR="00FA55D6" w:rsidRPr="00AD2257" w:rsidRDefault="00FA55D6">
      <w:pPr>
        <w:pStyle w:val="Heading3"/>
      </w:pPr>
      <w:bookmarkStart w:id="1586" w:name="_Toc290370650"/>
      <w:bookmarkStart w:id="1587" w:name="_Toc290377772"/>
      <w:bookmarkStart w:id="1588" w:name="_Toc73459970"/>
      <w:bookmarkStart w:id="1589" w:name="_Toc178073096"/>
      <w:r w:rsidRPr="00AD2257">
        <w:t>Notes on Formats</w:t>
      </w:r>
      <w:bookmarkEnd w:id="1586"/>
      <w:bookmarkEnd w:id="1587"/>
      <w:bookmarkEnd w:id="1588"/>
      <w:bookmarkEnd w:id="1589"/>
    </w:p>
    <w:p w14:paraId="7EDA42B8" w14:textId="77777777" w:rsidR="00FA55D6" w:rsidRPr="00AD2257" w:rsidRDefault="00FA55D6" w:rsidP="00FA55D6">
      <w:pPr>
        <w:pStyle w:val="Paragraph"/>
      </w:pPr>
      <w:r w:rsidRPr="00AD2257">
        <w:t xml:space="preserve">There is no ambiguity in these formats so that for any given value of time, the category of the period (and thus the intended </w:t>
      </w:r>
      <w:proofErr w:type="gramStart"/>
      <w:r w:rsidRPr="00AD2257">
        <w:t>time period</w:t>
      </w:r>
      <w:proofErr w:type="gramEnd"/>
      <w:r w:rsidRPr="00AD2257">
        <w:t xml:space="preserve"> range) is always clear. It should also be noted that by utilizing the ISO 8601 format, and a format loosely based on it for the report periods, the values of time can easily be sorted chronologically without additional parsing.</w:t>
      </w:r>
    </w:p>
    <w:p w14:paraId="163E77C5" w14:textId="77777777" w:rsidR="00FA55D6" w:rsidRPr="00AD2257" w:rsidRDefault="00FA55D6">
      <w:pPr>
        <w:pStyle w:val="Heading3"/>
      </w:pPr>
      <w:bookmarkStart w:id="1590" w:name="_Toc290370651"/>
      <w:bookmarkStart w:id="1591" w:name="_Toc290377773"/>
      <w:bookmarkStart w:id="1592" w:name="_Toc73459971"/>
      <w:bookmarkStart w:id="1593" w:name="_Toc178073097"/>
      <w:r w:rsidRPr="00AD2257">
        <w:t>Effect on Time Ranges</w:t>
      </w:r>
      <w:bookmarkEnd w:id="1590"/>
      <w:bookmarkEnd w:id="1591"/>
      <w:bookmarkEnd w:id="1592"/>
      <w:bookmarkEnd w:id="1593"/>
    </w:p>
    <w:p w14:paraId="1CEC8E38" w14:textId="2ABCD113" w:rsidR="00FA55D6" w:rsidRPr="00AD2257" w:rsidRDefault="00FA55D6" w:rsidP="00FA55D6">
      <w:pPr>
        <w:pStyle w:val="Paragraph"/>
      </w:pPr>
      <w:r w:rsidRPr="00AD2257">
        <w:t xml:space="preserve">All SDMX-ML data messages are capable of functioning in a manner </w:t>
      </w:r>
      <w:proofErr w:type="gramStart"/>
      <w:r w:rsidRPr="00AD2257">
        <w:t>similar to</w:t>
      </w:r>
      <w:proofErr w:type="gramEnd"/>
      <w:r w:rsidRPr="00AD2257">
        <w:t xml:space="preserve"> SDMX-EDI if the Dimension at the observation level is time: the time period for the first observation can be stated and the rest of the observations can omit the time value as it can be derived from the start time and the frequency. Since the frequency can be determined based on the actual format of the time value for everything but distinct points in time and time ranges, this makes is even simpler to process as the interval between time ranges is known directly from the time value.</w:t>
      </w:r>
    </w:p>
    <w:p w14:paraId="3A18CD4A" w14:textId="77777777" w:rsidR="00FA55D6" w:rsidRPr="00AD2257" w:rsidRDefault="00FA55D6">
      <w:pPr>
        <w:pStyle w:val="Heading3"/>
      </w:pPr>
      <w:bookmarkStart w:id="1594" w:name="_Toc290370652"/>
      <w:bookmarkStart w:id="1595" w:name="_Toc290377774"/>
      <w:bookmarkStart w:id="1596" w:name="_Toc73459972"/>
      <w:bookmarkStart w:id="1597" w:name="_Toc178073098"/>
      <w:r w:rsidRPr="00AD2257">
        <w:t>Time in Query Messages</w:t>
      </w:r>
      <w:bookmarkEnd w:id="1594"/>
      <w:bookmarkEnd w:id="1595"/>
      <w:bookmarkEnd w:id="1596"/>
      <w:bookmarkEnd w:id="1597"/>
    </w:p>
    <w:p w14:paraId="64886CA4" w14:textId="346E6D32" w:rsidR="00FA55D6" w:rsidRPr="00AD2257" w:rsidRDefault="00FA55D6" w:rsidP="00FA55D6">
      <w:pPr>
        <w:pStyle w:val="Paragraph"/>
      </w:pPr>
      <w:r w:rsidRPr="00AD2257">
        <w:t xml:space="preserve">When querying for time values, the value of a time parameter can be provided as any of the Observational Time Period formats and must be paired with an operator. This </w:t>
      </w:r>
      <w:r w:rsidRPr="00AD2257">
        <w:lastRenderedPageBreak/>
        <w:t>section will detail how systems processing query messages should interpret these parameters.</w:t>
      </w:r>
    </w:p>
    <w:p w14:paraId="60BCCAD5" w14:textId="77777777" w:rsidR="00FA55D6" w:rsidRPr="00AD2257" w:rsidRDefault="00FA55D6" w:rsidP="00FA55D6">
      <w:pPr>
        <w:pStyle w:val="Paragraph"/>
      </w:pPr>
    </w:p>
    <w:p w14:paraId="45BE45DD" w14:textId="28AD7F39" w:rsidR="00FA55D6" w:rsidRPr="00AD2257" w:rsidRDefault="00FA55D6" w:rsidP="00FA55D6">
      <w:pPr>
        <w:pStyle w:val="Paragraph"/>
      </w:pPr>
      <w:r w:rsidRPr="00AD2257">
        <w:t xml:space="preserve">Fundamental to processing a time value parameter in a query message is understanding that all time periods should be handled as a distinct range of time. Since the time parameter in the query is paired with an operator, this also effectively represents a distinct range of time. Therefore, a system processing the query must simply match the data where the </w:t>
      </w:r>
      <w:proofErr w:type="gramStart"/>
      <w:r w:rsidRPr="00AD2257">
        <w:t>time period</w:t>
      </w:r>
      <w:proofErr w:type="gramEnd"/>
      <w:r w:rsidRPr="00AD2257">
        <w:t xml:space="preserve"> for requested parameter is encompassed by the time period resulting from value of the query parameter. The following table details how the operators should be interpreted for any </w:t>
      </w:r>
      <w:proofErr w:type="gramStart"/>
      <w:r w:rsidRPr="00AD2257">
        <w:t>time period</w:t>
      </w:r>
      <w:proofErr w:type="gramEnd"/>
      <w:r w:rsidRPr="00AD2257">
        <w:t xml:space="preserve"> provided as a parameter.</w:t>
      </w:r>
    </w:p>
    <w:p w14:paraId="2F8B0C1F" w14:textId="77777777" w:rsidR="00FA55D6" w:rsidRPr="00AD2257" w:rsidRDefault="00FA55D6" w:rsidP="00FA55D6">
      <w:pPr>
        <w:pStyle w:val="Paragraph"/>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57" w:type="dxa"/>
          <w:right w:w="57" w:type="dxa"/>
        </w:tblCellMar>
        <w:tblLook w:val="04A0" w:firstRow="1" w:lastRow="0" w:firstColumn="1" w:lastColumn="0" w:noHBand="0" w:noVBand="1"/>
      </w:tblPr>
      <w:tblGrid>
        <w:gridCol w:w="2830"/>
        <w:gridCol w:w="5472"/>
      </w:tblGrid>
      <w:tr w:rsidR="00FA55D6" w:rsidRPr="00AD2257" w14:paraId="6C51F155" w14:textId="77777777" w:rsidTr="00FD4515">
        <w:trPr>
          <w:jc w:val="center"/>
        </w:trPr>
        <w:tc>
          <w:tcPr>
            <w:tcW w:w="2830" w:type="dxa"/>
          </w:tcPr>
          <w:p w14:paraId="045CDD21" w14:textId="77777777" w:rsidR="00FA55D6" w:rsidRPr="00AD2257" w:rsidRDefault="00FA55D6" w:rsidP="003826B2">
            <w:pPr>
              <w:pStyle w:val="Paragraph"/>
              <w:rPr>
                <w:b/>
              </w:rPr>
            </w:pPr>
            <w:r w:rsidRPr="00AD2257">
              <w:rPr>
                <w:b/>
              </w:rPr>
              <w:t>Operator</w:t>
            </w:r>
          </w:p>
        </w:tc>
        <w:tc>
          <w:tcPr>
            <w:tcW w:w="5472" w:type="dxa"/>
          </w:tcPr>
          <w:p w14:paraId="799BE29F" w14:textId="77777777" w:rsidR="00FA55D6" w:rsidRPr="00AD2257" w:rsidRDefault="00FA55D6" w:rsidP="003826B2">
            <w:pPr>
              <w:pStyle w:val="Paragraph"/>
              <w:rPr>
                <w:b/>
              </w:rPr>
            </w:pPr>
            <w:r w:rsidRPr="00AD2257">
              <w:rPr>
                <w:b/>
              </w:rPr>
              <w:t>Rule</w:t>
            </w:r>
          </w:p>
        </w:tc>
      </w:tr>
      <w:tr w:rsidR="00FA55D6" w:rsidRPr="00AD2257" w14:paraId="00E23BDA" w14:textId="77777777" w:rsidTr="00FD4515">
        <w:trPr>
          <w:jc w:val="center"/>
        </w:trPr>
        <w:tc>
          <w:tcPr>
            <w:tcW w:w="2830" w:type="dxa"/>
          </w:tcPr>
          <w:p w14:paraId="1EA44896" w14:textId="77777777" w:rsidR="00FA55D6" w:rsidRPr="00AD2257" w:rsidRDefault="00FA55D6" w:rsidP="003826B2">
            <w:pPr>
              <w:pStyle w:val="Paragraph"/>
            </w:pPr>
            <w:r w:rsidRPr="00AD2257">
              <w:t>Greater Than</w:t>
            </w:r>
          </w:p>
        </w:tc>
        <w:tc>
          <w:tcPr>
            <w:tcW w:w="5472" w:type="dxa"/>
          </w:tcPr>
          <w:p w14:paraId="40B1D26B" w14:textId="22F685D3" w:rsidR="00FA55D6" w:rsidRPr="00AD2257" w:rsidRDefault="00FA55D6">
            <w:pPr>
              <w:pStyle w:val="Paragraph"/>
            </w:pPr>
            <w:r w:rsidRPr="00AD2257">
              <w:t>Any data after the last moment of the</w:t>
            </w:r>
            <w:r w:rsidR="003C1A8B">
              <w:t xml:space="preserve"> </w:t>
            </w:r>
            <w:r w:rsidRPr="00AD2257">
              <w:t>period</w:t>
            </w:r>
          </w:p>
        </w:tc>
      </w:tr>
      <w:tr w:rsidR="00FA55D6" w:rsidRPr="00AD2257" w14:paraId="175B1F15" w14:textId="77777777" w:rsidTr="00FD4515">
        <w:trPr>
          <w:jc w:val="center"/>
        </w:trPr>
        <w:tc>
          <w:tcPr>
            <w:tcW w:w="2830" w:type="dxa"/>
          </w:tcPr>
          <w:p w14:paraId="021EB9AB" w14:textId="77777777" w:rsidR="00FA55D6" w:rsidRPr="00AD2257" w:rsidRDefault="00FA55D6" w:rsidP="003826B2">
            <w:pPr>
              <w:pStyle w:val="Paragraph"/>
            </w:pPr>
            <w:r w:rsidRPr="00AD2257">
              <w:t>Less Than</w:t>
            </w:r>
          </w:p>
        </w:tc>
        <w:tc>
          <w:tcPr>
            <w:tcW w:w="5472" w:type="dxa"/>
          </w:tcPr>
          <w:p w14:paraId="09BF9F9E" w14:textId="6678BA81" w:rsidR="00FA55D6" w:rsidRPr="00AD2257" w:rsidRDefault="00FA55D6">
            <w:pPr>
              <w:pStyle w:val="Paragraph"/>
            </w:pPr>
            <w:r w:rsidRPr="00AD2257">
              <w:t>Any data before the first moment of the</w:t>
            </w:r>
            <w:r w:rsidR="003C1A8B">
              <w:t xml:space="preserve"> </w:t>
            </w:r>
            <w:r w:rsidRPr="00AD2257">
              <w:t>period</w:t>
            </w:r>
          </w:p>
        </w:tc>
      </w:tr>
      <w:tr w:rsidR="00FA55D6" w:rsidRPr="00AD2257" w14:paraId="20F5E0F6" w14:textId="77777777" w:rsidTr="00FD4515">
        <w:trPr>
          <w:jc w:val="center"/>
        </w:trPr>
        <w:tc>
          <w:tcPr>
            <w:tcW w:w="2830" w:type="dxa"/>
          </w:tcPr>
          <w:p w14:paraId="1DC42253" w14:textId="77777777" w:rsidR="00FA55D6" w:rsidRPr="00AD2257" w:rsidRDefault="00FA55D6" w:rsidP="003826B2">
            <w:pPr>
              <w:pStyle w:val="Paragraph"/>
            </w:pPr>
            <w:r w:rsidRPr="00AD2257">
              <w:t>Greater Than or Equal To</w:t>
            </w:r>
          </w:p>
        </w:tc>
        <w:tc>
          <w:tcPr>
            <w:tcW w:w="5472" w:type="dxa"/>
          </w:tcPr>
          <w:p w14:paraId="3D87E200" w14:textId="4097D250" w:rsidR="00FA55D6" w:rsidRPr="00AD2257" w:rsidRDefault="00FA55D6">
            <w:pPr>
              <w:pStyle w:val="Paragraph"/>
            </w:pPr>
            <w:r w:rsidRPr="00AD2257">
              <w:t>Any data on or after the first moment of</w:t>
            </w:r>
            <w:r w:rsidR="003C1A8B">
              <w:t xml:space="preserve"> </w:t>
            </w:r>
            <w:r w:rsidRPr="00AD2257">
              <w:t>the period</w:t>
            </w:r>
          </w:p>
        </w:tc>
      </w:tr>
      <w:tr w:rsidR="00FA55D6" w:rsidRPr="00AD2257" w14:paraId="0647E13E" w14:textId="77777777" w:rsidTr="00FD4515">
        <w:trPr>
          <w:jc w:val="center"/>
        </w:trPr>
        <w:tc>
          <w:tcPr>
            <w:tcW w:w="2830" w:type="dxa"/>
          </w:tcPr>
          <w:p w14:paraId="13C3F15F" w14:textId="77777777" w:rsidR="00FA55D6" w:rsidRPr="00AD2257" w:rsidRDefault="00FA55D6" w:rsidP="003826B2">
            <w:pPr>
              <w:pStyle w:val="Paragraph"/>
            </w:pPr>
            <w:r w:rsidRPr="00AD2257">
              <w:t>Less Than or Equal To</w:t>
            </w:r>
          </w:p>
        </w:tc>
        <w:tc>
          <w:tcPr>
            <w:tcW w:w="5472" w:type="dxa"/>
          </w:tcPr>
          <w:p w14:paraId="709103B3" w14:textId="1B6C0CAC" w:rsidR="00FA55D6" w:rsidRPr="00AD2257" w:rsidRDefault="00FA55D6">
            <w:pPr>
              <w:pStyle w:val="Paragraph"/>
            </w:pPr>
            <w:r w:rsidRPr="00AD2257">
              <w:t>Any data on or before the last moment of</w:t>
            </w:r>
            <w:r w:rsidR="003C1A8B">
              <w:t xml:space="preserve"> </w:t>
            </w:r>
            <w:r w:rsidRPr="00AD2257">
              <w:t>the period</w:t>
            </w:r>
          </w:p>
        </w:tc>
      </w:tr>
      <w:tr w:rsidR="00FA55D6" w:rsidRPr="00AD2257" w14:paraId="43BE9C39" w14:textId="77777777" w:rsidTr="00FD4515">
        <w:trPr>
          <w:jc w:val="center"/>
        </w:trPr>
        <w:tc>
          <w:tcPr>
            <w:tcW w:w="2830" w:type="dxa"/>
          </w:tcPr>
          <w:p w14:paraId="0E98BAB4" w14:textId="77777777" w:rsidR="00FA55D6" w:rsidRPr="00AD2257" w:rsidRDefault="00FA55D6" w:rsidP="003826B2">
            <w:pPr>
              <w:pStyle w:val="Paragraph"/>
            </w:pPr>
            <w:r w:rsidRPr="00AD2257">
              <w:t>Equal To</w:t>
            </w:r>
          </w:p>
        </w:tc>
        <w:tc>
          <w:tcPr>
            <w:tcW w:w="5472" w:type="dxa"/>
          </w:tcPr>
          <w:p w14:paraId="050FA1CB" w14:textId="731A3EC3" w:rsidR="00FA55D6" w:rsidRPr="00AD2257" w:rsidRDefault="00FA55D6">
            <w:pPr>
              <w:pStyle w:val="Paragraph"/>
            </w:pPr>
            <w:r w:rsidRPr="00AD2257">
              <w:t>Any data which falls on or after the first</w:t>
            </w:r>
            <w:r w:rsidR="003C1A8B">
              <w:t xml:space="preserve"> </w:t>
            </w:r>
            <w:r w:rsidRPr="00AD2257">
              <w:t>moment of the period and before or on</w:t>
            </w:r>
            <w:r w:rsidR="003C1A8B">
              <w:t xml:space="preserve"> </w:t>
            </w:r>
            <w:r w:rsidRPr="00AD2257">
              <w:t>the last moment of the period</w:t>
            </w:r>
          </w:p>
        </w:tc>
      </w:tr>
    </w:tbl>
    <w:p w14:paraId="027C0862" w14:textId="77777777" w:rsidR="00FA55D6" w:rsidRPr="00AD2257" w:rsidRDefault="00FA55D6" w:rsidP="00FA55D6">
      <w:pPr>
        <w:pStyle w:val="Paragraph"/>
      </w:pPr>
    </w:p>
    <w:p w14:paraId="738B8BD4" w14:textId="634A46A7" w:rsidR="00FA55D6" w:rsidRDefault="00FA55D6" w:rsidP="00712AE2">
      <w:pPr>
        <w:pStyle w:val="Paragraph"/>
      </w:pPr>
      <w:r w:rsidRPr="00AD2257">
        <w:t>Reporting Time Periods as query parameters are handled</w:t>
      </w:r>
      <w:r w:rsidR="00712AE2">
        <w:t xml:space="preserve"> like this: </w:t>
      </w:r>
      <w:r w:rsidR="00712AE2" w:rsidRPr="00712AE2">
        <w:t xml:space="preserve">any data within the bounds of the reporting period for the year is matched, regardless of the actual start day of the reporting year. In addition, data reported against a normal calendar period is matched if it falls within the bounds of the time parameter based on a reporting year start day of January 1. When determining whether another reporting period falls within the bounds of a report period query parameter, one will have to </w:t>
      </w:r>
      <w:proofErr w:type="gramStart"/>
      <w:r w:rsidR="00712AE2" w:rsidRPr="00712AE2">
        <w:t>take into account</w:t>
      </w:r>
      <w:proofErr w:type="gramEnd"/>
      <w:r w:rsidR="00712AE2" w:rsidRPr="00712AE2">
        <w:t xml:space="preserve"> the actual time period to compare weeks and days to higher order report periods. This will be demonstrated in the examples to follow.</w:t>
      </w:r>
    </w:p>
    <w:p w14:paraId="10B22218" w14:textId="77777777" w:rsidR="00FA55D6" w:rsidRPr="00AD2257" w:rsidRDefault="00FA55D6" w:rsidP="00E65ED8">
      <w:pPr>
        <w:pStyle w:val="Paragraph"/>
        <w:jc w:val="left"/>
      </w:pPr>
    </w:p>
    <w:p w14:paraId="1CD2AED0" w14:textId="77777777" w:rsidR="00FA55D6" w:rsidRPr="00AD2257" w:rsidRDefault="00FA55D6" w:rsidP="00FA55D6">
      <w:pPr>
        <w:pStyle w:val="Paragraph"/>
        <w:jc w:val="left"/>
        <w:rPr>
          <w:b/>
        </w:rPr>
      </w:pPr>
      <w:r w:rsidRPr="00AD2257">
        <w:rPr>
          <w:b/>
        </w:rPr>
        <w:t>Examples:</w:t>
      </w:r>
    </w:p>
    <w:p w14:paraId="59892EF6" w14:textId="77777777" w:rsidR="00FA55D6" w:rsidRPr="00AD2257" w:rsidRDefault="00FA55D6" w:rsidP="00FA55D6">
      <w:pPr>
        <w:pStyle w:val="Paragraph"/>
        <w:jc w:val="left"/>
        <w:rPr>
          <w:b/>
        </w:rPr>
      </w:pPr>
    </w:p>
    <w:p w14:paraId="7EDB858E" w14:textId="77777777" w:rsidR="00FA55D6" w:rsidRPr="00AD2257" w:rsidRDefault="00FA55D6" w:rsidP="00FA55D6">
      <w:pPr>
        <w:pStyle w:val="Paragraph"/>
        <w:jc w:val="left"/>
        <w:rPr>
          <w:b/>
        </w:rPr>
      </w:pPr>
      <w:r w:rsidRPr="00AD2257">
        <w:rPr>
          <w:b/>
        </w:rPr>
        <w:t>Gregorian Period</w:t>
      </w:r>
    </w:p>
    <w:p w14:paraId="469F91E5" w14:textId="77777777" w:rsidR="00FA55D6" w:rsidRPr="00AD2257" w:rsidRDefault="00FA55D6" w:rsidP="00FA55D6">
      <w:pPr>
        <w:pStyle w:val="Paragraph"/>
        <w:ind w:left="284"/>
        <w:jc w:val="left"/>
      </w:pPr>
      <w:r w:rsidRPr="00AD2257">
        <w:t>Query Parameter: Greater than 2010</w:t>
      </w:r>
    </w:p>
    <w:p w14:paraId="72ACDB06" w14:textId="77777777" w:rsidR="00FA55D6" w:rsidRPr="00AD2257" w:rsidRDefault="00FA55D6" w:rsidP="00FA55D6">
      <w:pPr>
        <w:pStyle w:val="Paragraph"/>
        <w:ind w:left="284"/>
        <w:jc w:val="left"/>
      </w:pPr>
      <w:r w:rsidRPr="00AD2257">
        <w:t>Literal Interpretation: Any data where the start period occurs after 2010-12-31T23:59:59</w:t>
      </w:r>
      <w:r>
        <w:t>.</w:t>
      </w:r>
    </w:p>
    <w:p w14:paraId="6C5B7767" w14:textId="77777777" w:rsidR="00FA55D6" w:rsidRPr="00AD2257" w:rsidRDefault="00FA55D6" w:rsidP="00FA55D6">
      <w:pPr>
        <w:pStyle w:val="Paragraph"/>
        <w:ind w:left="284"/>
        <w:jc w:val="left"/>
      </w:pPr>
      <w:r w:rsidRPr="00AD2257">
        <w:t>Example Matches:</w:t>
      </w:r>
    </w:p>
    <w:p w14:paraId="0C009EEF" w14:textId="77777777" w:rsidR="00FA55D6" w:rsidRPr="00AD2257" w:rsidRDefault="00FA55D6" w:rsidP="006C7C73">
      <w:pPr>
        <w:pStyle w:val="Paragraph"/>
        <w:numPr>
          <w:ilvl w:val="0"/>
          <w:numId w:val="24"/>
        </w:numPr>
        <w:jc w:val="left"/>
      </w:pPr>
      <w:r w:rsidRPr="00AD2257">
        <w:t>2011 or later</w:t>
      </w:r>
    </w:p>
    <w:p w14:paraId="0EDDFBB0" w14:textId="77777777" w:rsidR="00FA55D6" w:rsidRPr="00AD2257" w:rsidRDefault="00FA55D6" w:rsidP="006C7C73">
      <w:pPr>
        <w:pStyle w:val="Paragraph"/>
        <w:numPr>
          <w:ilvl w:val="0"/>
          <w:numId w:val="24"/>
        </w:numPr>
        <w:jc w:val="left"/>
      </w:pPr>
      <w:r w:rsidRPr="00AD2257">
        <w:t>2011-01 or later</w:t>
      </w:r>
    </w:p>
    <w:p w14:paraId="750D3FA3" w14:textId="77777777" w:rsidR="00FA55D6" w:rsidRPr="00AD2257" w:rsidRDefault="00FA55D6" w:rsidP="006C7C73">
      <w:pPr>
        <w:pStyle w:val="Paragraph"/>
        <w:numPr>
          <w:ilvl w:val="0"/>
          <w:numId w:val="24"/>
        </w:numPr>
        <w:jc w:val="left"/>
      </w:pPr>
      <w:r w:rsidRPr="00AD2257">
        <w:t>2011-01-01 or later</w:t>
      </w:r>
    </w:p>
    <w:p w14:paraId="184F52F8" w14:textId="77777777" w:rsidR="00FA55D6" w:rsidRPr="00AD2257" w:rsidRDefault="00FA55D6" w:rsidP="006C7C73">
      <w:pPr>
        <w:pStyle w:val="Paragraph"/>
        <w:numPr>
          <w:ilvl w:val="0"/>
          <w:numId w:val="24"/>
        </w:numPr>
        <w:jc w:val="left"/>
      </w:pPr>
      <w:r w:rsidRPr="00AD2257">
        <w:t>2011-01-01/</w:t>
      </w:r>
      <w:proofErr w:type="gramStart"/>
      <w:r w:rsidRPr="00AD2257">
        <w:t>P[</w:t>
      </w:r>
      <w:proofErr w:type="gramEnd"/>
      <w:r w:rsidRPr="00AD2257">
        <w:t>Any Duration] or any later start date</w:t>
      </w:r>
    </w:p>
    <w:p w14:paraId="362EA639" w14:textId="77777777" w:rsidR="00FA55D6" w:rsidRPr="00AD2257" w:rsidRDefault="00FA55D6" w:rsidP="006C7C73">
      <w:pPr>
        <w:pStyle w:val="Paragraph"/>
        <w:numPr>
          <w:ilvl w:val="0"/>
          <w:numId w:val="24"/>
        </w:numPr>
        <w:jc w:val="left"/>
      </w:pPr>
      <w:r w:rsidRPr="00AD2257">
        <w:t>2011</w:t>
      </w:r>
      <w:proofErr w:type="gramStart"/>
      <w:r w:rsidRPr="00AD2257">
        <w:t>-[</w:t>
      </w:r>
      <w:proofErr w:type="gramEnd"/>
      <w:r w:rsidRPr="00AD2257">
        <w:t>Any reporting period] (any reporting year start day)</w:t>
      </w:r>
    </w:p>
    <w:p w14:paraId="36ABA00A" w14:textId="77777777" w:rsidR="00FA55D6" w:rsidRPr="00AD2257" w:rsidRDefault="00FA55D6" w:rsidP="006C7C73">
      <w:pPr>
        <w:pStyle w:val="Paragraph"/>
        <w:numPr>
          <w:ilvl w:val="0"/>
          <w:numId w:val="24"/>
        </w:numPr>
        <w:jc w:val="left"/>
      </w:pPr>
      <w:r w:rsidRPr="00AD2257">
        <w:t>2010-S2 (reporting year start day --07-01 or later)</w:t>
      </w:r>
    </w:p>
    <w:p w14:paraId="71277679" w14:textId="77777777" w:rsidR="00FA55D6" w:rsidRPr="00AD2257" w:rsidRDefault="00FA55D6" w:rsidP="006C7C73">
      <w:pPr>
        <w:pStyle w:val="Paragraph"/>
        <w:numPr>
          <w:ilvl w:val="0"/>
          <w:numId w:val="24"/>
        </w:numPr>
        <w:jc w:val="left"/>
      </w:pPr>
      <w:r w:rsidRPr="00AD2257">
        <w:t>2010-T3 (reporting year start day --07-01 or later)</w:t>
      </w:r>
    </w:p>
    <w:p w14:paraId="11F8EDCE" w14:textId="77777777" w:rsidR="00FA55D6" w:rsidRPr="00AD2257" w:rsidRDefault="00FA55D6" w:rsidP="006C7C73">
      <w:pPr>
        <w:pStyle w:val="Paragraph"/>
        <w:numPr>
          <w:ilvl w:val="0"/>
          <w:numId w:val="24"/>
        </w:numPr>
        <w:jc w:val="left"/>
      </w:pPr>
      <w:r w:rsidRPr="00AD2257">
        <w:t>2010-Q3 or later (reporting year start day --07-01 or later)</w:t>
      </w:r>
    </w:p>
    <w:p w14:paraId="15C7B667" w14:textId="77777777" w:rsidR="00FA55D6" w:rsidRPr="00AD2257" w:rsidRDefault="00FA55D6" w:rsidP="006C7C73">
      <w:pPr>
        <w:pStyle w:val="Paragraph"/>
        <w:numPr>
          <w:ilvl w:val="0"/>
          <w:numId w:val="24"/>
        </w:numPr>
        <w:jc w:val="left"/>
      </w:pPr>
      <w:r w:rsidRPr="00AD2257">
        <w:t>2010-M07 or later (reporting year start day --07-01 or later)</w:t>
      </w:r>
    </w:p>
    <w:p w14:paraId="29AD5A99" w14:textId="77777777" w:rsidR="00FA55D6" w:rsidRPr="00AD2257" w:rsidRDefault="00FA55D6" w:rsidP="006C7C73">
      <w:pPr>
        <w:pStyle w:val="Paragraph"/>
        <w:numPr>
          <w:ilvl w:val="0"/>
          <w:numId w:val="24"/>
        </w:numPr>
        <w:jc w:val="left"/>
      </w:pPr>
      <w:r w:rsidRPr="00AD2257">
        <w:t>2010-W28 or later (reporting year start day --07-01 or later)</w:t>
      </w:r>
    </w:p>
    <w:p w14:paraId="7A795680" w14:textId="77777777" w:rsidR="00FA55D6" w:rsidRPr="00AD2257" w:rsidRDefault="00FA55D6" w:rsidP="006C7C73">
      <w:pPr>
        <w:pStyle w:val="Paragraph"/>
        <w:numPr>
          <w:ilvl w:val="0"/>
          <w:numId w:val="24"/>
        </w:numPr>
        <w:jc w:val="left"/>
      </w:pPr>
      <w:r w:rsidRPr="00AD2257">
        <w:t>2010-D185 or later (reporting year start day --07-01 or later)</w:t>
      </w:r>
    </w:p>
    <w:p w14:paraId="1BF8722D" w14:textId="77777777" w:rsidR="00FA55D6" w:rsidRPr="00AD2257" w:rsidRDefault="00FA55D6" w:rsidP="00FA55D6">
      <w:pPr>
        <w:pStyle w:val="Paragraph"/>
        <w:jc w:val="left"/>
      </w:pPr>
    </w:p>
    <w:p w14:paraId="41D6B119" w14:textId="5D3A2A22" w:rsidR="00FA55D6" w:rsidRPr="00AD2257" w:rsidRDefault="00FA55D6" w:rsidP="00FA55D6">
      <w:pPr>
        <w:pStyle w:val="Paragraph"/>
        <w:jc w:val="left"/>
        <w:rPr>
          <w:b/>
        </w:rPr>
      </w:pPr>
      <w:r w:rsidRPr="00AD2257">
        <w:rPr>
          <w:b/>
        </w:rPr>
        <w:t>Reporting Period</w:t>
      </w:r>
    </w:p>
    <w:p w14:paraId="6454F3B5" w14:textId="56625E03" w:rsidR="00FA55D6" w:rsidRPr="00AD2257" w:rsidRDefault="00FA55D6" w:rsidP="00FA55D6">
      <w:pPr>
        <w:pStyle w:val="Paragraph"/>
        <w:ind w:left="284"/>
        <w:jc w:val="left"/>
      </w:pPr>
      <w:r w:rsidRPr="00AD2257">
        <w:lastRenderedPageBreak/>
        <w:t>Query Parameter: Greater than or equal to 2010-Q3</w:t>
      </w:r>
    </w:p>
    <w:p w14:paraId="2A16489D" w14:textId="77777777" w:rsidR="00FA55D6" w:rsidRPr="00AD2257" w:rsidRDefault="00FA55D6" w:rsidP="00FA55D6">
      <w:pPr>
        <w:pStyle w:val="Paragraph"/>
        <w:ind w:left="284"/>
        <w:jc w:val="left"/>
      </w:pPr>
      <w:r w:rsidRPr="00AD2257">
        <w:t>Literal Interpretation: Any data with a reporting period where the start period is on or after the start period of 2010-Q3 for the same reporting year start day, or and data where the start period is on or after 2010-07-01.</w:t>
      </w:r>
    </w:p>
    <w:p w14:paraId="33EC6B0E" w14:textId="77777777" w:rsidR="00FA55D6" w:rsidRPr="00AD2257" w:rsidRDefault="00FA55D6" w:rsidP="00FA55D6">
      <w:pPr>
        <w:pStyle w:val="Paragraph"/>
        <w:ind w:left="284"/>
        <w:jc w:val="left"/>
      </w:pPr>
      <w:r w:rsidRPr="00AD2257">
        <w:t>Example Matches:</w:t>
      </w:r>
    </w:p>
    <w:p w14:paraId="0FD3BE86" w14:textId="77777777" w:rsidR="00FA55D6" w:rsidRPr="00AD2257" w:rsidRDefault="00FA55D6" w:rsidP="006C7C73">
      <w:pPr>
        <w:pStyle w:val="Paragraph"/>
        <w:numPr>
          <w:ilvl w:val="0"/>
          <w:numId w:val="24"/>
        </w:numPr>
        <w:jc w:val="left"/>
      </w:pPr>
      <w:r w:rsidRPr="00AD2257">
        <w:t>2011 or later</w:t>
      </w:r>
    </w:p>
    <w:p w14:paraId="4940C444" w14:textId="77777777" w:rsidR="00FA55D6" w:rsidRPr="00AD2257" w:rsidRDefault="00FA55D6" w:rsidP="006C7C73">
      <w:pPr>
        <w:pStyle w:val="Paragraph"/>
        <w:numPr>
          <w:ilvl w:val="0"/>
          <w:numId w:val="24"/>
        </w:numPr>
        <w:jc w:val="left"/>
      </w:pPr>
      <w:r w:rsidRPr="00AD2257">
        <w:t>2010-07 or later</w:t>
      </w:r>
    </w:p>
    <w:p w14:paraId="54B63746" w14:textId="77777777" w:rsidR="00FA55D6" w:rsidRPr="00AD2257" w:rsidRDefault="00FA55D6" w:rsidP="006C7C73">
      <w:pPr>
        <w:pStyle w:val="Paragraph"/>
        <w:numPr>
          <w:ilvl w:val="0"/>
          <w:numId w:val="24"/>
        </w:numPr>
        <w:jc w:val="left"/>
      </w:pPr>
      <w:r w:rsidRPr="00AD2257">
        <w:t>2010-07-01 or later</w:t>
      </w:r>
    </w:p>
    <w:p w14:paraId="6D7358B6" w14:textId="77777777" w:rsidR="00FA55D6" w:rsidRPr="00AD2257" w:rsidRDefault="00FA55D6" w:rsidP="006C7C73">
      <w:pPr>
        <w:pStyle w:val="Paragraph"/>
        <w:numPr>
          <w:ilvl w:val="0"/>
          <w:numId w:val="24"/>
        </w:numPr>
        <w:jc w:val="left"/>
      </w:pPr>
      <w:r w:rsidRPr="00AD2257">
        <w:t>2010-07-01/</w:t>
      </w:r>
      <w:proofErr w:type="gramStart"/>
      <w:r w:rsidRPr="00AD2257">
        <w:t>P[</w:t>
      </w:r>
      <w:proofErr w:type="gramEnd"/>
      <w:r w:rsidRPr="00AD2257">
        <w:t>Any Duration] or any later start date</w:t>
      </w:r>
    </w:p>
    <w:p w14:paraId="7D1F279D" w14:textId="77777777" w:rsidR="00FA55D6" w:rsidRPr="00AD2257" w:rsidRDefault="00FA55D6" w:rsidP="006C7C73">
      <w:pPr>
        <w:pStyle w:val="Paragraph"/>
        <w:numPr>
          <w:ilvl w:val="0"/>
          <w:numId w:val="24"/>
        </w:numPr>
        <w:jc w:val="left"/>
      </w:pPr>
      <w:r w:rsidRPr="00AD2257">
        <w:t>2011</w:t>
      </w:r>
      <w:proofErr w:type="gramStart"/>
      <w:r w:rsidRPr="00AD2257">
        <w:t>-[</w:t>
      </w:r>
      <w:proofErr w:type="gramEnd"/>
      <w:r w:rsidRPr="00AD2257">
        <w:t>Any reporting period] (any reporting year start day)</w:t>
      </w:r>
    </w:p>
    <w:p w14:paraId="2F3FA8A6" w14:textId="77777777" w:rsidR="00FA55D6" w:rsidRPr="00AD2257" w:rsidRDefault="00FA55D6" w:rsidP="006C7C73">
      <w:pPr>
        <w:pStyle w:val="Paragraph"/>
        <w:numPr>
          <w:ilvl w:val="0"/>
          <w:numId w:val="24"/>
        </w:numPr>
        <w:jc w:val="left"/>
      </w:pPr>
      <w:r w:rsidRPr="00AD2257">
        <w:t>2010-S2 (any reporting year start day)</w:t>
      </w:r>
    </w:p>
    <w:p w14:paraId="3835B076" w14:textId="77777777" w:rsidR="00FA55D6" w:rsidRPr="00AD2257" w:rsidRDefault="00FA55D6" w:rsidP="006C7C73">
      <w:pPr>
        <w:pStyle w:val="Paragraph"/>
        <w:numPr>
          <w:ilvl w:val="0"/>
          <w:numId w:val="24"/>
        </w:numPr>
        <w:jc w:val="left"/>
      </w:pPr>
      <w:r w:rsidRPr="00AD2257">
        <w:t>2010-T3 (any reporting year start day)</w:t>
      </w:r>
    </w:p>
    <w:p w14:paraId="7EBF75A1" w14:textId="77777777" w:rsidR="00FA55D6" w:rsidRPr="00AD2257" w:rsidRDefault="00FA55D6" w:rsidP="006C7C73">
      <w:pPr>
        <w:pStyle w:val="Paragraph"/>
        <w:numPr>
          <w:ilvl w:val="0"/>
          <w:numId w:val="24"/>
        </w:numPr>
        <w:jc w:val="left"/>
      </w:pPr>
      <w:r w:rsidRPr="00AD2257">
        <w:t>2010-Q3 or later (any reporting year start day)</w:t>
      </w:r>
    </w:p>
    <w:p w14:paraId="1210AEBB" w14:textId="77777777" w:rsidR="00FA55D6" w:rsidRPr="00AD2257" w:rsidRDefault="00FA55D6" w:rsidP="006C7C73">
      <w:pPr>
        <w:pStyle w:val="Paragraph"/>
        <w:numPr>
          <w:ilvl w:val="0"/>
          <w:numId w:val="24"/>
        </w:numPr>
        <w:jc w:val="left"/>
      </w:pPr>
      <w:r w:rsidRPr="00AD2257">
        <w:t>2010-M07 or later (any reporting year start day)</w:t>
      </w:r>
    </w:p>
    <w:p w14:paraId="250BFE8C" w14:textId="77777777" w:rsidR="00FA55D6" w:rsidRPr="00AD2257" w:rsidRDefault="00FA55D6" w:rsidP="006C7C73">
      <w:pPr>
        <w:pStyle w:val="Paragraph"/>
        <w:numPr>
          <w:ilvl w:val="0"/>
          <w:numId w:val="24"/>
        </w:numPr>
        <w:jc w:val="left"/>
      </w:pPr>
      <w:r w:rsidRPr="00AD2257">
        <w:t>2010-W27 or later (reporting year start day --01-01)</w:t>
      </w:r>
      <w:r w:rsidRPr="00AD2257">
        <w:rPr>
          <w:rStyle w:val="FootnoteReference"/>
        </w:rPr>
        <w:footnoteReference w:id="6"/>
      </w:r>
    </w:p>
    <w:p w14:paraId="583106B1" w14:textId="77777777" w:rsidR="00FA55D6" w:rsidRPr="00AD2257" w:rsidRDefault="00FA55D6" w:rsidP="006C7C73">
      <w:pPr>
        <w:pStyle w:val="Paragraph"/>
        <w:numPr>
          <w:ilvl w:val="0"/>
          <w:numId w:val="24"/>
        </w:numPr>
        <w:jc w:val="left"/>
      </w:pPr>
      <w:r w:rsidRPr="00AD2257">
        <w:t>2010-D182 or later (reporting year start day --01-01)</w:t>
      </w:r>
    </w:p>
    <w:p w14:paraId="6BDA993A" w14:textId="77777777" w:rsidR="00FA55D6" w:rsidRPr="00AD2257" w:rsidRDefault="00FA55D6" w:rsidP="006C7C73">
      <w:pPr>
        <w:pStyle w:val="Paragraph"/>
        <w:numPr>
          <w:ilvl w:val="0"/>
          <w:numId w:val="24"/>
        </w:numPr>
        <w:jc w:val="left"/>
      </w:pPr>
      <w:r w:rsidRPr="00AD2257">
        <w:t>2010-W28 or later (reporting year start day --07-01)</w:t>
      </w:r>
      <w:r w:rsidRPr="00AD2257">
        <w:rPr>
          <w:rStyle w:val="FootnoteReference"/>
        </w:rPr>
        <w:footnoteReference w:id="7"/>
      </w:r>
    </w:p>
    <w:p w14:paraId="3C35399C" w14:textId="77777777" w:rsidR="00FA55D6" w:rsidRPr="00AD2257" w:rsidRDefault="00FA55D6" w:rsidP="006C7C73">
      <w:pPr>
        <w:pStyle w:val="Paragraph"/>
        <w:numPr>
          <w:ilvl w:val="0"/>
          <w:numId w:val="24"/>
        </w:numPr>
        <w:jc w:val="left"/>
      </w:pPr>
      <w:r w:rsidRPr="00AD2257">
        <w:t>2010-D185 or later (reporting year start day --07-01)</w:t>
      </w:r>
    </w:p>
    <w:p w14:paraId="001B33A9" w14:textId="50CD3DDD" w:rsidR="00FA55D6" w:rsidRPr="00AD2257" w:rsidRDefault="00FA55D6" w:rsidP="004F524E">
      <w:pPr>
        <w:pStyle w:val="Heading2"/>
      </w:pPr>
      <w:bookmarkStart w:id="1598" w:name="_Toc290370654"/>
      <w:bookmarkStart w:id="1599" w:name="_Toc290377776"/>
      <w:bookmarkStart w:id="1600" w:name="_Toc73459974"/>
      <w:bookmarkStart w:id="1601" w:name="_Toc178073099"/>
      <w:r w:rsidRPr="00AD2257">
        <w:t>Versioning</w:t>
      </w:r>
      <w:bookmarkEnd w:id="1543"/>
      <w:bookmarkEnd w:id="1598"/>
      <w:bookmarkEnd w:id="1599"/>
      <w:bookmarkEnd w:id="1600"/>
      <w:bookmarkEnd w:id="1601"/>
    </w:p>
    <w:p w14:paraId="2E9983D5" w14:textId="0AA12EB7" w:rsidR="00FA55D6" w:rsidRPr="00AD2257" w:rsidRDefault="00AB1408" w:rsidP="00FA55D6">
      <w:pPr>
        <w:pStyle w:val="Paragraph"/>
      </w:pPr>
      <w:r w:rsidRPr="00AD2257">
        <w:t xml:space="preserve">Versioning operates at the level of </w:t>
      </w:r>
      <w:proofErr w:type="spellStart"/>
      <w:r w:rsidRPr="00AD2257">
        <w:t>versionable</w:t>
      </w:r>
      <w:proofErr w:type="spellEnd"/>
      <w:r w:rsidRPr="00AD2257">
        <w:t xml:space="preserve"> and maintainable objects in the SDMX information model.</w:t>
      </w:r>
      <w:r>
        <w:t xml:space="preserve"> </w:t>
      </w:r>
      <w:r w:rsidR="00FA55D6" w:rsidRPr="00AD2257">
        <w:t xml:space="preserve">Within the SDMX Structure </w:t>
      </w:r>
      <w:r w:rsidR="002B7C48">
        <w:t xml:space="preserve">and </w:t>
      </w:r>
      <w:proofErr w:type="spellStart"/>
      <w:r w:rsidR="002B7C48">
        <w:t>Me</w:t>
      </w:r>
      <w:r w:rsidR="00356497">
        <w:t>ta</w:t>
      </w:r>
      <w:r w:rsidR="002B7C48">
        <w:t>data</w:t>
      </w:r>
      <w:r w:rsidR="00356497">
        <w:t>S</w:t>
      </w:r>
      <w:r w:rsidR="002B7C48">
        <w:t>et</w:t>
      </w:r>
      <w:proofErr w:type="spellEnd"/>
      <w:r w:rsidR="00356497">
        <w:t xml:space="preserve"> messages</w:t>
      </w:r>
      <w:r w:rsidR="00FA55D6" w:rsidRPr="00AD2257">
        <w:t xml:space="preserve">, there is a </w:t>
      </w:r>
      <w:r w:rsidR="009D6F45">
        <w:t xml:space="preserve">well-defined </w:t>
      </w:r>
      <w:r w:rsidR="00FA55D6" w:rsidRPr="00AD2257">
        <w:t xml:space="preserve">pattern for </w:t>
      </w:r>
      <w:r w:rsidR="00502AD8">
        <w:t>a</w:t>
      </w:r>
      <w:r w:rsidR="009D6F45">
        <w:t xml:space="preserve">rtefact </w:t>
      </w:r>
      <w:r w:rsidR="00FA55D6" w:rsidRPr="00AD2257">
        <w:t xml:space="preserve">versioning and referencing. The </w:t>
      </w:r>
      <w:r w:rsidR="00502AD8">
        <w:t>a</w:t>
      </w:r>
      <w:r w:rsidR="009D6F45">
        <w:t>rtefact</w:t>
      </w:r>
      <w:r w:rsidR="00FA55D6" w:rsidRPr="00AD2257">
        <w:t xml:space="preserve"> identifiers are qualified by their version numbers – that is, an object with an Agency of </w:t>
      </w:r>
      <w:r w:rsidR="002806AA">
        <w:t>"A",</w:t>
      </w:r>
      <w:r w:rsidR="00FA55D6" w:rsidRPr="00AD2257">
        <w:t xml:space="preserve"> and ID of </w:t>
      </w:r>
      <w:r w:rsidR="002806AA">
        <w:t>"X"</w:t>
      </w:r>
      <w:r w:rsidR="00FA55D6" w:rsidRPr="00AD2257">
        <w:t xml:space="preserve"> and a version of </w:t>
      </w:r>
      <w:r w:rsidR="002806AA">
        <w:t>"</w:t>
      </w:r>
      <w:r w:rsidR="00FA55D6" w:rsidRPr="00AD2257">
        <w:t>1.0</w:t>
      </w:r>
      <w:r w:rsidR="002806AA">
        <w:t>.0"</w:t>
      </w:r>
      <w:r w:rsidR="00FA55D6" w:rsidRPr="00AD2257">
        <w:t xml:space="preserve"> is a different object than one with an Agency of </w:t>
      </w:r>
      <w:r w:rsidR="002806AA">
        <w:t>"A"</w:t>
      </w:r>
      <w:r w:rsidR="00FA55D6" w:rsidRPr="00AD2257">
        <w:t xml:space="preserve">, an ID of </w:t>
      </w:r>
      <w:r w:rsidR="002806AA">
        <w:t>"X"</w:t>
      </w:r>
      <w:r w:rsidR="00FA55D6" w:rsidRPr="00AD2257">
        <w:t xml:space="preserve">, and a version of </w:t>
      </w:r>
      <w:r w:rsidR="002806AA">
        <w:t>"</w:t>
      </w:r>
      <w:r w:rsidR="00FA55D6" w:rsidRPr="00AD2257">
        <w:t>1.1</w:t>
      </w:r>
      <w:r w:rsidR="002806AA">
        <w:t>.0"</w:t>
      </w:r>
      <w:r w:rsidR="00FA55D6" w:rsidRPr="00AD2257">
        <w:t>.</w:t>
      </w:r>
      <w:r>
        <w:t xml:space="preserve"> </w:t>
      </w:r>
    </w:p>
    <w:p w14:paraId="52634704" w14:textId="012886C6" w:rsidR="00FA55D6" w:rsidRDefault="00FA55D6" w:rsidP="00FA55D6">
      <w:pPr>
        <w:pStyle w:val="Paragraph"/>
      </w:pPr>
    </w:p>
    <w:p w14:paraId="2003AF2E" w14:textId="75DCF43C" w:rsidR="005C7096" w:rsidRDefault="008647B4" w:rsidP="00FA55D6">
      <w:pPr>
        <w:pStyle w:val="Paragraph"/>
      </w:pPr>
      <w:r>
        <w:t xml:space="preserve">As of SDMX 3.0, </w:t>
      </w:r>
      <w:r w:rsidR="005C7096">
        <w:t xml:space="preserve">the </w:t>
      </w:r>
      <w:r>
        <w:t xml:space="preserve">versioning </w:t>
      </w:r>
      <w:r w:rsidR="005C7096">
        <w:t>rules are</w:t>
      </w:r>
      <w:r w:rsidR="009D6F45">
        <w:t xml:space="preserve"> extended</w:t>
      </w:r>
      <w:r w:rsidR="005C7096">
        <w:t xml:space="preserve"> to allow for truly versioned </w:t>
      </w:r>
      <w:r w:rsidR="00502AD8">
        <w:t>a</w:t>
      </w:r>
      <w:r w:rsidR="005C7096">
        <w:t xml:space="preserve">rtefacts through the implementation of </w:t>
      </w:r>
      <w:r>
        <w:t>the rules of the well-known practice called "Semantic Versioning"</w:t>
      </w:r>
      <w:r w:rsidR="005C7096">
        <w:t xml:space="preserve"> (</w:t>
      </w:r>
      <w:hyperlink r:id="rId17" w:history="1">
        <w:r w:rsidR="005C7096" w:rsidRPr="00986E3A">
          <w:rPr>
            <w:rStyle w:val="Hyperlink"/>
          </w:rPr>
          <w:t>http://semver.org</w:t>
        </w:r>
      </w:hyperlink>
      <w:r w:rsidR="005C7096">
        <w:t>), in addition to the legacy non-restrictive versioning scheme</w:t>
      </w:r>
      <w:r>
        <w:t xml:space="preserve">. </w:t>
      </w:r>
      <w:r w:rsidR="00B55A02" w:rsidRPr="008647B4">
        <w:t xml:space="preserve">In addition, the </w:t>
      </w:r>
      <w:r w:rsidR="00B55A02">
        <w:t>"</w:t>
      </w:r>
      <w:proofErr w:type="spellStart"/>
      <w:r w:rsidR="00B55A02" w:rsidRPr="00C62A75">
        <w:rPr>
          <w:rStyle w:val="ArtefactClass"/>
        </w:rPr>
        <w:t>isFinal</w:t>
      </w:r>
      <w:proofErr w:type="spellEnd"/>
      <w:r w:rsidR="00B55A02">
        <w:t>"</w:t>
      </w:r>
      <w:r w:rsidR="00B55A02" w:rsidRPr="008647B4">
        <w:t xml:space="preserve"> property is removed from </w:t>
      </w:r>
      <w:r w:rsidR="00B55A02" w:rsidRPr="00C52858">
        <w:rPr>
          <w:rStyle w:val="ArtefactClassAbstract"/>
        </w:rPr>
        <w:t>MaintainableArtefact</w:t>
      </w:r>
      <w:r w:rsidR="00B55A02" w:rsidRPr="008647B4">
        <w:t>.</w:t>
      </w:r>
      <w:r w:rsidR="00502AD8">
        <w:t xml:space="preserve"> </w:t>
      </w:r>
      <w:r w:rsidR="00B52C7D">
        <w:t>According to the legacy versioning, any artefact defined without a version is equivalent to following the legacy versioning, thus having version ‘1.0’.</w:t>
      </w:r>
    </w:p>
    <w:p w14:paraId="67C8753E" w14:textId="029C7605" w:rsidR="00391ADE" w:rsidRPr="00AD2257" w:rsidRDefault="00391ADE" w:rsidP="00C3637E">
      <w:pPr>
        <w:pStyle w:val="Heading3"/>
      </w:pPr>
      <w:bookmarkStart w:id="1602" w:name="_Toc178073100"/>
      <w:r>
        <w:t>Non-versioned artefacts</w:t>
      </w:r>
      <w:bookmarkEnd w:id="1602"/>
    </w:p>
    <w:p w14:paraId="0AC71461" w14:textId="1487CE0B" w:rsidR="002806AA" w:rsidRDefault="005C7096" w:rsidP="00FA55D6">
      <w:pPr>
        <w:pStyle w:val="Paragraph"/>
      </w:pPr>
      <w:r>
        <w:t>Indeed</w:t>
      </w:r>
      <w:r w:rsidR="008647B4">
        <w:t>, s</w:t>
      </w:r>
      <w:r w:rsidR="008647B4" w:rsidRPr="008647B4">
        <w:t>ome use cases do not need or are incompatible with versioning for some or all their structural artefacts</w:t>
      </w:r>
      <w:r>
        <w:t xml:space="preserve">, such as </w:t>
      </w:r>
      <w:r w:rsidR="00B52C7D">
        <w:t>the Agency, Data Providers, Metadata Providers and Data Consumer Schemes</w:t>
      </w:r>
      <w:r w:rsidR="008647B4" w:rsidRPr="008647B4">
        <w:t>. The</w:t>
      </w:r>
      <w:r w:rsidR="00B52C7D">
        <w:t>se artefacts follow the legacy versioning, with a fixed version set to ‘1.0’</w:t>
      </w:r>
      <w:r w:rsidR="008647B4" w:rsidRPr="008647B4">
        <w:t xml:space="preserve">. </w:t>
      </w:r>
    </w:p>
    <w:p w14:paraId="1475F140" w14:textId="00F92F33" w:rsidR="00D50949" w:rsidRDefault="00D50949" w:rsidP="00FA55D6">
      <w:pPr>
        <w:pStyle w:val="Paragraph"/>
      </w:pPr>
    </w:p>
    <w:p w14:paraId="729468E7" w14:textId="0676B138" w:rsidR="00D50949" w:rsidRDefault="00F1635D" w:rsidP="00FA55D6">
      <w:pPr>
        <w:pStyle w:val="Paragraph"/>
      </w:pPr>
      <w:r>
        <w:t>Many</w:t>
      </w:r>
      <w:r w:rsidR="00D50949" w:rsidRPr="00D50949">
        <w:t xml:space="preserve"> existing organisation’s data management systems </w:t>
      </w:r>
      <w:r>
        <w:t xml:space="preserve">work with </w:t>
      </w:r>
      <w:r w:rsidR="00D50949" w:rsidRPr="00D50949">
        <w:t xml:space="preserve">version-less </w:t>
      </w:r>
      <w:r>
        <w:t xml:space="preserve">structures </w:t>
      </w:r>
      <w:r w:rsidR="00D50949" w:rsidRPr="00D50949">
        <w:t xml:space="preserve">and apply ad-hoc structural metadata governance processes. The </w:t>
      </w:r>
      <w:r>
        <w:t xml:space="preserve">new non-versioned </w:t>
      </w:r>
      <w:r w:rsidR="00D50949" w:rsidRPr="00D50949">
        <w:t>artefact</w:t>
      </w:r>
      <w:r>
        <w:t>s will allow supporting those</w:t>
      </w:r>
      <w:r w:rsidR="00D50949" w:rsidRPr="00D50949">
        <w:t xml:space="preserve"> numerous situations, where organisations </w:t>
      </w:r>
      <w:r>
        <w:t xml:space="preserve">do not </w:t>
      </w:r>
      <w:r w:rsidR="00C62A75">
        <w:t>manage</w:t>
      </w:r>
      <w:r>
        <w:t xml:space="preserve"> </w:t>
      </w:r>
      <w:r w:rsidR="00D50949" w:rsidRPr="00D50949">
        <w:t>version numbers.</w:t>
      </w:r>
    </w:p>
    <w:p w14:paraId="6AF41651" w14:textId="7D96133D" w:rsidR="008647B4" w:rsidRDefault="008647B4" w:rsidP="00FA55D6">
      <w:pPr>
        <w:pStyle w:val="Paragraph"/>
      </w:pPr>
    </w:p>
    <w:p w14:paraId="3376196D" w14:textId="77EC9828" w:rsidR="00391ADE" w:rsidRPr="00AD2257" w:rsidRDefault="00391ADE" w:rsidP="00C3637E">
      <w:pPr>
        <w:pStyle w:val="Heading3"/>
      </w:pPr>
      <w:bookmarkStart w:id="1603" w:name="_Toc178073101"/>
      <w:r>
        <w:t>Semantically versioned artefacts</w:t>
      </w:r>
      <w:bookmarkEnd w:id="1603"/>
    </w:p>
    <w:p w14:paraId="3AC9F91A" w14:textId="3364D1C9" w:rsidR="008647B4" w:rsidRDefault="008647B4" w:rsidP="008647B4">
      <w:pPr>
        <w:pStyle w:val="Paragraph"/>
      </w:pPr>
      <w:r>
        <w:t xml:space="preserve">Since the purpose of SDMX versioning is to allow communicating the structural artefact changes to data exchange partners and connected systems, SDMX 3.0 offers Semantic Versioning (aka </w:t>
      </w:r>
      <w:proofErr w:type="spellStart"/>
      <w:r>
        <w:t>SemVer</w:t>
      </w:r>
      <w:proofErr w:type="spellEnd"/>
      <w:r>
        <w:t>) with a clear and unambiguous syntax to all semantically versioned SDMX 3.0 structural artefacts.</w:t>
      </w:r>
      <w:r w:rsidR="00F1635D">
        <w:t xml:space="preserve"> Semantic versioning will thus better respond to </w:t>
      </w:r>
      <w:r w:rsidR="00F1635D" w:rsidRPr="00F1635D">
        <w:t xml:space="preserve">situations where the SDMX standard itself is the only </w:t>
      </w:r>
      <w:r w:rsidR="00F1635D">
        <w:t xml:space="preserve">structural </w:t>
      </w:r>
      <w:r w:rsidR="00F1635D" w:rsidRPr="00F1635D">
        <w:t>contract between data providers and data consumers and where changes in structur</w:t>
      </w:r>
      <w:r w:rsidR="00F1635D">
        <w:t>es</w:t>
      </w:r>
      <w:r w:rsidR="00F1635D" w:rsidRPr="00F1635D">
        <w:t xml:space="preserve"> can only be communicated through the version number increases</w:t>
      </w:r>
      <w:r w:rsidR="00F1635D">
        <w:t>.</w:t>
      </w:r>
    </w:p>
    <w:p w14:paraId="3DD0D1B4" w14:textId="77777777" w:rsidR="008647B4" w:rsidRDefault="008647B4" w:rsidP="008647B4">
      <w:pPr>
        <w:pStyle w:val="Paragraph"/>
      </w:pPr>
    </w:p>
    <w:p w14:paraId="71662B11" w14:textId="46820EA9" w:rsidR="008647B4" w:rsidRDefault="008647B4" w:rsidP="008647B4">
      <w:pPr>
        <w:pStyle w:val="Paragraph"/>
      </w:pPr>
      <w:r>
        <w:t xml:space="preserve">The semantic version number consists of four parts: </w:t>
      </w:r>
      <w:r w:rsidRPr="00FD4515">
        <w:rPr>
          <w:rStyle w:val="ArtefactClass"/>
        </w:rPr>
        <w:t>MAJOR</w:t>
      </w:r>
      <w:r>
        <w:t xml:space="preserve">, </w:t>
      </w:r>
      <w:r w:rsidRPr="00FD4515">
        <w:rPr>
          <w:rStyle w:val="ArtefactClass"/>
        </w:rPr>
        <w:t>MINOR</w:t>
      </w:r>
      <w:r>
        <w:t xml:space="preserve">, </w:t>
      </w:r>
      <w:r w:rsidRPr="00FD4515">
        <w:rPr>
          <w:rStyle w:val="ArtefactClass"/>
        </w:rPr>
        <w:t>PATCH</w:t>
      </w:r>
      <w:r>
        <w:t xml:space="preserve"> and </w:t>
      </w:r>
      <w:r w:rsidRPr="00FD4515">
        <w:rPr>
          <w:rStyle w:val="ArtefactClass"/>
        </w:rPr>
        <w:t>EXTENSION</w:t>
      </w:r>
      <w:r>
        <w:t xml:space="preserve">, the first three parts being separated by a dot (.), the last two parts being separated by a hyphen (-): </w:t>
      </w:r>
      <w:r w:rsidRPr="00FD4515">
        <w:rPr>
          <w:rStyle w:val="ArtefactClass"/>
        </w:rPr>
        <w:t>MAJOR.MINOR.PATCH-EXTENSION</w:t>
      </w:r>
      <w:r>
        <w:t>. All versions are ordered.</w:t>
      </w:r>
    </w:p>
    <w:p w14:paraId="067953B9" w14:textId="77777777" w:rsidR="008647B4" w:rsidRDefault="008647B4" w:rsidP="008647B4">
      <w:pPr>
        <w:pStyle w:val="Paragraph"/>
      </w:pPr>
    </w:p>
    <w:p w14:paraId="1A0F9E77" w14:textId="1231F384" w:rsidR="00AB34FF" w:rsidRPr="00C3637E" w:rsidRDefault="00D50949" w:rsidP="008647B4">
      <w:pPr>
        <w:pStyle w:val="Paragraph"/>
        <w:rPr>
          <w:u w:val="single"/>
        </w:rPr>
      </w:pPr>
      <w:r w:rsidRPr="00E65ED8">
        <w:t>The detailed rules for semantic versioning are listed in</w:t>
      </w:r>
      <w:r w:rsidRPr="00527E59">
        <w:t xml:space="preserve"> chapter 14 in the annex for “</w:t>
      </w:r>
      <w:r w:rsidRPr="00E65ED8">
        <w:t xml:space="preserve">Semantic Versioning”. </w:t>
      </w:r>
      <w:r w:rsidR="003D62A2" w:rsidRPr="00E65ED8">
        <w:t>In short, t</w:t>
      </w:r>
      <w:r w:rsidR="00AB34FF" w:rsidRPr="00E65ED8">
        <w:t>h</w:t>
      </w:r>
      <w:r w:rsidRPr="00E65ED8">
        <w:t>ey</w:t>
      </w:r>
      <w:r w:rsidR="00AB34FF" w:rsidRPr="00E65ED8">
        <w:t xml:space="preserve"> </w:t>
      </w:r>
      <w:r w:rsidRPr="00E65ED8">
        <w:t>define</w:t>
      </w:r>
      <w:r w:rsidR="00AB34FF" w:rsidRPr="00E65ED8">
        <w:t>:</w:t>
      </w:r>
    </w:p>
    <w:p w14:paraId="68C4D1D6" w14:textId="77777777" w:rsidR="00AB34FF" w:rsidRDefault="00AB34FF" w:rsidP="008647B4">
      <w:pPr>
        <w:pStyle w:val="Paragraph"/>
      </w:pPr>
    </w:p>
    <w:p w14:paraId="016CFE67" w14:textId="62EF6977" w:rsidR="008647B4" w:rsidRDefault="008647B4" w:rsidP="008647B4">
      <w:pPr>
        <w:pStyle w:val="Paragraph"/>
      </w:pPr>
      <w:r>
        <w:t xml:space="preserve">Given a version number </w:t>
      </w:r>
      <w:r w:rsidRPr="00FD4515">
        <w:rPr>
          <w:rStyle w:val="ArtefactClass"/>
        </w:rPr>
        <w:t>MAJOR.MINOR.PATCH</w:t>
      </w:r>
      <w:r>
        <w:t xml:space="preserve"> (without </w:t>
      </w:r>
      <w:r w:rsidRPr="00FD4515">
        <w:rPr>
          <w:rStyle w:val="ArtefactClass"/>
        </w:rPr>
        <w:t>EXTENSION</w:t>
      </w:r>
      <w:r>
        <w:t>), when making changes to that semantically versioned SDMX artefact</w:t>
      </w:r>
      <w:r w:rsidR="00EA1513">
        <w:t>,</w:t>
      </w:r>
      <w:r>
        <w:t xml:space="preserve"> then one must increment the:</w:t>
      </w:r>
    </w:p>
    <w:p w14:paraId="69A15A9C" w14:textId="0DE91870" w:rsidR="00EA1513" w:rsidRDefault="00EA1513" w:rsidP="00A6281D">
      <w:pPr>
        <w:pStyle w:val="Numbered"/>
      </w:pPr>
      <w:r w:rsidRPr="00FD4515">
        <w:rPr>
          <w:rStyle w:val="ArtefactClass"/>
        </w:rPr>
        <w:t>MAJOR</w:t>
      </w:r>
      <w:r>
        <w:t xml:space="preserve"> version when backwards incompatible artefact changes are made,</w:t>
      </w:r>
    </w:p>
    <w:p w14:paraId="6E1E0C0E" w14:textId="3F852FDC" w:rsidR="00EA1513" w:rsidRDefault="00EA1513" w:rsidP="00A6281D">
      <w:pPr>
        <w:pStyle w:val="Numbered"/>
      </w:pPr>
      <w:r w:rsidRPr="00FD4515">
        <w:rPr>
          <w:rStyle w:val="ArtefactClass"/>
        </w:rPr>
        <w:t>MINOR</w:t>
      </w:r>
      <w:r>
        <w:t xml:space="preserve"> version when artefact elements are added in a backwards compatible manner, or</w:t>
      </w:r>
    </w:p>
    <w:p w14:paraId="15ADE575" w14:textId="611DAE1D" w:rsidR="00EA1513" w:rsidRDefault="00EA1513" w:rsidP="00A6281D">
      <w:pPr>
        <w:pStyle w:val="Numbered"/>
      </w:pPr>
      <w:r w:rsidRPr="00FD4515">
        <w:rPr>
          <w:rStyle w:val="ArtefactClass"/>
        </w:rPr>
        <w:t>PATCH</w:t>
      </w:r>
      <w:r>
        <w:t xml:space="preserve"> version when backwards compatible artefact property changes are made.</w:t>
      </w:r>
    </w:p>
    <w:p w14:paraId="0FA05EE2" w14:textId="22659460" w:rsidR="00EA1513" w:rsidRDefault="00EA1513" w:rsidP="008647B4">
      <w:pPr>
        <w:pStyle w:val="Paragraph"/>
      </w:pPr>
    </w:p>
    <w:p w14:paraId="40234CA6" w14:textId="77777777" w:rsidR="00391ADE" w:rsidRDefault="00EA1513" w:rsidP="00EA1513">
      <w:pPr>
        <w:pStyle w:val="Paragraph"/>
      </w:pPr>
      <w:r>
        <w:t>When incrementing a version part, the right-hand side parts are 0-ed</w:t>
      </w:r>
      <w:r w:rsidR="00B55A02">
        <w:t xml:space="preserve"> (reset to ‘0’)</w:t>
      </w:r>
      <w:r>
        <w:t xml:space="preserve">. </w:t>
      </w:r>
    </w:p>
    <w:p w14:paraId="3AAA758E" w14:textId="77777777" w:rsidR="00391ADE" w:rsidRDefault="00391ADE" w:rsidP="00EA1513">
      <w:pPr>
        <w:pStyle w:val="Paragraph"/>
      </w:pPr>
    </w:p>
    <w:p w14:paraId="0A5083F7" w14:textId="1279783B" w:rsidR="00EA1513" w:rsidRDefault="00EA1513" w:rsidP="00EA1513">
      <w:pPr>
        <w:pStyle w:val="Paragraph"/>
      </w:pPr>
      <w:r>
        <w:t>Extensions can be added, changed or dropped.</w:t>
      </w:r>
    </w:p>
    <w:p w14:paraId="22717A1B" w14:textId="77777777" w:rsidR="00EA1513" w:rsidRDefault="00EA1513" w:rsidP="00EA1513">
      <w:pPr>
        <w:pStyle w:val="Paragraph"/>
      </w:pPr>
    </w:p>
    <w:p w14:paraId="4B66A227" w14:textId="74FA00B6" w:rsidR="00E6661C" w:rsidRDefault="00EA1513" w:rsidP="00EA1513">
      <w:pPr>
        <w:pStyle w:val="Paragraph"/>
      </w:pPr>
      <w:r>
        <w:t>Given a</w:t>
      </w:r>
      <w:r w:rsidR="00391ADE">
        <w:t>n extended</w:t>
      </w:r>
      <w:r>
        <w:t xml:space="preserve"> version number </w:t>
      </w:r>
      <w:r w:rsidRPr="00FD4515">
        <w:rPr>
          <w:rStyle w:val="ArtefactClass"/>
        </w:rPr>
        <w:t>MAJOR.MINOR.PATCH-EXTENSION</w:t>
      </w:r>
      <w:r>
        <w:t>, when making changes to that versioned artefact</w:t>
      </w:r>
      <w:r w:rsidR="00E6661C">
        <w:t>,</w:t>
      </w:r>
      <w:r>
        <w:t xml:space="preserve"> then one is not required to increment the version if those changes are within the allowed scope of the version increment from the previous version (if that existed)</w:t>
      </w:r>
      <w:r w:rsidR="00E6661C">
        <w:t>;</w:t>
      </w:r>
      <w:r>
        <w:t xml:space="preserve"> otherwise</w:t>
      </w:r>
      <w:r w:rsidR="00E6661C">
        <w:t>,</w:t>
      </w:r>
      <w:r>
        <w:t xml:space="preserve"> the above version increment rules apply. </w:t>
      </w:r>
      <w:r w:rsidRPr="00FD4515">
        <w:rPr>
          <w:rStyle w:val="ArtefactClass"/>
        </w:rPr>
        <w:t>EXTENSION</w:t>
      </w:r>
      <w:r w:rsidR="00E6661C">
        <w:t>s</w:t>
      </w:r>
      <w:r>
        <w:t xml:space="preserve"> can be used e.g.</w:t>
      </w:r>
      <w:r w:rsidR="00E6661C">
        <w:t>,</w:t>
      </w:r>
      <w:r>
        <w:t xml:space="preserve"> for drafting or a pre-release.</w:t>
      </w:r>
    </w:p>
    <w:p w14:paraId="19EEBF4A" w14:textId="7BF0DFD8" w:rsidR="007F09FF" w:rsidRDefault="007F09FF" w:rsidP="007F09FF">
      <w:pPr>
        <w:pStyle w:val="Paragraph"/>
      </w:pPr>
      <w:r>
        <w:t>Semantically versioned SDMX artefacts will thus be safe to use.</w:t>
      </w:r>
      <w:r w:rsidRPr="007F09FF">
        <w:t xml:space="preserve"> </w:t>
      </w:r>
      <w:r>
        <w:t>Specific version patterns allow them to become either immutable, i.e., the maintainer commits to never change their content, or changeable only within a well-defined scope. If any further change is required, a new version must be created first.</w:t>
      </w:r>
      <w:r w:rsidRPr="007F09FF">
        <w:t xml:space="preserve"> </w:t>
      </w:r>
      <w:r>
        <w:t>Furthermore, the impact of the further change is communicated using a clear version increment.</w:t>
      </w:r>
      <w:r w:rsidRPr="007F09FF">
        <w:t xml:space="preserve"> </w:t>
      </w:r>
      <w:r>
        <w:t>The built-in version extension facility allows for eased drafting of new SDMX artefact versions.</w:t>
      </w:r>
    </w:p>
    <w:p w14:paraId="62C86843" w14:textId="77777777" w:rsidR="00497318" w:rsidRDefault="00497318" w:rsidP="007F09FF">
      <w:pPr>
        <w:pStyle w:val="Paragraph"/>
      </w:pPr>
    </w:p>
    <w:p w14:paraId="0008EEAC" w14:textId="425E9812" w:rsidR="00497318" w:rsidRDefault="00497318" w:rsidP="007F09FF">
      <w:pPr>
        <w:pStyle w:val="Paragraph"/>
      </w:pPr>
      <w:r w:rsidRPr="00A404D1">
        <w:t xml:space="preserve">The production versions of identifiable </w:t>
      </w:r>
      <w:r>
        <w:t>artefacts</w:t>
      </w:r>
      <w:r w:rsidRPr="00A404D1">
        <w:t xml:space="preserve"> are assumed stable</w:t>
      </w:r>
      <w:r w:rsidRPr="00FD4515">
        <w:t xml:space="preserve">, i.e., they do not </w:t>
      </w:r>
      <w:r>
        <w:t xml:space="preserve">have an </w:t>
      </w:r>
      <w:r w:rsidRPr="00FD4515">
        <w:rPr>
          <w:rStyle w:val="ArtefactClass"/>
        </w:rPr>
        <w:t>EXTENSION</w:t>
      </w:r>
      <w:r>
        <w:t>. This is because o</w:t>
      </w:r>
      <w:r w:rsidRPr="00A404D1">
        <w:t xml:space="preserve">nce in production, an </w:t>
      </w:r>
      <w:r>
        <w:t>artefact</w:t>
      </w:r>
      <w:r w:rsidRPr="00A404D1">
        <w:t xml:space="preserve"> cannot change in any way, or it must </w:t>
      </w:r>
      <w:r>
        <w:t>change the version</w:t>
      </w:r>
      <w:r w:rsidRPr="00A404D1">
        <w:t xml:space="preserve">. For cases where an </w:t>
      </w:r>
      <w:r>
        <w:t>artefact</w:t>
      </w:r>
      <w:r w:rsidRPr="00A404D1">
        <w:t xml:space="preserve"> is not static, </w:t>
      </w:r>
      <w:r>
        <w:t xml:space="preserve">like during the drafting, </w:t>
      </w:r>
      <w:r w:rsidRPr="00A404D1">
        <w:t xml:space="preserve">the </w:t>
      </w:r>
      <w:r>
        <w:t xml:space="preserve">version must indicate this by including an </w:t>
      </w:r>
      <w:r w:rsidRPr="00FD4515">
        <w:rPr>
          <w:rStyle w:val="ArtefactClass"/>
        </w:rPr>
        <w:t>EXTENSION</w:t>
      </w:r>
      <w:r>
        <w:t>. Draft</w:t>
      </w:r>
      <w:r w:rsidRPr="00A404D1">
        <w:t xml:space="preserve"> </w:t>
      </w:r>
      <w:r>
        <w:t>artefacts</w:t>
      </w:r>
      <w:r w:rsidRPr="00A404D1">
        <w:t xml:space="preserve"> should not be used outside of a specific system designed to accommodate </w:t>
      </w:r>
      <w:r w:rsidRPr="00A404D1">
        <w:lastRenderedPageBreak/>
        <w:t xml:space="preserve">them. For most purposes, all </w:t>
      </w:r>
      <w:r>
        <w:t>artefacts</w:t>
      </w:r>
      <w:r w:rsidRPr="00A404D1">
        <w:t xml:space="preserve"> should be</w:t>
      </w:r>
      <w:r>
        <w:t>come stable</w:t>
      </w:r>
      <w:r w:rsidRPr="00A404D1">
        <w:t xml:space="preserve"> before </w:t>
      </w:r>
      <w:r>
        <w:t xml:space="preserve">being </w:t>
      </w:r>
      <w:r w:rsidRPr="00A404D1">
        <w:t>use</w:t>
      </w:r>
      <w:r>
        <w:t>d</w:t>
      </w:r>
      <w:r w:rsidRPr="00A404D1">
        <w:t xml:space="preserve"> in production.</w:t>
      </w:r>
    </w:p>
    <w:p w14:paraId="6B73D669" w14:textId="4665DD7D" w:rsidR="00C3637E" w:rsidRPr="00AD2257" w:rsidRDefault="00D50949" w:rsidP="00C3637E">
      <w:pPr>
        <w:pStyle w:val="Heading3"/>
      </w:pPr>
      <w:bookmarkStart w:id="1604" w:name="_Toc178073102"/>
      <w:r>
        <w:t>Legacy-versioned artefacts</w:t>
      </w:r>
      <w:bookmarkEnd w:id="1604"/>
    </w:p>
    <w:p w14:paraId="0EB4F2EB" w14:textId="46736E8D" w:rsidR="008C1F04" w:rsidRDefault="00D50949" w:rsidP="008C1F04">
      <w:pPr>
        <w:pStyle w:val="Paragraph"/>
      </w:pPr>
      <w:r>
        <w:t xml:space="preserve">Organisations wishing to keep a maximum of backwards compatibility </w:t>
      </w:r>
      <w:r w:rsidR="00F1635D">
        <w:t xml:space="preserve">with existing implementations </w:t>
      </w:r>
      <w:r>
        <w:t>can continue using the previous 2-digit convention for version numbers (</w:t>
      </w:r>
      <w:r w:rsidRPr="00FD4515">
        <w:rPr>
          <w:rStyle w:val="ArtefactClass"/>
        </w:rPr>
        <w:t>MAJOR.MINOR</w:t>
      </w:r>
      <w:r>
        <w:t>)</w:t>
      </w:r>
      <w:r w:rsidR="008C1F04">
        <w:t xml:space="preserve"> as in the past</w:t>
      </w:r>
      <w:r>
        <w:t>, such as '2.3'</w:t>
      </w:r>
      <w:r w:rsidR="008C1F04">
        <w:t xml:space="preserve">, </w:t>
      </w:r>
      <w:r w:rsidR="008C1F04" w:rsidRPr="00F1635D">
        <w:t>but without the ‘</w:t>
      </w:r>
      <w:proofErr w:type="spellStart"/>
      <w:r w:rsidR="008C1F04" w:rsidRPr="00F1635D">
        <w:t>isFinal</w:t>
      </w:r>
      <w:proofErr w:type="spellEnd"/>
      <w:r w:rsidR="008C1F04" w:rsidRPr="00F1635D">
        <w:t>’ property</w:t>
      </w:r>
      <w:r>
        <w:t xml:space="preserve">. The new SDMX 3.0 standard does not add any </w:t>
      </w:r>
      <w:r w:rsidR="008C1F04">
        <w:t xml:space="preserve">strict rules or </w:t>
      </w:r>
      <w:r>
        <w:t>guarantees about changes in those artefacts</w:t>
      </w:r>
      <w:r w:rsidR="008C1F04">
        <w:t xml:space="preserve">, since the legacy </w:t>
      </w:r>
      <w:r w:rsidR="008C1F04" w:rsidRPr="00F1635D">
        <w:t>versioning rules were rather loose</w:t>
      </w:r>
      <w:r w:rsidR="008C1F04">
        <w:t xml:space="preserve"> and non-binding</w:t>
      </w:r>
      <w:r w:rsidR="008C1F04" w:rsidRPr="00F1635D">
        <w:t>, including the meaning of the ‘</w:t>
      </w:r>
      <w:proofErr w:type="spellStart"/>
      <w:r w:rsidR="008C1F04" w:rsidRPr="00F1635D">
        <w:t>isFinal</w:t>
      </w:r>
      <w:proofErr w:type="spellEnd"/>
      <w:r w:rsidR="008C1F04" w:rsidRPr="00F1635D">
        <w:t>’ property, and their implementations were varying</w:t>
      </w:r>
      <w:r>
        <w:t>.</w:t>
      </w:r>
      <w:r w:rsidR="008C1F04">
        <w:t xml:space="preserve"> </w:t>
      </w:r>
    </w:p>
    <w:p w14:paraId="0E7C7EF7" w14:textId="77777777" w:rsidR="008C1F04" w:rsidRDefault="008C1F04" w:rsidP="008C1F04">
      <w:pPr>
        <w:pStyle w:val="Paragraph"/>
      </w:pPr>
    </w:p>
    <w:p w14:paraId="458038C9" w14:textId="5564DEEE" w:rsidR="00C3637E" w:rsidRDefault="008C1F04" w:rsidP="00C3637E">
      <w:pPr>
        <w:pStyle w:val="Paragraph"/>
      </w:pPr>
      <w:proofErr w:type="gramStart"/>
      <w:r>
        <w:t>In order to</w:t>
      </w:r>
      <w:proofErr w:type="gramEnd"/>
      <w:r>
        <w:t xml:space="preserve"> make</w:t>
      </w:r>
      <w:r w:rsidR="00F1635D" w:rsidRPr="00F1635D">
        <w:t xml:space="preserve"> artefacts immutable or changes truly predictable</w:t>
      </w:r>
      <w:r>
        <w:t xml:space="preserve">, a move to </w:t>
      </w:r>
      <w:r w:rsidR="00F1635D" w:rsidRPr="00F1635D">
        <w:t xml:space="preserve">the new </w:t>
      </w:r>
      <w:r>
        <w:t xml:space="preserve">semantic </w:t>
      </w:r>
      <w:r w:rsidR="00F1635D" w:rsidRPr="00F1635D">
        <w:t>version</w:t>
      </w:r>
      <w:r>
        <w:t>ing</w:t>
      </w:r>
      <w:r w:rsidR="00F1635D" w:rsidRPr="00F1635D">
        <w:t xml:space="preserve"> syntax</w:t>
      </w:r>
      <w:r>
        <w:t xml:space="preserve"> is required</w:t>
      </w:r>
      <w:r w:rsidR="00F1635D" w:rsidRPr="00F1635D">
        <w:t>.</w:t>
      </w:r>
    </w:p>
    <w:p w14:paraId="473273BB" w14:textId="39EC25D8" w:rsidR="00391ADE" w:rsidRPr="00AD2257" w:rsidRDefault="00C3637E" w:rsidP="00C3637E">
      <w:pPr>
        <w:pStyle w:val="Heading3"/>
      </w:pPr>
      <w:bookmarkStart w:id="1605" w:name="_Toc178073103"/>
      <w:r>
        <w:t>Dependency management and references</w:t>
      </w:r>
      <w:bookmarkEnd w:id="1605"/>
    </w:p>
    <w:p w14:paraId="34096D68" w14:textId="2F869FD8" w:rsidR="00BA3A25" w:rsidRDefault="00EA1513" w:rsidP="00EA1513">
      <w:pPr>
        <w:pStyle w:val="Paragraph"/>
      </w:pPr>
      <w:r>
        <w:t xml:space="preserve">New flexible dependency specifications </w:t>
      </w:r>
      <w:r w:rsidR="00AB1408">
        <w:t xml:space="preserve">with </w:t>
      </w:r>
      <w:r>
        <w:t>wildcarding allow for easier data model maintenance and enhancements for semantically versioned SDMX artefacts.</w:t>
      </w:r>
      <w:r w:rsidR="007F09FF">
        <w:t xml:space="preserve"> </w:t>
      </w:r>
      <w:r>
        <w:t>This allows implementing a smart referencing mechanism, whereby an artefact may reference</w:t>
      </w:r>
      <w:r w:rsidR="00BA3A25">
        <w:t>:</w:t>
      </w:r>
    </w:p>
    <w:p w14:paraId="42B39EAE" w14:textId="24CA6C54" w:rsidR="00BA3A25" w:rsidRDefault="00BA3A25" w:rsidP="00E65ED8">
      <w:pPr>
        <w:pStyle w:val="Paragraph"/>
        <w:numPr>
          <w:ilvl w:val="0"/>
          <w:numId w:val="66"/>
        </w:numPr>
      </w:pPr>
      <w:r>
        <w:t>a fixed version of another artefact</w:t>
      </w:r>
    </w:p>
    <w:p w14:paraId="3801AA94" w14:textId="34920948" w:rsidR="00BA3A25" w:rsidRDefault="00BA3A25" w:rsidP="00E65ED8">
      <w:pPr>
        <w:pStyle w:val="Paragraph"/>
        <w:numPr>
          <w:ilvl w:val="0"/>
          <w:numId w:val="66"/>
        </w:numPr>
      </w:pPr>
      <w:r>
        <w:t xml:space="preserve">the </w:t>
      </w:r>
      <w:r w:rsidRPr="00E65ED8">
        <w:rPr>
          <w:b/>
        </w:rPr>
        <w:t>latest available</w:t>
      </w:r>
      <w:r>
        <w:t xml:space="preserve"> version of another artefact</w:t>
      </w:r>
    </w:p>
    <w:p w14:paraId="0666ED01" w14:textId="21723E71" w:rsidR="00BA3A25" w:rsidRDefault="00BA3A25" w:rsidP="00E65ED8">
      <w:pPr>
        <w:pStyle w:val="Paragraph"/>
        <w:numPr>
          <w:ilvl w:val="0"/>
          <w:numId w:val="66"/>
        </w:numPr>
      </w:pPr>
      <w:r>
        <w:t xml:space="preserve">the </w:t>
      </w:r>
      <w:r w:rsidRPr="00E65ED8">
        <w:rPr>
          <w:b/>
        </w:rPr>
        <w:t>latest</w:t>
      </w:r>
      <w:r w:rsidR="00EA1513" w:rsidRPr="00E65ED8">
        <w:rPr>
          <w:b/>
        </w:rPr>
        <w:t xml:space="preserve"> backward compatible</w:t>
      </w:r>
      <w:r w:rsidR="00EA1513">
        <w:t xml:space="preserve"> version of another artefact</w:t>
      </w:r>
      <w:r>
        <w:t>, or</w:t>
      </w:r>
    </w:p>
    <w:p w14:paraId="1685407C" w14:textId="36D236EA" w:rsidR="00EA1513" w:rsidRDefault="00BA3A25" w:rsidP="00E65ED8">
      <w:pPr>
        <w:pStyle w:val="Paragraph"/>
      </w:pPr>
      <w:r>
        <w:t xml:space="preserve">the </w:t>
      </w:r>
      <w:r w:rsidRPr="00E65ED8">
        <w:rPr>
          <w:b/>
        </w:rPr>
        <w:t>latest backward and forward</w:t>
      </w:r>
      <w:r>
        <w:t xml:space="preserve"> </w:t>
      </w:r>
      <w:r w:rsidRPr="00E65ED8">
        <w:rPr>
          <w:b/>
        </w:rPr>
        <w:t>compatible</w:t>
      </w:r>
      <w:r>
        <w:t xml:space="preserve"> version of another artefact</w:t>
      </w:r>
      <w:r w:rsidR="00EA1513">
        <w:t xml:space="preserve">. </w:t>
      </w:r>
    </w:p>
    <w:p w14:paraId="62ECDCD1" w14:textId="77777777" w:rsidR="00E6661C" w:rsidRDefault="00E6661C" w:rsidP="00EA1513">
      <w:pPr>
        <w:pStyle w:val="Paragraph"/>
      </w:pPr>
    </w:p>
    <w:p w14:paraId="395C209C" w14:textId="4C72A52B" w:rsidR="00BA3A25" w:rsidRDefault="00BA3A25" w:rsidP="00EA1513">
      <w:pPr>
        <w:pStyle w:val="Paragraph"/>
      </w:pPr>
      <w:r>
        <w:t xml:space="preserve">References not representing a strict artefact dependency, such as the target artefacts defined in a </w:t>
      </w:r>
      <w:proofErr w:type="spellStart"/>
      <w:r w:rsidRPr="00E65ED8">
        <w:rPr>
          <w:rFonts w:ascii="Courier New" w:hAnsi="Courier New" w:cs="Courier New"/>
        </w:rPr>
        <w:t>MetadataProvisionAgreement</w:t>
      </w:r>
      <w:proofErr w:type="spellEnd"/>
      <w:r>
        <w:t xml:space="preserve"> allow for linking to </w:t>
      </w:r>
      <w:r w:rsidRPr="00E65ED8">
        <w:rPr>
          <w:b/>
        </w:rPr>
        <w:t>all currently available</w:t>
      </w:r>
      <w:r>
        <w:t xml:space="preserve"> versions of another artefact. </w:t>
      </w:r>
      <w:r w:rsidR="00497318">
        <w:t>A</w:t>
      </w:r>
      <w:r w:rsidR="00497318" w:rsidRPr="00AD2257">
        <w:t>n</w:t>
      </w:r>
      <w:r w:rsidR="00497318">
        <w:t>other</w:t>
      </w:r>
      <w:r w:rsidR="00497318" w:rsidRPr="00AD2257">
        <w:t xml:space="preserve"> illustrative case </w:t>
      </w:r>
      <w:r w:rsidR="00497318">
        <w:t xml:space="preserve">for such loose referencing </w:t>
      </w:r>
      <w:r w:rsidR="00497318" w:rsidRPr="00AD2257">
        <w:t xml:space="preserve">is that of </w:t>
      </w:r>
      <w:r w:rsidR="00497318">
        <w:t>Constraints and flows</w:t>
      </w:r>
      <w:r w:rsidR="00497318" w:rsidRPr="00AD2257">
        <w:t xml:space="preserve">. </w:t>
      </w:r>
      <w:r w:rsidR="00497318">
        <w:t>A</w:t>
      </w:r>
      <w:r w:rsidR="00497318" w:rsidRPr="00AD2257">
        <w:t xml:space="preserve"> </w:t>
      </w:r>
      <w:r w:rsidR="00497318">
        <w:t>Constraint</w:t>
      </w:r>
      <w:r w:rsidR="00497318" w:rsidRPr="00AD2257">
        <w:t xml:space="preserve"> may </w:t>
      </w:r>
      <w:r w:rsidR="00497318">
        <w:t>reference</w:t>
      </w:r>
      <w:r w:rsidR="00497318" w:rsidRPr="00AD2257">
        <w:t xml:space="preserve"> many </w:t>
      </w:r>
      <w:r w:rsidR="00497318">
        <w:t>D</w:t>
      </w:r>
      <w:r w:rsidR="00497318" w:rsidRPr="00AD2257">
        <w:t xml:space="preserve">ataflows </w:t>
      </w:r>
      <w:r w:rsidR="00497318">
        <w:t>or</w:t>
      </w:r>
      <w:r w:rsidR="00497318" w:rsidRPr="00AD2257">
        <w:t xml:space="preserve"> </w:t>
      </w:r>
      <w:proofErr w:type="spellStart"/>
      <w:r w:rsidR="00497318">
        <w:t>M</w:t>
      </w:r>
      <w:r w:rsidR="00497318" w:rsidRPr="00AD2257">
        <w:t>etadataflows</w:t>
      </w:r>
      <w:proofErr w:type="spellEnd"/>
      <w:r w:rsidR="00497318" w:rsidRPr="00AD2257">
        <w:t xml:space="preserve">, the addition of more references </w:t>
      </w:r>
      <w:r w:rsidR="00497318">
        <w:t>to</w:t>
      </w:r>
      <w:r w:rsidR="00497318" w:rsidRPr="00AD2257">
        <w:t xml:space="preserve"> flow objects does not version the </w:t>
      </w:r>
      <w:r w:rsidR="00497318">
        <w:t>Constraint</w:t>
      </w:r>
      <w:r w:rsidR="00497318" w:rsidRPr="00AD2257">
        <w:t xml:space="preserve">. This is because the </w:t>
      </w:r>
      <w:r w:rsidR="00497318">
        <w:t>Constraints</w:t>
      </w:r>
      <w:r w:rsidR="00497318" w:rsidRPr="00AD2257">
        <w:t xml:space="preserve"> are not properties of the </w:t>
      </w:r>
      <w:r w:rsidR="00497318">
        <w:t>flows</w:t>
      </w:r>
      <w:r w:rsidR="00497318" w:rsidRPr="00AD2257">
        <w:t xml:space="preserve"> – they merely make references to </w:t>
      </w:r>
      <w:r w:rsidR="00497318">
        <w:t>them.</w:t>
      </w:r>
    </w:p>
    <w:p w14:paraId="55E64079" w14:textId="41E58237" w:rsidR="00527E59" w:rsidRDefault="00527E59" w:rsidP="00EA1513">
      <w:pPr>
        <w:pStyle w:val="Paragraph"/>
      </w:pPr>
    </w:p>
    <w:p w14:paraId="1CC1551E" w14:textId="3E3AB23B" w:rsidR="00527E59" w:rsidRDefault="00527E59" w:rsidP="00EA1513">
      <w:pPr>
        <w:pStyle w:val="Paragraph"/>
      </w:pPr>
      <w:r w:rsidRPr="00527E59">
        <w:t xml:space="preserve">Semantically versioned artefacts </w:t>
      </w:r>
      <w:r>
        <w:t>must</w:t>
      </w:r>
      <w:r w:rsidRPr="00527E59">
        <w:t xml:space="preserve"> only reference other semantically versioned artefacts</w:t>
      </w:r>
      <w:r>
        <w:t>, which may include extended versions</w:t>
      </w:r>
      <w:r w:rsidRPr="00527E59">
        <w:t>.</w:t>
      </w:r>
      <w:r>
        <w:t xml:space="preserve"> </w:t>
      </w:r>
      <w:r w:rsidRPr="00527E59">
        <w:t xml:space="preserve">Non-versioned and </w:t>
      </w:r>
      <w:r>
        <w:t>legacy</w:t>
      </w:r>
      <w:r w:rsidRPr="00527E59">
        <w:t>-version</w:t>
      </w:r>
      <w:r>
        <w:t>ed</w:t>
      </w:r>
      <w:r w:rsidRPr="00527E59">
        <w:t xml:space="preserve"> artefacts </w:t>
      </w:r>
      <w:r>
        <w:t>can</w:t>
      </w:r>
      <w:r w:rsidRPr="00527E59">
        <w:t xml:space="preserve"> reference any other non-versioned or versioned (whether </w:t>
      </w:r>
      <w:r>
        <w:t>semantic</w:t>
      </w:r>
      <w:r w:rsidRPr="00527E59">
        <w:t xml:space="preserve"> or </w:t>
      </w:r>
      <w:r>
        <w:t>legacy</w:t>
      </w:r>
      <w:r w:rsidRPr="00527E59">
        <w:t>) artefacts.</w:t>
      </w:r>
      <w:r>
        <w:t xml:space="preserve"> The scope of wildcards in references adapts correspondingly.</w:t>
      </w:r>
    </w:p>
    <w:p w14:paraId="6CD4689C" w14:textId="7F5E7781" w:rsidR="00527E59" w:rsidRDefault="00527E59" w:rsidP="00EA1513">
      <w:pPr>
        <w:pStyle w:val="Paragraph"/>
      </w:pPr>
    </w:p>
    <w:p w14:paraId="65FB31EC" w14:textId="00B2CEDC" w:rsidR="00FA55D6" w:rsidRPr="00AD2257" w:rsidRDefault="00FA55D6" w:rsidP="00FA55D6">
      <w:pPr>
        <w:pStyle w:val="Paragraph"/>
      </w:pPr>
      <w:r w:rsidRPr="00AD2257">
        <w:t>Th</w:t>
      </w:r>
      <w:r w:rsidR="00AB1408">
        <w:t>e</w:t>
      </w:r>
      <w:r w:rsidRPr="00AD2257">
        <w:t xml:space="preserve"> mechanism </w:t>
      </w:r>
      <w:r w:rsidR="00AB1408">
        <w:t>named</w:t>
      </w:r>
      <w:r w:rsidRPr="00AD2257">
        <w:t xml:space="preserve"> </w:t>
      </w:r>
      <w:r w:rsidR="00593C29">
        <w:t>"</w:t>
      </w:r>
      <w:r w:rsidRPr="00AD2257">
        <w:t>early binding</w:t>
      </w:r>
      <w:r w:rsidR="00593C29">
        <w:t>"</w:t>
      </w:r>
      <w:r w:rsidRPr="00AD2257">
        <w:t xml:space="preserve"> </w:t>
      </w:r>
      <w:r w:rsidR="00AB1408">
        <w:t>refers to a dependency on a stable versioned artefact</w:t>
      </w:r>
      <w:r w:rsidRPr="00AD2257">
        <w:t xml:space="preserve"> – everything with a </w:t>
      </w:r>
      <w:r w:rsidR="00AB1408">
        <w:t xml:space="preserve">stable </w:t>
      </w:r>
      <w:r w:rsidRPr="00AD2257">
        <w:t xml:space="preserve">versioned identity is a known quantity and will not change. </w:t>
      </w:r>
      <w:r w:rsidR="00AB1408">
        <w:t>The</w:t>
      </w:r>
      <w:r w:rsidR="00A404D1">
        <w:t xml:space="preserve"> "late binding" mechanism </w:t>
      </w:r>
      <w:r w:rsidR="000A7BF8">
        <w:t>is based on a wildcarded reference, and</w:t>
      </w:r>
      <w:r w:rsidR="000A7BF8" w:rsidDel="00AB1408">
        <w:t xml:space="preserve"> </w:t>
      </w:r>
      <w:r w:rsidR="000A7BF8">
        <w:t xml:space="preserve">it </w:t>
      </w:r>
      <w:r w:rsidR="00AB1408">
        <w:t>resolves th</w:t>
      </w:r>
      <w:r w:rsidR="000A7BF8">
        <w:t>at</w:t>
      </w:r>
      <w:r w:rsidR="00AB1408">
        <w:t xml:space="preserve"> reference and determines the currently related artefact at runtime</w:t>
      </w:r>
      <w:r w:rsidR="00A404D1">
        <w:t xml:space="preserve">. </w:t>
      </w:r>
    </w:p>
    <w:p w14:paraId="384E4C0A" w14:textId="77777777" w:rsidR="00FA55D6" w:rsidRPr="00AD2257" w:rsidRDefault="00FA55D6" w:rsidP="00FA55D6">
      <w:pPr>
        <w:pStyle w:val="Paragraph"/>
      </w:pPr>
    </w:p>
    <w:p w14:paraId="2EC7FA91" w14:textId="677BFBA8" w:rsidR="00FA55D6" w:rsidRPr="00AD2257" w:rsidRDefault="00FA55D6" w:rsidP="00FA55D6">
      <w:pPr>
        <w:pStyle w:val="Paragraph"/>
      </w:pPr>
      <w:r w:rsidRPr="00AD2257">
        <w:t xml:space="preserve">One area which is much impacted by this versioning scheme is the ability to reference external objects. With the many dependencies within the various structural objects in SDMX, it is useful to have a scheme for external referencing. This is done at the level of maintainable objects (DSDs, </w:t>
      </w:r>
      <w:proofErr w:type="spellStart"/>
      <w:r w:rsidR="00A404D1">
        <w:t>C</w:t>
      </w:r>
      <w:r w:rsidRPr="00AD2257">
        <w:t>odelists</w:t>
      </w:r>
      <w:proofErr w:type="spellEnd"/>
      <w:r w:rsidRPr="00AD2257">
        <w:t xml:space="preserve">, </w:t>
      </w:r>
      <w:r w:rsidR="00A404D1">
        <w:t>C</w:t>
      </w:r>
      <w:r w:rsidRPr="00AD2257">
        <w:t xml:space="preserve">oncept </w:t>
      </w:r>
      <w:r w:rsidR="00A404D1">
        <w:t>S</w:t>
      </w:r>
      <w:r w:rsidRPr="00AD2257">
        <w:t xml:space="preserve">chemes, etc.) In an SDMX Structure Message, whenever an </w:t>
      </w:r>
      <w:r w:rsidR="00A404D1">
        <w:t>"</w:t>
      </w:r>
      <w:proofErr w:type="spellStart"/>
      <w:r w:rsidRPr="00FD4515">
        <w:rPr>
          <w:rStyle w:val="ArtefactClass"/>
        </w:rPr>
        <w:t>isExternalReference</w:t>
      </w:r>
      <w:proofErr w:type="spellEnd"/>
      <w:r w:rsidR="00A404D1">
        <w:t>"</w:t>
      </w:r>
      <w:r w:rsidRPr="00AD2257">
        <w:t xml:space="preserve"> attribute is set to true, then the application must resolve the address provided in the associated </w:t>
      </w:r>
      <w:r w:rsidR="00A404D1">
        <w:t>"</w:t>
      </w:r>
      <w:proofErr w:type="spellStart"/>
      <w:r w:rsidRPr="00FD4515">
        <w:rPr>
          <w:rStyle w:val="ArtefactClass"/>
        </w:rPr>
        <w:t>uri</w:t>
      </w:r>
      <w:proofErr w:type="spellEnd"/>
      <w:r w:rsidR="00A404D1">
        <w:t>"</w:t>
      </w:r>
      <w:r w:rsidRPr="00AD2257">
        <w:t xml:space="preserve"> attribute and use the SDMX Structure Message stored at that location for the full </w:t>
      </w:r>
      <w:r w:rsidRPr="00AD2257">
        <w:lastRenderedPageBreak/>
        <w:t xml:space="preserve">definition of the object in question. Alternately, if a registry </w:t>
      </w:r>
      <w:r w:rsidR="00A404D1">
        <w:t>"</w:t>
      </w:r>
      <w:r w:rsidRPr="00FD4515">
        <w:rPr>
          <w:rStyle w:val="ArtefactClass"/>
        </w:rPr>
        <w:t>urn</w:t>
      </w:r>
      <w:r w:rsidR="00A404D1">
        <w:t>"</w:t>
      </w:r>
      <w:r w:rsidRPr="00AD2257">
        <w:t xml:space="preserve"> attribute has been provided, the registry can be used to supply the full details of the object.</w:t>
      </w:r>
    </w:p>
    <w:p w14:paraId="48E46BD6" w14:textId="77777777" w:rsidR="00FA55D6" w:rsidRPr="00AD2257" w:rsidRDefault="00FA55D6" w:rsidP="00FA55D6">
      <w:pPr>
        <w:pStyle w:val="Paragraph"/>
      </w:pPr>
    </w:p>
    <w:p w14:paraId="10530117" w14:textId="77777777" w:rsidR="000A7BF8" w:rsidRDefault="000A7BF8" w:rsidP="00FA55D6">
      <w:pPr>
        <w:pStyle w:val="Paragraph"/>
      </w:pPr>
      <w:r w:rsidRPr="00BB0002">
        <w:t xml:space="preserve">The detailed rules for </w:t>
      </w:r>
      <w:r>
        <w:t>dependency management and references</w:t>
      </w:r>
      <w:r w:rsidRPr="00BB0002">
        <w:t xml:space="preserve"> are listed in chapter 14 in the annex for “Semantic Versioning”.</w:t>
      </w:r>
    </w:p>
    <w:p w14:paraId="24B2C723" w14:textId="77777777" w:rsidR="000A7BF8" w:rsidRDefault="000A7BF8" w:rsidP="00FA55D6">
      <w:pPr>
        <w:pStyle w:val="Paragraph"/>
      </w:pPr>
    </w:p>
    <w:p w14:paraId="397A54A6" w14:textId="7E71546A" w:rsidR="000A7BF8" w:rsidRDefault="000A7BF8" w:rsidP="000A7BF8">
      <w:pPr>
        <w:pStyle w:val="Paragraph"/>
      </w:pPr>
      <w:proofErr w:type="gramStart"/>
      <w:r>
        <w:t>In order to</w:t>
      </w:r>
      <w:proofErr w:type="gramEnd"/>
      <w:r>
        <w:t xml:space="preserve"> allow resolving the described new forms of dependencies, the SDMX 3.0 Rest API supports retrievals legacy-versioned, wildcarded and extended artefact versions:</w:t>
      </w:r>
    </w:p>
    <w:p w14:paraId="250E43D7" w14:textId="7078C043" w:rsidR="000A7BF8" w:rsidRDefault="000A7BF8" w:rsidP="00E65ED8">
      <w:pPr>
        <w:pStyle w:val="Paragraph"/>
        <w:numPr>
          <w:ilvl w:val="0"/>
          <w:numId w:val="70"/>
        </w:numPr>
      </w:pPr>
      <w:r>
        <w:t xml:space="preserve">Artefact queries for a </w:t>
      </w:r>
      <w:r w:rsidRPr="00E65ED8">
        <w:rPr>
          <w:b/>
        </w:rPr>
        <w:t>specific</w:t>
      </w:r>
      <w:r>
        <w:t xml:space="preserve"> version </w:t>
      </w:r>
      <w:r w:rsidR="00BC79CE">
        <w:t>(</w:t>
      </w:r>
      <w:r>
        <w:t>X.Y, X.Y.Z or X.Y.Z-EXT</w:t>
      </w:r>
      <w:r w:rsidR="00BC79CE">
        <w:t>).</w:t>
      </w:r>
    </w:p>
    <w:p w14:paraId="2F4D5949" w14:textId="3F2A2FC8" w:rsidR="000A7BF8" w:rsidRDefault="000A7BF8" w:rsidP="00E65ED8">
      <w:pPr>
        <w:pStyle w:val="Paragraph"/>
        <w:numPr>
          <w:ilvl w:val="0"/>
          <w:numId w:val="70"/>
        </w:numPr>
      </w:pPr>
      <w:r>
        <w:t xml:space="preserve">Artefact queries for </w:t>
      </w:r>
      <w:r w:rsidR="00BC79CE" w:rsidRPr="00E65ED8">
        <w:rPr>
          <w:b/>
        </w:rPr>
        <w:t>latest available</w:t>
      </w:r>
      <w:r>
        <w:t xml:space="preserve"> semantic versions</w:t>
      </w:r>
      <w:r w:rsidR="00BC79CE">
        <w:t xml:space="preserve"> within the wildcard scope</w:t>
      </w:r>
      <w:r>
        <w:t xml:space="preserve"> (X+.</w:t>
      </w:r>
      <w:proofErr w:type="gramStart"/>
      <w:r>
        <w:t>Y.Z</w:t>
      </w:r>
      <w:proofErr w:type="gramEnd"/>
      <w:r>
        <w:t xml:space="preserve">, X.Y+.Z or X.Y.Z+). </w:t>
      </w:r>
    </w:p>
    <w:p w14:paraId="4567189D" w14:textId="6135154E" w:rsidR="000A7BF8" w:rsidRDefault="000A7BF8" w:rsidP="00E65ED8">
      <w:pPr>
        <w:pStyle w:val="Paragraph"/>
        <w:numPr>
          <w:ilvl w:val="0"/>
          <w:numId w:val="70"/>
        </w:numPr>
      </w:pPr>
      <w:r>
        <w:t xml:space="preserve">Queries for </w:t>
      </w:r>
      <w:r w:rsidRPr="00E65ED8">
        <w:rPr>
          <w:b/>
        </w:rPr>
        <w:t>non-versioned</w:t>
      </w:r>
      <w:r>
        <w:t xml:space="preserve"> artefacts</w:t>
      </w:r>
      <w:r w:rsidR="00BC79CE">
        <w:t>.</w:t>
      </w:r>
    </w:p>
    <w:p w14:paraId="06505D87" w14:textId="7B8CDA67" w:rsidR="00BC79CE" w:rsidRDefault="00BC79CE" w:rsidP="00BC79CE">
      <w:pPr>
        <w:pStyle w:val="Paragraph"/>
        <w:numPr>
          <w:ilvl w:val="0"/>
          <w:numId w:val="70"/>
        </w:numPr>
      </w:pPr>
      <w:r>
        <w:t xml:space="preserve">Artefact queries for </w:t>
      </w:r>
      <w:r w:rsidRPr="00E65ED8">
        <w:rPr>
          <w:b/>
        </w:rPr>
        <w:t>all available</w:t>
      </w:r>
      <w:r>
        <w:t xml:space="preserve"> semantic versions within the wildcard scope </w:t>
      </w:r>
      <w:r>
        <w:br/>
        <w:t>(*, X.* or X.Y.*), where only the first form is required for resolving wildcarded loose references.</w:t>
      </w:r>
    </w:p>
    <w:p w14:paraId="2FAFBFE5" w14:textId="77777777" w:rsidR="00C546FC" w:rsidRDefault="00BC79CE" w:rsidP="00FA55D6">
      <w:pPr>
        <w:pStyle w:val="Paragraph"/>
      </w:pPr>
      <w:r>
        <w:t>The combination of wildcarded queries with a specific version extension is not permitted.</w:t>
      </w:r>
    </w:p>
    <w:p w14:paraId="5AABAC68" w14:textId="3D7541F5" w:rsidR="00F53EAF" w:rsidRPr="00AD2257" w:rsidRDefault="00C546FC" w:rsidP="00FA55D6">
      <w:pPr>
        <w:pStyle w:val="Paragraph"/>
      </w:pPr>
      <w:r>
        <w:t xml:space="preserve">Full details can be found in the </w:t>
      </w:r>
      <w:r w:rsidRPr="00C546FC">
        <w:t>SDMX RESTful web services specification</w:t>
      </w:r>
      <w:r>
        <w:t>.</w:t>
      </w:r>
    </w:p>
    <w:p w14:paraId="31C0F0AB" w14:textId="77777777" w:rsidR="009D6F45" w:rsidRPr="00AD2257" w:rsidRDefault="009D6F45" w:rsidP="009D6F45">
      <w:pPr>
        <w:pStyle w:val="Heading2"/>
      </w:pPr>
      <w:bookmarkStart w:id="1606" w:name="_Toc73459975"/>
      <w:bookmarkStart w:id="1607" w:name="_Toc178073104"/>
      <w:r w:rsidRPr="00AD2257">
        <w:t>Structural Metadata Querying Best Practices</w:t>
      </w:r>
      <w:bookmarkEnd w:id="1607"/>
      <w:r w:rsidRPr="00AD2257">
        <w:t xml:space="preserve"> </w:t>
      </w:r>
    </w:p>
    <w:p w14:paraId="51DD9A60" w14:textId="77777777" w:rsidR="009D6F45" w:rsidRPr="00AD2257" w:rsidRDefault="009D6F45" w:rsidP="009D6F45">
      <w:pPr>
        <w:pStyle w:val="Paragraph"/>
      </w:pPr>
      <w:r w:rsidRPr="00AD2257">
        <w:t>When querying for structural metadata, the ability to state how references should be resolved is quite powerful. However, this mechanism is not always necessary and can create an undue burden on the systems processing the queries if it is not used properly.</w:t>
      </w:r>
    </w:p>
    <w:p w14:paraId="3D782EF0" w14:textId="77777777" w:rsidR="009D6F45" w:rsidRPr="00AD2257" w:rsidRDefault="009D6F45" w:rsidP="009D6F45">
      <w:pPr>
        <w:pStyle w:val="Paragraph"/>
      </w:pPr>
    </w:p>
    <w:p w14:paraId="46AD93C4" w14:textId="77777777" w:rsidR="009D6F45" w:rsidRDefault="009D6F45" w:rsidP="009D6F45">
      <w:pPr>
        <w:pStyle w:val="Paragraph"/>
      </w:pPr>
      <w:r w:rsidRPr="00AD2257">
        <w:t xml:space="preserve">Any structural metadata object which contains a reference to an object can be queried based on that reference. For example, a categorisation references both a category and the object </w:t>
      </w:r>
      <w:proofErr w:type="gramStart"/>
      <w:r w:rsidRPr="00AD2257">
        <w:t>is</w:t>
      </w:r>
      <w:proofErr w:type="gramEnd"/>
      <w:r w:rsidRPr="00AD2257">
        <w:t xml:space="preserve"> it categorising. </w:t>
      </w:r>
      <w:r>
        <w:t>As this is the case, one can query for categorisations which categorise a particular object or which categorise against a particular category or category scheme. This mechanism should be used when the referenced object is known.</w:t>
      </w:r>
    </w:p>
    <w:p w14:paraId="0C0A933C" w14:textId="77777777" w:rsidR="009D6F45" w:rsidRDefault="009D6F45" w:rsidP="009D6F45">
      <w:pPr>
        <w:pStyle w:val="Paragraph"/>
      </w:pPr>
    </w:p>
    <w:p w14:paraId="0CBF0DC9" w14:textId="77777777" w:rsidR="009D6F45" w:rsidRPr="00AD2257" w:rsidRDefault="009D6F45" w:rsidP="009D6F45">
      <w:pPr>
        <w:pStyle w:val="Paragraph"/>
      </w:pPr>
      <w:r>
        <w:t>When the referenced object is not known, then the reference resolution mechanism could be used. For example, suppose one wanted to find all category schemes and the related categorisations for a given maintenance agency. In this case, one could query for the category scheme by the maintenance agency and specify that parent and sibling references should be resolved. This would result in the categorisations which reference the categories in the matched schemes to be returned, as well as the object which they categorise.</w:t>
      </w:r>
    </w:p>
    <w:p w14:paraId="56DBDCC0" w14:textId="797C0E9B" w:rsidR="009F24F7" w:rsidRPr="00AD2257" w:rsidRDefault="00153CC2" w:rsidP="00A6281D">
      <w:pPr>
        <w:pStyle w:val="Heading1"/>
      </w:pPr>
      <w:bookmarkStart w:id="1608" w:name="_Toc178073105"/>
      <w:r>
        <w:lastRenderedPageBreak/>
        <w:t xml:space="preserve">Reference </w:t>
      </w:r>
      <w:r w:rsidR="009F24F7" w:rsidRPr="00AD2257">
        <w:t>Metadata</w:t>
      </w:r>
      <w:bookmarkEnd w:id="1606"/>
      <w:bookmarkEnd w:id="1608"/>
    </w:p>
    <w:p w14:paraId="4BB09A93" w14:textId="396EB8DA" w:rsidR="009F24F7" w:rsidRPr="00AD2257" w:rsidRDefault="009F24F7" w:rsidP="004F524E">
      <w:pPr>
        <w:pStyle w:val="Heading2"/>
      </w:pPr>
      <w:bookmarkStart w:id="1609" w:name="_Toc73459976"/>
      <w:bookmarkStart w:id="1610" w:name="_Toc178073106"/>
      <w:r w:rsidRPr="00AD2257">
        <w:t>Scope</w:t>
      </w:r>
      <w:r w:rsidR="00153CC2">
        <w:t xml:space="preserve"> of the Metadata Structure Definition (MSD)</w:t>
      </w:r>
      <w:bookmarkEnd w:id="1609"/>
      <w:bookmarkEnd w:id="1610"/>
    </w:p>
    <w:p w14:paraId="7A38B029" w14:textId="0D7FEA2F" w:rsidR="00254259" w:rsidRDefault="009F24F7" w:rsidP="00254259">
      <w:pPr>
        <w:pStyle w:val="Paragraph"/>
      </w:pPr>
      <w:r w:rsidRPr="00AD2257">
        <w:t xml:space="preserve">The scope of the MSD </w:t>
      </w:r>
      <w:ins w:id="1611" w:author="Matthew Nelson" w:date="2024-09-19T20:03:00Z">
        <w:r w:rsidR="00456658">
          <w:t>wa</w:t>
        </w:r>
      </w:ins>
      <w:del w:id="1612" w:author="Matthew Nelson" w:date="2024-09-19T20:03:00Z">
        <w:r w:rsidRPr="00AD2257" w:rsidDel="00456658">
          <w:delText>i</w:delText>
        </w:r>
      </w:del>
      <w:r w:rsidRPr="00AD2257">
        <w:t>s</w:t>
      </w:r>
      <w:r w:rsidR="00254259">
        <w:t xml:space="preserve"> reduced in </w:t>
      </w:r>
      <w:r w:rsidR="001A133B">
        <w:t>SDMX 3.0</w:t>
      </w:r>
      <w:r w:rsidR="00254259">
        <w:t>, by means of simplifying its structure, but also in the</w:t>
      </w:r>
      <w:r w:rsidR="001A133B">
        <w:t xml:space="preserve"> way referenced</w:t>
      </w:r>
      <w:r w:rsidR="00254259">
        <w:t xml:space="preserve"> Artefacts</w:t>
      </w:r>
      <w:r w:rsidR="001A133B">
        <w:t xml:space="preserve"> are targeted</w:t>
      </w:r>
      <w:r w:rsidR="00254259">
        <w:t xml:space="preserve">. In fact, the MSD is restricted to play the role of a single container, without targeting any specific Artefact. </w:t>
      </w:r>
      <w:r w:rsidR="009D494F">
        <w:t>T</w:t>
      </w:r>
      <w:r w:rsidR="00474DDC">
        <w:t xml:space="preserve">he possible targets </w:t>
      </w:r>
      <w:r w:rsidR="009D494F">
        <w:t>of Metadata</w:t>
      </w:r>
      <w:r w:rsidR="001A133B">
        <w:t xml:space="preserve"> </w:t>
      </w:r>
      <w:r w:rsidR="009D494F">
        <w:t xml:space="preserve">Set </w:t>
      </w:r>
      <w:r w:rsidR="00474DDC">
        <w:t xml:space="preserve">are </w:t>
      </w:r>
      <w:r w:rsidR="00254259">
        <w:t xml:space="preserve">specified in the </w:t>
      </w:r>
      <w:proofErr w:type="spellStart"/>
      <w:r w:rsidR="00254259">
        <w:t>Metadataflows</w:t>
      </w:r>
      <w:proofErr w:type="spellEnd"/>
      <w:r w:rsidR="00254259">
        <w:t xml:space="preserve"> or Metadata Provision Agreements relating to that MSD.</w:t>
      </w:r>
      <w:r w:rsidR="00AF6E42">
        <w:t xml:space="preserve"> </w:t>
      </w:r>
      <w:r w:rsidR="00474DDC">
        <w:t>To achieve that,</w:t>
      </w:r>
      <w:r w:rsidR="00AF6E42">
        <w:t xml:space="preserve"> the structure of the </w:t>
      </w:r>
      <w:proofErr w:type="spellStart"/>
      <w:r w:rsidR="00AF6E42">
        <w:t>Metadataflow</w:t>
      </w:r>
      <w:proofErr w:type="spellEnd"/>
      <w:r w:rsidR="00AF6E42">
        <w:t xml:space="preserve"> </w:t>
      </w:r>
      <w:r w:rsidR="00474DDC">
        <w:t xml:space="preserve">has </w:t>
      </w:r>
      <w:r w:rsidR="00AF6E42">
        <w:t>change</w:t>
      </w:r>
      <w:r w:rsidR="00474DDC">
        <w:t xml:space="preserve">d </w:t>
      </w:r>
      <w:r w:rsidR="00AF6E42">
        <w:t xml:space="preserve">in this version of the standard. </w:t>
      </w:r>
      <w:r w:rsidR="00474DDC">
        <w:t>Moreover,</w:t>
      </w:r>
      <w:r w:rsidR="00AF6E42">
        <w:t xml:space="preserve"> the Metadata Provision Agreement Artefact is introduced to </w:t>
      </w:r>
      <w:r w:rsidR="00474DDC">
        <w:t>include this feature.</w:t>
      </w:r>
    </w:p>
    <w:p w14:paraId="27778961" w14:textId="654E9E78" w:rsidR="00D90F5A" w:rsidRDefault="00D90F5A" w:rsidP="00254259">
      <w:pPr>
        <w:pStyle w:val="Paragraph"/>
      </w:pPr>
    </w:p>
    <w:p w14:paraId="142256DC" w14:textId="02D65DE9" w:rsidR="00D90F5A" w:rsidRDefault="00D90F5A" w:rsidP="00254259">
      <w:pPr>
        <w:pStyle w:val="Paragraph"/>
      </w:pPr>
      <w:r>
        <w:t>Two more changes, introduced in this version, are the following:</w:t>
      </w:r>
    </w:p>
    <w:p w14:paraId="713A5BA4" w14:textId="598B7A97" w:rsidR="00D90F5A" w:rsidRDefault="00D90F5A" w:rsidP="00A6281D">
      <w:pPr>
        <w:pStyle w:val="bulleted"/>
      </w:pPr>
      <w:r>
        <w:t>The Metadata Set becomes a Maintainable Artefact but maintained by a Metadata Provider (another new Artefact in this version).</w:t>
      </w:r>
    </w:p>
    <w:p w14:paraId="26B8A721" w14:textId="60FB74E8" w:rsidR="00D90F5A" w:rsidRPr="00AD2257" w:rsidRDefault="00D90F5A" w:rsidP="00A6281D">
      <w:pPr>
        <w:pStyle w:val="bulleted"/>
      </w:pPr>
      <w:r>
        <w:t>Metadata</w:t>
      </w:r>
      <w:r w:rsidR="001A133B">
        <w:t xml:space="preserve"> Attributes may also be used in Data Structure Definitions, </w:t>
      </w:r>
      <w:proofErr w:type="gramStart"/>
      <w:r w:rsidR="001A133B">
        <w:t>as long as</w:t>
      </w:r>
      <w:proofErr w:type="gramEnd"/>
      <w:r w:rsidR="001A133B">
        <w:t xml:space="preserve"> the latter reference the Metadata Structure Definition that specify those Metadata Attributes.</w:t>
      </w:r>
    </w:p>
    <w:p w14:paraId="07A847C7" w14:textId="77777777" w:rsidR="009F24F7" w:rsidRPr="00AD2257" w:rsidRDefault="009F24F7" w:rsidP="00FD4515"/>
    <w:p w14:paraId="5DD65929" w14:textId="31D93599" w:rsidR="009F24F7" w:rsidRPr="00AD2257" w:rsidRDefault="009F24F7" w:rsidP="004F524E">
      <w:pPr>
        <w:pStyle w:val="Heading2"/>
      </w:pPr>
      <w:bookmarkStart w:id="1613" w:name="_Toc73459977"/>
      <w:bookmarkStart w:id="1614" w:name="_Toc178073107"/>
      <w:r w:rsidRPr="00AD2257">
        <w:t>Identification of the Object</w:t>
      </w:r>
      <w:r w:rsidR="00DE6215">
        <w:t>(s)</w:t>
      </w:r>
      <w:r w:rsidRPr="00AD2257">
        <w:t xml:space="preserve"> to which the Metadata is to be </w:t>
      </w:r>
      <w:r w:rsidR="002B7C48">
        <w:t>a</w:t>
      </w:r>
      <w:r w:rsidRPr="00AD2257">
        <w:t>ttached</w:t>
      </w:r>
      <w:bookmarkEnd w:id="1613"/>
      <w:bookmarkEnd w:id="1614"/>
    </w:p>
    <w:p w14:paraId="032758C2" w14:textId="3A4108D7" w:rsidR="009F24F7" w:rsidRPr="00AD2257" w:rsidRDefault="009F24F7" w:rsidP="009F24F7">
      <w:pPr>
        <w:pStyle w:val="Paragraph"/>
      </w:pPr>
      <w:r w:rsidRPr="00AD2257">
        <w:t>The following example shows the structure and naming of the MSD</w:t>
      </w:r>
      <w:r w:rsidR="009233F3">
        <w:t xml:space="preserve"> and related</w:t>
      </w:r>
      <w:r w:rsidRPr="00AD2257">
        <w:t xml:space="preserve"> components for </w:t>
      </w:r>
      <w:r w:rsidR="009233F3">
        <w:t>creating reference metadata</w:t>
      </w:r>
      <w:r w:rsidRPr="00AD2257">
        <w:t>.</w:t>
      </w:r>
    </w:p>
    <w:p w14:paraId="1784BC4F" w14:textId="77777777" w:rsidR="009F24F7" w:rsidRPr="00AD2257" w:rsidRDefault="009F24F7" w:rsidP="009F24F7">
      <w:pPr>
        <w:pStyle w:val="Paragraph"/>
      </w:pPr>
    </w:p>
    <w:p w14:paraId="5A38CE29" w14:textId="77777777" w:rsidR="009F24F7" w:rsidRPr="00AD2257" w:rsidRDefault="009F24F7" w:rsidP="009F24F7">
      <w:pPr>
        <w:pStyle w:val="Paragraph"/>
      </w:pPr>
      <w:r w:rsidRPr="00AD2257">
        <w:t>The schematic structure of an MSD is shown below.</w:t>
      </w:r>
    </w:p>
    <w:p w14:paraId="5049D2DC" w14:textId="77777777" w:rsidR="009F24F7" w:rsidRPr="00AD2257" w:rsidRDefault="009F24F7" w:rsidP="009F24F7">
      <w:pPr>
        <w:pStyle w:val="Paragraph"/>
      </w:pPr>
    </w:p>
    <w:p w14:paraId="3B2B2534" w14:textId="648ED0BF" w:rsidR="009F24F7" w:rsidRPr="00AD2257" w:rsidRDefault="00624A7E" w:rsidP="009F24F7">
      <w:pPr>
        <w:pStyle w:val="Paragraph"/>
      </w:pPr>
      <w:r>
        <w:rPr>
          <w:noProof/>
          <w:lang w:eastAsia="en-GB"/>
        </w:rPr>
        <w:drawing>
          <wp:inline distT="0" distB="0" distL="0" distR="0" wp14:anchorId="1A45302F" wp14:editId="16B44FDC">
            <wp:extent cx="5240934" cy="294802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251815" cy="2954147"/>
                    </a:xfrm>
                    <a:prstGeom prst="rect">
                      <a:avLst/>
                    </a:prstGeom>
                    <a:ln>
                      <a:noFill/>
                    </a:ln>
                    <a:extLst>
                      <a:ext uri="{53640926-AAD7-44D8-BBD7-CCE9431645EC}">
                        <a14:shadowObscured xmlns:a14="http://schemas.microsoft.com/office/drawing/2010/main"/>
                      </a:ext>
                    </a:extLst>
                  </pic:spPr>
                </pic:pic>
              </a:graphicData>
            </a:graphic>
          </wp:inline>
        </w:drawing>
      </w:r>
    </w:p>
    <w:p w14:paraId="6A516E33" w14:textId="2C5F117A" w:rsidR="009F24F7" w:rsidRPr="00AD2257" w:rsidRDefault="009F24F7" w:rsidP="00AB6667">
      <w:pPr>
        <w:pStyle w:val="Caption"/>
      </w:pPr>
      <w:r w:rsidRPr="00AD2257">
        <w:t xml:space="preserve">Figure </w:t>
      </w:r>
      <w:r w:rsidRPr="00AD2257">
        <w:fldChar w:fldCharType="begin"/>
      </w:r>
      <w:r w:rsidRPr="00AD2257">
        <w:instrText xml:space="preserve"> SEQ Figure \* ARABIC </w:instrText>
      </w:r>
      <w:r w:rsidRPr="00AD2257">
        <w:fldChar w:fldCharType="separate"/>
      </w:r>
      <w:r w:rsidR="00E65ED8">
        <w:rPr>
          <w:noProof/>
        </w:rPr>
        <w:t>1</w:t>
      </w:r>
      <w:r w:rsidRPr="00AD2257">
        <w:fldChar w:fldCharType="end"/>
      </w:r>
      <w:r w:rsidRPr="00AD2257">
        <w:t>: Schematic of the Metadata Structure Definition</w:t>
      </w:r>
    </w:p>
    <w:p w14:paraId="71D284D3" w14:textId="69968C89" w:rsidR="00495E62" w:rsidRDefault="009F24F7" w:rsidP="004E2476">
      <w:r w:rsidRPr="00AD2257">
        <w:t xml:space="preserve">The MSD </w:t>
      </w:r>
      <w:r w:rsidR="00B9220F">
        <w:t>contains one</w:t>
      </w:r>
      <w:r w:rsidRPr="00AD2257">
        <w:t xml:space="preserve"> </w:t>
      </w:r>
      <w:r w:rsidR="00A25B83" w:rsidRPr="00A25B83">
        <w:t>Metadata</w:t>
      </w:r>
      <w:r w:rsidR="00A25B83">
        <w:t xml:space="preserve"> </w:t>
      </w:r>
      <w:r w:rsidR="00A25B83" w:rsidRPr="00A25B83">
        <w:t>Attribute</w:t>
      </w:r>
      <w:r w:rsidR="00A25B83">
        <w:t xml:space="preserve"> </w:t>
      </w:r>
      <w:r w:rsidR="00A25B83" w:rsidRPr="00A25B83">
        <w:t>Descriptor</w:t>
      </w:r>
      <w:r w:rsidR="009233F3" w:rsidRPr="00AD2257">
        <w:t xml:space="preserve"> comprising the Metadata Attributes that identify the Concept</w:t>
      </w:r>
      <w:r w:rsidR="001A133B">
        <w:t>s</w:t>
      </w:r>
      <w:r w:rsidR="009233F3" w:rsidRPr="00AD2257">
        <w:t xml:space="preserve"> for which metadata may be reported in the Metadata Set</w:t>
      </w:r>
      <w:r w:rsidR="00875774">
        <w:t xml:space="preserve">. The </w:t>
      </w:r>
      <w:proofErr w:type="spellStart"/>
      <w:r w:rsidR="00875774">
        <w:t>Metadataflow</w:t>
      </w:r>
      <w:proofErr w:type="spellEnd"/>
      <w:r w:rsidR="00875774">
        <w:t xml:space="preserve"> and Metadata Provision</w:t>
      </w:r>
      <w:r w:rsidR="009233F3" w:rsidRPr="00AD2257">
        <w:t xml:space="preserve"> </w:t>
      </w:r>
      <w:r w:rsidR="00875774">
        <w:t xml:space="preserve">Agreement comprise the </w:t>
      </w:r>
      <w:r w:rsidRPr="00AD2257">
        <w:lastRenderedPageBreak/>
        <w:t>specification of the object</w:t>
      </w:r>
      <w:r w:rsidR="00875774">
        <w:t>s</w:t>
      </w:r>
      <w:r w:rsidRPr="00AD2257">
        <w:t xml:space="preserve"> to which metadata can be reported in a Metadata Set (Metadata Target(s))</w:t>
      </w:r>
      <w:r w:rsidR="00875774">
        <w:t>.</w:t>
      </w:r>
    </w:p>
    <w:p w14:paraId="45724CA4" w14:textId="3CE33F74" w:rsidR="00495E62" w:rsidRDefault="00495E62" w:rsidP="004E2476"/>
    <w:p w14:paraId="75061CCE" w14:textId="11490901" w:rsidR="00495E62" w:rsidRDefault="00495E62" w:rsidP="004E2476">
      <w:r>
        <w:t xml:space="preserve">The high-level view of the MSD, as well as the way </w:t>
      </w:r>
      <w:r w:rsidR="00251B93">
        <w:t xml:space="preserve">the </w:t>
      </w:r>
      <w:proofErr w:type="spellStart"/>
      <w:r>
        <w:t>Metadataflow</w:t>
      </w:r>
      <w:proofErr w:type="spellEnd"/>
      <w:r>
        <w:t xml:space="preserve"> and Metadata </w:t>
      </w:r>
      <w:r w:rsidR="00251B93">
        <w:t>Provision Agreement specify the Targets:</w:t>
      </w:r>
    </w:p>
    <w:p w14:paraId="2EEFDFF4" w14:textId="77777777" w:rsidR="00AB6667" w:rsidRDefault="00AB6667" w:rsidP="00AB6667"/>
    <w:p w14:paraId="436F5CD8" w14:textId="0AA7E73C" w:rsidR="00AB6667" w:rsidRPr="001B7A5F" w:rsidRDefault="00AB6667" w:rsidP="00AB6667">
      <w:pPr>
        <w:pBdr>
          <w:top w:val="single" w:sz="4" w:space="1" w:color="auto"/>
          <w:left w:val="single" w:sz="4" w:space="4" w:color="auto"/>
          <w:bottom w:val="single" w:sz="4" w:space="1" w:color="auto"/>
          <w:right w:val="single" w:sz="4" w:space="4" w:color="auto"/>
        </w:pBdr>
        <w:jc w:val="left"/>
        <w:rPr>
          <w:b/>
          <w:bCs/>
          <w:noProof/>
          <w:sz w:val="18"/>
          <w:szCs w:val="15"/>
        </w:rPr>
      </w:pPr>
      <w:r w:rsidRPr="001B7A5F">
        <w:rPr>
          <w:rFonts w:ascii="Courier New" w:hAnsi="Courier New" w:cs="Courier New"/>
          <w:b/>
          <w:bCs/>
          <w:noProof/>
          <w:color w:val="0000FF"/>
          <w:sz w:val="18"/>
          <w:szCs w:val="15"/>
        </w:rPr>
        <w:t xml:space="preserve">&lt;str:MetadataStructure </w:t>
      </w:r>
      <w:r w:rsidRPr="001B7A5F">
        <w:rPr>
          <w:rFonts w:ascii="Courier New" w:hAnsi="Courier New" w:cs="Courier New"/>
          <w:b/>
          <w:bCs/>
          <w:noProof/>
          <w:color w:val="FF0000"/>
          <w:sz w:val="18"/>
          <w:szCs w:val="15"/>
        </w:rPr>
        <w:t>agencyID</w:t>
      </w:r>
      <w:r w:rsidRPr="001B7A5F">
        <w:rPr>
          <w:rFonts w:ascii="Courier New" w:hAnsi="Courier New" w:cs="Courier New"/>
          <w:b/>
          <w:bCs/>
          <w:noProof/>
          <w:color w:val="0000FF"/>
          <w:sz w:val="18"/>
          <w:szCs w:val="15"/>
        </w:rPr>
        <w:t>=</w:t>
      </w:r>
      <w:r w:rsidRPr="001B7A5F">
        <w:rPr>
          <w:rFonts w:ascii="Courier New" w:hAnsi="Courier New" w:cs="Courier New"/>
          <w:b/>
          <w:bCs/>
          <w:noProof/>
          <w:color w:val="A31515"/>
          <w:sz w:val="18"/>
          <w:szCs w:val="15"/>
        </w:rPr>
        <w:t>"SDMX"</w:t>
      </w:r>
      <w:r w:rsidRPr="001B7A5F">
        <w:rPr>
          <w:rFonts w:ascii="Courier New" w:hAnsi="Courier New" w:cs="Courier New"/>
          <w:b/>
          <w:bCs/>
          <w:noProof/>
          <w:color w:val="0000FF"/>
          <w:sz w:val="18"/>
          <w:szCs w:val="15"/>
        </w:rPr>
        <w:t xml:space="preserve"> </w:t>
      </w:r>
      <w:r w:rsidRPr="001B7A5F">
        <w:rPr>
          <w:rFonts w:ascii="Courier New" w:hAnsi="Courier New" w:cs="Courier New"/>
          <w:b/>
          <w:bCs/>
          <w:noProof/>
          <w:color w:val="FF0000"/>
          <w:sz w:val="18"/>
          <w:szCs w:val="15"/>
        </w:rPr>
        <w:t>id</w:t>
      </w:r>
      <w:r w:rsidRPr="001B7A5F">
        <w:rPr>
          <w:rFonts w:ascii="Courier New" w:hAnsi="Courier New" w:cs="Courier New"/>
          <w:b/>
          <w:bCs/>
          <w:noProof/>
          <w:color w:val="0000FF"/>
          <w:sz w:val="18"/>
          <w:szCs w:val="15"/>
        </w:rPr>
        <w:t>=</w:t>
      </w:r>
      <w:r w:rsidRPr="001B7A5F">
        <w:rPr>
          <w:rFonts w:ascii="Courier New" w:hAnsi="Courier New" w:cs="Courier New"/>
          <w:b/>
          <w:bCs/>
          <w:noProof/>
          <w:color w:val="A31515"/>
          <w:sz w:val="18"/>
          <w:szCs w:val="15"/>
        </w:rPr>
        <w:t>"MSD"</w:t>
      </w:r>
      <w:r w:rsidRPr="001B7A5F">
        <w:rPr>
          <w:rFonts w:ascii="Courier New" w:hAnsi="Courier New" w:cs="Courier New"/>
          <w:b/>
          <w:bCs/>
          <w:noProof/>
          <w:color w:val="0000FF"/>
          <w:sz w:val="18"/>
          <w:szCs w:val="15"/>
        </w:rPr>
        <w:t xml:space="preserve"> </w:t>
      </w:r>
      <w:r w:rsidRPr="001B7A5F">
        <w:rPr>
          <w:rFonts w:ascii="Courier New" w:hAnsi="Courier New" w:cs="Courier New"/>
          <w:b/>
          <w:bCs/>
          <w:noProof/>
          <w:color w:val="FF0000"/>
          <w:sz w:val="18"/>
          <w:szCs w:val="15"/>
        </w:rPr>
        <w:t>version</w:t>
      </w:r>
      <w:r w:rsidRPr="001B7A5F">
        <w:rPr>
          <w:rFonts w:ascii="Courier New" w:hAnsi="Courier New" w:cs="Courier New"/>
          <w:b/>
          <w:bCs/>
          <w:noProof/>
          <w:color w:val="0000FF"/>
          <w:sz w:val="18"/>
          <w:szCs w:val="15"/>
        </w:rPr>
        <w:t>=</w:t>
      </w:r>
      <w:r w:rsidRPr="001B7A5F">
        <w:rPr>
          <w:rFonts w:ascii="Courier New" w:hAnsi="Courier New" w:cs="Courier New"/>
          <w:b/>
          <w:bCs/>
          <w:noProof/>
          <w:color w:val="A31515"/>
          <w:sz w:val="18"/>
          <w:szCs w:val="15"/>
        </w:rPr>
        <w:t>"1.0.0-draft"</w:t>
      </w:r>
      <w:r w:rsidRPr="001B7A5F">
        <w:rPr>
          <w:rFonts w:ascii="Courier New" w:hAnsi="Courier New" w:cs="Courier New"/>
          <w:b/>
          <w:bCs/>
          <w:noProof/>
          <w:color w:val="0000FF"/>
          <w:sz w:val="18"/>
          <w:szCs w:val="15"/>
        </w:rPr>
        <w:t>&gt;</w:t>
      </w:r>
      <w:r w:rsidRPr="001B7A5F">
        <w:rPr>
          <w:rFonts w:ascii="Courier New" w:hAnsi="Courier New" w:cs="Courier New"/>
          <w:b/>
          <w:bCs/>
          <w:noProof/>
          <w:color w:val="000000"/>
          <w:sz w:val="18"/>
          <w:szCs w:val="15"/>
        </w:rPr>
        <w:br/>
        <w:t xml:space="preserve">  </w:t>
      </w:r>
      <w:r w:rsidRPr="001B7A5F">
        <w:rPr>
          <w:rFonts w:ascii="Courier New" w:hAnsi="Courier New" w:cs="Courier New"/>
          <w:b/>
          <w:bCs/>
          <w:noProof/>
          <w:color w:val="0000FF"/>
          <w:sz w:val="18"/>
          <w:szCs w:val="15"/>
        </w:rPr>
        <w:t>&lt;com:Name&gt;</w:t>
      </w:r>
      <w:r w:rsidRPr="001B7A5F">
        <w:rPr>
          <w:rFonts w:ascii="Courier New" w:hAnsi="Courier New" w:cs="Courier New"/>
          <w:b/>
          <w:bCs/>
          <w:noProof/>
          <w:color w:val="000000"/>
          <w:sz w:val="18"/>
          <w:szCs w:val="15"/>
        </w:rPr>
        <w:t>MSD 3.0 sample</w:t>
      </w:r>
      <w:r w:rsidRPr="001B7A5F">
        <w:rPr>
          <w:rFonts w:ascii="Courier New" w:hAnsi="Courier New" w:cs="Courier New"/>
          <w:b/>
          <w:bCs/>
          <w:noProof/>
          <w:color w:val="0000FF"/>
          <w:sz w:val="18"/>
          <w:szCs w:val="15"/>
        </w:rPr>
        <w:t>&lt;/com:Name&gt;</w:t>
      </w:r>
      <w:r w:rsidRPr="001B7A5F">
        <w:rPr>
          <w:rFonts w:ascii="Courier New" w:hAnsi="Courier New" w:cs="Courier New"/>
          <w:b/>
          <w:bCs/>
          <w:noProof/>
          <w:color w:val="000000"/>
          <w:sz w:val="18"/>
          <w:szCs w:val="15"/>
        </w:rPr>
        <w:br/>
        <w:t xml:space="preserve">  </w:t>
      </w:r>
      <w:r w:rsidRPr="001B7A5F">
        <w:rPr>
          <w:rFonts w:ascii="Courier New" w:hAnsi="Courier New" w:cs="Courier New"/>
          <w:b/>
          <w:bCs/>
          <w:noProof/>
          <w:color w:val="0000FF"/>
          <w:sz w:val="18"/>
          <w:szCs w:val="15"/>
        </w:rPr>
        <w:t>&lt;str:</w:t>
      </w:r>
      <w:r w:rsidR="002B7C48">
        <w:rPr>
          <w:rFonts w:ascii="Courier New" w:hAnsi="Courier New" w:cs="Courier New"/>
          <w:b/>
          <w:bCs/>
          <w:noProof/>
          <w:color w:val="0000FF"/>
          <w:sz w:val="18"/>
          <w:szCs w:val="15"/>
        </w:rPr>
        <w:t>MetadataAttributeDescriptor</w:t>
      </w:r>
      <w:r w:rsidRPr="001B7A5F">
        <w:rPr>
          <w:rFonts w:ascii="Courier New" w:hAnsi="Courier New" w:cs="Courier New"/>
          <w:b/>
          <w:bCs/>
          <w:noProof/>
          <w:color w:val="0000FF"/>
          <w:sz w:val="18"/>
          <w:szCs w:val="15"/>
        </w:rPr>
        <w:t xml:space="preserve"> </w:t>
      </w:r>
      <w:r w:rsidRPr="001B7A5F">
        <w:rPr>
          <w:rFonts w:ascii="Courier New" w:hAnsi="Courier New" w:cs="Courier New"/>
          <w:b/>
          <w:bCs/>
          <w:noProof/>
          <w:color w:val="FF0000"/>
          <w:sz w:val="18"/>
          <w:szCs w:val="15"/>
        </w:rPr>
        <w:t>id</w:t>
      </w:r>
      <w:r w:rsidRPr="001B7A5F">
        <w:rPr>
          <w:rFonts w:ascii="Courier New" w:hAnsi="Courier New" w:cs="Courier New"/>
          <w:b/>
          <w:bCs/>
          <w:noProof/>
          <w:color w:val="0000FF"/>
          <w:sz w:val="18"/>
          <w:szCs w:val="15"/>
        </w:rPr>
        <w:t>=</w:t>
      </w:r>
      <w:r w:rsidRPr="001B7A5F">
        <w:rPr>
          <w:rFonts w:ascii="Courier New" w:hAnsi="Courier New" w:cs="Courier New"/>
          <w:b/>
          <w:bCs/>
          <w:noProof/>
          <w:color w:val="A31515"/>
          <w:sz w:val="18"/>
          <w:szCs w:val="15"/>
        </w:rPr>
        <w:t>"</w:t>
      </w:r>
      <w:r w:rsidR="00A905EA" w:rsidRPr="00A905EA">
        <w:rPr>
          <w:rFonts w:ascii="Courier New" w:hAnsi="Courier New" w:cs="Courier New"/>
          <w:b/>
          <w:bCs/>
          <w:noProof/>
          <w:color w:val="A31515"/>
          <w:sz w:val="18"/>
          <w:szCs w:val="15"/>
        </w:rPr>
        <w:t>MetadataAttributeDescriptor</w:t>
      </w:r>
      <w:r w:rsidRPr="001B7A5F">
        <w:rPr>
          <w:rFonts w:ascii="Courier New" w:hAnsi="Courier New" w:cs="Courier New"/>
          <w:b/>
          <w:bCs/>
          <w:noProof/>
          <w:color w:val="A31515"/>
          <w:sz w:val="18"/>
          <w:szCs w:val="15"/>
        </w:rPr>
        <w:t>"</w:t>
      </w:r>
      <w:r w:rsidRPr="001B7A5F">
        <w:rPr>
          <w:rFonts w:ascii="Courier New" w:hAnsi="Courier New" w:cs="Courier New"/>
          <w:b/>
          <w:bCs/>
          <w:noProof/>
          <w:color w:val="0000FF"/>
          <w:sz w:val="18"/>
          <w:szCs w:val="15"/>
        </w:rPr>
        <w:t>&gt;</w:t>
      </w:r>
      <w:r w:rsidRPr="001B7A5F">
        <w:rPr>
          <w:rFonts w:ascii="Courier New" w:hAnsi="Courier New" w:cs="Courier New"/>
          <w:b/>
          <w:bCs/>
          <w:noProof/>
          <w:color w:val="000000"/>
          <w:sz w:val="18"/>
          <w:szCs w:val="15"/>
        </w:rPr>
        <w:br/>
        <w:t xml:space="preserve">    </w:t>
      </w:r>
      <w:r w:rsidRPr="001B7A5F">
        <w:rPr>
          <w:rFonts w:ascii="Courier New" w:hAnsi="Courier New" w:cs="Courier New"/>
          <w:b/>
          <w:bCs/>
          <w:noProof/>
          <w:color w:val="0000FF"/>
          <w:sz w:val="18"/>
          <w:szCs w:val="15"/>
        </w:rPr>
        <w:t>...</w:t>
      </w:r>
      <w:r w:rsidRPr="001B7A5F">
        <w:rPr>
          <w:rFonts w:ascii="Courier New" w:hAnsi="Courier New" w:cs="Courier New"/>
          <w:b/>
          <w:bCs/>
          <w:noProof/>
          <w:color w:val="000000"/>
          <w:sz w:val="18"/>
          <w:szCs w:val="15"/>
        </w:rPr>
        <w:br/>
        <w:t xml:space="preserve">  </w:t>
      </w:r>
      <w:r w:rsidRPr="001B7A5F">
        <w:rPr>
          <w:rFonts w:ascii="Courier New" w:hAnsi="Courier New" w:cs="Courier New"/>
          <w:b/>
          <w:bCs/>
          <w:noProof/>
          <w:color w:val="0000FF"/>
          <w:sz w:val="18"/>
          <w:szCs w:val="15"/>
        </w:rPr>
        <w:t>&lt;/str:</w:t>
      </w:r>
      <w:r w:rsidR="002B7C48" w:rsidRPr="002B7C48">
        <w:rPr>
          <w:rFonts w:ascii="Courier New" w:hAnsi="Courier New" w:cs="Courier New"/>
          <w:b/>
          <w:bCs/>
          <w:noProof/>
          <w:color w:val="0000FF"/>
          <w:sz w:val="18"/>
          <w:szCs w:val="15"/>
        </w:rPr>
        <w:t xml:space="preserve"> </w:t>
      </w:r>
      <w:r w:rsidR="002B7C48">
        <w:rPr>
          <w:rFonts w:ascii="Courier New" w:hAnsi="Courier New" w:cs="Courier New"/>
          <w:b/>
          <w:bCs/>
          <w:noProof/>
          <w:color w:val="0000FF"/>
          <w:sz w:val="18"/>
          <w:szCs w:val="15"/>
        </w:rPr>
        <w:t>MetadataAttributeDescriptor</w:t>
      </w:r>
      <w:r w:rsidRPr="001B7A5F">
        <w:rPr>
          <w:rFonts w:ascii="Courier New" w:hAnsi="Courier New" w:cs="Courier New"/>
          <w:b/>
          <w:bCs/>
          <w:noProof/>
          <w:color w:val="0000FF"/>
          <w:sz w:val="18"/>
          <w:szCs w:val="15"/>
        </w:rPr>
        <w:t>&gt;</w:t>
      </w:r>
      <w:r w:rsidRPr="001B7A5F">
        <w:rPr>
          <w:rFonts w:ascii="Courier New" w:hAnsi="Courier New" w:cs="Courier New"/>
          <w:b/>
          <w:bCs/>
          <w:noProof/>
          <w:color w:val="000000"/>
          <w:sz w:val="18"/>
          <w:szCs w:val="15"/>
        </w:rPr>
        <w:br/>
      </w:r>
      <w:r w:rsidRPr="001B7A5F">
        <w:rPr>
          <w:rFonts w:ascii="Courier New" w:hAnsi="Courier New" w:cs="Courier New"/>
          <w:b/>
          <w:bCs/>
          <w:noProof/>
          <w:color w:val="0000FF"/>
          <w:sz w:val="18"/>
          <w:szCs w:val="15"/>
        </w:rPr>
        <w:t>&lt;/str:MetadataStructure&gt;</w:t>
      </w:r>
    </w:p>
    <w:p w14:paraId="39EB21FD" w14:textId="36240CF8" w:rsidR="00AB6667" w:rsidRDefault="00AB6667" w:rsidP="00FD4515">
      <w:pPr>
        <w:pStyle w:val="Caption"/>
      </w:pPr>
      <w:r>
        <w:t xml:space="preserve">Figure </w:t>
      </w:r>
      <w:r>
        <w:fldChar w:fldCharType="begin"/>
      </w:r>
      <w:r>
        <w:instrText xml:space="preserve"> SEQ Figure \* ARABIC </w:instrText>
      </w:r>
      <w:r>
        <w:fldChar w:fldCharType="separate"/>
      </w:r>
      <w:r w:rsidR="00E65ED8">
        <w:rPr>
          <w:noProof/>
        </w:rPr>
        <w:t>2</w:t>
      </w:r>
      <w:r>
        <w:fldChar w:fldCharType="end"/>
      </w:r>
      <w:r>
        <w:t xml:space="preserve">: The high-level view of the MSD containing one </w:t>
      </w:r>
      <w:r w:rsidR="00A25B83" w:rsidRPr="00A25B83">
        <w:t>Metadata</w:t>
      </w:r>
      <w:r w:rsidR="00A25B83">
        <w:t xml:space="preserve"> </w:t>
      </w:r>
      <w:r w:rsidR="00A25B83" w:rsidRPr="00A25B83">
        <w:t>Attribute</w:t>
      </w:r>
      <w:r w:rsidR="00A25B83">
        <w:t xml:space="preserve"> </w:t>
      </w:r>
      <w:r w:rsidR="00A25B83" w:rsidRPr="00A25B83">
        <w:t>Descriptor</w:t>
      </w:r>
    </w:p>
    <w:p w14:paraId="2B3BF8BA" w14:textId="7F79E717" w:rsidR="00251B93" w:rsidRDefault="00251B93" w:rsidP="004E2476"/>
    <w:p w14:paraId="52222A8D" w14:textId="595D2452" w:rsidR="003604EE" w:rsidRDefault="00251B93" w:rsidP="00F1442C">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sidRPr="00FD4515">
        <w:rPr>
          <w:rFonts w:ascii="Courier New" w:hAnsi="Courier New" w:cs="Courier New"/>
          <w:b/>
          <w:bCs/>
          <w:noProof/>
          <w:color w:val="0000FF"/>
          <w:sz w:val="18"/>
          <w:szCs w:val="18"/>
        </w:rPr>
        <w:t xml:space="preserve">&lt;str:Metadataflow </w:t>
      </w:r>
      <w:r w:rsidRPr="00FD4515">
        <w:rPr>
          <w:rFonts w:ascii="Courier New" w:hAnsi="Courier New" w:cs="Courier New"/>
          <w:b/>
          <w:bCs/>
          <w:noProof/>
          <w:color w:val="FF0000"/>
          <w:sz w:val="18"/>
          <w:szCs w:val="18"/>
        </w:rPr>
        <w:t>agencyID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"OECD"</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"GENERAL_METADATA"</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version</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"1.0.0-draft"</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Metadataflow 3.0 sample</w:t>
      </w:r>
      <w:r w:rsidRPr="00FD4515">
        <w:rPr>
          <w:rFonts w:ascii="Courier New" w:hAnsi="Courier New" w:cs="Courier New"/>
          <w:b/>
          <w:bCs/>
          <w:noProof/>
          <w:color w:val="0000FF"/>
          <w:sz w:val="18"/>
          <w:szCs w:val="18"/>
        </w:rPr>
        <w:t>&lt;/com:Name&gt;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&lt;str:Structure&gt;</w:t>
      </w:r>
      <w:r w:rsidR="00992059" w:rsidRPr="00B71FC3">
        <w:rPr>
          <w:rFonts w:ascii="Courier New" w:hAnsi="Courier New" w:cs="Courier New"/>
          <w:b/>
          <w:bCs/>
          <w:noProof/>
          <w:sz w:val="18"/>
          <w:szCs w:val="18"/>
        </w:rPr>
        <w:t>urn:sdmx:org.sdmx.infomodel.</w:t>
      </w:r>
      <w:r w:rsidR="00992059">
        <w:rPr>
          <w:rFonts w:ascii="Courier New" w:hAnsi="Courier New" w:cs="Courier New"/>
          <w:b/>
          <w:bCs/>
          <w:noProof/>
          <w:sz w:val="18"/>
          <w:szCs w:val="18"/>
        </w:rPr>
        <w:t>metadatastructure.</w:t>
      </w:r>
    </w:p>
    <w:p w14:paraId="34668818" w14:textId="39809E72" w:rsidR="00F1442C" w:rsidRPr="00E65ED8" w:rsidRDefault="003604EE" w:rsidP="00F1442C">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Pr>
          <w:rFonts w:ascii="Courier New" w:hAnsi="Courier New" w:cs="Courier New"/>
          <w:b/>
          <w:bCs/>
          <w:noProof/>
          <w:sz w:val="18"/>
          <w:szCs w:val="18"/>
        </w:rPr>
        <w:t xml:space="preserve">    </w:t>
      </w:r>
      <w:r w:rsidR="00992059">
        <w:rPr>
          <w:rFonts w:ascii="Courier New" w:hAnsi="Courier New" w:cs="Courier New"/>
          <w:b/>
          <w:bCs/>
          <w:noProof/>
          <w:sz w:val="18"/>
          <w:szCs w:val="18"/>
        </w:rPr>
        <w:t>MetadataStructure=OECD:MSD(1.0.0-draft)</w:t>
      </w:r>
      <w:r w:rsidR="00251B93" w:rsidRPr="00FD4515">
        <w:rPr>
          <w:rFonts w:ascii="Courier New" w:hAnsi="Courier New" w:cs="Courier New"/>
          <w:b/>
          <w:bCs/>
          <w:noProof/>
          <w:color w:val="0000FF"/>
          <w:sz w:val="18"/>
          <w:szCs w:val="18"/>
        </w:rPr>
        <w:t>&lt;/str:Structure&gt;</w:t>
      </w:r>
    </w:p>
    <w:p w14:paraId="59D4AE2D" w14:textId="39F737E7" w:rsidR="003604EE" w:rsidRDefault="00F1442C" w:rsidP="00FD4515">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Pr>
          <w:rFonts w:ascii="Courier New" w:hAnsi="Courier New" w:cs="Courier New"/>
          <w:b/>
          <w:bCs/>
          <w:noProof/>
          <w:color w:val="0000FF"/>
          <w:sz w:val="18"/>
          <w:szCs w:val="18"/>
        </w:rPr>
        <w:t xml:space="preserve">  </w:t>
      </w:r>
      <w:r w:rsidRPr="00FD4515">
        <w:rPr>
          <w:rFonts w:ascii="Courier New" w:hAnsi="Courier New" w:cs="Courier New"/>
          <w:b/>
          <w:bCs/>
          <w:noProof/>
          <w:color w:val="008000"/>
          <w:sz w:val="18"/>
          <w:szCs w:val="18"/>
        </w:rPr>
        <w:t>&lt;!-- Attach to any Dataflows maintained by the OECD --&gt;</w:t>
      </w:r>
      <w:r w:rsidR="00251B93" w:rsidRPr="00FD4515">
        <w:rPr>
          <w:rFonts w:ascii="Courier New" w:hAnsi="Courier New" w:cs="Courier New"/>
          <w:b/>
          <w:bCs/>
          <w:noProof/>
          <w:color w:val="000000"/>
          <w:sz w:val="18"/>
          <w:szCs w:val="18"/>
        </w:rPr>
        <w:br/>
        <w:t xml:space="preserve"> </w:t>
      </w:r>
      <w:r w:rsidR="003604EE">
        <w:rPr>
          <w:rFonts w:ascii="Courier New" w:hAnsi="Courier New" w:cs="Courier New"/>
          <w:b/>
          <w:bCs/>
          <w:noProof/>
          <w:color w:val="000000"/>
          <w:sz w:val="18"/>
          <w:szCs w:val="18"/>
        </w:rPr>
        <w:t xml:space="preserve"> </w:t>
      </w:r>
      <w:r w:rsidR="00251B93" w:rsidRPr="00FD4515">
        <w:rPr>
          <w:rFonts w:ascii="Courier New" w:hAnsi="Courier New" w:cs="Courier New"/>
          <w:b/>
          <w:bCs/>
          <w:noProof/>
          <w:color w:val="0000FF"/>
          <w:sz w:val="18"/>
          <w:szCs w:val="18"/>
        </w:rPr>
        <w:t>&lt;str:Targets&gt;</w:t>
      </w:r>
      <w:r w:rsidR="00992059" w:rsidRPr="00B71FC3">
        <w:rPr>
          <w:rFonts w:ascii="Courier New" w:hAnsi="Courier New" w:cs="Courier New"/>
          <w:b/>
          <w:bCs/>
          <w:noProof/>
          <w:sz w:val="18"/>
          <w:szCs w:val="18"/>
        </w:rPr>
        <w:t>urn:sdmx:org.sdmx.infomodel.</w:t>
      </w:r>
      <w:r w:rsidR="00992059">
        <w:rPr>
          <w:rFonts w:ascii="Courier New" w:hAnsi="Courier New" w:cs="Courier New"/>
          <w:b/>
          <w:bCs/>
          <w:noProof/>
          <w:sz w:val="18"/>
          <w:szCs w:val="18"/>
        </w:rPr>
        <w:t>datastructure.</w:t>
      </w:r>
    </w:p>
    <w:p w14:paraId="02A36A3A" w14:textId="362913EC" w:rsidR="00251B93" w:rsidRPr="00E65ED8" w:rsidRDefault="003604EE" w:rsidP="00FD4515">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Pr>
          <w:rFonts w:ascii="Courier New" w:hAnsi="Courier New" w:cs="Courier New"/>
          <w:b/>
          <w:bCs/>
          <w:noProof/>
          <w:sz w:val="18"/>
          <w:szCs w:val="18"/>
        </w:rPr>
        <w:t xml:space="preserve">    </w:t>
      </w:r>
      <w:r w:rsidR="00992059">
        <w:rPr>
          <w:rFonts w:ascii="Courier New" w:hAnsi="Courier New" w:cs="Courier New"/>
          <w:b/>
          <w:bCs/>
          <w:noProof/>
          <w:sz w:val="18"/>
          <w:szCs w:val="18"/>
        </w:rPr>
        <w:t>Dataflow=OECD:*(*)</w:t>
      </w:r>
      <w:r w:rsidR="00251B93" w:rsidRPr="00FD4515">
        <w:rPr>
          <w:rFonts w:ascii="Courier New" w:hAnsi="Courier New" w:cs="Courier New"/>
          <w:b/>
          <w:bCs/>
          <w:noProof/>
          <w:color w:val="0000FF"/>
          <w:sz w:val="18"/>
          <w:szCs w:val="18"/>
        </w:rPr>
        <w:t>&lt;/str:Targets&gt;</w:t>
      </w:r>
      <w:r w:rsidR="00251B93" w:rsidRPr="00FD4515">
        <w:rPr>
          <w:rFonts w:ascii="Courier New" w:hAnsi="Courier New" w:cs="Courier New"/>
          <w:b/>
          <w:bCs/>
          <w:noProof/>
          <w:color w:val="000000"/>
          <w:sz w:val="18"/>
          <w:szCs w:val="18"/>
        </w:rPr>
        <w:br/>
      </w:r>
      <w:r w:rsidR="00251B93" w:rsidRPr="00FD4515">
        <w:rPr>
          <w:rFonts w:ascii="Courier New" w:hAnsi="Courier New" w:cs="Courier New"/>
          <w:b/>
          <w:bCs/>
          <w:noProof/>
          <w:color w:val="0000FF"/>
          <w:sz w:val="18"/>
          <w:szCs w:val="18"/>
        </w:rPr>
        <w:t>&lt;/str:Metadataflow&gt;</w:t>
      </w:r>
    </w:p>
    <w:p w14:paraId="2D16D368" w14:textId="56EE37C4" w:rsidR="00495E62" w:rsidRDefault="00AB6667" w:rsidP="00FD4515">
      <w:pPr>
        <w:pStyle w:val="Caption"/>
      </w:pPr>
      <w:r>
        <w:t xml:space="preserve">Figure </w:t>
      </w:r>
      <w:r>
        <w:fldChar w:fldCharType="begin"/>
      </w:r>
      <w:r>
        <w:instrText xml:space="preserve"> SEQ Figure \* ARABIC </w:instrText>
      </w:r>
      <w:r>
        <w:fldChar w:fldCharType="separate"/>
      </w:r>
      <w:r w:rsidR="00E65ED8">
        <w:rPr>
          <w:noProof/>
        </w:rPr>
        <w:t>3</w:t>
      </w:r>
      <w:r>
        <w:fldChar w:fldCharType="end"/>
      </w:r>
      <w:r>
        <w:t xml:space="preserve">: Wildcarded Target Objects as specified in a </w:t>
      </w:r>
      <w:proofErr w:type="spellStart"/>
      <w:r>
        <w:t>Metadataflow</w:t>
      </w:r>
      <w:proofErr w:type="spellEnd"/>
    </w:p>
    <w:p w14:paraId="341A1AE7" w14:textId="77777777" w:rsidR="00AB6667" w:rsidRDefault="00AB6667" w:rsidP="004E2476"/>
    <w:p w14:paraId="6278ABE6" w14:textId="60EE0E03" w:rsidR="003604EE" w:rsidRDefault="00251B93" w:rsidP="00A36794">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sidRPr="00FD4515">
        <w:rPr>
          <w:rFonts w:ascii="Courier New" w:hAnsi="Courier New" w:cs="Courier New"/>
          <w:b/>
          <w:bCs/>
          <w:noProof/>
          <w:color w:val="0000FF"/>
          <w:sz w:val="18"/>
          <w:szCs w:val="18"/>
        </w:rPr>
        <w:t xml:space="preserve">&lt;str:MetadataProvisionAgreement </w:t>
      </w:r>
      <w:r w:rsidRPr="00FD4515">
        <w:rPr>
          <w:rFonts w:ascii="Courier New" w:hAnsi="Courier New" w:cs="Courier New"/>
          <w:b/>
          <w:bCs/>
          <w:noProof/>
          <w:color w:val="FF0000"/>
          <w:sz w:val="18"/>
          <w:szCs w:val="18"/>
        </w:rPr>
        <w:t>agencyID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"OECD"</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"ABS_INDICATORS"</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version</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"1.0.0-draft"</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Metadata Provision Agreement 3.0 sample</w:t>
      </w:r>
      <w:r w:rsidRPr="00FD4515">
        <w:rPr>
          <w:rFonts w:ascii="Courier New" w:hAnsi="Courier New" w:cs="Courier New"/>
          <w:b/>
          <w:bCs/>
          <w:noProof/>
          <w:color w:val="0000FF"/>
          <w:sz w:val="18"/>
          <w:szCs w:val="18"/>
        </w:rPr>
        <w:t>&lt;/com:Name&gt;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&lt;str:StructureUsage&gt;</w:t>
      </w:r>
      <w:r w:rsidR="000140BD" w:rsidRPr="00B71FC3">
        <w:rPr>
          <w:rFonts w:ascii="Courier New" w:hAnsi="Courier New" w:cs="Courier New"/>
          <w:b/>
          <w:bCs/>
          <w:noProof/>
          <w:sz w:val="18"/>
          <w:szCs w:val="18"/>
        </w:rPr>
        <w:t>urn:sdmx:org.sdmx.infomodel.</w:t>
      </w:r>
      <w:r w:rsidR="000140BD">
        <w:rPr>
          <w:rFonts w:ascii="Courier New" w:hAnsi="Courier New" w:cs="Courier New"/>
          <w:b/>
          <w:bCs/>
          <w:noProof/>
          <w:sz w:val="18"/>
          <w:szCs w:val="18"/>
        </w:rPr>
        <w:t>metadatastructure.</w:t>
      </w:r>
    </w:p>
    <w:p w14:paraId="3D597285" w14:textId="64996430" w:rsidR="003604EE" w:rsidRDefault="003604EE" w:rsidP="00A36794">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Pr>
          <w:rFonts w:ascii="Courier New" w:hAnsi="Courier New" w:cs="Courier New"/>
          <w:b/>
          <w:bCs/>
          <w:noProof/>
          <w:sz w:val="18"/>
          <w:szCs w:val="18"/>
        </w:rPr>
        <w:t xml:space="preserve">    </w:t>
      </w:r>
      <w:r w:rsidR="000140BD">
        <w:rPr>
          <w:rFonts w:ascii="Courier New" w:hAnsi="Courier New" w:cs="Courier New"/>
          <w:b/>
          <w:bCs/>
          <w:noProof/>
          <w:sz w:val="18"/>
          <w:szCs w:val="18"/>
        </w:rPr>
        <w:t>Metadataflow=OECD:GENERAL_METADATA(1.0.0-draft)</w:t>
      </w:r>
      <w:r w:rsidR="00251B93" w:rsidRPr="00FD4515">
        <w:rPr>
          <w:rFonts w:ascii="Courier New" w:hAnsi="Courier New" w:cs="Courier New"/>
          <w:b/>
          <w:bCs/>
          <w:noProof/>
          <w:color w:val="0000FF"/>
          <w:sz w:val="18"/>
          <w:szCs w:val="18"/>
        </w:rPr>
        <w:t>&lt;/str:StructureUsage&gt;</w:t>
      </w:r>
      <w:r w:rsidR="00251B93" w:rsidRPr="00FD4515">
        <w:rPr>
          <w:rFonts w:ascii="Courier New" w:hAnsi="Courier New" w:cs="Courier New"/>
          <w:b/>
          <w:bCs/>
          <w:noProof/>
          <w:color w:val="000000"/>
          <w:sz w:val="18"/>
          <w:szCs w:val="18"/>
        </w:rPr>
        <w:br/>
        <w:t xml:space="preserve">  </w:t>
      </w:r>
      <w:r w:rsidR="00251B93" w:rsidRPr="00FD4515">
        <w:rPr>
          <w:rFonts w:ascii="Courier New" w:hAnsi="Courier New" w:cs="Courier New"/>
          <w:b/>
          <w:bCs/>
          <w:noProof/>
          <w:color w:val="0000FF"/>
          <w:sz w:val="18"/>
          <w:szCs w:val="18"/>
        </w:rPr>
        <w:t>&lt;str:MetadataProvider&gt;</w:t>
      </w:r>
      <w:r w:rsidR="000140BD" w:rsidRPr="00B71FC3">
        <w:rPr>
          <w:rFonts w:ascii="Courier New" w:hAnsi="Courier New" w:cs="Courier New"/>
          <w:b/>
          <w:bCs/>
          <w:noProof/>
          <w:sz w:val="18"/>
          <w:szCs w:val="18"/>
        </w:rPr>
        <w:t>urn:sdmx:org.sdmx.infomodel.</w:t>
      </w:r>
      <w:r w:rsidR="000140BD">
        <w:rPr>
          <w:rFonts w:ascii="Courier New" w:hAnsi="Courier New" w:cs="Courier New"/>
          <w:b/>
          <w:bCs/>
          <w:noProof/>
          <w:sz w:val="18"/>
          <w:szCs w:val="18"/>
        </w:rPr>
        <w:t>base.</w:t>
      </w:r>
    </w:p>
    <w:p w14:paraId="0531B32A" w14:textId="1E1D4A82" w:rsidR="00A36794" w:rsidRDefault="003604EE" w:rsidP="00A36794">
      <w:pPr>
        <w:pBdr>
          <w:top w:val="single" w:sz="4" w:space="1" w:color="auto"/>
          <w:left w:val="single" w:sz="4" w:space="4" w:color="auto"/>
          <w:bottom w:val="single" w:sz="4" w:space="1" w:color="auto"/>
          <w:right w:val="single" w:sz="4" w:space="4" w:color="auto"/>
        </w:pBdr>
        <w:jc w:val="left"/>
        <w:rPr>
          <w:rFonts w:ascii="Courier New" w:hAnsi="Courier New" w:cs="Courier New"/>
          <w:b/>
          <w:bCs/>
          <w:noProof/>
          <w:color w:val="0000FF"/>
          <w:sz w:val="18"/>
          <w:szCs w:val="18"/>
        </w:rPr>
      </w:pPr>
      <w:r>
        <w:rPr>
          <w:rFonts w:ascii="Courier New" w:hAnsi="Courier New" w:cs="Courier New"/>
          <w:b/>
          <w:bCs/>
          <w:noProof/>
          <w:sz w:val="18"/>
          <w:szCs w:val="18"/>
        </w:rPr>
        <w:t xml:space="preserve">    </w:t>
      </w:r>
      <w:r w:rsidR="000140BD">
        <w:rPr>
          <w:rFonts w:ascii="Courier New" w:hAnsi="Courier New" w:cs="Courier New"/>
          <w:b/>
          <w:bCs/>
          <w:noProof/>
          <w:sz w:val="18"/>
          <w:szCs w:val="18"/>
        </w:rPr>
        <w:t>MetadataProvider=OECD:METADATA_PROVIDERS</w:t>
      </w:r>
      <w:r w:rsidR="00E52541">
        <w:rPr>
          <w:rFonts w:ascii="Courier New" w:hAnsi="Courier New" w:cs="Courier New"/>
          <w:b/>
          <w:bCs/>
          <w:noProof/>
          <w:sz w:val="18"/>
          <w:szCs w:val="18"/>
        </w:rPr>
        <w:t>(1.0)</w:t>
      </w:r>
      <w:r w:rsidR="000140BD">
        <w:rPr>
          <w:rFonts w:ascii="Courier New" w:hAnsi="Courier New" w:cs="Courier New"/>
          <w:b/>
          <w:bCs/>
          <w:noProof/>
          <w:sz w:val="18"/>
          <w:szCs w:val="18"/>
        </w:rPr>
        <w:t>.ABS</w:t>
      </w:r>
      <w:r w:rsidR="00251B93" w:rsidRPr="00FD4515">
        <w:rPr>
          <w:rFonts w:ascii="Courier New" w:hAnsi="Courier New" w:cs="Courier New"/>
          <w:b/>
          <w:bCs/>
          <w:noProof/>
          <w:color w:val="0000FF"/>
          <w:sz w:val="18"/>
          <w:szCs w:val="18"/>
        </w:rPr>
        <w:t>&lt;/str:MetadataProvider&gt;</w:t>
      </w:r>
    </w:p>
    <w:p w14:paraId="3F8F8A97" w14:textId="081CDBC9" w:rsidR="003604EE" w:rsidRDefault="00A36794" w:rsidP="00D55F44">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Pr>
          <w:rFonts w:ascii="Courier New" w:hAnsi="Courier New" w:cs="Courier New"/>
          <w:b/>
          <w:bCs/>
          <w:noProof/>
          <w:color w:val="008000"/>
          <w:sz w:val="18"/>
          <w:szCs w:val="18"/>
        </w:rPr>
        <w:t xml:space="preserve">  </w:t>
      </w:r>
      <w:r w:rsidRPr="00FD4515">
        <w:rPr>
          <w:rFonts w:ascii="Courier New" w:hAnsi="Courier New" w:cs="Courier New"/>
          <w:b/>
          <w:bCs/>
          <w:noProof/>
          <w:color w:val="008000"/>
          <w:sz w:val="18"/>
          <w:szCs w:val="18"/>
        </w:rPr>
        <w:t>&lt;!-- Attach to specific Dataflows maintained by the OECD --&gt;</w:t>
      </w:r>
      <w:r w:rsidR="00251B93" w:rsidRPr="00FD4515">
        <w:rPr>
          <w:rFonts w:ascii="Courier New" w:hAnsi="Courier New" w:cs="Courier New"/>
          <w:b/>
          <w:bCs/>
          <w:noProof/>
          <w:color w:val="000000"/>
          <w:sz w:val="18"/>
          <w:szCs w:val="18"/>
        </w:rPr>
        <w:br/>
      </w:r>
      <w:r w:rsidR="003604EE">
        <w:rPr>
          <w:rFonts w:ascii="Courier New" w:hAnsi="Courier New" w:cs="Courier New"/>
          <w:b/>
          <w:bCs/>
          <w:noProof/>
          <w:color w:val="000000"/>
          <w:sz w:val="18"/>
          <w:szCs w:val="18"/>
        </w:rPr>
        <w:t xml:space="preserve">  </w:t>
      </w:r>
      <w:r w:rsidR="00251B93" w:rsidRPr="00FD4515">
        <w:rPr>
          <w:rFonts w:ascii="Courier New" w:hAnsi="Courier New" w:cs="Courier New"/>
          <w:b/>
          <w:bCs/>
          <w:noProof/>
          <w:color w:val="0000FF"/>
          <w:sz w:val="18"/>
          <w:szCs w:val="18"/>
        </w:rPr>
        <w:t>&lt;str:Target&gt;</w:t>
      </w:r>
      <w:r w:rsidR="00D55F44" w:rsidRPr="00B71FC3">
        <w:rPr>
          <w:rFonts w:ascii="Courier New" w:hAnsi="Courier New" w:cs="Courier New"/>
          <w:b/>
          <w:bCs/>
          <w:noProof/>
          <w:sz w:val="18"/>
          <w:szCs w:val="18"/>
        </w:rPr>
        <w:t>urn:sdmx:org.sdmx.infomodel.</w:t>
      </w:r>
      <w:r w:rsidR="00D55F44">
        <w:rPr>
          <w:rFonts w:ascii="Courier New" w:hAnsi="Courier New" w:cs="Courier New"/>
          <w:b/>
          <w:bCs/>
          <w:noProof/>
          <w:sz w:val="18"/>
          <w:szCs w:val="18"/>
        </w:rPr>
        <w:t>datastructure.Dataflow</w:t>
      </w:r>
      <w:r w:rsidR="003604EE">
        <w:rPr>
          <w:rFonts w:ascii="Courier New" w:hAnsi="Courier New" w:cs="Courier New"/>
          <w:b/>
          <w:bCs/>
          <w:noProof/>
          <w:sz w:val="18"/>
          <w:szCs w:val="18"/>
        </w:rPr>
        <w:t>=</w:t>
      </w:r>
    </w:p>
    <w:p w14:paraId="165B7F98" w14:textId="54FB3714" w:rsidR="00A2006C" w:rsidRDefault="003604EE" w:rsidP="00D55F44">
      <w:pPr>
        <w:pBdr>
          <w:top w:val="single" w:sz="4" w:space="1" w:color="auto"/>
          <w:left w:val="single" w:sz="4" w:space="4" w:color="auto"/>
          <w:bottom w:val="single" w:sz="4" w:space="1" w:color="auto"/>
          <w:right w:val="single" w:sz="4" w:space="4" w:color="auto"/>
        </w:pBdr>
        <w:jc w:val="left"/>
        <w:rPr>
          <w:rFonts w:ascii="Courier New" w:hAnsi="Courier New" w:cs="Courier New"/>
          <w:b/>
          <w:bCs/>
          <w:noProof/>
          <w:color w:val="0000FF"/>
          <w:sz w:val="18"/>
          <w:szCs w:val="18"/>
        </w:rPr>
      </w:pPr>
      <w:r>
        <w:rPr>
          <w:rFonts w:ascii="Courier New" w:hAnsi="Courier New" w:cs="Courier New"/>
          <w:b/>
          <w:bCs/>
          <w:noProof/>
          <w:sz w:val="18"/>
          <w:szCs w:val="18"/>
        </w:rPr>
        <w:t xml:space="preserve">    </w:t>
      </w:r>
      <w:r w:rsidR="00D55F44">
        <w:rPr>
          <w:rFonts w:ascii="Courier New" w:hAnsi="Courier New" w:cs="Courier New"/>
          <w:b/>
          <w:bCs/>
          <w:noProof/>
          <w:sz w:val="18"/>
          <w:szCs w:val="18"/>
        </w:rPr>
        <w:t>OECD:GDP</w:t>
      </w:r>
      <w:r w:rsidR="00A2006C">
        <w:rPr>
          <w:rFonts w:ascii="Courier New" w:hAnsi="Courier New" w:cs="Courier New"/>
          <w:b/>
          <w:bCs/>
          <w:noProof/>
          <w:sz w:val="18"/>
          <w:szCs w:val="18"/>
        </w:rPr>
        <w:t>(*)</w:t>
      </w:r>
      <w:r w:rsidR="00D55F44" w:rsidRPr="00FD4515">
        <w:rPr>
          <w:rFonts w:ascii="Courier New" w:hAnsi="Courier New" w:cs="Courier New"/>
          <w:b/>
          <w:bCs/>
          <w:noProof/>
          <w:color w:val="0000FF"/>
          <w:sz w:val="18"/>
          <w:szCs w:val="18"/>
        </w:rPr>
        <w:t>&lt;</w:t>
      </w:r>
      <w:r w:rsidR="00A2006C">
        <w:rPr>
          <w:rFonts w:ascii="Courier New" w:hAnsi="Courier New" w:cs="Courier New"/>
          <w:b/>
          <w:bCs/>
          <w:noProof/>
          <w:color w:val="0000FF"/>
          <w:sz w:val="18"/>
          <w:szCs w:val="18"/>
        </w:rPr>
        <w:t>/str:Target</w:t>
      </w:r>
      <w:r w:rsidR="00D55F44">
        <w:rPr>
          <w:rFonts w:ascii="Courier New" w:hAnsi="Courier New" w:cs="Courier New"/>
          <w:b/>
          <w:bCs/>
          <w:noProof/>
          <w:color w:val="0000FF"/>
          <w:sz w:val="18"/>
          <w:szCs w:val="18"/>
        </w:rPr>
        <w:t>&gt;</w:t>
      </w:r>
    </w:p>
    <w:p w14:paraId="27F7FCE7" w14:textId="3127649E" w:rsidR="003604EE" w:rsidRDefault="003604EE" w:rsidP="00D55F44">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Pr>
          <w:rFonts w:ascii="Courier New" w:hAnsi="Courier New" w:cs="Courier New"/>
          <w:b/>
          <w:bCs/>
          <w:noProof/>
          <w:color w:val="0000FF"/>
          <w:sz w:val="18"/>
          <w:szCs w:val="18"/>
        </w:rPr>
        <w:t xml:space="preserve">  </w:t>
      </w:r>
      <w:r w:rsidR="00A2006C" w:rsidRPr="00FD4515">
        <w:rPr>
          <w:rFonts w:ascii="Courier New" w:hAnsi="Courier New" w:cs="Courier New"/>
          <w:b/>
          <w:bCs/>
          <w:noProof/>
          <w:color w:val="0000FF"/>
          <w:sz w:val="18"/>
          <w:szCs w:val="18"/>
        </w:rPr>
        <w:t>&lt;str:Target&gt;</w:t>
      </w:r>
      <w:r w:rsidR="00D55F44" w:rsidRPr="00B71FC3">
        <w:rPr>
          <w:rFonts w:ascii="Courier New" w:hAnsi="Courier New" w:cs="Courier New"/>
          <w:b/>
          <w:bCs/>
          <w:noProof/>
          <w:sz w:val="18"/>
          <w:szCs w:val="18"/>
        </w:rPr>
        <w:t>urn:sdmx:org.sdmx.infomodel.</w:t>
      </w:r>
      <w:r w:rsidR="00D55F44">
        <w:rPr>
          <w:rFonts w:ascii="Courier New" w:hAnsi="Courier New" w:cs="Courier New"/>
          <w:b/>
          <w:bCs/>
          <w:noProof/>
          <w:sz w:val="18"/>
          <w:szCs w:val="18"/>
        </w:rPr>
        <w:t>datastructure.Dataflow=</w:t>
      </w:r>
    </w:p>
    <w:p w14:paraId="1B43AFB8" w14:textId="69C29443" w:rsidR="00D55F44" w:rsidRPr="00E65ED8" w:rsidRDefault="003604EE" w:rsidP="00D55F44">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Pr>
          <w:rFonts w:ascii="Courier New" w:hAnsi="Courier New" w:cs="Courier New"/>
          <w:b/>
          <w:bCs/>
          <w:noProof/>
          <w:sz w:val="18"/>
          <w:szCs w:val="18"/>
        </w:rPr>
        <w:t xml:space="preserve">    </w:t>
      </w:r>
      <w:r w:rsidR="00D55F44">
        <w:rPr>
          <w:rFonts w:ascii="Courier New" w:hAnsi="Courier New" w:cs="Courier New"/>
          <w:b/>
          <w:bCs/>
          <w:noProof/>
          <w:sz w:val="18"/>
          <w:szCs w:val="18"/>
        </w:rPr>
        <w:t>OECD:EXR</w:t>
      </w:r>
      <w:r w:rsidR="00A2006C">
        <w:rPr>
          <w:rFonts w:ascii="Courier New" w:hAnsi="Courier New" w:cs="Courier New"/>
          <w:b/>
          <w:bCs/>
          <w:noProof/>
          <w:sz w:val="18"/>
          <w:szCs w:val="18"/>
        </w:rPr>
        <w:t>(*)</w:t>
      </w:r>
      <w:r w:rsidR="00A2006C" w:rsidRPr="00FD4515">
        <w:rPr>
          <w:rFonts w:ascii="Courier New" w:hAnsi="Courier New" w:cs="Courier New"/>
          <w:b/>
          <w:bCs/>
          <w:noProof/>
          <w:color w:val="0000FF"/>
          <w:sz w:val="18"/>
          <w:szCs w:val="18"/>
        </w:rPr>
        <w:t>&lt;</w:t>
      </w:r>
      <w:r w:rsidR="00A2006C">
        <w:rPr>
          <w:rFonts w:ascii="Courier New" w:hAnsi="Courier New" w:cs="Courier New"/>
          <w:b/>
          <w:bCs/>
          <w:noProof/>
          <w:color w:val="0000FF"/>
          <w:sz w:val="18"/>
          <w:szCs w:val="18"/>
        </w:rPr>
        <w:t>/</w:t>
      </w:r>
      <w:r w:rsidR="00A2006C" w:rsidRPr="00FD4515">
        <w:rPr>
          <w:rFonts w:ascii="Courier New" w:hAnsi="Courier New" w:cs="Courier New"/>
          <w:b/>
          <w:bCs/>
          <w:noProof/>
          <w:color w:val="0000FF"/>
          <w:sz w:val="18"/>
          <w:szCs w:val="18"/>
        </w:rPr>
        <w:t>str:Target&gt;</w:t>
      </w:r>
    </w:p>
    <w:p w14:paraId="7CA7AFA7" w14:textId="124A01BC" w:rsidR="003604EE" w:rsidRDefault="003604EE" w:rsidP="00A2006C">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Pr>
          <w:rFonts w:ascii="Courier New" w:hAnsi="Courier New" w:cs="Courier New"/>
          <w:b/>
          <w:bCs/>
          <w:noProof/>
          <w:color w:val="0000FF"/>
          <w:sz w:val="18"/>
          <w:szCs w:val="18"/>
        </w:rPr>
        <w:t xml:space="preserve">  </w:t>
      </w:r>
      <w:r w:rsidR="00A2006C" w:rsidRPr="00FD4515">
        <w:rPr>
          <w:rFonts w:ascii="Courier New" w:hAnsi="Courier New" w:cs="Courier New"/>
          <w:b/>
          <w:bCs/>
          <w:noProof/>
          <w:color w:val="0000FF"/>
          <w:sz w:val="18"/>
          <w:szCs w:val="18"/>
        </w:rPr>
        <w:t>&lt;str:Target&gt;</w:t>
      </w:r>
      <w:r w:rsidR="00D55F44" w:rsidRPr="00B71FC3">
        <w:rPr>
          <w:rFonts w:ascii="Courier New" w:hAnsi="Courier New" w:cs="Courier New"/>
          <w:b/>
          <w:bCs/>
          <w:noProof/>
          <w:sz w:val="18"/>
          <w:szCs w:val="18"/>
        </w:rPr>
        <w:t>urn:sdmx:org.sdmx.infomodel.</w:t>
      </w:r>
      <w:r w:rsidR="00D55F44">
        <w:rPr>
          <w:rFonts w:ascii="Courier New" w:hAnsi="Courier New" w:cs="Courier New"/>
          <w:b/>
          <w:bCs/>
          <w:noProof/>
          <w:sz w:val="18"/>
          <w:szCs w:val="18"/>
        </w:rPr>
        <w:t>datastructure.Dataflow=</w:t>
      </w:r>
    </w:p>
    <w:p w14:paraId="71F5203F" w14:textId="492F2ABA" w:rsidR="00251B93" w:rsidRPr="00E65ED8" w:rsidRDefault="003604EE">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Pr>
          <w:rFonts w:ascii="Courier New" w:hAnsi="Courier New" w:cs="Courier New"/>
          <w:b/>
          <w:bCs/>
          <w:noProof/>
          <w:sz w:val="18"/>
          <w:szCs w:val="18"/>
        </w:rPr>
        <w:t xml:space="preserve">    </w:t>
      </w:r>
      <w:r w:rsidR="00D55F44">
        <w:rPr>
          <w:rFonts w:ascii="Courier New" w:hAnsi="Courier New" w:cs="Courier New"/>
          <w:b/>
          <w:bCs/>
          <w:noProof/>
          <w:sz w:val="18"/>
          <w:szCs w:val="18"/>
        </w:rPr>
        <w:t>OECD:ABC</w:t>
      </w:r>
      <w:r w:rsidR="00A2006C">
        <w:rPr>
          <w:rFonts w:ascii="Courier New" w:hAnsi="Courier New" w:cs="Courier New"/>
          <w:b/>
          <w:bCs/>
          <w:noProof/>
          <w:sz w:val="18"/>
          <w:szCs w:val="18"/>
        </w:rPr>
        <w:t>(*)</w:t>
      </w:r>
      <w:r w:rsidR="00251B93" w:rsidRPr="00FD4515">
        <w:rPr>
          <w:rFonts w:ascii="Courier New" w:hAnsi="Courier New" w:cs="Courier New"/>
          <w:b/>
          <w:bCs/>
          <w:noProof/>
          <w:color w:val="0000FF"/>
          <w:sz w:val="18"/>
          <w:szCs w:val="18"/>
        </w:rPr>
        <w:t>&lt;/str:Target&gt;</w:t>
      </w:r>
      <w:r w:rsidR="00251B93" w:rsidRPr="00FD4515">
        <w:rPr>
          <w:rFonts w:ascii="Courier New" w:hAnsi="Courier New" w:cs="Courier New"/>
          <w:b/>
          <w:bCs/>
          <w:noProof/>
          <w:color w:val="000000"/>
          <w:sz w:val="18"/>
          <w:szCs w:val="18"/>
        </w:rPr>
        <w:br/>
      </w:r>
      <w:r w:rsidR="00251B93" w:rsidRPr="00FD4515">
        <w:rPr>
          <w:rFonts w:ascii="Courier New" w:hAnsi="Courier New" w:cs="Courier New"/>
          <w:b/>
          <w:bCs/>
          <w:noProof/>
          <w:color w:val="0000FF"/>
          <w:sz w:val="18"/>
          <w:szCs w:val="18"/>
        </w:rPr>
        <w:t>&lt;/str:MetadataProvisionAgreement&gt;</w:t>
      </w:r>
    </w:p>
    <w:p w14:paraId="6F4765E3" w14:textId="0BD9C6D7" w:rsidR="00251B93" w:rsidRDefault="00AB6667" w:rsidP="00FD4515">
      <w:pPr>
        <w:pStyle w:val="Caption"/>
      </w:pPr>
      <w:r>
        <w:t xml:space="preserve">Figure </w:t>
      </w:r>
      <w:r>
        <w:fldChar w:fldCharType="begin"/>
      </w:r>
      <w:r>
        <w:instrText xml:space="preserve"> SEQ Figure \* ARABIC </w:instrText>
      </w:r>
      <w:r>
        <w:fldChar w:fldCharType="separate"/>
      </w:r>
      <w:r w:rsidR="00E65ED8">
        <w:rPr>
          <w:noProof/>
        </w:rPr>
        <w:t>4</w:t>
      </w:r>
      <w:r>
        <w:fldChar w:fldCharType="end"/>
      </w:r>
      <w:r>
        <w:t>: Specific Target Obj</w:t>
      </w:r>
      <w:r>
        <w:rPr>
          <w:noProof/>
        </w:rPr>
        <w:t>ects as specified in a Metadata Provision Agreement</w:t>
      </w:r>
    </w:p>
    <w:p w14:paraId="523E96F5" w14:textId="094E2A7C" w:rsidR="009F24F7" w:rsidRPr="00AD2257" w:rsidRDefault="009F24F7">
      <w:r w:rsidRPr="00AD2257">
        <w:t xml:space="preserve">Note that the SDMX-ML schemas have </w:t>
      </w:r>
      <w:r w:rsidR="001A133B">
        <w:t>specific</w:t>
      </w:r>
      <w:r w:rsidRPr="00AD2257">
        <w:t xml:space="preserve"> XML elements for each identifiable object type because identifying, for instance, a Maintainable Object has different properties from an Identifiable Object which must also include the </w:t>
      </w:r>
      <w:proofErr w:type="spellStart"/>
      <w:r w:rsidRPr="00AD2257">
        <w:t>agencyId</w:t>
      </w:r>
      <w:proofErr w:type="spellEnd"/>
      <w:r w:rsidRPr="00AD2257">
        <w:t>, version, and id of the Maintainable Object in which it resides.</w:t>
      </w:r>
    </w:p>
    <w:p w14:paraId="46320B06" w14:textId="742FB4A6" w:rsidR="009F24F7" w:rsidRPr="00AD2257" w:rsidRDefault="00AD5476" w:rsidP="004F524E">
      <w:pPr>
        <w:pStyle w:val="Heading2"/>
      </w:pPr>
      <w:bookmarkStart w:id="1615" w:name="_Toc73459978"/>
      <w:bookmarkStart w:id="1616" w:name="_Toc178073108"/>
      <w:r>
        <w:t>Metadata Structure Definition</w:t>
      </w:r>
      <w:bookmarkEnd w:id="1615"/>
      <w:bookmarkEnd w:id="1616"/>
    </w:p>
    <w:p w14:paraId="08DDACBD" w14:textId="21F9B92C" w:rsidR="009F24F7" w:rsidRDefault="009F24F7" w:rsidP="009F24F7">
      <w:pPr>
        <w:pStyle w:val="Paragraph"/>
        <w:keepNext/>
      </w:pPr>
      <w:r w:rsidRPr="00AD2257">
        <w:t>An example is shown below.</w:t>
      </w:r>
    </w:p>
    <w:p w14:paraId="04418F73" w14:textId="77777777" w:rsidR="00B01D0E" w:rsidRPr="00AD2257" w:rsidRDefault="00B01D0E" w:rsidP="009F24F7">
      <w:pPr>
        <w:pStyle w:val="Paragraph"/>
        <w:keepNext/>
      </w:pPr>
    </w:p>
    <w:p w14:paraId="6684A849" w14:textId="3187091F" w:rsidR="003604EE" w:rsidRDefault="00B01D0E" w:rsidP="00A2006C">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sidRPr="00FD4515">
        <w:rPr>
          <w:rFonts w:ascii="Courier New" w:hAnsi="Courier New" w:cs="Courier New"/>
          <w:b/>
          <w:bCs/>
          <w:noProof/>
          <w:color w:val="0000FF"/>
          <w:sz w:val="18"/>
          <w:szCs w:val="15"/>
        </w:rPr>
        <w:t xml:space="preserve">&lt;str:MetadataStructure </w:t>
      </w:r>
      <w:r w:rsidRPr="00FD4515">
        <w:rPr>
          <w:rFonts w:ascii="Courier New" w:hAnsi="Courier New" w:cs="Courier New"/>
          <w:b/>
          <w:bCs/>
          <w:noProof/>
          <w:color w:val="FF0000"/>
          <w:sz w:val="18"/>
          <w:szCs w:val="15"/>
        </w:rPr>
        <w:t>agencyID</w:t>
      </w:r>
      <w:r w:rsidRPr="00FD4515">
        <w:rPr>
          <w:rFonts w:ascii="Courier New" w:hAnsi="Courier New" w:cs="Courier New"/>
          <w:b/>
          <w:bCs/>
          <w:noProof/>
          <w:color w:val="0000FF"/>
          <w:sz w:val="18"/>
          <w:szCs w:val="15"/>
        </w:rPr>
        <w:t>=</w:t>
      </w:r>
      <w:r w:rsidRPr="00FD4515">
        <w:rPr>
          <w:rFonts w:ascii="Courier New" w:hAnsi="Courier New" w:cs="Courier New"/>
          <w:b/>
          <w:bCs/>
          <w:noProof/>
          <w:color w:val="A31515"/>
          <w:sz w:val="18"/>
          <w:szCs w:val="15"/>
        </w:rPr>
        <w:t>"SDMX"</w:t>
      </w:r>
      <w:r w:rsidRPr="00FD4515">
        <w:rPr>
          <w:rFonts w:ascii="Courier New" w:hAnsi="Courier New" w:cs="Courier New"/>
          <w:b/>
          <w:bCs/>
          <w:noProof/>
          <w:color w:val="0000FF"/>
          <w:sz w:val="18"/>
          <w:szCs w:val="15"/>
        </w:rPr>
        <w:t xml:space="preserve"> </w:t>
      </w:r>
      <w:r w:rsidRPr="00FD4515">
        <w:rPr>
          <w:rFonts w:ascii="Courier New" w:hAnsi="Courier New" w:cs="Courier New"/>
          <w:b/>
          <w:bCs/>
          <w:noProof/>
          <w:color w:val="FF0000"/>
          <w:sz w:val="18"/>
          <w:szCs w:val="15"/>
        </w:rPr>
        <w:t>id</w:t>
      </w:r>
      <w:r w:rsidRPr="00FD4515">
        <w:rPr>
          <w:rFonts w:ascii="Courier New" w:hAnsi="Courier New" w:cs="Courier New"/>
          <w:b/>
          <w:bCs/>
          <w:noProof/>
          <w:color w:val="0000FF"/>
          <w:sz w:val="18"/>
          <w:szCs w:val="15"/>
        </w:rPr>
        <w:t>=</w:t>
      </w:r>
      <w:r w:rsidRPr="00FD4515">
        <w:rPr>
          <w:rFonts w:ascii="Courier New" w:hAnsi="Courier New" w:cs="Courier New"/>
          <w:b/>
          <w:bCs/>
          <w:noProof/>
          <w:color w:val="A31515"/>
          <w:sz w:val="18"/>
          <w:szCs w:val="15"/>
        </w:rPr>
        <w:t>"MSD"</w:t>
      </w:r>
      <w:r w:rsidRPr="00FD4515">
        <w:rPr>
          <w:rFonts w:ascii="Courier New" w:hAnsi="Courier New" w:cs="Courier New"/>
          <w:b/>
          <w:bCs/>
          <w:noProof/>
          <w:color w:val="0000FF"/>
          <w:sz w:val="18"/>
          <w:szCs w:val="15"/>
        </w:rPr>
        <w:t xml:space="preserve"> </w:t>
      </w:r>
      <w:r w:rsidRPr="00FD4515">
        <w:rPr>
          <w:rFonts w:ascii="Courier New" w:hAnsi="Courier New" w:cs="Courier New"/>
          <w:b/>
          <w:bCs/>
          <w:noProof/>
          <w:color w:val="FF0000"/>
          <w:sz w:val="18"/>
          <w:szCs w:val="15"/>
        </w:rPr>
        <w:t>version</w:t>
      </w:r>
      <w:r w:rsidRPr="00FD4515">
        <w:rPr>
          <w:rFonts w:ascii="Courier New" w:hAnsi="Courier New" w:cs="Courier New"/>
          <w:b/>
          <w:bCs/>
          <w:noProof/>
          <w:color w:val="0000FF"/>
          <w:sz w:val="18"/>
          <w:szCs w:val="15"/>
        </w:rPr>
        <w:t>=</w:t>
      </w:r>
      <w:r w:rsidRPr="00FD4515">
        <w:rPr>
          <w:rFonts w:ascii="Courier New" w:hAnsi="Courier New" w:cs="Courier New"/>
          <w:b/>
          <w:bCs/>
          <w:noProof/>
          <w:color w:val="A31515"/>
          <w:sz w:val="18"/>
          <w:szCs w:val="15"/>
        </w:rPr>
        <w:t>"1.0.0-draft"</w:t>
      </w:r>
      <w:r w:rsidRPr="00FD4515">
        <w:rPr>
          <w:rFonts w:ascii="Courier New" w:hAnsi="Courier New" w:cs="Courier New"/>
          <w:b/>
          <w:bCs/>
          <w:noProof/>
          <w:color w:val="0000FF"/>
          <w:sz w:val="18"/>
          <w:szCs w:val="15"/>
        </w:rPr>
        <w:t>&gt;</w:t>
      </w:r>
      <w:r w:rsidRPr="00FD4515">
        <w:rPr>
          <w:rFonts w:ascii="Courier New" w:hAnsi="Courier New" w:cs="Courier New"/>
          <w:b/>
          <w:bCs/>
          <w:noProof/>
          <w:color w:val="000000"/>
          <w:sz w:val="18"/>
          <w:szCs w:val="15"/>
        </w:rPr>
        <w:br/>
        <w:t xml:space="preserve">  </w:t>
      </w:r>
      <w:r w:rsidRPr="00FD4515">
        <w:rPr>
          <w:rFonts w:ascii="Courier New" w:hAnsi="Courier New" w:cs="Courier New"/>
          <w:b/>
          <w:bCs/>
          <w:noProof/>
          <w:color w:val="0000FF"/>
          <w:sz w:val="18"/>
          <w:szCs w:val="15"/>
        </w:rPr>
        <w:t>&lt;com:Name&gt;</w:t>
      </w:r>
      <w:r w:rsidRPr="00FD4515">
        <w:rPr>
          <w:rFonts w:ascii="Courier New" w:hAnsi="Courier New" w:cs="Courier New"/>
          <w:b/>
          <w:bCs/>
          <w:noProof/>
          <w:color w:val="000000"/>
          <w:sz w:val="18"/>
          <w:szCs w:val="15"/>
        </w:rPr>
        <w:t>MSD 3.0 sample</w:t>
      </w:r>
      <w:r w:rsidRPr="00FD4515">
        <w:rPr>
          <w:rFonts w:ascii="Courier New" w:hAnsi="Courier New" w:cs="Courier New"/>
          <w:b/>
          <w:bCs/>
          <w:noProof/>
          <w:color w:val="0000FF"/>
          <w:sz w:val="18"/>
          <w:szCs w:val="15"/>
        </w:rPr>
        <w:t>&lt;/com:Name&gt;</w:t>
      </w:r>
      <w:r w:rsidRPr="00FD4515">
        <w:rPr>
          <w:rFonts w:ascii="Courier New" w:hAnsi="Courier New" w:cs="Courier New"/>
          <w:b/>
          <w:bCs/>
          <w:noProof/>
          <w:color w:val="000000"/>
          <w:sz w:val="18"/>
          <w:szCs w:val="15"/>
        </w:rPr>
        <w:br/>
        <w:t xml:space="preserve">  </w:t>
      </w:r>
      <w:r w:rsidRPr="00FD4515">
        <w:rPr>
          <w:rFonts w:ascii="Courier New" w:hAnsi="Courier New" w:cs="Courier New"/>
          <w:b/>
          <w:bCs/>
          <w:noProof/>
          <w:color w:val="0000FF"/>
          <w:sz w:val="18"/>
          <w:szCs w:val="15"/>
        </w:rPr>
        <w:t>&lt;str:</w:t>
      </w:r>
      <w:r w:rsidR="00AD5476">
        <w:rPr>
          <w:rFonts w:ascii="Courier New" w:hAnsi="Courier New" w:cs="Courier New"/>
          <w:b/>
          <w:bCs/>
          <w:noProof/>
          <w:color w:val="0000FF"/>
          <w:sz w:val="18"/>
          <w:szCs w:val="15"/>
        </w:rPr>
        <w:t>MetadataAttributeDescriptor</w:t>
      </w:r>
      <w:r w:rsidRPr="00FD4515">
        <w:rPr>
          <w:rFonts w:ascii="Courier New" w:hAnsi="Courier New" w:cs="Courier New"/>
          <w:b/>
          <w:bCs/>
          <w:noProof/>
          <w:color w:val="0000FF"/>
          <w:sz w:val="18"/>
          <w:szCs w:val="15"/>
        </w:rPr>
        <w:t xml:space="preserve"> </w:t>
      </w:r>
      <w:r w:rsidRPr="00FD4515">
        <w:rPr>
          <w:rFonts w:ascii="Courier New" w:hAnsi="Courier New" w:cs="Courier New"/>
          <w:b/>
          <w:bCs/>
          <w:noProof/>
          <w:color w:val="FF0000"/>
          <w:sz w:val="18"/>
          <w:szCs w:val="15"/>
        </w:rPr>
        <w:t>id</w:t>
      </w:r>
      <w:r w:rsidRPr="00FD4515">
        <w:rPr>
          <w:rFonts w:ascii="Courier New" w:hAnsi="Courier New" w:cs="Courier New"/>
          <w:b/>
          <w:bCs/>
          <w:noProof/>
          <w:color w:val="0000FF"/>
          <w:sz w:val="18"/>
          <w:szCs w:val="15"/>
        </w:rPr>
        <w:t>=</w:t>
      </w:r>
      <w:r w:rsidRPr="00FD4515">
        <w:rPr>
          <w:rFonts w:ascii="Courier New" w:hAnsi="Courier New" w:cs="Courier New"/>
          <w:b/>
          <w:bCs/>
          <w:noProof/>
          <w:color w:val="A31515"/>
          <w:sz w:val="18"/>
          <w:szCs w:val="15"/>
        </w:rPr>
        <w:t>"</w:t>
      </w:r>
      <w:r w:rsidR="00A905EA" w:rsidRPr="00A905EA">
        <w:rPr>
          <w:rFonts w:ascii="Courier New" w:hAnsi="Courier New" w:cs="Courier New"/>
          <w:b/>
          <w:bCs/>
          <w:noProof/>
          <w:color w:val="A31515"/>
          <w:sz w:val="18"/>
          <w:szCs w:val="15"/>
        </w:rPr>
        <w:t>MetadataAttributeDescriptor</w:t>
      </w:r>
      <w:r w:rsidRPr="00FD4515">
        <w:rPr>
          <w:rFonts w:ascii="Courier New" w:hAnsi="Courier New" w:cs="Courier New"/>
          <w:b/>
          <w:bCs/>
          <w:noProof/>
          <w:color w:val="A31515"/>
          <w:sz w:val="18"/>
          <w:szCs w:val="15"/>
        </w:rPr>
        <w:t>"</w:t>
      </w:r>
      <w:r w:rsidRPr="00FD4515">
        <w:rPr>
          <w:rFonts w:ascii="Courier New" w:hAnsi="Courier New" w:cs="Courier New"/>
          <w:b/>
          <w:bCs/>
          <w:noProof/>
          <w:color w:val="0000FF"/>
          <w:sz w:val="18"/>
          <w:szCs w:val="15"/>
        </w:rPr>
        <w:t>&gt;</w:t>
      </w:r>
      <w:r w:rsidRPr="00FD4515">
        <w:rPr>
          <w:rFonts w:ascii="Courier New" w:hAnsi="Courier New" w:cs="Courier New"/>
          <w:b/>
          <w:bCs/>
          <w:noProof/>
          <w:color w:val="000000"/>
          <w:sz w:val="18"/>
          <w:szCs w:val="15"/>
        </w:rPr>
        <w:br/>
        <w:t xml:space="preserve">    </w:t>
      </w:r>
      <w:r w:rsidRPr="00FD4515">
        <w:rPr>
          <w:rFonts w:ascii="Courier New" w:hAnsi="Courier New" w:cs="Courier New"/>
          <w:b/>
          <w:bCs/>
          <w:noProof/>
          <w:color w:val="0000FF"/>
          <w:sz w:val="18"/>
          <w:szCs w:val="15"/>
        </w:rPr>
        <w:t xml:space="preserve">&lt;str:MetadataAttribute </w:t>
      </w:r>
      <w:r w:rsidRPr="00FD4515">
        <w:rPr>
          <w:rFonts w:ascii="Courier New" w:hAnsi="Courier New" w:cs="Courier New"/>
          <w:b/>
          <w:bCs/>
          <w:noProof/>
          <w:color w:val="FF0000"/>
          <w:sz w:val="18"/>
          <w:szCs w:val="15"/>
        </w:rPr>
        <w:t>id</w:t>
      </w:r>
      <w:r w:rsidRPr="00FD4515">
        <w:rPr>
          <w:rFonts w:ascii="Courier New" w:hAnsi="Courier New" w:cs="Courier New"/>
          <w:b/>
          <w:bCs/>
          <w:noProof/>
          <w:color w:val="0000FF"/>
          <w:sz w:val="18"/>
          <w:szCs w:val="15"/>
        </w:rPr>
        <w:t>=</w:t>
      </w:r>
      <w:r w:rsidRPr="00FD4515">
        <w:rPr>
          <w:rFonts w:ascii="Courier New" w:hAnsi="Courier New" w:cs="Courier New"/>
          <w:b/>
          <w:bCs/>
          <w:noProof/>
          <w:color w:val="A31515"/>
          <w:sz w:val="18"/>
          <w:szCs w:val="15"/>
        </w:rPr>
        <w:t>"CONTACT"</w:t>
      </w:r>
      <w:r w:rsidRPr="00FD4515">
        <w:rPr>
          <w:rFonts w:ascii="Courier New" w:hAnsi="Courier New" w:cs="Courier New"/>
          <w:b/>
          <w:bCs/>
          <w:noProof/>
          <w:color w:val="0000FF"/>
          <w:sz w:val="18"/>
          <w:szCs w:val="15"/>
        </w:rPr>
        <w:t xml:space="preserve"> </w:t>
      </w:r>
      <w:r w:rsidRPr="00FD4515">
        <w:rPr>
          <w:rFonts w:ascii="Courier New" w:hAnsi="Courier New" w:cs="Courier New"/>
          <w:b/>
          <w:bCs/>
          <w:noProof/>
          <w:color w:val="FF0000"/>
          <w:sz w:val="18"/>
          <w:szCs w:val="15"/>
        </w:rPr>
        <w:t>isPresentational</w:t>
      </w:r>
      <w:r w:rsidRPr="00FD4515">
        <w:rPr>
          <w:rFonts w:ascii="Courier New" w:hAnsi="Courier New" w:cs="Courier New"/>
          <w:b/>
          <w:bCs/>
          <w:noProof/>
          <w:color w:val="0000FF"/>
          <w:sz w:val="18"/>
          <w:szCs w:val="15"/>
        </w:rPr>
        <w:t>=</w:t>
      </w:r>
      <w:r w:rsidRPr="00FD4515">
        <w:rPr>
          <w:rFonts w:ascii="Courier New" w:hAnsi="Courier New" w:cs="Courier New"/>
          <w:b/>
          <w:bCs/>
          <w:noProof/>
          <w:color w:val="A31515"/>
          <w:sz w:val="18"/>
          <w:szCs w:val="15"/>
        </w:rPr>
        <w:t>"true"</w:t>
      </w:r>
      <w:r w:rsidRPr="00FD4515">
        <w:rPr>
          <w:rFonts w:ascii="Courier New" w:hAnsi="Courier New" w:cs="Courier New"/>
          <w:b/>
          <w:bCs/>
          <w:noProof/>
          <w:color w:val="0000FF"/>
          <w:sz w:val="18"/>
          <w:szCs w:val="15"/>
        </w:rPr>
        <w:t>&gt;</w:t>
      </w:r>
      <w:r w:rsidRPr="00FD4515">
        <w:rPr>
          <w:rFonts w:ascii="Courier New" w:hAnsi="Courier New" w:cs="Courier New"/>
          <w:b/>
          <w:bCs/>
          <w:noProof/>
          <w:color w:val="000000"/>
          <w:sz w:val="18"/>
          <w:szCs w:val="15"/>
        </w:rPr>
        <w:br/>
        <w:t xml:space="preserve">      </w:t>
      </w:r>
      <w:r w:rsidRPr="00FD4515">
        <w:rPr>
          <w:rFonts w:ascii="Courier New" w:hAnsi="Courier New" w:cs="Courier New"/>
          <w:b/>
          <w:bCs/>
          <w:noProof/>
          <w:color w:val="0000FF"/>
          <w:sz w:val="18"/>
          <w:szCs w:val="15"/>
        </w:rPr>
        <w:t>&lt;str:ConceptIdentity&gt;</w:t>
      </w:r>
      <w:r w:rsidR="00D55F44" w:rsidRPr="00B71FC3">
        <w:rPr>
          <w:rFonts w:ascii="Courier New" w:hAnsi="Courier New" w:cs="Courier New"/>
          <w:b/>
          <w:bCs/>
          <w:noProof/>
          <w:sz w:val="18"/>
          <w:szCs w:val="18"/>
        </w:rPr>
        <w:t>urn:sdmx:org.sdmx.infomodel.</w:t>
      </w:r>
      <w:r w:rsidR="00D55F44">
        <w:rPr>
          <w:rFonts w:ascii="Courier New" w:hAnsi="Courier New" w:cs="Courier New"/>
          <w:b/>
          <w:bCs/>
          <w:noProof/>
          <w:sz w:val="18"/>
          <w:szCs w:val="18"/>
        </w:rPr>
        <w:t>conceptscheme.</w:t>
      </w:r>
    </w:p>
    <w:p w14:paraId="6D78CA1D" w14:textId="0D50A0C9" w:rsidR="003604EE" w:rsidRDefault="003604EE" w:rsidP="00A2006C">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Pr>
          <w:rFonts w:ascii="Courier New" w:hAnsi="Courier New" w:cs="Courier New"/>
          <w:b/>
          <w:bCs/>
          <w:noProof/>
          <w:sz w:val="18"/>
          <w:szCs w:val="18"/>
        </w:rPr>
        <w:lastRenderedPageBreak/>
        <w:t xml:space="preserve">        </w:t>
      </w:r>
      <w:r w:rsidR="00D55F44">
        <w:rPr>
          <w:rFonts w:ascii="Courier New" w:hAnsi="Courier New" w:cs="Courier New"/>
          <w:b/>
          <w:bCs/>
          <w:noProof/>
          <w:sz w:val="18"/>
          <w:szCs w:val="18"/>
        </w:rPr>
        <w:t>Concept=SDMX:CONCEPTS(1.0.0).CONTACT</w:t>
      </w:r>
      <w:r w:rsidR="00B01D0E" w:rsidRPr="00FD4515">
        <w:rPr>
          <w:rFonts w:ascii="Courier New" w:hAnsi="Courier New" w:cs="Courier New"/>
          <w:b/>
          <w:bCs/>
          <w:noProof/>
          <w:color w:val="0000FF"/>
          <w:sz w:val="18"/>
          <w:szCs w:val="15"/>
        </w:rPr>
        <w:t>&lt;/str:ConceptIdentity&gt;</w:t>
      </w:r>
      <w:r w:rsidR="00B01D0E" w:rsidRPr="00FD4515">
        <w:rPr>
          <w:rFonts w:ascii="Courier New" w:hAnsi="Courier New" w:cs="Courier New"/>
          <w:b/>
          <w:bCs/>
          <w:noProof/>
          <w:color w:val="000000"/>
          <w:sz w:val="18"/>
          <w:szCs w:val="15"/>
        </w:rPr>
        <w:br/>
        <w:t xml:space="preserve">      </w:t>
      </w:r>
      <w:r w:rsidR="00B01D0E" w:rsidRPr="00FD4515">
        <w:rPr>
          <w:rFonts w:ascii="Courier New" w:hAnsi="Courier New" w:cs="Courier New"/>
          <w:b/>
          <w:bCs/>
          <w:noProof/>
          <w:color w:val="0000FF"/>
          <w:sz w:val="18"/>
          <w:szCs w:val="15"/>
        </w:rPr>
        <w:t xml:space="preserve">&lt;str:MetadataAttribute </w:t>
      </w:r>
      <w:r w:rsidR="00B01D0E" w:rsidRPr="00FD4515">
        <w:rPr>
          <w:rFonts w:ascii="Courier New" w:hAnsi="Courier New" w:cs="Courier New"/>
          <w:b/>
          <w:bCs/>
          <w:noProof/>
          <w:color w:val="FF0000"/>
          <w:sz w:val="18"/>
          <w:szCs w:val="15"/>
        </w:rPr>
        <w:t>id</w:t>
      </w:r>
      <w:r w:rsidR="00B01D0E" w:rsidRPr="00FD4515">
        <w:rPr>
          <w:rFonts w:ascii="Courier New" w:hAnsi="Courier New" w:cs="Courier New"/>
          <w:b/>
          <w:bCs/>
          <w:noProof/>
          <w:color w:val="0000FF"/>
          <w:sz w:val="18"/>
          <w:szCs w:val="15"/>
        </w:rPr>
        <w:t>=</w:t>
      </w:r>
      <w:r w:rsidR="00B01D0E" w:rsidRPr="00FD4515">
        <w:rPr>
          <w:rFonts w:ascii="Courier New" w:hAnsi="Courier New" w:cs="Courier New"/>
          <w:b/>
          <w:bCs/>
          <w:noProof/>
          <w:color w:val="A31515"/>
          <w:sz w:val="18"/>
          <w:szCs w:val="15"/>
        </w:rPr>
        <w:t>"CONTACT_NAME"</w:t>
      </w:r>
      <w:r w:rsidR="00B01D0E" w:rsidRPr="00FD4515">
        <w:rPr>
          <w:rFonts w:ascii="Courier New" w:hAnsi="Courier New" w:cs="Courier New"/>
          <w:b/>
          <w:bCs/>
          <w:noProof/>
          <w:color w:val="0000FF"/>
          <w:sz w:val="18"/>
          <w:szCs w:val="15"/>
        </w:rPr>
        <w:t xml:space="preserve"> </w:t>
      </w:r>
      <w:r w:rsidR="00B01D0E" w:rsidRPr="00FD4515">
        <w:rPr>
          <w:rFonts w:ascii="Courier New" w:hAnsi="Courier New" w:cs="Courier New"/>
          <w:b/>
          <w:bCs/>
          <w:noProof/>
          <w:color w:val="FF0000"/>
          <w:sz w:val="18"/>
          <w:szCs w:val="15"/>
        </w:rPr>
        <w:t>minOccurs</w:t>
      </w:r>
      <w:r w:rsidR="00B01D0E" w:rsidRPr="00FD4515">
        <w:rPr>
          <w:rFonts w:ascii="Courier New" w:hAnsi="Courier New" w:cs="Courier New"/>
          <w:b/>
          <w:bCs/>
          <w:noProof/>
          <w:color w:val="0000FF"/>
          <w:sz w:val="18"/>
          <w:szCs w:val="15"/>
        </w:rPr>
        <w:t>=</w:t>
      </w:r>
      <w:r w:rsidR="00B01D0E" w:rsidRPr="00FD4515">
        <w:rPr>
          <w:rFonts w:ascii="Courier New" w:hAnsi="Courier New" w:cs="Courier New"/>
          <w:b/>
          <w:bCs/>
          <w:noProof/>
          <w:color w:val="A31515"/>
          <w:sz w:val="18"/>
          <w:szCs w:val="15"/>
        </w:rPr>
        <w:t>"1"</w:t>
      </w:r>
      <w:r w:rsidR="00B01D0E" w:rsidRPr="00FD4515">
        <w:rPr>
          <w:rFonts w:ascii="Courier New" w:hAnsi="Courier New" w:cs="Courier New"/>
          <w:b/>
          <w:bCs/>
          <w:noProof/>
          <w:color w:val="0000FF"/>
          <w:sz w:val="18"/>
          <w:szCs w:val="15"/>
        </w:rPr>
        <w:t xml:space="preserve"> </w:t>
      </w:r>
      <w:r w:rsidR="00B01D0E" w:rsidRPr="00FD4515">
        <w:rPr>
          <w:rFonts w:ascii="Courier New" w:hAnsi="Courier New" w:cs="Courier New"/>
          <w:b/>
          <w:bCs/>
          <w:noProof/>
          <w:color w:val="FF0000"/>
          <w:sz w:val="18"/>
          <w:szCs w:val="15"/>
        </w:rPr>
        <w:t>maxOccurs</w:t>
      </w:r>
      <w:r w:rsidR="00B01D0E" w:rsidRPr="00FD4515">
        <w:rPr>
          <w:rFonts w:ascii="Courier New" w:hAnsi="Courier New" w:cs="Courier New"/>
          <w:b/>
          <w:bCs/>
          <w:noProof/>
          <w:color w:val="0000FF"/>
          <w:sz w:val="18"/>
          <w:szCs w:val="15"/>
        </w:rPr>
        <w:t>=</w:t>
      </w:r>
      <w:r w:rsidR="00B01D0E" w:rsidRPr="00FD4515">
        <w:rPr>
          <w:rFonts w:ascii="Courier New" w:hAnsi="Courier New" w:cs="Courier New"/>
          <w:b/>
          <w:bCs/>
          <w:noProof/>
          <w:color w:val="A31515"/>
          <w:sz w:val="18"/>
          <w:szCs w:val="15"/>
        </w:rPr>
        <w:t>"1"</w:t>
      </w:r>
      <w:r w:rsidR="00B01D0E" w:rsidRPr="00FD4515">
        <w:rPr>
          <w:rFonts w:ascii="Courier New" w:hAnsi="Courier New" w:cs="Courier New"/>
          <w:b/>
          <w:bCs/>
          <w:noProof/>
          <w:color w:val="0000FF"/>
          <w:sz w:val="18"/>
          <w:szCs w:val="15"/>
        </w:rPr>
        <w:t>&gt;</w:t>
      </w:r>
      <w:r w:rsidR="00B01D0E" w:rsidRPr="00FD4515">
        <w:rPr>
          <w:rFonts w:ascii="Courier New" w:hAnsi="Courier New" w:cs="Courier New"/>
          <w:b/>
          <w:bCs/>
          <w:noProof/>
          <w:color w:val="000000"/>
          <w:sz w:val="18"/>
          <w:szCs w:val="15"/>
        </w:rPr>
        <w:br/>
        <w:t xml:space="preserve">        </w:t>
      </w:r>
      <w:r w:rsidR="00B01D0E" w:rsidRPr="00FD4515">
        <w:rPr>
          <w:rFonts w:ascii="Courier New" w:hAnsi="Courier New" w:cs="Courier New"/>
          <w:b/>
          <w:bCs/>
          <w:noProof/>
          <w:color w:val="0000FF"/>
          <w:sz w:val="18"/>
          <w:szCs w:val="15"/>
        </w:rPr>
        <w:t>&lt;str:ConceptIdentity&gt;</w:t>
      </w:r>
      <w:r w:rsidR="00D55F44" w:rsidRPr="00B71FC3">
        <w:rPr>
          <w:rFonts w:ascii="Courier New" w:hAnsi="Courier New" w:cs="Courier New"/>
          <w:b/>
          <w:bCs/>
          <w:noProof/>
          <w:sz w:val="18"/>
          <w:szCs w:val="18"/>
        </w:rPr>
        <w:t>urn:sdmx:org.sdmx.infomodel.</w:t>
      </w:r>
      <w:r w:rsidR="00D55F44">
        <w:rPr>
          <w:rFonts w:ascii="Courier New" w:hAnsi="Courier New" w:cs="Courier New"/>
          <w:b/>
          <w:bCs/>
          <w:noProof/>
          <w:sz w:val="18"/>
          <w:szCs w:val="18"/>
        </w:rPr>
        <w:t>conceptscheme.</w:t>
      </w:r>
    </w:p>
    <w:p w14:paraId="59E340F1" w14:textId="212B2D37" w:rsidR="003604EE" w:rsidRDefault="003604EE" w:rsidP="00A2006C">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Pr>
          <w:rFonts w:ascii="Courier New" w:hAnsi="Courier New" w:cs="Courier New"/>
          <w:b/>
          <w:bCs/>
          <w:noProof/>
          <w:sz w:val="18"/>
          <w:szCs w:val="18"/>
        </w:rPr>
        <w:t xml:space="preserve">          </w:t>
      </w:r>
      <w:r w:rsidR="00D55F44">
        <w:rPr>
          <w:rFonts w:ascii="Courier New" w:hAnsi="Courier New" w:cs="Courier New"/>
          <w:b/>
          <w:bCs/>
          <w:noProof/>
          <w:sz w:val="18"/>
          <w:szCs w:val="18"/>
        </w:rPr>
        <w:t>Concept=SDMX:CONCEPTS(1.0.0).CONTACT_NAME</w:t>
      </w:r>
      <w:r w:rsidR="00B01D0E" w:rsidRPr="00FD4515">
        <w:rPr>
          <w:rFonts w:ascii="Courier New" w:hAnsi="Courier New" w:cs="Courier New"/>
          <w:b/>
          <w:bCs/>
          <w:noProof/>
          <w:color w:val="0000FF"/>
          <w:sz w:val="18"/>
          <w:szCs w:val="15"/>
        </w:rPr>
        <w:t>&lt;/str:ConceptIdentity&gt;</w:t>
      </w:r>
      <w:r w:rsidR="00B01D0E" w:rsidRPr="00FD4515">
        <w:rPr>
          <w:rFonts w:ascii="Courier New" w:hAnsi="Courier New" w:cs="Courier New"/>
          <w:b/>
          <w:bCs/>
          <w:noProof/>
          <w:color w:val="000000"/>
          <w:sz w:val="18"/>
          <w:szCs w:val="15"/>
        </w:rPr>
        <w:br/>
        <w:t xml:space="preserve">        </w:t>
      </w:r>
      <w:r w:rsidR="00B01D0E" w:rsidRPr="00FD4515">
        <w:rPr>
          <w:rFonts w:ascii="Courier New" w:hAnsi="Courier New" w:cs="Courier New"/>
          <w:b/>
          <w:bCs/>
          <w:noProof/>
          <w:color w:val="0000FF"/>
          <w:sz w:val="18"/>
          <w:szCs w:val="15"/>
        </w:rPr>
        <w:t>&lt;str:LocalRepresentation&gt;</w:t>
      </w:r>
      <w:r w:rsidR="00B01D0E" w:rsidRPr="00FD4515">
        <w:rPr>
          <w:rFonts w:ascii="Courier New" w:hAnsi="Courier New" w:cs="Courier New"/>
          <w:b/>
          <w:bCs/>
          <w:noProof/>
          <w:color w:val="000000"/>
          <w:sz w:val="18"/>
          <w:szCs w:val="15"/>
        </w:rPr>
        <w:br/>
        <w:t xml:space="preserve">          </w:t>
      </w:r>
      <w:r w:rsidR="00B01D0E" w:rsidRPr="00FD4515">
        <w:rPr>
          <w:rFonts w:ascii="Courier New" w:hAnsi="Courier New" w:cs="Courier New"/>
          <w:b/>
          <w:bCs/>
          <w:noProof/>
          <w:color w:val="0000FF"/>
          <w:sz w:val="18"/>
          <w:szCs w:val="15"/>
        </w:rPr>
        <w:t xml:space="preserve">&lt;str:TextFormat </w:t>
      </w:r>
      <w:r w:rsidR="00B01D0E" w:rsidRPr="00FD4515">
        <w:rPr>
          <w:rFonts w:ascii="Courier New" w:hAnsi="Courier New" w:cs="Courier New"/>
          <w:b/>
          <w:bCs/>
          <w:noProof/>
          <w:color w:val="FF0000"/>
          <w:sz w:val="18"/>
          <w:szCs w:val="15"/>
        </w:rPr>
        <w:t>textType</w:t>
      </w:r>
      <w:r w:rsidR="00B01D0E" w:rsidRPr="00FD4515">
        <w:rPr>
          <w:rFonts w:ascii="Courier New" w:hAnsi="Courier New" w:cs="Courier New"/>
          <w:b/>
          <w:bCs/>
          <w:noProof/>
          <w:color w:val="0000FF"/>
          <w:sz w:val="18"/>
          <w:szCs w:val="15"/>
        </w:rPr>
        <w:t>=</w:t>
      </w:r>
      <w:r w:rsidR="00B01D0E" w:rsidRPr="00FD4515">
        <w:rPr>
          <w:rFonts w:ascii="Courier New" w:hAnsi="Courier New" w:cs="Courier New"/>
          <w:b/>
          <w:bCs/>
          <w:noProof/>
          <w:color w:val="A31515"/>
          <w:sz w:val="18"/>
          <w:szCs w:val="15"/>
        </w:rPr>
        <w:t>"String"</w:t>
      </w:r>
      <w:r w:rsidR="00B01D0E" w:rsidRPr="00FD4515">
        <w:rPr>
          <w:rFonts w:ascii="Courier New" w:hAnsi="Courier New" w:cs="Courier New"/>
          <w:b/>
          <w:bCs/>
          <w:noProof/>
          <w:color w:val="0000FF"/>
          <w:sz w:val="18"/>
          <w:szCs w:val="15"/>
        </w:rPr>
        <w:t>/&gt;</w:t>
      </w:r>
      <w:r w:rsidR="00B01D0E" w:rsidRPr="00FD4515">
        <w:rPr>
          <w:rFonts w:ascii="Courier New" w:hAnsi="Courier New" w:cs="Courier New"/>
          <w:b/>
          <w:bCs/>
          <w:noProof/>
          <w:color w:val="000000"/>
          <w:sz w:val="18"/>
          <w:szCs w:val="15"/>
        </w:rPr>
        <w:br/>
        <w:t xml:space="preserve">        </w:t>
      </w:r>
      <w:r w:rsidR="00B01D0E" w:rsidRPr="00FD4515">
        <w:rPr>
          <w:rFonts w:ascii="Courier New" w:hAnsi="Courier New" w:cs="Courier New"/>
          <w:b/>
          <w:bCs/>
          <w:noProof/>
          <w:color w:val="0000FF"/>
          <w:sz w:val="18"/>
          <w:szCs w:val="15"/>
        </w:rPr>
        <w:t>&lt;/str:LocalRepresentation&gt;</w:t>
      </w:r>
      <w:r w:rsidR="00B01D0E" w:rsidRPr="00FD4515">
        <w:rPr>
          <w:rFonts w:ascii="Courier New" w:hAnsi="Courier New" w:cs="Courier New"/>
          <w:b/>
          <w:bCs/>
          <w:noProof/>
          <w:color w:val="000000"/>
          <w:sz w:val="18"/>
          <w:szCs w:val="15"/>
        </w:rPr>
        <w:br/>
        <w:t xml:space="preserve">      </w:t>
      </w:r>
      <w:r w:rsidR="00B01D0E" w:rsidRPr="00FD4515">
        <w:rPr>
          <w:rFonts w:ascii="Courier New" w:hAnsi="Courier New" w:cs="Courier New"/>
          <w:b/>
          <w:bCs/>
          <w:noProof/>
          <w:color w:val="0000FF"/>
          <w:sz w:val="18"/>
          <w:szCs w:val="15"/>
        </w:rPr>
        <w:t>&lt;/str:MetadataAttribute&gt;</w:t>
      </w:r>
      <w:r w:rsidR="00B01D0E" w:rsidRPr="00FD4515">
        <w:rPr>
          <w:rFonts w:ascii="Courier New" w:hAnsi="Courier New" w:cs="Courier New"/>
          <w:b/>
          <w:bCs/>
          <w:noProof/>
          <w:color w:val="000000"/>
          <w:sz w:val="18"/>
          <w:szCs w:val="15"/>
        </w:rPr>
        <w:br/>
        <w:t xml:space="preserve">      </w:t>
      </w:r>
      <w:r w:rsidR="00B01D0E" w:rsidRPr="00FD4515">
        <w:rPr>
          <w:rFonts w:ascii="Courier New" w:hAnsi="Courier New" w:cs="Courier New"/>
          <w:b/>
          <w:bCs/>
          <w:noProof/>
          <w:color w:val="0000FF"/>
          <w:sz w:val="18"/>
          <w:szCs w:val="15"/>
        </w:rPr>
        <w:t xml:space="preserve">&lt;str:MetadataAttribute </w:t>
      </w:r>
      <w:r w:rsidR="00B01D0E" w:rsidRPr="00FD4515">
        <w:rPr>
          <w:rFonts w:ascii="Courier New" w:hAnsi="Courier New" w:cs="Courier New"/>
          <w:b/>
          <w:bCs/>
          <w:noProof/>
          <w:color w:val="FF0000"/>
          <w:sz w:val="18"/>
          <w:szCs w:val="15"/>
        </w:rPr>
        <w:t>id</w:t>
      </w:r>
      <w:r w:rsidR="00B01D0E" w:rsidRPr="00FD4515">
        <w:rPr>
          <w:rFonts w:ascii="Courier New" w:hAnsi="Courier New" w:cs="Courier New"/>
          <w:b/>
          <w:bCs/>
          <w:noProof/>
          <w:color w:val="0000FF"/>
          <w:sz w:val="18"/>
          <w:szCs w:val="15"/>
        </w:rPr>
        <w:t>=</w:t>
      </w:r>
      <w:r w:rsidR="00B01D0E" w:rsidRPr="00FD4515">
        <w:rPr>
          <w:rFonts w:ascii="Courier New" w:hAnsi="Courier New" w:cs="Courier New"/>
          <w:b/>
          <w:bCs/>
          <w:noProof/>
          <w:color w:val="A31515"/>
          <w:sz w:val="18"/>
          <w:szCs w:val="15"/>
        </w:rPr>
        <w:t>"ADDRESS"</w:t>
      </w:r>
      <w:r w:rsidR="00B01D0E" w:rsidRPr="00FD4515">
        <w:rPr>
          <w:rFonts w:ascii="Courier New" w:hAnsi="Courier New" w:cs="Courier New"/>
          <w:b/>
          <w:bCs/>
          <w:noProof/>
          <w:color w:val="0000FF"/>
          <w:sz w:val="18"/>
          <w:szCs w:val="15"/>
        </w:rPr>
        <w:t xml:space="preserve"> </w:t>
      </w:r>
      <w:r w:rsidR="00B01D0E" w:rsidRPr="00FD4515">
        <w:rPr>
          <w:rFonts w:ascii="Courier New" w:hAnsi="Courier New" w:cs="Courier New"/>
          <w:b/>
          <w:bCs/>
          <w:noProof/>
          <w:color w:val="FF0000"/>
          <w:sz w:val="18"/>
          <w:szCs w:val="15"/>
        </w:rPr>
        <w:t>minOccurs</w:t>
      </w:r>
      <w:r w:rsidR="00B01D0E" w:rsidRPr="00FD4515">
        <w:rPr>
          <w:rFonts w:ascii="Courier New" w:hAnsi="Courier New" w:cs="Courier New"/>
          <w:b/>
          <w:bCs/>
          <w:noProof/>
          <w:color w:val="0000FF"/>
          <w:sz w:val="18"/>
          <w:szCs w:val="15"/>
        </w:rPr>
        <w:t>=</w:t>
      </w:r>
      <w:r w:rsidR="00B01D0E" w:rsidRPr="00FD4515">
        <w:rPr>
          <w:rFonts w:ascii="Courier New" w:hAnsi="Courier New" w:cs="Courier New"/>
          <w:b/>
          <w:bCs/>
          <w:noProof/>
          <w:color w:val="A31515"/>
          <w:sz w:val="18"/>
          <w:szCs w:val="15"/>
        </w:rPr>
        <w:t>"1"</w:t>
      </w:r>
      <w:r w:rsidR="00B01D0E" w:rsidRPr="00FD4515">
        <w:rPr>
          <w:rFonts w:ascii="Courier New" w:hAnsi="Courier New" w:cs="Courier New"/>
          <w:b/>
          <w:bCs/>
          <w:noProof/>
          <w:color w:val="0000FF"/>
          <w:sz w:val="18"/>
          <w:szCs w:val="15"/>
        </w:rPr>
        <w:t xml:space="preserve"> </w:t>
      </w:r>
      <w:r w:rsidR="00B01D0E" w:rsidRPr="00FD4515">
        <w:rPr>
          <w:rFonts w:ascii="Courier New" w:hAnsi="Courier New" w:cs="Courier New"/>
          <w:b/>
          <w:bCs/>
          <w:noProof/>
          <w:color w:val="FF0000"/>
          <w:sz w:val="18"/>
          <w:szCs w:val="15"/>
        </w:rPr>
        <w:t>maxOccurs</w:t>
      </w:r>
      <w:r w:rsidR="00B01D0E" w:rsidRPr="00FD4515">
        <w:rPr>
          <w:rFonts w:ascii="Courier New" w:hAnsi="Courier New" w:cs="Courier New"/>
          <w:b/>
          <w:bCs/>
          <w:noProof/>
          <w:color w:val="0000FF"/>
          <w:sz w:val="18"/>
          <w:szCs w:val="15"/>
        </w:rPr>
        <w:t>=</w:t>
      </w:r>
      <w:r w:rsidR="00B01D0E" w:rsidRPr="00FD4515">
        <w:rPr>
          <w:rFonts w:ascii="Courier New" w:hAnsi="Courier New" w:cs="Courier New"/>
          <w:b/>
          <w:bCs/>
          <w:noProof/>
          <w:color w:val="A31515"/>
          <w:sz w:val="18"/>
          <w:szCs w:val="15"/>
        </w:rPr>
        <w:t>"3"</w:t>
      </w:r>
      <w:r w:rsidR="00B01D0E" w:rsidRPr="00FD4515">
        <w:rPr>
          <w:rFonts w:ascii="Courier New" w:hAnsi="Courier New" w:cs="Courier New"/>
          <w:b/>
          <w:bCs/>
          <w:noProof/>
          <w:color w:val="0000FF"/>
          <w:sz w:val="18"/>
          <w:szCs w:val="15"/>
        </w:rPr>
        <w:t xml:space="preserve"> </w:t>
      </w:r>
      <w:r w:rsidR="00B01D0E" w:rsidRPr="00FD4515">
        <w:rPr>
          <w:rFonts w:ascii="Courier New" w:hAnsi="Courier New" w:cs="Courier New"/>
          <w:b/>
          <w:bCs/>
          <w:noProof/>
          <w:color w:val="FF0000"/>
          <w:sz w:val="18"/>
          <w:szCs w:val="15"/>
        </w:rPr>
        <w:t>isPresentational</w:t>
      </w:r>
      <w:r w:rsidR="00B01D0E" w:rsidRPr="00FD4515">
        <w:rPr>
          <w:rFonts w:ascii="Courier New" w:hAnsi="Courier New" w:cs="Courier New"/>
          <w:b/>
          <w:bCs/>
          <w:noProof/>
          <w:color w:val="0000FF"/>
          <w:sz w:val="18"/>
          <w:szCs w:val="15"/>
        </w:rPr>
        <w:t>=</w:t>
      </w:r>
      <w:r w:rsidR="00B01D0E" w:rsidRPr="00FD4515">
        <w:rPr>
          <w:rFonts w:ascii="Courier New" w:hAnsi="Courier New" w:cs="Courier New"/>
          <w:b/>
          <w:bCs/>
          <w:noProof/>
          <w:color w:val="A31515"/>
          <w:sz w:val="18"/>
          <w:szCs w:val="15"/>
        </w:rPr>
        <w:t>"true"</w:t>
      </w:r>
      <w:r w:rsidR="00B01D0E" w:rsidRPr="00FD4515">
        <w:rPr>
          <w:rFonts w:ascii="Courier New" w:hAnsi="Courier New" w:cs="Courier New"/>
          <w:b/>
          <w:bCs/>
          <w:noProof/>
          <w:color w:val="0000FF"/>
          <w:sz w:val="18"/>
          <w:szCs w:val="15"/>
        </w:rPr>
        <w:t>&gt;</w:t>
      </w:r>
      <w:r w:rsidR="00B01D0E" w:rsidRPr="00FD4515">
        <w:rPr>
          <w:rFonts w:ascii="Courier New" w:hAnsi="Courier New" w:cs="Courier New"/>
          <w:b/>
          <w:bCs/>
          <w:noProof/>
          <w:color w:val="000000"/>
          <w:sz w:val="18"/>
          <w:szCs w:val="15"/>
        </w:rPr>
        <w:br/>
        <w:t xml:space="preserve">        </w:t>
      </w:r>
      <w:r w:rsidR="00B01D0E" w:rsidRPr="00FD4515">
        <w:rPr>
          <w:rFonts w:ascii="Courier New" w:hAnsi="Courier New" w:cs="Courier New"/>
          <w:b/>
          <w:bCs/>
          <w:noProof/>
          <w:color w:val="0000FF"/>
          <w:sz w:val="18"/>
          <w:szCs w:val="15"/>
        </w:rPr>
        <w:t>&lt;str:ConceptIdentity&gt;</w:t>
      </w:r>
      <w:r w:rsidR="00D55F44" w:rsidRPr="00B71FC3">
        <w:rPr>
          <w:rFonts w:ascii="Courier New" w:hAnsi="Courier New" w:cs="Courier New"/>
          <w:b/>
          <w:bCs/>
          <w:noProof/>
          <w:sz w:val="18"/>
          <w:szCs w:val="18"/>
        </w:rPr>
        <w:t>urn:sdmx:org.sdmx.infomodel.</w:t>
      </w:r>
      <w:r w:rsidR="00D55F44">
        <w:rPr>
          <w:rFonts w:ascii="Courier New" w:hAnsi="Courier New" w:cs="Courier New"/>
          <w:b/>
          <w:bCs/>
          <w:noProof/>
          <w:sz w:val="18"/>
          <w:szCs w:val="18"/>
        </w:rPr>
        <w:t>conceptscheme.</w:t>
      </w:r>
    </w:p>
    <w:p w14:paraId="36F35031" w14:textId="30B6B753" w:rsidR="003604EE" w:rsidRDefault="003604EE" w:rsidP="00A2006C">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Pr>
          <w:rFonts w:ascii="Courier New" w:hAnsi="Courier New" w:cs="Courier New"/>
          <w:b/>
          <w:bCs/>
          <w:noProof/>
          <w:sz w:val="18"/>
          <w:szCs w:val="18"/>
        </w:rPr>
        <w:t xml:space="preserve">          </w:t>
      </w:r>
      <w:r w:rsidR="00D55F44">
        <w:rPr>
          <w:rFonts w:ascii="Courier New" w:hAnsi="Courier New" w:cs="Courier New"/>
          <w:b/>
          <w:bCs/>
          <w:noProof/>
          <w:sz w:val="18"/>
          <w:szCs w:val="18"/>
        </w:rPr>
        <w:t>Concept=SDMX:CONCEPTS(1.0.0).ADDRESS</w:t>
      </w:r>
      <w:r w:rsidR="00B01D0E" w:rsidRPr="00FD4515">
        <w:rPr>
          <w:rFonts w:ascii="Courier New" w:hAnsi="Courier New" w:cs="Courier New"/>
          <w:b/>
          <w:bCs/>
          <w:noProof/>
          <w:color w:val="0000FF"/>
          <w:sz w:val="18"/>
          <w:szCs w:val="15"/>
        </w:rPr>
        <w:t>&lt;/str:ConceptIdentity&gt;</w:t>
      </w:r>
      <w:r w:rsidR="00B01D0E" w:rsidRPr="00FD4515">
        <w:rPr>
          <w:rFonts w:ascii="Courier New" w:hAnsi="Courier New" w:cs="Courier New"/>
          <w:b/>
          <w:bCs/>
          <w:noProof/>
          <w:color w:val="000000"/>
          <w:sz w:val="18"/>
          <w:szCs w:val="15"/>
        </w:rPr>
        <w:br/>
        <w:t xml:space="preserve">        </w:t>
      </w:r>
      <w:r w:rsidR="00B01D0E" w:rsidRPr="00FD4515">
        <w:rPr>
          <w:rFonts w:ascii="Courier New" w:hAnsi="Courier New" w:cs="Courier New"/>
          <w:b/>
          <w:bCs/>
          <w:noProof/>
          <w:color w:val="0000FF"/>
          <w:sz w:val="18"/>
          <w:szCs w:val="15"/>
        </w:rPr>
        <w:t xml:space="preserve">&lt;str:MetadataAttribute </w:t>
      </w:r>
      <w:r w:rsidR="00B01D0E" w:rsidRPr="00FD4515">
        <w:rPr>
          <w:rFonts w:ascii="Courier New" w:hAnsi="Courier New" w:cs="Courier New"/>
          <w:b/>
          <w:bCs/>
          <w:noProof/>
          <w:color w:val="FF0000"/>
          <w:sz w:val="18"/>
          <w:szCs w:val="15"/>
        </w:rPr>
        <w:t>id</w:t>
      </w:r>
      <w:r w:rsidR="00B01D0E" w:rsidRPr="00FD4515">
        <w:rPr>
          <w:rFonts w:ascii="Courier New" w:hAnsi="Courier New" w:cs="Courier New"/>
          <w:b/>
          <w:bCs/>
          <w:noProof/>
          <w:color w:val="0000FF"/>
          <w:sz w:val="18"/>
          <w:szCs w:val="15"/>
        </w:rPr>
        <w:t>=</w:t>
      </w:r>
      <w:r w:rsidR="00B01D0E" w:rsidRPr="00FD4515">
        <w:rPr>
          <w:rFonts w:ascii="Courier New" w:hAnsi="Courier New" w:cs="Courier New"/>
          <w:b/>
          <w:bCs/>
          <w:noProof/>
          <w:color w:val="A31515"/>
          <w:sz w:val="18"/>
          <w:szCs w:val="15"/>
        </w:rPr>
        <w:t>"HOUSE_NUMBER"</w:t>
      </w:r>
      <w:r w:rsidR="00B01D0E" w:rsidRPr="00FD4515">
        <w:rPr>
          <w:rFonts w:ascii="Courier New" w:hAnsi="Courier New" w:cs="Courier New"/>
          <w:b/>
          <w:bCs/>
          <w:noProof/>
          <w:color w:val="0000FF"/>
          <w:sz w:val="18"/>
          <w:szCs w:val="15"/>
        </w:rPr>
        <w:t xml:space="preserve"> </w:t>
      </w:r>
      <w:r w:rsidR="00B01D0E" w:rsidRPr="00FD4515">
        <w:rPr>
          <w:rFonts w:ascii="Courier New" w:hAnsi="Courier New" w:cs="Courier New"/>
          <w:b/>
          <w:bCs/>
          <w:noProof/>
          <w:color w:val="FF0000"/>
          <w:sz w:val="18"/>
          <w:szCs w:val="15"/>
        </w:rPr>
        <w:t>minOccurs</w:t>
      </w:r>
      <w:r w:rsidR="00B01D0E" w:rsidRPr="00FD4515">
        <w:rPr>
          <w:rFonts w:ascii="Courier New" w:hAnsi="Courier New" w:cs="Courier New"/>
          <w:b/>
          <w:bCs/>
          <w:noProof/>
          <w:color w:val="0000FF"/>
          <w:sz w:val="18"/>
          <w:szCs w:val="15"/>
        </w:rPr>
        <w:t>=</w:t>
      </w:r>
      <w:r w:rsidR="00B01D0E" w:rsidRPr="00FD4515">
        <w:rPr>
          <w:rFonts w:ascii="Courier New" w:hAnsi="Courier New" w:cs="Courier New"/>
          <w:b/>
          <w:bCs/>
          <w:noProof/>
          <w:color w:val="A31515"/>
          <w:sz w:val="18"/>
          <w:szCs w:val="15"/>
        </w:rPr>
        <w:t>"1"</w:t>
      </w:r>
      <w:r w:rsidR="00B01D0E" w:rsidRPr="00FD4515">
        <w:rPr>
          <w:rFonts w:ascii="Courier New" w:hAnsi="Courier New" w:cs="Courier New"/>
          <w:b/>
          <w:bCs/>
          <w:noProof/>
          <w:color w:val="0000FF"/>
          <w:sz w:val="18"/>
          <w:szCs w:val="15"/>
        </w:rPr>
        <w:t xml:space="preserve"> </w:t>
      </w:r>
      <w:r w:rsidR="00B01D0E" w:rsidRPr="00FD4515">
        <w:rPr>
          <w:rFonts w:ascii="Courier New" w:hAnsi="Courier New" w:cs="Courier New"/>
          <w:b/>
          <w:bCs/>
          <w:noProof/>
          <w:color w:val="FF0000"/>
          <w:sz w:val="18"/>
          <w:szCs w:val="15"/>
        </w:rPr>
        <w:t>maxOccurs</w:t>
      </w:r>
      <w:r w:rsidR="00B01D0E" w:rsidRPr="00FD4515">
        <w:rPr>
          <w:rFonts w:ascii="Courier New" w:hAnsi="Courier New" w:cs="Courier New"/>
          <w:b/>
          <w:bCs/>
          <w:noProof/>
          <w:color w:val="0000FF"/>
          <w:sz w:val="18"/>
          <w:szCs w:val="15"/>
        </w:rPr>
        <w:t>=</w:t>
      </w:r>
      <w:r w:rsidR="00B01D0E" w:rsidRPr="00FD4515">
        <w:rPr>
          <w:rFonts w:ascii="Courier New" w:hAnsi="Courier New" w:cs="Courier New"/>
          <w:b/>
          <w:bCs/>
          <w:noProof/>
          <w:color w:val="A31515"/>
          <w:sz w:val="18"/>
          <w:szCs w:val="15"/>
        </w:rPr>
        <w:t>"1"</w:t>
      </w:r>
      <w:r w:rsidR="00B01D0E" w:rsidRPr="00FD4515">
        <w:rPr>
          <w:rFonts w:ascii="Courier New" w:hAnsi="Courier New" w:cs="Courier New"/>
          <w:b/>
          <w:bCs/>
          <w:noProof/>
          <w:color w:val="0000FF"/>
          <w:sz w:val="18"/>
          <w:szCs w:val="15"/>
        </w:rPr>
        <w:t>&gt;</w:t>
      </w:r>
      <w:r w:rsidR="00B01D0E" w:rsidRPr="00FD4515">
        <w:rPr>
          <w:rFonts w:ascii="Courier New" w:hAnsi="Courier New" w:cs="Courier New"/>
          <w:b/>
          <w:bCs/>
          <w:noProof/>
          <w:color w:val="000000"/>
          <w:sz w:val="18"/>
          <w:szCs w:val="15"/>
        </w:rPr>
        <w:br/>
        <w:t xml:space="preserve">          </w:t>
      </w:r>
      <w:r w:rsidR="00B01D0E" w:rsidRPr="00FD4515">
        <w:rPr>
          <w:rFonts w:ascii="Courier New" w:hAnsi="Courier New" w:cs="Courier New"/>
          <w:b/>
          <w:bCs/>
          <w:noProof/>
          <w:color w:val="0000FF"/>
          <w:sz w:val="18"/>
          <w:szCs w:val="15"/>
        </w:rPr>
        <w:t>&lt;str:ConceptIdentity&gt;</w:t>
      </w:r>
      <w:r w:rsidR="00D55F44" w:rsidRPr="00B71FC3">
        <w:rPr>
          <w:rFonts w:ascii="Courier New" w:hAnsi="Courier New" w:cs="Courier New"/>
          <w:b/>
          <w:bCs/>
          <w:noProof/>
          <w:sz w:val="18"/>
          <w:szCs w:val="18"/>
        </w:rPr>
        <w:t>urn:sdmx:org.sdmx.infomodel.</w:t>
      </w:r>
      <w:r w:rsidR="00D55F44">
        <w:rPr>
          <w:rFonts w:ascii="Courier New" w:hAnsi="Courier New" w:cs="Courier New"/>
          <w:b/>
          <w:bCs/>
          <w:noProof/>
          <w:sz w:val="18"/>
          <w:szCs w:val="18"/>
        </w:rPr>
        <w:t>conceptscheme.</w:t>
      </w:r>
    </w:p>
    <w:p w14:paraId="3B38940B" w14:textId="45FF4069" w:rsidR="009F24F7" w:rsidRPr="00FD4515" w:rsidRDefault="003604EE">
      <w:pPr>
        <w:pBdr>
          <w:top w:val="single" w:sz="4" w:space="1" w:color="auto"/>
          <w:left w:val="single" w:sz="4" w:space="4" w:color="auto"/>
          <w:bottom w:val="single" w:sz="4" w:space="1" w:color="auto"/>
          <w:right w:val="single" w:sz="4" w:space="4" w:color="auto"/>
        </w:pBdr>
        <w:jc w:val="left"/>
        <w:rPr>
          <w:b/>
          <w:bCs/>
          <w:noProof/>
          <w:sz w:val="18"/>
          <w:szCs w:val="15"/>
        </w:rPr>
      </w:pPr>
      <w:r>
        <w:rPr>
          <w:rFonts w:ascii="Courier New" w:hAnsi="Courier New" w:cs="Courier New"/>
          <w:b/>
          <w:bCs/>
          <w:noProof/>
          <w:sz w:val="18"/>
          <w:szCs w:val="18"/>
        </w:rPr>
        <w:t xml:space="preserve">            </w:t>
      </w:r>
      <w:r w:rsidR="00D55F44">
        <w:rPr>
          <w:rFonts w:ascii="Courier New" w:hAnsi="Courier New" w:cs="Courier New"/>
          <w:b/>
          <w:bCs/>
          <w:noProof/>
          <w:sz w:val="18"/>
          <w:szCs w:val="18"/>
        </w:rPr>
        <w:t>Concept=SDMX:CONCEPTS(1.0.0).HOUSE_NUMBER</w:t>
      </w:r>
      <w:r w:rsidR="00B01D0E" w:rsidRPr="00FD4515">
        <w:rPr>
          <w:rFonts w:ascii="Courier New" w:hAnsi="Courier New" w:cs="Courier New"/>
          <w:b/>
          <w:bCs/>
          <w:noProof/>
          <w:color w:val="0000FF"/>
          <w:sz w:val="18"/>
          <w:szCs w:val="15"/>
        </w:rPr>
        <w:t>&lt;/str:ConceptIdentity&gt;</w:t>
      </w:r>
      <w:r w:rsidR="00B01D0E" w:rsidRPr="00FD4515">
        <w:rPr>
          <w:rFonts w:ascii="Courier New" w:hAnsi="Courier New" w:cs="Courier New"/>
          <w:b/>
          <w:bCs/>
          <w:noProof/>
          <w:color w:val="000000"/>
          <w:sz w:val="18"/>
          <w:szCs w:val="15"/>
        </w:rPr>
        <w:br/>
        <w:t xml:space="preserve">          </w:t>
      </w:r>
      <w:r w:rsidR="00B01D0E" w:rsidRPr="00FD4515">
        <w:rPr>
          <w:rFonts w:ascii="Courier New" w:hAnsi="Courier New" w:cs="Courier New"/>
          <w:b/>
          <w:bCs/>
          <w:noProof/>
          <w:color w:val="0000FF"/>
          <w:sz w:val="18"/>
          <w:szCs w:val="15"/>
        </w:rPr>
        <w:t>&lt;str:LocalRepresentation&gt;</w:t>
      </w:r>
      <w:r w:rsidR="00B01D0E" w:rsidRPr="00FD4515">
        <w:rPr>
          <w:rFonts w:ascii="Courier New" w:hAnsi="Courier New" w:cs="Courier New"/>
          <w:b/>
          <w:bCs/>
          <w:noProof/>
          <w:color w:val="000000"/>
          <w:sz w:val="18"/>
          <w:szCs w:val="15"/>
        </w:rPr>
        <w:br/>
        <w:t xml:space="preserve">            </w:t>
      </w:r>
      <w:r w:rsidR="00B01D0E" w:rsidRPr="00FD4515">
        <w:rPr>
          <w:rFonts w:ascii="Courier New" w:hAnsi="Courier New" w:cs="Courier New"/>
          <w:b/>
          <w:bCs/>
          <w:noProof/>
          <w:color w:val="0000FF"/>
          <w:sz w:val="18"/>
          <w:szCs w:val="15"/>
        </w:rPr>
        <w:t xml:space="preserve">&lt;str:TextFormat </w:t>
      </w:r>
      <w:r w:rsidR="00B01D0E" w:rsidRPr="00FD4515">
        <w:rPr>
          <w:rFonts w:ascii="Courier New" w:hAnsi="Courier New" w:cs="Courier New"/>
          <w:b/>
          <w:bCs/>
          <w:noProof/>
          <w:color w:val="FF0000"/>
          <w:sz w:val="18"/>
          <w:szCs w:val="15"/>
        </w:rPr>
        <w:t>textType</w:t>
      </w:r>
      <w:r w:rsidR="00B01D0E" w:rsidRPr="00FD4515">
        <w:rPr>
          <w:rFonts w:ascii="Courier New" w:hAnsi="Courier New" w:cs="Courier New"/>
          <w:b/>
          <w:bCs/>
          <w:noProof/>
          <w:color w:val="0000FF"/>
          <w:sz w:val="18"/>
          <w:szCs w:val="15"/>
        </w:rPr>
        <w:t>=</w:t>
      </w:r>
      <w:r w:rsidR="00B01D0E" w:rsidRPr="00FD4515">
        <w:rPr>
          <w:rFonts w:ascii="Courier New" w:hAnsi="Courier New" w:cs="Courier New"/>
          <w:b/>
          <w:bCs/>
          <w:noProof/>
          <w:color w:val="A31515"/>
          <w:sz w:val="18"/>
          <w:szCs w:val="15"/>
        </w:rPr>
        <w:t>"Integer"</w:t>
      </w:r>
      <w:r w:rsidR="00B01D0E" w:rsidRPr="00FD4515">
        <w:rPr>
          <w:rFonts w:ascii="Courier New" w:hAnsi="Courier New" w:cs="Courier New"/>
          <w:b/>
          <w:bCs/>
          <w:noProof/>
          <w:color w:val="0000FF"/>
          <w:sz w:val="18"/>
          <w:szCs w:val="15"/>
        </w:rPr>
        <w:t>/&gt;</w:t>
      </w:r>
      <w:r w:rsidR="00B01D0E" w:rsidRPr="00FD4515">
        <w:rPr>
          <w:rFonts w:ascii="Courier New" w:hAnsi="Courier New" w:cs="Courier New"/>
          <w:b/>
          <w:bCs/>
          <w:noProof/>
          <w:color w:val="000000"/>
          <w:sz w:val="18"/>
          <w:szCs w:val="15"/>
        </w:rPr>
        <w:br/>
        <w:t xml:space="preserve">          </w:t>
      </w:r>
      <w:r w:rsidR="00B01D0E" w:rsidRPr="00FD4515">
        <w:rPr>
          <w:rFonts w:ascii="Courier New" w:hAnsi="Courier New" w:cs="Courier New"/>
          <w:b/>
          <w:bCs/>
          <w:noProof/>
          <w:color w:val="0000FF"/>
          <w:sz w:val="18"/>
          <w:szCs w:val="15"/>
        </w:rPr>
        <w:t>&lt;/str:LocalRepresentation&gt;</w:t>
      </w:r>
      <w:r w:rsidR="00B01D0E" w:rsidRPr="00FD4515">
        <w:rPr>
          <w:rFonts w:ascii="Courier New" w:hAnsi="Courier New" w:cs="Courier New"/>
          <w:b/>
          <w:bCs/>
          <w:noProof/>
          <w:color w:val="000000"/>
          <w:sz w:val="18"/>
          <w:szCs w:val="15"/>
        </w:rPr>
        <w:br/>
        <w:t xml:space="preserve">        </w:t>
      </w:r>
      <w:r w:rsidR="00B01D0E" w:rsidRPr="00FD4515">
        <w:rPr>
          <w:rFonts w:ascii="Courier New" w:hAnsi="Courier New" w:cs="Courier New"/>
          <w:b/>
          <w:bCs/>
          <w:noProof/>
          <w:color w:val="0000FF"/>
          <w:sz w:val="18"/>
          <w:szCs w:val="15"/>
        </w:rPr>
        <w:t>&lt;/str:MetadataAttribute&gt;</w:t>
      </w:r>
      <w:r w:rsidR="00B01D0E" w:rsidRPr="00FD4515">
        <w:rPr>
          <w:rFonts w:ascii="Courier New" w:hAnsi="Courier New" w:cs="Courier New"/>
          <w:b/>
          <w:bCs/>
          <w:noProof/>
          <w:color w:val="000000"/>
          <w:sz w:val="18"/>
          <w:szCs w:val="15"/>
        </w:rPr>
        <w:br/>
        <w:t xml:space="preserve">      </w:t>
      </w:r>
      <w:r w:rsidR="00B01D0E" w:rsidRPr="00FD4515">
        <w:rPr>
          <w:rFonts w:ascii="Courier New" w:hAnsi="Courier New" w:cs="Courier New"/>
          <w:b/>
          <w:bCs/>
          <w:noProof/>
          <w:color w:val="0000FF"/>
          <w:sz w:val="18"/>
          <w:szCs w:val="15"/>
        </w:rPr>
        <w:t>&lt;/str:MetadataAttribute&gt;</w:t>
      </w:r>
      <w:r w:rsidR="00B01D0E" w:rsidRPr="00FD4515">
        <w:rPr>
          <w:rFonts w:ascii="Courier New" w:hAnsi="Courier New" w:cs="Courier New"/>
          <w:b/>
          <w:bCs/>
          <w:noProof/>
          <w:color w:val="000000"/>
          <w:sz w:val="18"/>
          <w:szCs w:val="15"/>
        </w:rPr>
        <w:br/>
        <w:t xml:space="preserve">    </w:t>
      </w:r>
      <w:r w:rsidR="00B01D0E" w:rsidRPr="00FD4515">
        <w:rPr>
          <w:rFonts w:ascii="Courier New" w:hAnsi="Courier New" w:cs="Courier New"/>
          <w:b/>
          <w:bCs/>
          <w:noProof/>
          <w:color w:val="0000FF"/>
          <w:sz w:val="18"/>
          <w:szCs w:val="15"/>
        </w:rPr>
        <w:t>&lt;/str:MetadataAttribute&gt;</w:t>
      </w:r>
      <w:r w:rsidR="00B01D0E" w:rsidRPr="00FD4515">
        <w:rPr>
          <w:rFonts w:ascii="Courier New" w:hAnsi="Courier New" w:cs="Courier New"/>
          <w:b/>
          <w:bCs/>
          <w:noProof/>
          <w:color w:val="000000"/>
          <w:sz w:val="18"/>
          <w:szCs w:val="15"/>
        </w:rPr>
        <w:br/>
        <w:t xml:space="preserve">  </w:t>
      </w:r>
      <w:r w:rsidR="00B01D0E" w:rsidRPr="00FD4515">
        <w:rPr>
          <w:rFonts w:ascii="Courier New" w:hAnsi="Courier New" w:cs="Courier New"/>
          <w:b/>
          <w:bCs/>
          <w:noProof/>
          <w:color w:val="0000FF"/>
          <w:sz w:val="18"/>
          <w:szCs w:val="15"/>
        </w:rPr>
        <w:t>&lt;/str:</w:t>
      </w:r>
      <w:r w:rsidR="00AD5476">
        <w:rPr>
          <w:rFonts w:ascii="Courier New" w:hAnsi="Courier New" w:cs="Courier New"/>
          <w:b/>
          <w:bCs/>
          <w:noProof/>
          <w:color w:val="0000FF"/>
          <w:sz w:val="18"/>
          <w:szCs w:val="15"/>
        </w:rPr>
        <w:t>MetadataAttributeDescriptor</w:t>
      </w:r>
      <w:r w:rsidR="00B01D0E" w:rsidRPr="00FD4515">
        <w:rPr>
          <w:rFonts w:ascii="Courier New" w:hAnsi="Courier New" w:cs="Courier New"/>
          <w:b/>
          <w:bCs/>
          <w:noProof/>
          <w:color w:val="0000FF"/>
          <w:sz w:val="18"/>
          <w:szCs w:val="15"/>
        </w:rPr>
        <w:t>&gt;</w:t>
      </w:r>
      <w:r w:rsidR="00B01D0E" w:rsidRPr="00FD4515">
        <w:rPr>
          <w:rFonts w:ascii="Courier New" w:hAnsi="Courier New" w:cs="Courier New"/>
          <w:b/>
          <w:bCs/>
          <w:noProof/>
          <w:color w:val="000000"/>
          <w:sz w:val="18"/>
          <w:szCs w:val="15"/>
        </w:rPr>
        <w:br/>
      </w:r>
      <w:r w:rsidR="00B01D0E" w:rsidRPr="00FD4515">
        <w:rPr>
          <w:rFonts w:ascii="Courier New" w:hAnsi="Courier New" w:cs="Courier New"/>
          <w:b/>
          <w:bCs/>
          <w:noProof/>
          <w:color w:val="0000FF"/>
          <w:sz w:val="18"/>
          <w:szCs w:val="15"/>
        </w:rPr>
        <w:t>&lt;/str:MetadataStructure&gt;</w:t>
      </w:r>
    </w:p>
    <w:p w14:paraId="04944B7B" w14:textId="0A1830B2" w:rsidR="009F24F7" w:rsidRPr="00AD2257" w:rsidRDefault="009F24F7">
      <w:pPr>
        <w:pStyle w:val="Caption"/>
      </w:pPr>
      <w:r w:rsidRPr="00AD2257">
        <w:t xml:space="preserve">Figure </w:t>
      </w:r>
      <w:r w:rsidRPr="00AD2257">
        <w:fldChar w:fldCharType="begin"/>
      </w:r>
      <w:r w:rsidRPr="00AD2257">
        <w:instrText xml:space="preserve"> SEQ Figure \* ARABIC </w:instrText>
      </w:r>
      <w:r w:rsidRPr="00AD2257">
        <w:fldChar w:fldCharType="separate"/>
      </w:r>
      <w:r w:rsidR="00E65ED8">
        <w:rPr>
          <w:noProof/>
        </w:rPr>
        <w:t>5</w:t>
      </w:r>
      <w:r w:rsidRPr="00AD2257">
        <w:fldChar w:fldCharType="end"/>
      </w:r>
      <w:r w:rsidRPr="00AD2257">
        <w:t xml:space="preserve">: Example MSD showing specification of </w:t>
      </w:r>
      <w:r w:rsidR="00AB6667">
        <w:t xml:space="preserve">some </w:t>
      </w:r>
      <w:r w:rsidRPr="00AD2257">
        <w:t>Metadata Attributes</w:t>
      </w:r>
    </w:p>
    <w:p w14:paraId="48206D39" w14:textId="77777777" w:rsidR="009F24F7" w:rsidRPr="00AD2257" w:rsidRDefault="009F24F7" w:rsidP="008114AE">
      <w:r w:rsidRPr="00AD2257">
        <w:t>This example shows the following hierarchy of Metadata Attributes:</w:t>
      </w:r>
    </w:p>
    <w:p w14:paraId="1F0AFEBF" w14:textId="56E0963B" w:rsidR="009F24F7" w:rsidRPr="00AD2257" w:rsidRDefault="00AB6667" w:rsidP="00A6281D">
      <w:pPr>
        <w:pStyle w:val="bulleted"/>
      </w:pPr>
      <w:r>
        <w:t>Contact</w:t>
      </w:r>
      <w:r w:rsidRPr="00AD2257">
        <w:t xml:space="preserve"> </w:t>
      </w:r>
      <w:r w:rsidR="009F24F7" w:rsidRPr="00AD2257">
        <w:t>– this is presentational</w:t>
      </w:r>
      <w:r>
        <w:t xml:space="preserve">; </w:t>
      </w:r>
      <w:r w:rsidR="009F24F7" w:rsidRPr="00AD2257">
        <w:t>no metadata is expected to be reported at this level</w:t>
      </w:r>
    </w:p>
    <w:p w14:paraId="03DBB377" w14:textId="00F037AB" w:rsidR="009F24F7" w:rsidRPr="00AD2257" w:rsidRDefault="00AB6667" w:rsidP="00A6281D">
      <w:pPr>
        <w:pStyle w:val="bulleted"/>
        <w:numPr>
          <w:ilvl w:val="1"/>
          <w:numId w:val="7"/>
        </w:numPr>
      </w:pPr>
      <w:r>
        <w:t>Contact Name</w:t>
      </w:r>
    </w:p>
    <w:p w14:paraId="1E809A0C" w14:textId="1A94539F" w:rsidR="009F24F7" w:rsidRDefault="00AB6667" w:rsidP="00A6281D">
      <w:pPr>
        <w:pStyle w:val="bulleted"/>
        <w:numPr>
          <w:ilvl w:val="1"/>
          <w:numId w:val="7"/>
        </w:numPr>
      </w:pPr>
      <w:r>
        <w:t>Address – this is also presentational; up to 3 addresses are allowed</w:t>
      </w:r>
    </w:p>
    <w:p w14:paraId="28FF300C" w14:textId="0E88B04C" w:rsidR="00AB6667" w:rsidRPr="00AD2257" w:rsidRDefault="00AB6667" w:rsidP="00A6281D">
      <w:pPr>
        <w:pStyle w:val="bulleted"/>
        <w:numPr>
          <w:ilvl w:val="2"/>
          <w:numId w:val="7"/>
        </w:numPr>
      </w:pPr>
      <w:r>
        <w:t>House Number</w:t>
      </w:r>
    </w:p>
    <w:p w14:paraId="46A29294" w14:textId="77777777" w:rsidR="009F24F7" w:rsidRPr="00AD2257" w:rsidRDefault="009F24F7" w:rsidP="004F524E">
      <w:pPr>
        <w:pStyle w:val="Heading2"/>
      </w:pPr>
      <w:bookmarkStart w:id="1617" w:name="_Toc73459979"/>
      <w:bookmarkStart w:id="1618" w:name="_Toc178073109"/>
      <w:r w:rsidRPr="00AD2257">
        <w:t>Metadata Set</w:t>
      </w:r>
      <w:bookmarkEnd w:id="1617"/>
      <w:bookmarkEnd w:id="1618"/>
    </w:p>
    <w:p w14:paraId="65DE17E6" w14:textId="77777777" w:rsidR="009F24F7" w:rsidRPr="00AD2257" w:rsidRDefault="009F24F7" w:rsidP="009F24F7">
      <w:pPr>
        <w:pStyle w:val="Paragraph"/>
      </w:pPr>
      <w:r w:rsidRPr="00AD2257">
        <w:t>An example of reporting metadata according to the MSD described above, is shown below.</w:t>
      </w:r>
    </w:p>
    <w:p w14:paraId="1447AE1F" w14:textId="0DFDF8B1" w:rsidR="009F24F7" w:rsidRDefault="009F24F7" w:rsidP="009F24F7">
      <w:pPr>
        <w:pStyle w:val="Paragraph"/>
      </w:pPr>
    </w:p>
    <w:p w14:paraId="251713F1" w14:textId="4BF52D5A" w:rsidR="00992059" w:rsidRDefault="007A323A" w:rsidP="007A323A">
      <w:pPr>
        <w:pBdr>
          <w:top w:val="single" w:sz="4" w:space="1" w:color="auto"/>
          <w:left w:val="single" w:sz="4" w:space="4" w:color="auto"/>
          <w:bottom w:val="single" w:sz="4" w:space="1" w:color="auto"/>
          <w:right w:val="single" w:sz="4" w:space="4" w:color="auto"/>
        </w:pBdr>
        <w:jc w:val="left"/>
        <w:rPr>
          <w:rFonts w:ascii="Courier New" w:hAnsi="Courier New" w:cs="Courier New"/>
          <w:b/>
          <w:bCs/>
          <w:noProof/>
          <w:color w:val="000000"/>
          <w:sz w:val="18"/>
          <w:szCs w:val="18"/>
        </w:rPr>
      </w:pPr>
      <w:r w:rsidRPr="00FD4515">
        <w:rPr>
          <w:rFonts w:ascii="Courier New" w:hAnsi="Courier New" w:cs="Courier New"/>
          <w:b/>
          <w:bCs/>
          <w:noProof/>
          <w:color w:val="0000FF"/>
          <w:sz w:val="18"/>
          <w:szCs w:val="18"/>
        </w:rPr>
        <w:t xml:space="preserve">&lt;msg:MetadataSet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"ALB"</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metadataProviderI</w:t>
      </w:r>
      <w:r w:rsidR="00BC0602">
        <w:rPr>
          <w:rFonts w:ascii="Courier New" w:hAnsi="Courier New" w:cs="Courier New"/>
          <w:b/>
          <w:bCs/>
          <w:noProof/>
          <w:color w:val="FF0000"/>
          <w:sz w:val="18"/>
          <w:szCs w:val="18"/>
        </w:rPr>
        <w:t>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"OECD"</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version</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"1.0.0"</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r>
      <w:r w:rsidR="00992059">
        <w:rPr>
          <w:rFonts w:ascii="Courier New" w:hAnsi="Courier New" w:cs="Courier New"/>
          <w:b/>
          <w:bCs/>
          <w:noProof/>
          <w:color w:val="000000"/>
          <w:sz w:val="18"/>
          <w:szCs w:val="18"/>
        </w:rPr>
        <w:tab/>
      </w:r>
      <w:r w:rsidRPr="00FD4515">
        <w:rPr>
          <w:rFonts w:ascii="Courier New" w:hAnsi="Courier New" w:cs="Courier New"/>
          <w:b/>
          <w:bCs/>
          <w:noProof/>
          <w:color w:val="0000FF"/>
          <w:sz w:val="18"/>
          <w:szCs w:val="18"/>
        </w:rPr>
        <w:t>&lt;str:MetadataProvision&gt;</w:t>
      </w:r>
      <w:r w:rsidR="00BA0F62" w:rsidRPr="00B71FC3">
        <w:rPr>
          <w:rFonts w:ascii="Courier New" w:hAnsi="Courier New" w:cs="Courier New"/>
          <w:b/>
          <w:bCs/>
          <w:noProof/>
          <w:sz w:val="18"/>
          <w:szCs w:val="18"/>
        </w:rPr>
        <w:t>urn:sdmx:org.sdmx.infomodel.</w:t>
      </w:r>
      <w:r w:rsidR="00BA0F62">
        <w:rPr>
          <w:rFonts w:ascii="Courier New" w:hAnsi="Courier New" w:cs="Courier New"/>
          <w:b/>
          <w:bCs/>
          <w:noProof/>
          <w:sz w:val="18"/>
          <w:szCs w:val="18"/>
        </w:rPr>
        <w:t>registry.</w:t>
      </w:r>
      <w:r w:rsidR="00992059">
        <w:rPr>
          <w:rFonts w:ascii="Courier New" w:hAnsi="Courier New" w:cs="Courier New"/>
          <w:b/>
          <w:bCs/>
          <w:noProof/>
          <w:sz w:val="18"/>
          <w:szCs w:val="18"/>
        </w:rPr>
        <w:t>MetadataProvisionAgreement</w:t>
      </w:r>
      <w:r w:rsidR="00BA0F62">
        <w:rPr>
          <w:rFonts w:ascii="Courier New" w:hAnsi="Courier New" w:cs="Courier New"/>
          <w:b/>
          <w:bCs/>
          <w:noProof/>
          <w:sz w:val="18"/>
          <w:szCs w:val="18"/>
        </w:rPr>
        <w:t>=</w:t>
      </w:r>
      <w:r w:rsidR="00992059">
        <w:rPr>
          <w:rFonts w:ascii="Courier New" w:hAnsi="Courier New" w:cs="Courier New"/>
          <w:b/>
          <w:bCs/>
          <w:noProof/>
          <w:sz w:val="18"/>
          <w:szCs w:val="18"/>
        </w:rPr>
        <w:t>OECD</w:t>
      </w:r>
      <w:r w:rsidR="00BA0F62">
        <w:rPr>
          <w:rFonts w:ascii="Courier New" w:hAnsi="Courier New" w:cs="Courier New"/>
          <w:b/>
          <w:bCs/>
          <w:noProof/>
          <w:sz w:val="18"/>
          <w:szCs w:val="18"/>
        </w:rPr>
        <w:t>:</w:t>
      </w:r>
      <w:r w:rsidR="00992059">
        <w:rPr>
          <w:rFonts w:ascii="Courier New" w:hAnsi="Courier New" w:cs="Courier New"/>
          <w:b/>
          <w:bCs/>
          <w:noProof/>
          <w:sz w:val="18"/>
          <w:szCs w:val="18"/>
        </w:rPr>
        <w:t>ABS_INDICATORS</w:t>
      </w:r>
      <w:r w:rsidR="00BA0F62">
        <w:rPr>
          <w:rFonts w:ascii="Courier New" w:hAnsi="Courier New" w:cs="Courier New"/>
          <w:b/>
          <w:bCs/>
          <w:noProof/>
          <w:sz w:val="18"/>
          <w:szCs w:val="18"/>
        </w:rPr>
        <w:t>(1.0.0</w:t>
      </w:r>
      <w:r w:rsidR="00992059">
        <w:rPr>
          <w:rFonts w:ascii="Courier New" w:hAnsi="Courier New" w:cs="Courier New"/>
          <w:b/>
          <w:bCs/>
          <w:noProof/>
          <w:sz w:val="18"/>
          <w:szCs w:val="18"/>
        </w:rPr>
        <w:t>-draft</w:t>
      </w:r>
      <w:r w:rsidR="00E52541">
        <w:rPr>
          <w:rFonts w:ascii="Courier New" w:hAnsi="Courier New" w:cs="Courier New"/>
          <w:b/>
          <w:bCs/>
          <w:noProof/>
          <w:sz w:val="18"/>
          <w:szCs w:val="18"/>
        </w:rPr>
        <w:t>)</w:t>
      </w:r>
      <w:r w:rsidRPr="00FD4515">
        <w:rPr>
          <w:rFonts w:ascii="Courier New" w:hAnsi="Courier New" w:cs="Courier New"/>
          <w:b/>
          <w:bCs/>
          <w:noProof/>
          <w:color w:val="0000FF"/>
          <w:sz w:val="18"/>
          <w:szCs w:val="18"/>
        </w:rPr>
        <w:t>&lt;/str:MetadataProvision&gt;</w:t>
      </w:r>
      <w:r w:rsidRPr="00FD4515">
        <w:rPr>
          <w:rFonts w:ascii="Courier New" w:hAnsi="Courier New" w:cs="Courier New"/>
          <w:b/>
          <w:bCs/>
          <w:noProof/>
          <w:color w:val="000000"/>
          <w:sz w:val="18"/>
          <w:szCs w:val="18"/>
        </w:rPr>
        <w:br/>
      </w:r>
      <w:r w:rsidRPr="00FD4515">
        <w:rPr>
          <w:rFonts w:ascii="Courier New" w:hAnsi="Courier New" w:cs="Courier New"/>
          <w:b/>
          <w:bCs/>
          <w:noProof/>
          <w:color w:val="000000"/>
          <w:sz w:val="18"/>
          <w:szCs w:val="18"/>
        </w:rPr>
        <w:tab/>
      </w:r>
      <w:r w:rsidRPr="00FD4515">
        <w:rPr>
          <w:rFonts w:ascii="Courier New" w:hAnsi="Courier New" w:cs="Courier New"/>
          <w:b/>
          <w:bCs/>
          <w:noProof/>
          <w:color w:val="0000FF"/>
          <w:sz w:val="18"/>
          <w:szCs w:val="18"/>
        </w:rPr>
        <w:t>&lt;str:Target&gt;</w:t>
      </w:r>
      <w:r w:rsidR="00992059" w:rsidRPr="00B71FC3">
        <w:rPr>
          <w:rFonts w:ascii="Courier New" w:hAnsi="Courier New" w:cs="Courier New"/>
          <w:b/>
          <w:bCs/>
          <w:noProof/>
          <w:sz w:val="18"/>
          <w:szCs w:val="18"/>
        </w:rPr>
        <w:t>urn:sdmx:org.sdmx.infomodel.</w:t>
      </w:r>
      <w:r w:rsidR="00992059">
        <w:rPr>
          <w:rFonts w:ascii="Courier New" w:hAnsi="Courier New" w:cs="Courier New"/>
          <w:b/>
          <w:bCs/>
          <w:noProof/>
          <w:sz w:val="18"/>
          <w:szCs w:val="18"/>
        </w:rPr>
        <w:t>datastructure.Dataflow=OECD:GDP(1.0.0)</w:t>
      </w:r>
      <w:r w:rsidRPr="00FD4515">
        <w:rPr>
          <w:rFonts w:ascii="Courier New" w:hAnsi="Courier New" w:cs="Courier New"/>
          <w:b/>
          <w:bCs/>
          <w:noProof/>
          <w:color w:val="0000FF"/>
          <w:sz w:val="18"/>
          <w:szCs w:val="18"/>
        </w:rPr>
        <w:t>&lt;/str:Target&gt;</w:t>
      </w:r>
      <w:r w:rsidRPr="00FD4515">
        <w:rPr>
          <w:rFonts w:ascii="Courier New" w:hAnsi="Courier New" w:cs="Courier New"/>
          <w:b/>
          <w:bCs/>
          <w:noProof/>
          <w:color w:val="000000"/>
          <w:sz w:val="18"/>
          <w:szCs w:val="18"/>
        </w:rPr>
        <w:br/>
      </w:r>
      <w:r w:rsidRPr="00FD4515">
        <w:rPr>
          <w:rFonts w:ascii="Courier New" w:hAnsi="Courier New" w:cs="Courier New"/>
          <w:b/>
          <w:bCs/>
          <w:noProof/>
          <w:color w:val="000000"/>
          <w:sz w:val="18"/>
          <w:szCs w:val="18"/>
        </w:rPr>
        <w:tab/>
      </w:r>
      <w:r w:rsidRPr="00FD4515">
        <w:rPr>
          <w:rFonts w:ascii="Courier New" w:hAnsi="Courier New" w:cs="Courier New"/>
          <w:b/>
          <w:bCs/>
          <w:noProof/>
          <w:color w:val="0000FF"/>
          <w:sz w:val="18"/>
          <w:szCs w:val="18"/>
        </w:rPr>
        <w:t>&lt;md:AttributeSet&gt;</w:t>
      </w:r>
      <w:r w:rsidRPr="00FD4515">
        <w:rPr>
          <w:rFonts w:ascii="Courier New" w:hAnsi="Courier New" w:cs="Courier New"/>
          <w:b/>
          <w:bCs/>
          <w:noProof/>
          <w:color w:val="000000"/>
          <w:sz w:val="18"/>
          <w:szCs w:val="18"/>
        </w:rPr>
        <w:br/>
      </w:r>
      <w:r w:rsidRPr="00FD4515">
        <w:rPr>
          <w:rFonts w:ascii="Courier New" w:hAnsi="Courier New" w:cs="Courier New"/>
          <w:b/>
          <w:bCs/>
          <w:noProof/>
          <w:color w:val="000000"/>
          <w:sz w:val="18"/>
          <w:szCs w:val="18"/>
        </w:rPr>
        <w:tab/>
      </w:r>
      <w:r w:rsidRPr="00FD4515">
        <w:rPr>
          <w:rFonts w:ascii="Courier New" w:hAnsi="Courier New" w:cs="Courier New"/>
          <w:b/>
          <w:bCs/>
          <w:noProof/>
          <w:color w:val="000000"/>
          <w:sz w:val="18"/>
          <w:szCs w:val="18"/>
        </w:rPr>
        <w:tab/>
      </w:r>
      <w:r w:rsidRPr="00FD4515">
        <w:rPr>
          <w:rFonts w:ascii="Courier New" w:hAnsi="Courier New" w:cs="Courier New"/>
          <w:b/>
          <w:bCs/>
          <w:noProof/>
          <w:color w:val="0000FF"/>
          <w:sz w:val="18"/>
          <w:szCs w:val="18"/>
        </w:rPr>
        <w:t xml:space="preserve">&lt;md:ReportedAttribute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"CONTACT"</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r>
      <w:r w:rsidRPr="00FD4515">
        <w:rPr>
          <w:rFonts w:ascii="Courier New" w:hAnsi="Courier New" w:cs="Courier New"/>
          <w:b/>
          <w:bCs/>
          <w:noProof/>
          <w:color w:val="000000"/>
          <w:sz w:val="18"/>
          <w:szCs w:val="18"/>
        </w:rPr>
        <w:tab/>
      </w:r>
      <w:r w:rsidRPr="00FD4515">
        <w:rPr>
          <w:rFonts w:ascii="Courier New" w:hAnsi="Courier New" w:cs="Courier New"/>
          <w:b/>
          <w:bCs/>
          <w:noProof/>
          <w:color w:val="000000"/>
          <w:sz w:val="18"/>
          <w:szCs w:val="18"/>
        </w:rPr>
        <w:tab/>
      </w:r>
      <w:r w:rsidRPr="00FD4515">
        <w:rPr>
          <w:rFonts w:ascii="Courier New" w:hAnsi="Courier New" w:cs="Courier New"/>
          <w:b/>
          <w:bCs/>
          <w:noProof/>
          <w:color w:val="000000"/>
          <w:sz w:val="18"/>
          <w:szCs w:val="18"/>
        </w:rPr>
        <w:tab/>
      </w:r>
      <w:r w:rsidRPr="00FD4515">
        <w:rPr>
          <w:rFonts w:ascii="Courier New" w:hAnsi="Courier New" w:cs="Courier New"/>
          <w:b/>
          <w:bCs/>
          <w:noProof/>
          <w:color w:val="0000FF"/>
          <w:sz w:val="18"/>
          <w:szCs w:val="18"/>
        </w:rPr>
        <w:t>&lt;md:AttributeSet&gt;</w:t>
      </w:r>
      <w:r w:rsidRPr="00FD4515">
        <w:rPr>
          <w:rFonts w:ascii="Courier New" w:hAnsi="Courier New" w:cs="Courier New"/>
          <w:b/>
          <w:bCs/>
          <w:noProof/>
          <w:color w:val="000000"/>
          <w:sz w:val="18"/>
          <w:szCs w:val="18"/>
        </w:rPr>
        <w:br/>
      </w:r>
      <w:r w:rsidRPr="00FD4515">
        <w:rPr>
          <w:rFonts w:ascii="Courier New" w:hAnsi="Courier New" w:cs="Courier New"/>
          <w:b/>
          <w:bCs/>
          <w:noProof/>
          <w:color w:val="000000"/>
          <w:sz w:val="18"/>
          <w:szCs w:val="18"/>
        </w:rPr>
        <w:tab/>
      </w:r>
      <w:r w:rsidRPr="00FD4515">
        <w:rPr>
          <w:rFonts w:ascii="Courier New" w:hAnsi="Courier New" w:cs="Courier New"/>
          <w:b/>
          <w:bCs/>
          <w:noProof/>
          <w:color w:val="000000"/>
          <w:sz w:val="18"/>
          <w:szCs w:val="18"/>
        </w:rPr>
        <w:tab/>
      </w:r>
      <w:r w:rsidRPr="00FD4515">
        <w:rPr>
          <w:rFonts w:ascii="Courier New" w:hAnsi="Courier New" w:cs="Courier New"/>
          <w:b/>
          <w:bCs/>
          <w:noProof/>
          <w:color w:val="000000"/>
          <w:sz w:val="18"/>
          <w:szCs w:val="18"/>
        </w:rPr>
        <w:tab/>
      </w:r>
      <w:r w:rsidRPr="00FD4515">
        <w:rPr>
          <w:rFonts w:ascii="Courier New" w:hAnsi="Courier New" w:cs="Courier New"/>
          <w:b/>
          <w:bCs/>
          <w:noProof/>
          <w:color w:val="000000"/>
          <w:sz w:val="18"/>
          <w:szCs w:val="18"/>
        </w:rPr>
        <w:tab/>
      </w:r>
      <w:r w:rsidRPr="00FD4515">
        <w:rPr>
          <w:rFonts w:ascii="Courier New" w:hAnsi="Courier New" w:cs="Courier New"/>
          <w:b/>
          <w:bCs/>
          <w:noProof/>
          <w:color w:val="0000FF"/>
          <w:sz w:val="18"/>
          <w:szCs w:val="18"/>
        </w:rPr>
        <w:t xml:space="preserve">&lt;md:ReportedAttribute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"CONTACT_NAME"</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John Doe</w:t>
      </w:r>
    </w:p>
    <w:p w14:paraId="2FA73646" w14:textId="69EBF8DA" w:rsidR="007A323A" w:rsidRDefault="00992059" w:rsidP="007A323A">
      <w:pPr>
        <w:pBdr>
          <w:top w:val="single" w:sz="4" w:space="1" w:color="auto"/>
          <w:left w:val="single" w:sz="4" w:space="4" w:color="auto"/>
          <w:bottom w:val="single" w:sz="4" w:space="1" w:color="auto"/>
          <w:right w:val="single" w:sz="4" w:space="4" w:color="auto"/>
        </w:pBdr>
        <w:jc w:val="left"/>
        <w:rPr>
          <w:rFonts w:ascii="Courier New" w:hAnsi="Courier New" w:cs="Courier New"/>
          <w:b/>
          <w:bCs/>
          <w:noProof/>
          <w:color w:val="000000"/>
          <w:sz w:val="18"/>
          <w:szCs w:val="18"/>
        </w:rPr>
      </w:pPr>
      <w:r>
        <w:rPr>
          <w:rFonts w:ascii="Courier New" w:hAnsi="Courier New" w:cs="Courier New"/>
          <w:b/>
          <w:bCs/>
          <w:noProof/>
          <w:color w:val="0000FF"/>
          <w:sz w:val="18"/>
          <w:szCs w:val="18"/>
        </w:rPr>
        <w:tab/>
      </w:r>
      <w:r>
        <w:rPr>
          <w:rFonts w:ascii="Courier New" w:hAnsi="Courier New" w:cs="Courier New"/>
          <w:b/>
          <w:bCs/>
          <w:noProof/>
          <w:color w:val="0000FF"/>
          <w:sz w:val="18"/>
          <w:szCs w:val="18"/>
        </w:rPr>
        <w:tab/>
      </w:r>
      <w:r>
        <w:rPr>
          <w:rFonts w:ascii="Courier New" w:hAnsi="Courier New" w:cs="Courier New"/>
          <w:b/>
          <w:bCs/>
          <w:noProof/>
          <w:color w:val="0000FF"/>
          <w:sz w:val="18"/>
          <w:szCs w:val="18"/>
        </w:rPr>
        <w:tab/>
      </w:r>
      <w:r>
        <w:rPr>
          <w:rFonts w:ascii="Courier New" w:hAnsi="Courier New" w:cs="Courier New"/>
          <w:b/>
          <w:bCs/>
          <w:noProof/>
          <w:color w:val="0000FF"/>
          <w:sz w:val="18"/>
          <w:szCs w:val="18"/>
        </w:rPr>
        <w:tab/>
      </w:r>
      <w:r w:rsidR="007A323A" w:rsidRPr="00FD4515">
        <w:rPr>
          <w:rFonts w:ascii="Courier New" w:hAnsi="Courier New" w:cs="Courier New"/>
          <w:b/>
          <w:bCs/>
          <w:noProof/>
          <w:color w:val="0000FF"/>
          <w:sz w:val="18"/>
          <w:szCs w:val="18"/>
        </w:rPr>
        <w:t>&lt;/md:ReportedAttribute&gt;</w:t>
      </w:r>
      <w:r w:rsidR="007A323A" w:rsidRPr="00FD4515">
        <w:rPr>
          <w:rFonts w:ascii="Courier New" w:hAnsi="Courier New" w:cs="Courier New"/>
          <w:b/>
          <w:bCs/>
          <w:noProof/>
          <w:color w:val="000000"/>
          <w:sz w:val="18"/>
          <w:szCs w:val="18"/>
        </w:rPr>
        <w:br/>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FF"/>
          <w:sz w:val="18"/>
          <w:szCs w:val="18"/>
        </w:rPr>
        <w:t xml:space="preserve">&lt;md:ReportedAttribute </w:t>
      </w:r>
      <w:r w:rsidR="007A323A" w:rsidRPr="00FD4515">
        <w:rPr>
          <w:rFonts w:ascii="Courier New" w:hAnsi="Courier New" w:cs="Courier New"/>
          <w:b/>
          <w:bCs/>
          <w:noProof/>
          <w:color w:val="FF0000"/>
          <w:sz w:val="18"/>
          <w:szCs w:val="18"/>
        </w:rPr>
        <w:t>id</w:t>
      </w:r>
      <w:r w:rsidR="007A323A" w:rsidRPr="00FD4515">
        <w:rPr>
          <w:rFonts w:ascii="Courier New" w:hAnsi="Courier New" w:cs="Courier New"/>
          <w:b/>
          <w:bCs/>
          <w:noProof/>
          <w:color w:val="0000FF"/>
          <w:sz w:val="18"/>
          <w:szCs w:val="18"/>
        </w:rPr>
        <w:t>=</w:t>
      </w:r>
      <w:r w:rsidR="007A323A" w:rsidRPr="00FD4515">
        <w:rPr>
          <w:rFonts w:ascii="Courier New" w:hAnsi="Courier New" w:cs="Courier New"/>
          <w:b/>
          <w:bCs/>
          <w:noProof/>
          <w:color w:val="A31515"/>
          <w:sz w:val="18"/>
          <w:szCs w:val="18"/>
        </w:rPr>
        <w:t>"ADDRESS"</w:t>
      </w:r>
      <w:r w:rsidR="007A323A" w:rsidRPr="00FD4515">
        <w:rPr>
          <w:rFonts w:ascii="Courier New" w:hAnsi="Courier New" w:cs="Courier New"/>
          <w:b/>
          <w:bCs/>
          <w:noProof/>
          <w:color w:val="0000FF"/>
          <w:sz w:val="18"/>
          <w:szCs w:val="18"/>
        </w:rPr>
        <w:t>&gt;</w:t>
      </w:r>
      <w:r w:rsidR="007A323A" w:rsidRPr="00FD4515">
        <w:rPr>
          <w:rFonts w:ascii="Courier New" w:hAnsi="Courier New" w:cs="Courier New"/>
          <w:b/>
          <w:bCs/>
          <w:noProof/>
          <w:color w:val="000000"/>
          <w:sz w:val="18"/>
          <w:szCs w:val="18"/>
        </w:rPr>
        <w:br/>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FF"/>
          <w:sz w:val="18"/>
          <w:szCs w:val="18"/>
        </w:rPr>
        <w:t>&lt;md:AttributeSet&gt;</w:t>
      </w:r>
      <w:r w:rsidR="007A323A" w:rsidRPr="00FD4515">
        <w:rPr>
          <w:rFonts w:ascii="Courier New" w:hAnsi="Courier New" w:cs="Courier New"/>
          <w:b/>
          <w:bCs/>
          <w:noProof/>
          <w:color w:val="000000"/>
          <w:sz w:val="18"/>
          <w:szCs w:val="18"/>
        </w:rPr>
        <w:br/>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FF"/>
          <w:sz w:val="18"/>
          <w:szCs w:val="18"/>
        </w:rPr>
        <w:t xml:space="preserve">&lt;md:ReportedAttribute </w:t>
      </w:r>
      <w:r w:rsidR="007A323A" w:rsidRPr="00FD4515">
        <w:rPr>
          <w:rFonts w:ascii="Courier New" w:hAnsi="Courier New" w:cs="Courier New"/>
          <w:b/>
          <w:bCs/>
          <w:noProof/>
          <w:color w:val="FF0000"/>
          <w:sz w:val="18"/>
          <w:szCs w:val="18"/>
        </w:rPr>
        <w:t>id</w:t>
      </w:r>
      <w:r w:rsidR="007A323A" w:rsidRPr="00FD4515">
        <w:rPr>
          <w:rFonts w:ascii="Courier New" w:hAnsi="Courier New" w:cs="Courier New"/>
          <w:b/>
          <w:bCs/>
          <w:noProof/>
          <w:color w:val="0000FF"/>
          <w:sz w:val="18"/>
          <w:szCs w:val="18"/>
        </w:rPr>
        <w:t>=</w:t>
      </w:r>
      <w:r w:rsidR="007A323A" w:rsidRPr="00FD4515">
        <w:rPr>
          <w:rFonts w:ascii="Courier New" w:hAnsi="Courier New" w:cs="Courier New"/>
          <w:b/>
          <w:bCs/>
          <w:noProof/>
          <w:color w:val="A31515"/>
          <w:sz w:val="18"/>
          <w:szCs w:val="18"/>
        </w:rPr>
        <w:t>"STREET_NAME"</w:t>
      </w:r>
      <w:r w:rsidR="007A323A" w:rsidRPr="00FD4515">
        <w:rPr>
          <w:rFonts w:ascii="Courier New" w:hAnsi="Courier New" w:cs="Courier New"/>
          <w:b/>
          <w:bCs/>
          <w:noProof/>
          <w:color w:val="0000FF"/>
          <w:sz w:val="18"/>
          <w:szCs w:val="18"/>
        </w:rPr>
        <w:t>&gt;</w:t>
      </w:r>
      <w:r w:rsidR="007A323A" w:rsidRPr="00FD4515">
        <w:rPr>
          <w:rFonts w:ascii="Courier New" w:hAnsi="Courier New" w:cs="Courier New"/>
          <w:b/>
          <w:bCs/>
          <w:noProof/>
          <w:color w:val="000000"/>
          <w:sz w:val="18"/>
          <w:szCs w:val="18"/>
        </w:rPr>
        <w:br/>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FF"/>
          <w:sz w:val="18"/>
          <w:szCs w:val="18"/>
        </w:rPr>
        <w:t xml:space="preserve">&lt;com:Text </w:t>
      </w:r>
      <w:r w:rsidR="007A323A" w:rsidRPr="00FD4515">
        <w:rPr>
          <w:rFonts w:ascii="Courier New" w:hAnsi="Courier New" w:cs="Courier New"/>
          <w:b/>
          <w:bCs/>
          <w:noProof/>
          <w:color w:val="FF0000"/>
          <w:sz w:val="18"/>
          <w:szCs w:val="18"/>
        </w:rPr>
        <w:t>xml:lang</w:t>
      </w:r>
      <w:r w:rsidR="007A323A" w:rsidRPr="00FD4515">
        <w:rPr>
          <w:rFonts w:ascii="Courier New" w:hAnsi="Courier New" w:cs="Courier New"/>
          <w:b/>
          <w:bCs/>
          <w:noProof/>
          <w:color w:val="0000FF"/>
          <w:sz w:val="18"/>
          <w:szCs w:val="18"/>
        </w:rPr>
        <w:t>=</w:t>
      </w:r>
      <w:r w:rsidR="007A323A" w:rsidRPr="00FD4515">
        <w:rPr>
          <w:rFonts w:ascii="Courier New" w:hAnsi="Courier New" w:cs="Courier New"/>
          <w:b/>
          <w:bCs/>
          <w:noProof/>
          <w:color w:val="A31515"/>
          <w:sz w:val="18"/>
          <w:szCs w:val="18"/>
        </w:rPr>
        <w:t>"en"</w:t>
      </w:r>
      <w:r w:rsidR="007A323A" w:rsidRPr="00FD4515">
        <w:rPr>
          <w:rFonts w:ascii="Courier New" w:hAnsi="Courier New" w:cs="Courier New"/>
          <w:b/>
          <w:bCs/>
          <w:noProof/>
          <w:color w:val="0000FF"/>
          <w:sz w:val="18"/>
          <w:szCs w:val="18"/>
        </w:rPr>
        <w:t>&gt;</w:t>
      </w:r>
      <w:r w:rsidR="007A323A" w:rsidRPr="00FD4515">
        <w:rPr>
          <w:rFonts w:ascii="Courier New" w:hAnsi="Courier New" w:cs="Courier New"/>
          <w:b/>
          <w:bCs/>
          <w:noProof/>
          <w:color w:val="000000"/>
          <w:sz w:val="18"/>
          <w:szCs w:val="18"/>
        </w:rPr>
        <w:t>5th Avenue</w:t>
      </w:r>
      <w:r w:rsidR="007A323A" w:rsidRPr="00FD4515">
        <w:rPr>
          <w:rFonts w:ascii="Courier New" w:hAnsi="Courier New" w:cs="Courier New"/>
          <w:b/>
          <w:bCs/>
          <w:noProof/>
          <w:color w:val="0000FF"/>
          <w:sz w:val="18"/>
          <w:szCs w:val="18"/>
        </w:rPr>
        <w:t>&lt;/com:Text&gt;</w:t>
      </w:r>
      <w:r w:rsidR="007A323A" w:rsidRPr="00FD4515">
        <w:rPr>
          <w:rFonts w:ascii="Courier New" w:hAnsi="Courier New" w:cs="Courier New"/>
          <w:b/>
          <w:bCs/>
          <w:noProof/>
          <w:color w:val="000000"/>
          <w:sz w:val="18"/>
          <w:szCs w:val="18"/>
        </w:rPr>
        <w:br/>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FF"/>
          <w:sz w:val="18"/>
          <w:szCs w:val="18"/>
        </w:rPr>
        <w:t>&lt;/md:ReportedAttribute&gt;</w:t>
      </w:r>
      <w:r w:rsidR="007A323A" w:rsidRPr="00FD4515">
        <w:rPr>
          <w:rFonts w:ascii="Courier New" w:hAnsi="Courier New" w:cs="Courier New"/>
          <w:b/>
          <w:bCs/>
          <w:noProof/>
          <w:color w:val="000000"/>
          <w:sz w:val="18"/>
          <w:szCs w:val="18"/>
        </w:rPr>
        <w:br/>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FF"/>
          <w:sz w:val="18"/>
          <w:szCs w:val="18"/>
        </w:rPr>
        <w:t xml:space="preserve">&lt;md:ReportedAttribute </w:t>
      </w:r>
      <w:r w:rsidR="007A323A" w:rsidRPr="00FD4515">
        <w:rPr>
          <w:rFonts w:ascii="Courier New" w:hAnsi="Courier New" w:cs="Courier New"/>
          <w:b/>
          <w:bCs/>
          <w:noProof/>
          <w:color w:val="FF0000"/>
          <w:sz w:val="18"/>
          <w:szCs w:val="18"/>
        </w:rPr>
        <w:t>id</w:t>
      </w:r>
      <w:r w:rsidR="007A323A" w:rsidRPr="00FD4515">
        <w:rPr>
          <w:rFonts w:ascii="Courier New" w:hAnsi="Courier New" w:cs="Courier New"/>
          <w:b/>
          <w:bCs/>
          <w:noProof/>
          <w:color w:val="0000FF"/>
          <w:sz w:val="18"/>
          <w:szCs w:val="18"/>
        </w:rPr>
        <w:t>=</w:t>
      </w:r>
      <w:r w:rsidR="007A323A" w:rsidRPr="00FD4515">
        <w:rPr>
          <w:rFonts w:ascii="Courier New" w:hAnsi="Courier New" w:cs="Courier New"/>
          <w:b/>
          <w:bCs/>
          <w:noProof/>
          <w:color w:val="A31515"/>
          <w:sz w:val="18"/>
          <w:szCs w:val="18"/>
        </w:rPr>
        <w:t>"HOUSE_NUMBER"</w:t>
      </w:r>
      <w:r w:rsidR="007A323A" w:rsidRPr="00FD4515">
        <w:rPr>
          <w:rFonts w:ascii="Courier New" w:hAnsi="Courier New" w:cs="Courier New"/>
          <w:b/>
          <w:bCs/>
          <w:noProof/>
          <w:color w:val="0000FF"/>
          <w:sz w:val="18"/>
          <w:szCs w:val="18"/>
        </w:rPr>
        <w:t>&gt;</w:t>
      </w:r>
      <w:r w:rsidR="007A323A" w:rsidRPr="00FD4515">
        <w:rPr>
          <w:rFonts w:ascii="Courier New" w:hAnsi="Courier New" w:cs="Courier New"/>
          <w:b/>
          <w:bCs/>
          <w:noProof/>
          <w:color w:val="000000"/>
          <w:sz w:val="18"/>
          <w:szCs w:val="18"/>
        </w:rPr>
        <w:t>12</w:t>
      </w:r>
    </w:p>
    <w:p w14:paraId="136A76FB" w14:textId="0BC72545" w:rsidR="00A25B83" w:rsidRDefault="00992059" w:rsidP="00FD4515">
      <w:pPr>
        <w:pBdr>
          <w:top w:val="single" w:sz="4" w:space="1" w:color="auto"/>
          <w:left w:val="single" w:sz="4" w:space="4" w:color="auto"/>
          <w:bottom w:val="single" w:sz="4" w:space="1" w:color="auto"/>
          <w:right w:val="single" w:sz="4" w:space="4" w:color="auto"/>
        </w:pBdr>
        <w:jc w:val="left"/>
        <w:rPr>
          <w:rFonts w:ascii="Courier New" w:hAnsi="Courier New" w:cs="Courier New"/>
          <w:b/>
          <w:bCs/>
          <w:noProof/>
          <w:color w:val="0000FF"/>
          <w:sz w:val="18"/>
          <w:szCs w:val="18"/>
        </w:rPr>
      </w:pPr>
      <w:r>
        <w:rPr>
          <w:rFonts w:ascii="Courier New" w:hAnsi="Courier New" w:cs="Courier New"/>
          <w:b/>
          <w:bCs/>
          <w:noProof/>
          <w:color w:val="0000FF"/>
          <w:sz w:val="18"/>
          <w:szCs w:val="18"/>
        </w:rPr>
        <w:tab/>
      </w:r>
      <w:r>
        <w:rPr>
          <w:rFonts w:ascii="Courier New" w:hAnsi="Courier New" w:cs="Courier New"/>
          <w:b/>
          <w:bCs/>
          <w:noProof/>
          <w:color w:val="0000FF"/>
          <w:sz w:val="18"/>
          <w:szCs w:val="18"/>
        </w:rPr>
        <w:tab/>
      </w:r>
      <w:r>
        <w:rPr>
          <w:rFonts w:ascii="Courier New" w:hAnsi="Courier New" w:cs="Courier New"/>
          <w:b/>
          <w:bCs/>
          <w:noProof/>
          <w:color w:val="0000FF"/>
          <w:sz w:val="18"/>
          <w:szCs w:val="18"/>
        </w:rPr>
        <w:tab/>
      </w:r>
      <w:r>
        <w:rPr>
          <w:rFonts w:ascii="Courier New" w:hAnsi="Courier New" w:cs="Courier New"/>
          <w:b/>
          <w:bCs/>
          <w:noProof/>
          <w:color w:val="0000FF"/>
          <w:sz w:val="18"/>
          <w:szCs w:val="18"/>
        </w:rPr>
        <w:tab/>
      </w:r>
      <w:r>
        <w:rPr>
          <w:rFonts w:ascii="Courier New" w:hAnsi="Courier New" w:cs="Courier New"/>
          <w:b/>
          <w:bCs/>
          <w:noProof/>
          <w:color w:val="0000FF"/>
          <w:sz w:val="18"/>
          <w:szCs w:val="18"/>
        </w:rPr>
        <w:tab/>
      </w:r>
      <w:r>
        <w:rPr>
          <w:rFonts w:ascii="Courier New" w:hAnsi="Courier New" w:cs="Courier New"/>
          <w:b/>
          <w:bCs/>
          <w:noProof/>
          <w:color w:val="0000FF"/>
          <w:sz w:val="18"/>
          <w:szCs w:val="18"/>
        </w:rPr>
        <w:tab/>
      </w:r>
      <w:r w:rsidR="007A323A" w:rsidRPr="00FD4515">
        <w:rPr>
          <w:rFonts w:ascii="Courier New" w:hAnsi="Courier New" w:cs="Courier New"/>
          <w:b/>
          <w:bCs/>
          <w:noProof/>
          <w:color w:val="0000FF"/>
          <w:sz w:val="18"/>
          <w:szCs w:val="18"/>
        </w:rPr>
        <w:t>&lt;/md:ReportedAttribute&gt;</w:t>
      </w:r>
      <w:r w:rsidR="007A323A" w:rsidRPr="00FD4515">
        <w:rPr>
          <w:rFonts w:ascii="Courier New" w:hAnsi="Courier New" w:cs="Courier New"/>
          <w:b/>
          <w:bCs/>
          <w:noProof/>
          <w:color w:val="000000"/>
          <w:sz w:val="18"/>
          <w:szCs w:val="18"/>
        </w:rPr>
        <w:br/>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FF"/>
          <w:sz w:val="18"/>
          <w:szCs w:val="18"/>
        </w:rPr>
        <w:t>&lt;/md:AttributeSet&gt;</w:t>
      </w:r>
      <w:r w:rsidR="007A323A" w:rsidRPr="00FD4515">
        <w:rPr>
          <w:rFonts w:ascii="Courier New" w:hAnsi="Courier New" w:cs="Courier New"/>
          <w:b/>
          <w:bCs/>
          <w:noProof/>
          <w:color w:val="000000"/>
          <w:sz w:val="18"/>
          <w:szCs w:val="18"/>
        </w:rPr>
        <w:br/>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FF"/>
          <w:sz w:val="18"/>
          <w:szCs w:val="18"/>
        </w:rPr>
        <w:t>&lt;/md:ReportedAttribute&gt;</w:t>
      </w:r>
      <w:r w:rsidR="007A323A" w:rsidRPr="00FD4515">
        <w:rPr>
          <w:rFonts w:ascii="Courier New" w:hAnsi="Courier New" w:cs="Courier New"/>
          <w:b/>
          <w:bCs/>
          <w:noProof/>
          <w:color w:val="000000"/>
          <w:sz w:val="18"/>
          <w:szCs w:val="18"/>
        </w:rPr>
        <w:br/>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FF"/>
          <w:sz w:val="18"/>
          <w:szCs w:val="18"/>
        </w:rPr>
        <w:t xml:space="preserve">&lt;md:ReportedAttribute </w:t>
      </w:r>
      <w:r w:rsidR="007A323A" w:rsidRPr="00FD4515">
        <w:rPr>
          <w:rFonts w:ascii="Courier New" w:hAnsi="Courier New" w:cs="Courier New"/>
          <w:b/>
          <w:bCs/>
          <w:noProof/>
          <w:color w:val="FF0000"/>
          <w:sz w:val="18"/>
          <w:szCs w:val="18"/>
        </w:rPr>
        <w:t>id</w:t>
      </w:r>
      <w:r w:rsidR="007A323A" w:rsidRPr="00FD4515">
        <w:rPr>
          <w:rFonts w:ascii="Courier New" w:hAnsi="Courier New" w:cs="Courier New"/>
          <w:b/>
          <w:bCs/>
          <w:noProof/>
          <w:color w:val="0000FF"/>
          <w:sz w:val="18"/>
          <w:szCs w:val="18"/>
        </w:rPr>
        <w:t>=</w:t>
      </w:r>
      <w:r w:rsidR="007A323A" w:rsidRPr="00FD4515">
        <w:rPr>
          <w:rFonts w:ascii="Courier New" w:hAnsi="Courier New" w:cs="Courier New"/>
          <w:b/>
          <w:bCs/>
          <w:noProof/>
          <w:color w:val="A31515"/>
          <w:sz w:val="18"/>
          <w:szCs w:val="18"/>
        </w:rPr>
        <w:t>"HTML_ATTR"</w:t>
      </w:r>
      <w:r w:rsidR="007A323A" w:rsidRPr="00FD4515">
        <w:rPr>
          <w:rFonts w:ascii="Courier New" w:hAnsi="Courier New" w:cs="Courier New"/>
          <w:b/>
          <w:bCs/>
          <w:noProof/>
          <w:color w:val="0000FF"/>
          <w:sz w:val="18"/>
          <w:szCs w:val="18"/>
        </w:rPr>
        <w:t>&gt;</w:t>
      </w:r>
      <w:r w:rsidR="007A323A" w:rsidRPr="00FD4515">
        <w:rPr>
          <w:rFonts w:ascii="Courier New" w:hAnsi="Courier New" w:cs="Courier New"/>
          <w:b/>
          <w:bCs/>
          <w:noProof/>
          <w:color w:val="000000"/>
          <w:sz w:val="18"/>
          <w:szCs w:val="18"/>
        </w:rPr>
        <w:br/>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FF"/>
          <w:sz w:val="18"/>
          <w:szCs w:val="18"/>
        </w:rPr>
        <w:t xml:space="preserve">&lt;com:StructuredText </w:t>
      </w:r>
      <w:r w:rsidR="007A323A" w:rsidRPr="00FD4515">
        <w:rPr>
          <w:rFonts w:ascii="Courier New" w:hAnsi="Courier New" w:cs="Courier New"/>
          <w:b/>
          <w:bCs/>
          <w:noProof/>
          <w:color w:val="FF0000"/>
          <w:sz w:val="18"/>
          <w:szCs w:val="18"/>
        </w:rPr>
        <w:t>xml:lang</w:t>
      </w:r>
      <w:r w:rsidR="007A323A" w:rsidRPr="00FD4515">
        <w:rPr>
          <w:rFonts w:ascii="Courier New" w:hAnsi="Courier New" w:cs="Courier New"/>
          <w:b/>
          <w:bCs/>
          <w:noProof/>
          <w:color w:val="0000FF"/>
          <w:sz w:val="18"/>
          <w:szCs w:val="18"/>
        </w:rPr>
        <w:t>=</w:t>
      </w:r>
      <w:r w:rsidR="007A323A" w:rsidRPr="00FD4515">
        <w:rPr>
          <w:rFonts w:ascii="Courier New" w:hAnsi="Courier New" w:cs="Courier New"/>
          <w:b/>
          <w:bCs/>
          <w:noProof/>
          <w:color w:val="A31515"/>
          <w:sz w:val="18"/>
          <w:szCs w:val="18"/>
        </w:rPr>
        <w:t>"en"</w:t>
      </w:r>
      <w:r w:rsidR="007A323A" w:rsidRPr="00FD4515">
        <w:rPr>
          <w:rFonts w:ascii="Courier New" w:hAnsi="Courier New" w:cs="Courier New"/>
          <w:b/>
          <w:bCs/>
          <w:noProof/>
          <w:color w:val="0000FF"/>
          <w:sz w:val="18"/>
          <w:szCs w:val="18"/>
        </w:rPr>
        <w:t>&gt;</w:t>
      </w:r>
      <w:r w:rsidR="007A323A" w:rsidRPr="00FD4515">
        <w:rPr>
          <w:rFonts w:ascii="Courier New" w:hAnsi="Courier New" w:cs="Courier New"/>
          <w:b/>
          <w:bCs/>
          <w:noProof/>
          <w:color w:val="000000"/>
          <w:sz w:val="18"/>
          <w:szCs w:val="18"/>
        </w:rPr>
        <w:br/>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FF"/>
          <w:sz w:val="18"/>
          <w:szCs w:val="18"/>
        </w:rPr>
        <w:t xml:space="preserve">&lt;div </w:t>
      </w:r>
      <w:r w:rsidR="007A323A" w:rsidRPr="00FD4515">
        <w:rPr>
          <w:rFonts w:ascii="Courier New" w:hAnsi="Courier New" w:cs="Courier New"/>
          <w:b/>
          <w:bCs/>
          <w:noProof/>
          <w:color w:val="FF0000"/>
          <w:sz w:val="18"/>
          <w:szCs w:val="18"/>
        </w:rPr>
        <w:t>xmlns</w:t>
      </w:r>
      <w:r w:rsidR="007A323A" w:rsidRPr="00FD4515">
        <w:rPr>
          <w:rFonts w:ascii="Courier New" w:hAnsi="Courier New" w:cs="Courier New"/>
          <w:b/>
          <w:bCs/>
          <w:noProof/>
          <w:color w:val="0000FF"/>
          <w:sz w:val="18"/>
          <w:szCs w:val="18"/>
        </w:rPr>
        <w:t>=</w:t>
      </w:r>
      <w:r w:rsidR="007A323A" w:rsidRPr="00FD4515">
        <w:rPr>
          <w:rFonts w:ascii="Courier New" w:hAnsi="Courier New" w:cs="Courier New"/>
          <w:b/>
          <w:bCs/>
          <w:noProof/>
          <w:color w:val="A31515"/>
          <w:sz w:val="18"/>
          <w:szCs w:val="18"/>
        </w:rPr>
        <w:t>"http://www.w3.org/1999/xhtml"</w:t>
      </w:r>
      <w:r w:rsidR="007A323A" w:rsidRPr="00FD4515">
        <w:rPr>
          <w:rFonts w:ascii="Courier New" w:hAnsi="Courier New" w:cs="Courier New"/>
          <w:b/>
          <w:bCs/>
          <w:noProof/>
          <w:color w:val="0000FF"/>
          <w:sz w:val="18"/>
          <w:szCs w:val="18"/>
        </w:rPr>
        <w:t>&gt;</w:t>
      </w:r>
      <w:r w:rsidR="007A323A" w:rsidRPr="00FD4515">
        <w:rPr>
          <w:rFonts w:ascii="Courier New" w:hAnsi="Courier New" w:cs="Courier New"/>
          <w:b/>
          <w:bCs/>
          <w:noProof/>
          <w:color w:val="000000"/>
          <w:sz w:val="18"/>
          <w:szCs w:val="18"/>
        </w:rPr>
        <w:br/>
      </w:r>
      <w:r w:rsidR="007A323A" w:rsidRPr="00FD4515">
        <w:rPr>
          <w:rFonts w:ascii="Courier New" w:hAnsi="Courier New" w:cs="Courier New"/>
          <w:b/>
          <w:bCs/>
          <w:noProof/>
          <w:color w:val="000000"/>
          <w:sz w:val="18"/>
          <w:szCs w:val="18"/>
        </w:rPr>
        <w:lastRenderedPageBreak/>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FF"/>
          <w:sz w:val="18"/>
          <w:szCs w:val="18"/>
        </w:rPr>
        <w:t>&lt;p&gt;</w:t>
      </w:r>
      <w:r w:rsidR="007A323A" w:rsidRPr="00FD4515">
        <w:rPr>
          <w:rFonts w:ascii="Courier New" w:hAnsi="Courier New" w:cs="Courier New"/>
          <w:b/>
          <w:bCs/>
          <w:noProof/>
          <w:color w:val="000000"/>
          <w:sz w:val="18"/>
          <w:szCs w:val="18"/>
        </w:rPr>
        <w:t>Lorem Ipsum</w:t>
      </w:r>
      <w:r w:rsidR="007A323A" w:rsidRPr="00FD4515">
        <w:rPr>
          <w:rFonts w:ascii="Courier New" w:hAnsi="Courier New" w:cs="Courier New"/>
          <w:b/>
          <w:bCs/>
          <w:noProof/>
          <w:color w:val="0000FF"/>
          <w:sz w:val="18"/>
          <w:szCs w:val="18"/>
        </w:rPr>
        <w:t>&lt;/p&gt;</w:t>
      </w:r>
      <w:r w:rsidR="007A323A" w:rsidRPr="00FD4515">
        <w:rPr>
          <w:rFonts w:ascii="Courier New" w:hAnsi="Courier New" w:cs="Courier New"/>
          <w:b/>
          <w:bCs/>
          <w:noProof/>
          <w:color w:val="000000"/>
          <w:sz w:val="18"/>
          <w:szCs w:val="18"/>
        </w:rPr>
        <w:br/>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FF"/>
          <w:sz w:val="18"/>
          <w:szCs w:val="18"/>
        </w:rPr>
        <w:t>&lt;/div&gt;</w:t>
      </w:r>
      <w:r w:rsidR="007A323A" w:rsidRPr="00FD4515">
        <w:rPr>
          <w:rFonts w:ascii="Courier New" w:hAnsi="Courier New" w:cs="Courier New"/>
          <w:b/>
          <w:bCs/>
          <w:noProof/>
          <w:color w:val="000000"/>
          <w:sz w:val="18"/>
          <w:szCs w:val="18"/>
        </w:rPr>
        <w:br/>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FF"/>
          <w:sz w:val="18"/>
          <w:szCs w:val="18"/>
        </w:rPr>
        <w:t>&lt;/com:StructuredText&gt;</w:t>
      </w:r>
      <w:r w:rsidR="007A323A" w:rsidRPr="00FD4515">
        <w:rPr>
          <w:rFonts w:ascii="Courier New" w:hAnsi="Courier New" w:cs="Courier New"/>
          <w:b/>
          <w:bCs/>
          <w:noProof/>
          <w:color w:val="000000"/>
          <w:sz w:val="18"/>
          <w:szCs w:val="18"/>
        </w:rPr>
        <w:br/>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FF"/>
          <w:sz w:val="18"/>
          <w:szCs w:val="18"/>
        </w:rPr>
        <w:t>&lt;/md:ReportedAttribute&gt;</w:t>
      </w:r>
      <w:r w:rsidR="007A323A" w:rsidRPr="00FD4515">
        <w:rPr>
          <w:rFonts w:ascii="Courier New" w:hAnsi="Courier New" w:cs="Courier New"/>
          <w:b/>
          <w:bCs/>
          <w:noProof/>
          <w:color w:val="000000"/>
          <w:sz w:val="18"/>
          <w:szCs w:val="18"/>
        </w:rPr>
        <w:br/>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FF"/>
          <w:sz w:val="18"/>
          <w:szCs w:val="18"/>
        </w:rPr>
        <w:t>&lt;/md:AttributeSet&gt;</w:t>
      </w:r>
      <w:r w:rsidR="007A323A" w:rsidRPr="00FD4515">
        <w:rPr>
          <w:rFonts w:ascii="Courier New" w:hAnsi="Courier New" w:cs="Courier New"/>
          <w:b/>
          <w:bCs/>
          <w:noProof/>
          <w:color w:val="000000"/>
          <w:sz w:val="18"/>
          <w:szCs w:val="18"/>
        </w:rPr>
        <w:br/>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FF"/>
          <w:sz w:val="18"/>
          <w:szCs w:val="18"/>
        </w:rPr>
        <w:t>&lt;/md:ReportedAttribute&gt;</w:t>
      </w:r>
      <w:r w:rsidR="007A323A" w:rsidRPr="00FD4515">
        <w:rPr>
          <w:rFonts w:ascii="Courier New" w:hAnsi="Courier New" w:cs="Courier New"/>
          <w:b/>
          <w:bCs/>
          <w:noProof/>
          <w:color w:val="000000"/>
          <w:sz w:val="18"/>
          <w:szCs w:val="18"/>
        </w:rPr>
        <w:br/>
      </w:r>
      <w:r w:rsidR="007A323A" w:rsidRPr="00FD4515">
        <w:rPr>
          <w:rFonts w:ascii="Courier New" w:hAnsi="Courier New" w:cs="Courier New"/>
          <w:b/>
          <w:bCs/>
          <w:noProof/>
          <w:color w:val="000000"/>
          <w:sz w:val="18"/>
          <w:szCs w:val="18"/>
        </w:rPr>
        <w:tab/>
      </w:r>
      <w:r w:rsidR="007A323A" w:rsidRPr="00FD4515">
        <w:rPr>
          <w:rFonts w:ascii="Courier New" w:hAnsi="Courier New" w:cs="Courier New"/>
          <w:b/>
          <w:bCs/>
          <w:noProof/>
          <w:color w:val="0000FF"/>
          <w:sz w:val="18"/>
          <w:szCs w:val="18"/>
        </w:rPr>
        <w:t>&lt;/md:AttributeSet&gt;</w:t>
      </w:r>
    </w:p>
    <w:p w14:paraId="633A5333" w14:textId="30965C94" w:rsidR="007A323A" w:rsidRPr="00FD4515" w:rsidRDefault="007A323A" w:rsidP="00FD4515">
      <w:pPr>
        <w:pBdr>
          <w:top w:val="single" w:sz="4" w:space="1" w:color="auto"/>
          <w:left w:val="single" w:sz="4" w:space="4" w:color="auto"/>
          <w:bottom w:val="single" w:sz="4" w:space="1" w:color="auto"/>
          <w:right w:val="single" w:sz="4" w:space="4" w:color="auto"/>
        </w:pBdr>
        <w:jc w:val="left"/>
        <w:rPr>
          <w:rFonts w:ascii="Courier New" w:hAnsi="Courier New" w:cs="Courier New"/>
          <w:b/>
          <w:bCs/>
          <w:noProof/>
          <w:color w:val="000000"/>
          <w:sz w:val="18"/>
          <w:szCs w:val="18"/>
        </w:rPr>
      </w:pPr>
      <w:r w:rsidRPr="00FD4515">
        <w:rPr>
          <w:rFonts w:ascii="Courier New" w:hAnsi="Courier New" w:cs="Courier New"/>
          <w:b/>
          <w:bCs/>
          <w:noProof/>
          <w:color w:val="0000FF"/>
          <w:sz w:val="18"/>
          <w:szCs w:val="18"/>
        </w:rPr>
        <w:t>&lt;/msg:MetadataSet&gt;</w:t>
      </w:r>
    </w:p>
    <w:p w14:paraId="2D0FFCA9" w14:textId="70880238" w:rsidR="009F24F7" w:rsidRPr="00AD2257" w:rsidRDefault="009F24F7" w:rsidP="008114AE">
      <w:pPr>
        <w:pStyle w:val="Caption"/>
      </w:pPr>
      <w:r w:rsidRPr="00AD2257">
        <w:t xml:space="preserve">Figure </w:t>
      </w:r>
      <w:r w:rsidRPr="00AD2257">
        <w:fldChar w:fldCharType="begin"/>
      </w:r>
      <w:r w:rsidRPr="00AD2257">
        <w:instrText xml:space="preserve"> SEQ Figure \* ARABIC </w:instrText>
      </w:r>
      <w:r w:rsidRPr="00AD2257">
        <w:fldChar w:fldCharType="separate"/>
      </w:r>
      <w:r w:rsidR="00E65ED8">
        <w:rPr>
          <w:noProof/>
        </w:rPr>
        <w:t>6</w:t>
      </w:r>
      <w:r w:rsidRPr="00AD2257">
        <w:fldChar w:fldCharType="end"/>
      </w:r>
      <w:r w:rsidRPr="00AD2257">
        <w:t>: Example Metadata Set</w:t>
      </w:r>
    </w:p>
    <w:p w14:paraId="595CB63C" w14:textId="77777777" w:rsidR="009F24F7" w:rsidRPr="00AD2257" w:rsidRDefault="009F24F7" w:rsidP="00F2745A">
      <w:r w:rsidRPr="00AD2257">
        <w:t>This example shows:</w:t>
      </w:r>
    </w:p>
    <w:p w14:paraId="54C809A4" w14:textId="1D417990" w:rsidR="009F24F7" w:rsidRPr="00AD2257" w:rsidRDefault="009F24F7" w:rsidP="00FD4515">
      <w:pPr>
        <w:pStyle w:val="ListParagraph"/>
        <w:numPr>
          <w:ilvl w:val="0"/>
          <w:numId w:val="11"/>
        </w:numPr>
      </w:pPr>
      <w:r w:rsidRPr="00AD2257">
        <w:t xml:space="preserve">The reference to the </w:t>
      </w:r>
      <w:r w:rsidR="007A323A">
        <w:t>Metadata Provision Agreement</w:t>
      </w:r>
      <w:r w:rsidRPr="00AD2257">
        <w:t xml:space="preserve"> and Metadata Target</w:t>
      </w:r>
    </w:p>
    <w:p w14:paraId="1926BD5C" w14:textId="57735E49" w:rsidR="009F24F7" w:rsidRDefault="009F24F7" w:rsidP="00FD4515">
      <w:pPr>
        <w:pStyle w:val="ListParagraph"/>
        <w:numPr>
          <w:ilvl w:val="0"/>
          <w:numId w:val="11"/>
        </w:numPr>
      </w:pPr>
      <w:r w:rsidRPr="00AD2257">
        <w:t>The reported met</w:t>
      </w:r>
      <w:r w:rsidR="008F26D4">
        <w:t>adata attributes (</w:t>
      </w:r>
      <w:proofErr w:type="spellStart"/>
      <w:r w:rsidR="008F26D4">
        <w:t>Attribute</w:t>
      </w:r>
      <w:r w:rsidRPr="00AD2257">
        <w:t>Set</w:t>
      </w:r>
      <w:proofErr w:type="spellEnd"/>
      <w:r w:rsidRPr="00AD2257">
        <w:t>)</w:t>
      </w:r>
    </w:p>
    <w:p w14:paraId="7FF50569" w14:textId="31F037DE" w:rsidR="00153CC2" w:rsidRDefault="00153CC2" w:rsidP="00153CC2">
      <w:pPr>
        <w:pStyle w:val="Heading2"/>
      </w:pPr>
      <w:bookmarkStart w:id="1619" w:name="_Toc73459980"/>
      <w:bookmarkStart w:id="1620" w:name="_Toc178073110"/>
      <w:r>
        <w:t>Reference Metadata in Data Structure Definition and Dataset</w:t>
      </w:r>
      <w:bookmarkEnd w:id="1619"/>
      <w:bookmarkEnd w:id="1620"/>
    </w:p>
    <w:p w14:paraId="16DC129E" w14:textId="47F49A10" w:rsidR="00153CC2" w:rsidRDefault="00153CC2" w:rsidP="00153CC2">
      <w:pPr>
        <w:pStyle w:val="Paragraph"/>
      </w:pPr>
      <w:r>
        <w:t xml:space="preserve">An important change of SDMX 3.0 is the ability to reference an MSD within a DSD, </w:t>
      </w:r>
      <w:proofErr w:type="gramStart"/>
      <w:r>
        <w:t>in order to</w:t>
      </w:r>
      <w:proofErr w:type="gramEnd"/>
      <w:r>
        <w:t xml:space="preserve"> report any Metadata Attributes defined in the former to Datasets of the latter. This is achieved by the following:</w:t>
      </w:r>
    </w:p>
    <w:p w14:paraId="0DC73ED8" w14:textId="43DB9560" w:rsidR="00153CC2" w:rsidRDefault="00153CC2" w:rsidP="0057322C">
      <w:pPr>
        <w:pStyle w:val="Paragraph"/>
        <w:numPr>
          <w:ilvl w:val="0"/>
          <w:numId w:val="53"/>
        </w:numPr>
      </w:pPr>
      <w:r>
        <w:t>In a DSD, the user may add a reference to one MSD.</w:t>
      </w:r>
    </w:p>
    <w:p w14:paraId="59FE62F5" w14:textId="49F12220" w:rsidR="00153CC2" w:rsidRDefault="00153CC2" w:rsidP="0057322C">
      <w:pPr>
        <w:pStyle w:val="Paragraph"/>
        <w:numPr>
          <w:ilvl w:val="0"/>
          <w:numId w:val="53"/>
        </w:numPr>
      </w:pPr>
      <w:r>
        <w:t>In the Attribute Descriptor of the DSD, the user may include any Metadata Attributes defined in the linked MSD.</w:t>
      </w:r>
    </w:p>
    <w:p w14:paraId="42B7042F" w14:textId="01E70AF1" w:rsidR="00153CC2" w:rsidRDefault="00153CC2" w:rsidP="0057322C">
      <w:pPr>
        <w:pStyle w:val="Paragraph"/>
        <w:numPr>
          <w:ilvl w:val="1"/>
          <w:numId w:val="53"/>
        </w:numPr>
      </w:pPr>
      <w:r>
        <w:t>For each link to a Metadata Attribute, an Attribute Relationship may be specified (similarly to that for Data Attributes).</w:t>
      </w:r>
    </w:p>
    <w:p w14:paraId="179B7820" w14:textId="63B41287" w:rsidR="00153CC2" w:rsidRDefault="00153CC2" w:rsidP="0057322C">
      <w:pPr>
        <w:pStyle w:val="Paragraph"/>
        <w:numPr>
          <w:ilvl w:val="0"/>
          <w:numId w:val="53"/>
        </w:numPr>
      </w:pPr>
      <w:r>
        <w:t xml:space="preserve">In any Dataset complying </w:t>
      </w:r>
      <w:r w:rsidR="002272F4">
        <w:t>with</w:t>
      </w:r>
      <w:r>
        <w:t xml:space="preserve"> this DSD, Metadata Attributes may be reported according to the specified Attribute Relationship.</w:t>
      </w:r>
    </w:p>
    <w:p w14:paraId="14C1CDDF" w14:textId="70624DBC" w:rsidR="00153CC2" w:rsidRDefault="00C15D99" w:rsidP="0057322C">
      <w:pPr>
        <w:pStyle w:val="Paragraph"/>
        <w:numPr>
          <w:ilvl w:val="1"/>
          <w:numId w:val="53"/>
        </w:numPr>
      </w:pPr>
      <w:r>
        <w:t xml:space="preserve">The </w:t>
      </w:r>
      <w:r w:rsidR="00153CC2">
        <w:t xml:space="preserve">hierarchy of the Metadata Attributes defined in the MSD </w:t>
      </w:r>
      <w:r w:rsidR="00E04E9B">
        <w:t>must be respected</w:t>
      </w:r>
      <w:r>
        <w:t xml:space="preserve"> and they are reported in the same way as in a </w:t>
      </w:r>
      <w:proofErr w:type="spellStart"/>
      <w:r>
        <w:t>Metadataset</w:t>
      </w:r>
      <w:proofErr w:type="spellEnd"/>
      <w:r>
        <w:t>, under the level they are related within the DSD, via their Attribute Relationship</w:t>
      </w:r>
      <w:r w:rsidR="002272F4">
        <w:t>.</w:t>
      </w:r>
    </w:p>
    <w:p w14:paraId="04856B4A" w14:textId="6A4561E4" w:rsidR="002272F4" w:rsidRPr="00153CC2" w:rsidRDefault="002272F4" w:rsidP="0057322C">
      <w:pPr>
        <w:pStyle w:val="Paragraph"/>
        <w:numPr>
          <w:ilvl w:val="0"/>
          <w:numId w:val="53"/>
        </w:numPr>
      </w:pPr>
      <w:r>
        <w:t>In Data Constraints, the user is allowed to restrict values for Metadata Attributes, in the same way as Data Attributes (more on this in section “</w:t>
      </w:r>
      <w:r>
        <w:fldChar w:fldCharType="begin"/>
      </w:r>
      <w:r>
        <w:instrText xml:space="preserve"> REF _Ref68182154 \r \h </w:instrText>
      </w:r>
      <w:r>
        <w:fldChar w:fldCharType="separate"/>
      </w:r>
      <w:r w:rsidR="00E65ED8">
        <w:t>10</w:t>
      </w:r>
      <w:r>
        <w:fldChar w:fldCharType="end"/>
      </w:r>
      <w:r>
        <w:t xml:space="preserve"> </w:t>
      </w:r>
      <w:r>
        <w:fldChar w:fldCharType="begin"/>
      </w:r>
      <w:r>
        <w:instrText xml:space="preserve"> REF _Ref68182158 \h </w:instrText>
      </w:r>
      <w:r>
        <w:fldChar w:fldCharType="separate"/>
      </w:r>
      <w:r w:rsidR="00E65ED8" w:rsidRPr="00AD2257">
        <w:t>Constraints</w:t>
      </w:r>
      <w:r>
        <w:fldChar w:fldCharType="end"/>
      </w:r>
      <w:r>
        <w:t>”).</w:t>
      </w:r>
    </w:p>
    <w:p w14:paraId="228DE388" w14:textId="0F247171" w:rsidR="00B8526B" w:rsidRDefault="00B8526B" w:rsidP="00A6281D">
      <w:pPr>
        <w:pStyle w:val="Heading1"/>
      </w:pPr>
      <w:bookmarkStart w:id="1621" w:name="_Toc73459981"/>
      <w:bookmarkStart w:id="1622" w:name="_Toc178073111"/>
      <w:proofErr w:type="spellStart"/>
      <w:r>
        <w:lastRenderedPageBreak/>
        <w:t>Codelist</w:t>
      </w:r>
      <w:bookmarkEnd w:id="1621"/>
      <w:bookmarkEnd w:id="1622"/>
      <w:proofErr w:type="spellEnd"/>
    </w:p>
    <w:p w14:paraId="587931CC" w14:textId="0263FB32" w:rsidR="00B8526B" w:rsidRDefault="00B8526B" w:rsidP="00B8526B">
      <w:pPr>
        <w:pStyle w:val="Paragraph"/>
      </w:pPr>
      <w:r>
        <w:t xml:space="preserve">As of SDMX 3.0, </w:t>
      </w:r>
      <w:proofErr w:type="spellStart"/>
      <w:r>
        <w:t>Codelists</w:t>
      </w:r>
      <w:proofErr w:type="spellEnd"/>
      <w:r>
        <w:t xml:space="preserve"> have gained new features like geospatial properties</w:t>
      </w:r>
      <w:r w:rsidR="00FC713A">
        <w:t>,</w:t>
      </w:r>
      <w:r>
        <w:t xml:space="preserve"> inheritance</w:t>
      </w:r>
      <w:r w:rsidR="00FC713A">
        <w:t xml:space="preserve"> and extension</w:t>
      </w:r>
      <w:r>
        <w:t xml:space="preserve">. Moreover, hierarchies (used to build complex hierarchies of one or more </w:t>
      </w:r>
      <w:proofErr w:type="spellStart"/>
      <w:r>
        <w:t>Codelists</w:t>
      </w:r>
      <w:proofErr w:type="spellEnd"/>
      <w:r>
        <w:t xml:space="preserve">) are now linked to other Artefacts </w:t>
      </w:r>
      <w:proofErr w:type="gramStart"/>
      <w:r>
        <w:t>in order to</w:t>
      </w:r>
      <w:proofErr w:type="gramEnd"/>
      <w:r>
        <w:t xml:space="preserve"> facilitate the</w:t>
      </w:r>
      <w:r w:rsidR="00FC713A">
        <w:t xml:space="preserve"> formers' usage in dissemination or other scenarios.</w:t>
      </w:r>
      <w:r w:rsidR="00137ADE">
        <w:t xml:space="preserve"> For all geospatial related features</w:t>
      </w:r>
      <w:r w:rsidR="00546DFF">
        <w:t xml:space="preserve">, as well as the new Geographical </w:t>
      </w:r>
      <w:proofErr w:type="spellStart"/>
      <w:r w:rsidR="00546DFF">
        <w:t>Codelist</w:t>
      </w:r>
      <w:proofErr w:type="spellEnd"/>
      <w:r w:rsidR="00546DFF">
        <w:t>,</w:t>
      </w:r>
      <w:r w:rsidR="00137ADE">
        <w:t xml:space="preserve"> please refer to section </w:t>
      </w:r>
      <w:r w:rsidR="00137ADE">
        <w:fldChar w:fldCharType="begin"/>
      </w:r>
      <w:r w:rsidR="00137ADE">
        <w:instrText xml:space="preserve"> REF _Ref73459791 \r \h </w:instrText>
      </w:r>
      <w:r w:rsidR="00137ADE">
        <w:fldChar w:fldCharType="separate"/>
      </w:r>
      <w:r w:rsidR="00E65ED8">
        <w:t>7</w:t>
      </w:r>
      <w:r w:rsidR="00137ADE">
        <w:fldChar w:fldCharType="end"/>
      </w:r>
      <w:r w:rsidR="00137ADE">
        <w:t>.</w:t>
      </w:r>
    </w:p>
    <w:p w14:paraId="4082749D" w14:textId="59B12C53" w:rsidR="00FC713A" w:rsidRPr="00137ADE" w:rsidRDefault="00FC713A" w:rsidP="00E65ED8"/>
    <w:p w14:paraId="74D70DE3" w14:textId="47D65270" w:rsidR="00FC713A" w:rsidRDefault="00FC713A" w:rsidP="004F524E">
      <w:pPr>
        <w:pStyle w:val="Heading2"/>
      </w:pPr>
      <w:bookmarkStart w:id="1623" w:name="_Toc73460134"/>
      <w:bookmarkStart w:id="1624" w:name="_Toc82177793"/>
      <w:bookmarkStart w:id="1625" w:name="_Toc73460135"/>
      <w:bookmarkStart w:id="1626" w:name="_Toc178073112"/>
      <w:bookmarkEnd w:id="1623"/>
      <w:bookmarkEnd w:id="1624"/>
      <w:proofErr w:type="spellStart"/>
      <w:r>
        <w:t>Codelist</w:t>
      </w:r>
      <w:proofErr w:type="spellEnd"/>
      <w:r>
        <w:t xml:space="preserve"> extension and discriminated unions</w:t>
      </w:r>
      <w:bookmarkEnd w:id="1625"/>
      <w:bookmarkEnd w:id="1626"/>
    </w:p>
    <w:p w14:paraId="0706A9DC" w14:textId="1CADCDDD" w:rsidR="00D14EF8" w:rsidRPr="0089710B" w:rsidRDefault="00D14EF8" w:rsidP="00D14EF8">
      <w:r>
        <w:t xml:space="preserve">A </w:t>
      </w:r>
      <w:r w:rsidRPr="00FD4515">
        <w:rPr>
          <w:rStyle w:val="ArtefactClass"/>
        </w:rPr>
        <w:t>Codelist</w:t>
      </w:r>
      <w:r>
        <w:t xml:space="preserve"> can extend one or more </w:t>
      </w:r>
      <w:r w:rsidRPr="00FD4515">
        <w:rPr>
          <w:rStyle w:val="ArtefactClass"/>
        </w:rPr>
        <w:t>Codelist</w:t>
      </w:r>
      <w:r>
        <w:t xml:space="preserve">s. </w:t>
      </w:r>
      <w:r w:rsidRPr="00FD4515">
        <w:rPr>
          <w:rStyle w:val="ArtefactClass"/>
        </w:rPr>
        <w:t>Codelist</w:t>
      </w:r>
      <w:r>
        <w:t xml:space="preserve"> extensions are defined as a list of references to parent </w:t>
      </w:r>
      <w:r w:rsidRPr="00FD4515">
        <w:rPr>
          <w:rStyle w:val="ArtefactClass"/>
        </w:rPr>
        <w:t>Codelist</w:t>
      </w:r>
      <w:r>
        <w:t xml:space="preserve">s. The order of the references is important when it comes to conflict resolution on </w:t>
      </w:r>
      <w:r w:rsidRPr="00FD4515">
        <w:rPr>
          <w:rStyle w:val="ArtefactClass"/>
        </w:rPr>
        <w:t>Code</w:t>
      </w:r>
      <w:r>
        <w:t xml:space="preserve"> </w:t>
      </w:r>
      <w:r w:rsidRPr="00FD4515">
        <w:rPr>
          <w:rStyle w:val="ArtefactClass"/>
        </w:rPr>
        <w:t>Id</w:t>
      </w:r>
      <w:r>
        <w:t xml:space="preserve">s. When two </w:t>
      </w:r>
      <w:r w:rsidR="00BD7E8D" w:rsidRPr="00FD4515">
        <w:rPr>
          <w:rStyle w:val="ArtefactClass"/>
        </w:rPr>
        <w:t>C</w:t>
      </w:r>
      <w:r w:rsidRPr="00FD4515">
        <w:rPr>
          <w:rStyle w:val="ArtefactClass"/>
        </w:rPr>
        <w:t>odelist</w:t>
      </w:r>
      <w:r>
        <w:t xml:space="preserve">s have the same </w:t>
      </w:r>
      <w:r w:rsidRPr="00FD4515">
        <w:rPr>
          <w:rStyle w:val="ArtefactClass"/>
        </w:rPr>
        <w:t>Code</w:t>
      </w:r>
      <w:r>
        <w:t xml:space="preserve"> </w:t>
      </w:r>
      <w:r w:rsidRPr="00FD4515">
        <w:rPr>
          <w:rStyle w:val="ArtefactClass"/>
        </w:rPr>
        <w:t>Id</w:t>
      </w:r>
      <w:r>
        <w:t xml:space="preserve">, the </w:t>
      </w:r>
      <w:r w:rsidRPr="00FD4515">
        <w:rPr>
          <w:rStyle w:val="ArtefactClass"/>
        </w:rPr>
        <w:t>Codelist</w:t>
      </w:r>
      <w:r>
        <w:t xml:space="preserve"> referenced later takes priority. In the example below, the code </w:t>
      </w:r>
      <w:r w:rsidR="0085628E">
        <w:t>'</w:t>
      </w:r>
      <w:r w:rsidRPr="00FD4515">
        <w:rPr>
          <w:rStyle w:val="ArtefactClass"/>
        </w:rPr>
        <w:t>A</w:t>
      </w:r>
      <w:r w:rsidR="0085628E">
        <w:t>'</w:t>
      </w:r>
      <w:r>
        <w:t xml:space="preserve">, exists in both </w:t>
      </w:r>
      <w:r w:rsidRPr="00FD4515">
        <w:rPr>
          <w:rStyle w:val="ArtefactClass"/>
        </w:rPr>
        <w:t>CL_INDICATOR</w:t>
      </w:r>
      <w:r>
        <w:t xml:space="preserve"> and </w:t>
      </w:r>
      <w:r w:rsidRPr="00FD4515">
        <w:rPr>
          <w:rStyle w:val="ArtefactClass"/>
        </w:rPr>
        <w:t>CL_SERIES</w:t>
      </w:r>
      <w:r>
        <w:t xml:space="preserve">. The </w:t>
      </w:r>
      <w:r w:rsidRPr="00FD4515">
        <w:rPr>
          <w:rStyle w:val="ArtefactClass"/>
        </w:rPr>
        <w:t>Codelist</w:t>
      </w:r>
      <w:r>
        <w:t xml:space="preserve"> </w:t>
      </w:r>
      <w:r w:rsidRPr="00FD4515">
        <w:rPr>
          <w:rStyle w:val="ArtefactClass"/>
        </w:rPr>
        <w:t>CL_INDICATOR_EX</w:t>
      </w:r>
      <w:r>
        <w:t xml:space="preserve"> will contain the code </w:t>
      </w:r>
      <w:r w:rsidR="0085628E">
        <w:t>'</w:t>
      </w:r>
      <w:r w:rsidRPr="00FD4515">
        <w:rPr>
          <w:rStyle w:val="ArtefactClass"/>
        </w:rPr>
        <w:t>A</w:t>
      </w:r>
      <w:r w:rsidR="0085628E">
        <w:t>'</w:t>
      </w:r>
      <w:r>
        <w:t xml:space="preserve"> from </w:t>
      </w:r>
      <w:r w:rsidRPr="00FD4515">
        <w:rPr>
          <w:rStyle w:val="ArtefactClass"/>
        </w:rPr>
        <w:t>CL_SERIES</w:t>
      </w:r>
      <w:r>
        <w:t xml:space="preserve"> as this was the second </w:t>
      </w:r>
      <w:r w:rsidR="00665BA1" w:rsidRPr="00FD4515">
        <w:rPr>
          <w:rStyle w:val="ArtefactClass"/>
        </w:rPr>
        <w:t>C</w:t>
      </w:r>
      <w:r w:rsidRPr="00FD4515">
        <w:rPr>
          <w:rStyle w:val="ArtefactClass"/>
        </w:rPr>
        <w:t>odelist</w:t>
      </w:r>
      <w:r>
        <w:t xml:space="preserve"> to be referenced in the sequence of references.</w:t>
      </w:r>
    </w:p>
    <w:p w14:paraId="6C5CE15A" w14:textId="77777777" w:rsidR="0085628E" w:rsidRDefault="00D14EF8" w:rsidP="00FD4515">
      <w:pPr>
        <w:keepNext/>
        <w:jc w:val="center"/>
      </w:pPr>
      <w:r>
        <w:rPr>
          <w:noProof/>
          <w:lang w:eastAsia="en-GB"/>
        </w:rPr>
        <w:drawing>
          <wp:inline distT="0" distB="0" distL="0" distR="0" wp14:anchorId="5A580406" wp14:editId="0C93A1D6">
            <wp:extent cx="5181600" cy="256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9" cstate="print">
                      <a:extLst>
                        <a:ext uri="{28A0092B-C50C-407E-A947-70E740481C1C}">
                          <a14:useLocalDpi xmlns:a14="http://schemas.microsoft.com/office/drawing/2010/main" val="0"/>
                        </a:ext>
                      </a:extLst>
                    </a:blip>
                    <a:srcRect b="12156"/>
                    <a:stretch/>
                  </pic:blipFill>
                  <pic:spPr bwMode="auto">
                    <a:xfrm>
                      <a:off x="0" y="0"/>
                      <a:ext cx="5226398" cy="2582455"/>
                    </a:xfrm>
                    <a:prstGeom prst="rect">
                      <a:avLst/>
                    </a:prstGeom>
                    <a:ln>
                      <a:noFill/>
                    </a:ln>
                    <a:extLst>
                      <a:ext uri="{53640926-AAD7-44D8-BBD7-CCE9431645EC}">
                        <a14:shadowObscured xmlns:a14="http://schemas.microsoft.com/office/drawing/2010/main"/>
                      </a:ext>
                    </a:extLst>
                  </pic:spPr>
                </pic:pic>
              </a:graphicData>
            </a:graphic>
          </wp:inline>
        </w:drawing>
      </w:r>
    </w:p>
    <w:p w14:paraId="25AF07B5" w14:textId="5A0FA7D2" w:rsidR="00D14EF8" w:rsidRDefault="0085628E" w:rsidP="00FD4515">
      <w:pPr>
        <w:pStyle w:val="Caption"/>
      </w:pPr>
      <w:r>
        <w:t xml:space="preserve">Figure </w:t>
      </w:r>
      <w:r>
        <w:fldChar w:fldCharType="begin"/>
      </w:r>
      <w:r>
        <w:instrText xml:space="preserve"> SEQ Figure \* ARABIC </w:instrText>
      </w:r>
      <w:r>
        <w:fldChar w:fldCharType="separate"/>
      </w:r>
      <w:r w:rsidR="00E65ED8">
        <w:rPr>
          <w:noProof/>
        </w:rPr>
        <w:t>7</w:t>
      </w:r>
      <w:r>
        <w:fldChar w:fldCharType="end"/>
      </w:r>
      <w:r>
        <w:t xml:space="preserve">: </w:t>
      </w:r>
      <w:proofErr w:type="spellStart"/>
      <w:r>
        <w:t>Codelist</w:t>
      </w:r>
      <w:proofErr w:type="spellEnd"/>
      <w:r>
        <w:t xml:space="preserve"> </w:t>
      </w:r>
      <w:r w:rsidR="00577F30">
        <w:t>extension</w:t>
      </w:r>
    </w:p>
    <w:p w14:paraId="7A8565BB" w14:textId="77777777" w:rsidR="00577F30" w:rsidRDefault="00D14EF8" w:rsidP="00D14EF8">
      <w:r>
        <w:t xml:space="preserve">As the extended </w:t>
      </w:r>
      <w:r w:rsidRPr="00FD4515">
        <w:rPr>
          <w:rStyle w:val="ArtefactClass"/>
        </w:rPr>
        <w:t>Codelist</w:t>
      </w:r>
      <w:r>
        <w:t xml:space="preserve">, </w:t>
      </w:r>
      <w:r w:rsidRPr="00FD4515">
        <w:rPr>
          <w:rStyle w:val="ArtefactClass"/>
        </w:rPr>
        <w:t>CL_INDICATOR_EX</w:t>
      </w:r>
      <w:r>
        <w:t xml:space="preserve"> in this example, may also define its own </w:t>
      </w:r>
      <w:r w:rsidRPr="00FD4515">
        <w:rPr>
          <w:rStyle w:val="ArtefactClass"/>
        </w:rPr>
        <w:t>Code</w:t>
      </w:r>
      <w:r>
        <w:t xml:space="preserve">s, these take the ultimate priority over any </w:t>
      </w:r>
      <w:r w:rsidR="0085628E">
        <w:t>referenced</w:t>
      </w:r>
      <w:r>
        <w:t xml:space="preserve"> </w:t>
      </w:r>
      <w:r w:rsidRPr="00FD4515">
        <w:rPr>
          <w:rStyle w:val="ArtefactClass"/>
        </w:rPr>
        <w:t>Codelist</w:t>
      </w:r>
      <w:r>
        <w:t xml:space="preserve">s. If </w:t>
      </w:r>
      <w:r w:rsidRPr="00FD4515">
        <w:rPr>
          <w:rStyle w:val="ArtefactClass"/>
        </w:rPr>
        <w:t>CL_INDICATOR_EX</w:t>
      </w:r>
      <w:r>
        <w:t xml:space="preserve"> defines Code </w:t>
      </w:r>
      <w:r w:rsidR="0085628E">
        <w:t>'</w:t>
      </w:r>
      <w:r w:rsidRPr="00FD4515">
        <w:rPr>
          <w:rStyle w:val="ArtefactClass"/>
        </w:rPr>
        <w:t>A</w:t>
      </w:r>
      <w:r w:rsidR="0085628E">
        <w:t>'</w:t>
      </w:r>
      <w:r>
        <w:t xml:space="preserve">, then this will be used instead of </w:t>
      </w:r>
      <w:r w:rsidRPr="00FD4515">
        <w:rPr>
          <w:rStyle w:val="ArtefactClass"/>
        </w:rPr>
        <w:t>Code</w:t>
      </w:r>
      <w:r>
        <w:t xml:space="preserve"> </w:t>
      </w:r>
      <w:r w:rsidR="0085628E">
        <w:t>'</w:t>
      </w:r>
      <w:r w:rsidRPr="00FD4515">
        <w:rPr>
          <w:rStyle w:val="ArtefactClass"/>
        </w:rPr>
        <w:t>A</w:t>
      </w:r>
      <w:r w:rsidR="0085628E">
        <w:t>'</w:t>
      </w:r>
      <w:r>
        <w:t xml:space="preserve"> from </w:t>
      </w:r>
      <w:r w:rsidRPr="00FD4515">
        <w:rPr>
          <w:rStyle w:val="ArtefactClass"/>
        </w:rPr>
        <w:t>CL_INDICATOR</w:t>
      </w:r>
      <w:r>
        <w:t xml:space="preserve"> and </w:t>
      </w:r>
      <w:r w:rsidRPr="00FD4515">
        <w:rPr>
          <w:rStyle w:val="ArtefactClass"/>
        </w:rPr>
        <w:t>CL_SERIES</w:t>
      </w:r>
      <w:r w:rsidR="00577F30">
        <w:t>, as shown below:</w:t>
      </w:r>
    </w:p>
    <w:p w14:paraId="0FDC180C" w14:textId="77777777" w:rsidR="00577F30" w:rsidRDefault="00577F30" w:rsidP="00517923">
      <w:pPr>
        <w:keepNext/>
      </w:pPr>
      <w:r>
        <w:rPr>
          <w:noProof/>
          <w:lang w:eastAsia="en-GB"/>
        </w:rPr>
        <w:lastRenderedPageBreak/>
        <w:drawing>
          <wp:inline distT="0" distB="0" distL="0" distR="0" wp14:anchorId="1BC783BC" wp14:editId="198E8BBD">
            <wp:extent cx="5278120" cy="2560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4.PNG"/>
                    <pic:cNvPicPr/>
                  </pic:nvPicPr>
                  <pic:blipFill rotWithShape="1">
                    <a:blip r:embed="rId20" cstate="print">
                      <a:extLst>
                        <a:ext uri="{28A0092B-C50C-407E-A947-70E740481C1C}">
                          <a14:useLocalDpi xmlns:a14="http://schemas.microsoft.com/office/drawing/2010/main" val="0"/>
                        </a:ext>
                      </a:extLst>
                    </a:blip>
                    <a:srcRect b="13753"/>
                    <a:stretch/>
                  </pic:blipFill>
                  <pic:spPr bwMode="auto">
                    <a:xfrm>
                      <a:off x="0" y="0"/>
                      <a:ext cx="5278120" cy="2560320"/>
                    </a:xfrm>
                    <a:prstGeom prst="rect">
                      <a:avLst/>
                    </a:prstGeom>
                    <a:ln>
                      <a:noFill/>
                    </a:ln>
                    <a:extLst>
                      <a:ext uri="{53640926-AAD7-44D8-BBD7-CCE9431645EC}">
                        <a14:shadowObscured xmlns:a14="http://schemas.microsoft.com/office/drawing/2010/main"/>
                      </a:ext>
                    </a:extLst>
                  </pic:spPr>
                </pic:pic>
              </a:graphicData>
            </a:graphic>
          </wp:inline>
        </w:drawing>
      </w:r>
    </w:p>
    <w:p w14:paraId="09934AB8" w14:textId="072B95CE" w:rsidR="00577F30" w:rsidRDefault="00577F30">
      <w:pPr>
        <w:pStyle w:val="Caption"/>
      </w:pPr>
      <w:r>
        <w:t xml:space="preserve">Figure </w:t>
      </w:r>
      <w:r w:rsidRPr="00CA3F6F">
        <w:fldChar w:fldCharType="begin"/>
      </w:r>
      <w:r w:rsidRPr="00577F30">
        <w:instrText xml:space="preserve"> SEQ Figure \* ARABIC </w:instrText>
      </w:r>
      <w:r w:rsidRPr="00CA3F6F">
        <w:fldChar w:fldCharType="separate"/>
      </w:r>
      <w:r w:rsidR="00E65ED8">
        <w:rPr>
          <w:noProof/>
        </w:rPr>
        <w:t>8</w:t>
      </w:r>
      <w:r w:rsidRPr="00CA3F6F">
        <w:fldChar w:fldCharType="end"/>
      </w:r>
      <w:r>
        <w:t xml:space="preserve">: </w:t>
      </w:r>
      <w:proofErr w:type="spellStart"/>
      <w:r w:rsidRPr="00577F30">
        <w:t>Codelist</w:t>
      </w:r>
      <w:proofErr w:type="spellEnd"/>
      <w:r>
        <w:t xml:space="preserve"> extension with new Codes</w:t>
      </w:r>
    </w:p>
    <w:p w14:paraId="46C779BA" w14:textId="74A9279C" w:rsidR="00D14EF8" w:rsidRDefault="00D14EF8" w:rsidP="00D14EF8"/>
    <w:p w14:paraId="6D95BFA4" w14:textId="77777777" w:rsidR="00D14EF8" w:rsidRDefault="00D14EF8">
      <w:pPr>
        <w:pStyle w:val="Heading3"/>
      </w:pPr>
      <w:bookmarkStart w:id="1627" w:name="_Toc73460136"/>
      <w:bookmarkStart w:id="1628" w:name="_Toc178073113"/>
      <w:r>
        <w:t>Prefixing Code Ids</w:t>
      </w:r>
      <w:bookmarkEnd w:id="1627"/>
      <w:bookmarkEnd w:id="1628"/>
    </w:p>
    <w:p w14:paraId="24E5E613" w14:textId="46D6D80C" w:rsidR="00D14EF8" w:rsidRDefault="00D14EF8" w:rsidP="00D14EF8">
      <w:r w:rsidRPr="008A4BC3">
        <w:t xml:space="preserve">A reference to a </w:t>
      </w:r>
      <w:r w:rsidRPr="008A4BC3">
        <w:rPr>
          <w:rStyle w:val="ArtefactClass"/>
        </w:rPr>
        <w:t>Codelist</w:t>
      </w:r>
      <w:r w:rsidRPr="008A4BC3">
        <w:t xml:space="preserve"> may contain a prefix. If a prefix is provided, this prefix will be applied to all the codes in the </w:t>
      </w:r>
      <w:r w:rsidRPr="008A4BC3">
        <w:rPr>
          <w:rStyle w:val="ArtefactClass"/>
        </w:rPr>
        <w:t>Codelist</w:t>
      </w:r>
      <w:r w:rsidRPr="008A4BC3">
        <w:t xml:space="preserve"> before they are imported into the extended </w:t>
      </w:r>
      <w:r w:rsidRPr="008A4BC3">
        <w:rPr>
          <w:rStyle w:val="ArtefactClass"/>
        </w:rPr>
        <w:t>Codelist</w:t>
      </w:r>
      <w:r w:rsidRPr="008A4BC3">
        <w:t xml:space="preserve">. </w:t>
      </w:r>
      <w:r w:rsidR="008A4BC3">
        <w:t>Followi</w:t>
      </w:r>
      <w:r w:rsidRPr="008A4BC3">
        <w:t>n</w:t>
      </w:r>
      <w:r w:rsidR="008A4BC3">
        <w:t>g</w:t>
      </w:r>
      <w:r w:rsidRPr="008A4BC3">
        <w:t xml:space="preserve"> the above example if the </w:t>
      </w:r>
      <w:r w:rsidRPr="008A4BC3">
        <w:rPr>
          <w:rStyle w:val="ArtefactClass"/>
        </w:rPr>
        <w:t>CL_</w:t>
      </w:r>
      <w:r w:rsidR="008A4BC3" w:rsidRPr="00E65ED8">
        <w:rPr>
          <w:rStyle w:val="ArtefactClass"/>
        </w:rPr>
        <w:t>SERIES</w:t>
      </w:r>
      <w:r w:rsidRPr="008A4BC3">
        <w:t xml:space="preserve"> reference includes a prefix of </w:t>
      </w:r>
      <w:r w:rsidR="0085628E" w:rsidRPr="008A4BC3">
        <w:t>'</w:t>
      </w:r>
      <w:r w:rsidR="008A4BC3" w:rsidRPr="00E65ED8">
        <w:rPr>
          <w:rStyle w:val="ArtefactClass"/>
        </w:rPr>
        <w:t>SER</w:t>
      </w:r>
      <w:r w:rsidRPr="008A4BC3">
        <w:rPr>
          <w:rStyle w:val="ArtefactClass"/>
        </w:rPr>
        <w:t>_</w:t>
      </w:r>
      <w:r w:rsidR="0085628E" w:rsidRPr="008A4BC3">
        <w:t>'</w:t>
      </w:r>
      <w:r w:rsidRPr="008A4BC3">
        <w:t xml:space="preserve"> then the resulting </w:t>
      </w:r>
      <w:r w:rsidRPr="008A4BC3">
        <w:rPr>
          <w:rStyle w:val="ArtefactClass"/>
        </w:rPr>
        <w:t>Codelist</w:t>
      </w:r>
      <w:r w:rsidRPr="008A4BC3">
        <w:t xml:space="preserve"> would contain </w:t>
      </w:r>
      <w:r w:rsidR="008A4BC3" w:rsidRPr="00E65ED8">
        <w:t>7</w:t>
      </w:r>
      <w:r w:rsidRPr="008A4BC3">
        <w:t xml:space="preserve"> codes, </w:t>
      </w:r>
      <w:r w:rsidRPr="008A4BC3">
        <w:rPr>
          <w:rStyle w:val="ArtefactClass"/>
        </w:rPr>
        <w:t>A</w:t>
      </w:r>
      <w:r w:rsidRPr="008A4BC3">
        <w:t xml:space="preserve">, </w:t>
      </w:r>
      <w:r w:rsidR="008A4BC3" w:rsidRPr="00E65ED8">
        <w:rPr>
          <w:rStyle w:val="ArtefactClass"/>
        </w:rPr>
        <w:t>E</w:t>
      </w:r>
      <w:r w:rsidRPr="008A4BC3">
        <w:t xml:space="preserve">, </w:t>
      </w:r>
      <w:r w:rsidR="008A4BC3" w:rsidRPr="00E65ED8">
        <w:rPr>
          <w:rStyle w:val="ArtefactClass"/>
        </w:rPr>
        <w:t>F</w:t>
      </w:r>
      <w:r w:rsidRPr="008A4BC3">
        <w:t xml:space="preserve">, </w:t>
      </w:r>
      <w:r w:rsidR="008A4BC3" w:rsidRPr="00E65ED8">
        <w:rPr>
          <w:rStyle w:val="ArtefactClass"/>
        </w:rPr>
        <w:t>X</w:t>
      </w:r>
      <w:r w:rsidRPr="008A4BC3">
        <w:t xml:space="preserve">, </w:t>
      </w:r>
      <w:r w:rsidR="008A4BC3" w:rsidRPr="00E65ED8">
        <w:rPr>
          <w:rStyle w:val="ArtefactClass"/>
        </w:rPr>
        <w:t>Y</w:t>
      </w:r>
      <w:r w:rsidRPr="008A4BC3">
        <w:t xml:space="preserve">, </w:t>
      </w:r>
      <w:r w:rsidR="008A4BC3" w:rsidRPr="00E65ED8">
        <w:rPr>
          <w:rStyle w:val="ArtefactClass"/>
        </w:rPr>
        <w:t>SER_A</w:t>
      </w:r>
      <w:r w:rsidR="008A4BC3" w:rsidRPr="00E65ED8">
        <w:t xml:space="preserve">, </w:t>
      </w:r>
      <w:r w:rsidR="008A4BC3" w:rsidRPr="00E65ED8">
        <w:rPr>
          <w:rStyle w:val="ArtefactClass"/>
        </w:rPr>
        <w:t>SER_B</w:t>
      </w:r>
      <w:r w:rsidR="008A4BC3" w:rsidRPr="00E65ED8">
        <w:t xml:space="preserve">, </w:t>
      </w:r>
      <w:r w:rsidR="008A4BC3" w:rsidRPr="00E65ED8">
        <w:rPr>
          <w:rStyle w:val="ArtefactClass"/>
        </w:rPr>
        <w:t>SER_C</w:t>
      </w:r>
      <w:r w:rsidRPr="008A4BC3">
        <w:t>.</w:t>
      </w:r>
    </w:p>
    <w:p w14:paraId="6DB7EA55" w14:textId="77777777" w:rsidR="00577F30" w:rsidRDefault="00577F30" w:rsidP="00517923">
      <w:pPr>
        <w:keepNext/>
      </w:pPr>
      <w:r>
        <w:rPr>
          <w:noProof/>
          <w:lang w:eastAsia="en-GB"/>
        </w:rPr>
        <w:drawing>
          <wp:inline distT="0" distB="0" distL="0" distR="0" wp14:anchorId="6CA4B947" wp14:editId="3691FC73">
            <wp:extent cx="5278120" cy="2560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5.PNG"/>
                    <pic:cNvPicPr/>
                  </pic:nvPicPr>
                  <pic:blipFill rotWithShape="1">
                    <a:blip r:embed="rId21" cstate="print">
                      <a:extLst>
                        <a:ext uri="{28A0092B-C50C-407E-A947-70E740481C1C}">
                          <a14:useLocalDpi xmlns:a14="http://schemas.microsoft.com/office/drawing/2010/main" val="0"/>
                        </a:ext>
                      </a:extLst>
                    </a:blip>
                    <a:srcRect b="13753"/>
                    <a:stretch/>
                  </pic:blipFill>
                  <pic:spPr bwMode="auto">
                    <a:xfrm>
                      <a:off x="0" y="0"/>
                      <a:ext cx="5278120" cy="2560320"/>
                    </a:xfrm>
                    <a:prstGeom prst="rect">
                      <a:avLst/>
                    </a:prstGeom>
                    <a:ln>
                      <a:noFill/>
                    </a:ln>
                    <a:extLst>
                      <a:ext uri="{53640926-AAD7-44D8-BBD7-CCE9431645EC}">
                        <a14:shadowObscured xmlns:a14="http://schemas.microsoft.com/office/drawing/2010/main"/>
                      </a:ext>
                    </a:extLst>
                  </pic:spPr>
                </pic:pic>
              </a:graphicData>
            </a:graphic>
          </wp:inline>
        </w:drawing>
      </w:r>
    </w:p>
    <w:p w14:paraId="6A877E60" w14:textId="4A91153B" w:rsidR="00577F30" w:rsidRDefault="00577F30" w:rsidP="00517923">
      <w:pPr>
        <w:pStyle w:val="Caption"/>
      </w:pPr>
      <w:r>
        <w:t xml:space="preserve">Figure </w:t>
      </w:r>
      <w:r>
        <w:fldChar w:fldCharType="begin"/>
      </w:r>
      <w:r>
        <w:instrText xml:space="preserve"> SEQ Figure \* ARABIC </w:instrText>
      </w:r>
      <w:r>
        <w:fldChar w:fldCharType="separate"/>
      </w:r>
      <w:r w:rsidR="00E65ED8">
        <w:rPr>
          <w:noProof/>
        </w:rPr>
        <w:t>9</w:t>
      </w:r>
      <w:r>
        <w:fldChar w:fldCharType="end"/>
      </w:r>
      <w:r>
        <w:t xml:space="preserve">: Extended </w:t>
      </w:r>
      <w:proofErr w:type="spellStart"/>
      <w:r>
        <w:t>Codelist</w:t>
      </w:r>
      <w:proofErr w:type="spellEnd"/>
      <w:r>
        <w:t xml:space="preserve"> with prefix</w:t>
      </w:r>
    </w:p>
    <w:p w14:paraId="22B8252B" w14:textId="77777777" w:rsidR="00D14EF8" w:rsidRDefault="00D14EF8">
      <w:pPr>
        <w:pStyle w:val="Heading3"/>
      </w:pPr>
      <w:bookmarkStart w:id="1629" w:name="_Toc73460137"/>
      <w:bookmarkStart w:id="1630" w:name="_Toc178073114"/>
      <w:r>
        <w:t>Including / Excluding Specific Codes</w:t>
      </w:r>
      <w:bookmarkEnd w:id="1629"/>
      <w:bookmarkEnd w:id="1630"/>
    </w:p>
    <w:p w14:paraId="0D76BA4A" w14:textId="3B2B191B" w:rsidR="00D14EF8" w:rsidRDefault="00D14EF8" w:rsidP="00D14EF8">
      <w:r>
        <w:t>The default behaviour of extend</w:t>
      </w:r>
      <w:r w:rsidR="00E23A6F">
        <w:t>ing</w:t>
      </w:r>
      <w:r>
        <w:t xml:space="preserve"> another </w:t>
      </w:r>
      <w:r w:rsidRPr="00FD4515">
        <w:rPr>
          <w:rStyle w:val="ArtefactClass"/>
        </w:rPr>
        <w:t>Codelist</w:t>
      </w:r>
      <w:r>
        <w:t xml:space="preserve"> is to import all </w:t>
      </w:r>
      <w:r w:rsidRPr="00FD4515">
        <w:rPr>
          <w:rStyle w:val="ArtefactClass"/>
        </w:rPr>
        <w:t>Code</w:t>
      </w:r>
      <w:r>
        <w:t xml:space="preserve">s. However, an explicit list of </w:t>
      </w:r>
      <w:r w:rsidRPr="00FD4515">
        <w:rPr>
          <w:rStyle w:val="ArtefactClass"/>
        </w:rPr>
        <w:t>Code</w:t>
      </w:r>
      <w:r>
        <w:t xml:space="preserve"> </w:t>
      </w:r>
      <w:r w:rsidRPr="00FD4515">
        <w:rPr>
          <w:rStyle w:val="ArtefactClass"/>
        </w:rPr>
        <w:t>Id</w:t>
      </w:r>
      <w:r>
        <w:t xml:space="preserve">s may be provided for explicit inclusion or exclusion. This list of </w:t>
      </w:r>
      <w:r w:rsidRPr="00FD4515">
        <w:rPr>
          <w:rStyle w:val="ArtefactClass"/>
        </w:rPr>
        <w:t>Id</w:t>
      </w:r>
      <w:r>
        <w:t xml:space="preserve">s may contain wildcards using the same notation as </w:t>
      </w:r>
      <w:r w:rsidRPr="00FD4515">
        <w:rPr>
          <w:rStyle w:val="ArtefactClass"/>
        </w:rPr>
        <w:t>Constraint</w:t>
      </w:r>
      <w:r>
        <w:t>s (</w:t>
      </w:r>
      <w:r w:rsidRPr="00FD4515">
        <w:rPr>
          <w:rStyle w:val="ArtefactClass"/>
        </w:rPr>
        <w:t>%</w:t>
      </w:r>
      <w:r>
        <w:t xml:space="preserve">). Cascading values is also supported using the same syntax as the </w:t>
      </w:r>
      <w:r w:rsidRPr="00FD4515">
        <w:rPr>
          <w:rStyle w:val="ArtefactClass"/>
        </w:rPr>
        <w:t>Constraint</w:t>
      </w:r>
      <w:r>
        <w:t xml:space="preserve">s. The list of </w:t>
      </w:r>
      <w:r w:rsidRPr="00FD4515">
        <w:rPr>
          <w:rStyle w:val="ArtefactClass"/>
        </w:rPr>
        <w:t>Id</w:t>
      </w:r>
      <w:r>
        <w:t xml:space="preserve">s is either a list of excluded items, or included items, exclusion and inclusion is not supported against a single </w:t>
      </w:r>
      <w:r w:rsidRPr="00FD4515">
        <w:rPr>
          <w:rStyle w:val="ArtefactClass"/>
        </w:rPr>
        <w:t>Codelist</w:t>
      </w:r>
      <w:r>
        <w:t>.</w:t>
      </w:r>
    </w:p>
    <w:p w14:paraId="0032CFFC" w14:textId="77777777" w:rsidR="00577F30" w:rsidRDefault="00577F30" w:rsidP="00517923">
      <w:pPr>
        <w:keepNext/>
      </w:pPr>
      <w:r>
        <w:rPr>
          <w:noProof/>
          <w:lang w:eastAsia="en-GB"/>
        </w:rPr>
        <w:lastRenderedPageBreak/>
        <w:drawing>
          <wp:inline distT="0" distB="0" distL="0" distR="0" wp14:anchorId="5397C0EA" wp14:editId="7E419F87">
            <wp:extent cx="5278120" cy="2560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6.PNG"/>
                    <pic:cNvPicPr/>
                  </pic:nvPicPr>
                  <pic:blipFill rotWithShape="1">
                    <a:blip r:embed="rId22" cstate="print">
                      <a:extLst>
                        <a:ext uri="{28A0092B-C50C-407E-A947-70E740481C1C}">
                          <a14:useLocalDpi xmlns:a14="http://schemas.microsoft.com/office/drawing/2010/main" val="0"/>
                        </a:ext>
                      </a:extLst>
                    </a:blip>
                    <a:srcRect b="13753"/>
                    <a:stretch/>
                  </pic:blipFill>
                  <pic:spPr bwMode="auto">
                    <a:xfrm>
                      <a:off x="0" y="0"/>
                      <a:ext cx="5278120" cy="2560320"/>
                    </a:xfrm>
                    <a:prstGeom prst="rect">
                      <a:avLst/>
                    </a:prstGeom>
                    <a:ln>
                      <a:noFill/>
                    </a:ln>
                    <a:extLst>
                      <a:ext uri="{53640926-AAD7-44D8-BBD7-CCE9431645EC}">
                        <a14:shadowObscured xmlns:a14="http://schemas.microsoft.com/office/drawing/2010/main"/>
                      </a:ext>
                    </a:extLst>
                  </pic:spPr>
                </pic:pic>
              </a:graphicData>
            </a:graphic>
          </wp:inline>
        </w:drawing>
      </w:r>
    </w:p>
    <w:p w14:paraId="7305AFF2" w14:textId="4808E1CF" w:rsidR="00577F30" w:rsidRDefault="00577F30" w:rsidP="00517923">
      <w:pPr>
        <w:pStyle w:val="Caption"/>
      </w:pPr>
      <w:r>
        <w:t xml:space="preserve">Figure </w:t>
      </w:r>
      <w:r>
        <w:fldChar w:fldCharType="begin"/>
      </w:r>
      <w:r>
        <w:instrText xml:space="preserve"> SEQ Figure \* ARABIC </w:instrText>
      </w:r>
      <w:r>
        <w:fldChar w:fldCharType="separate"/>
      </w:r>
      <w:r w:rsidR="00E65ED8">
        <w:rPr>
          <w:noProof/>
        </w:rPr>
        <w:t>10</w:t>
      </w:r>
      <w:r>
        <w:fldChar w:fldCharType="end"/>
      </w:r>
      <w:r>
        <w:t xml:space="preserve">: Extended </w:t>
      </w:r>
      <w:proofErr w:type="spellStart"/>
      <w:r>
        <w:t>Codelist</w:t>
      </w:r>
      <w:proofErr w:type="spellEnd"/>
      <w:r>
        <w:t xml:space="preserve"> with include/exclude terms</w:t>
      </w:r>
    </w:p>
    <w:p w14:paraId="1ED5704B" w14:textId="77777777" w:rsidR="00D14EF8" w:rsidRDefault="00D14EF8">
      <w:pPr>
        <w:pStyle w:val="Heading3"/>
      </w:pPr>
      <w:bookmarkStart w:id="1631" w:name="_Toc73460138"/>
      <w:bookmarkStart w:id="1632" w:name="_Toc178073115"/>
      <w:r>
        <w:t>Parent Ids</w:t>
      </w:r>
      <w:bookmarkEnd w:id="1631"/>
      <w:bookmarkEnd w:id="1632"/>
    </w:p>
    <w:p w14:paraId="5C6E0099" w14:textId="7C136B7B" w:rsidR="00577F30" w:rsidRDefault="00D14EF8" w:rsidP="00D14EF8">
      <w:pPr>
        <w:pStyle w:val="NoSpacing"/>
      </w:pPr>
      <w:r>
        <w:t xml:space="preserve">Parent </w:t>
      </w:r>
      <w:r w:rsidRPr="00FD4515">
        <w:rPr>
          <w:rStyle w:val="ArtefactClass"/>
        </w:rPr>
        <w:t>Id</w:t>
      </w:r>
      <w:r>
        <w:t xml:space="preserve">s are preserved in the extended </w:t>
      </w:r>
      <w:r w:rsidRPr="00FD4515">
        <w:rPr>
          <w:rStyle w:val="ArtefactClass"/>
        </w:rPr>
        <w:t>Codelist</w:t>
      </w:r>
      <w:r>
        <w:t xml:space="preserve"> if they can be.  If a </w:t>
      </w:r>
      <w:r w:rsidRPr="00FD4515">
        <w:rPr>
          <w:rStyle w:val="ArtefactClass"/>
        </w:rPr>
        <w:t>Code</w:t>
      </w:r>
      <w:r>
        <w:t xml:space="preserve"> is inherited but its </w:t>
      </w:r>
      <w:r w:rsidR="00E23A6F">
        <w:t>p</w:t>
      </w:r>
      <w:r>
        <w:t xml:space="preserve">arent </w:t>
      </w:r>
      <w:r w:rsidRPr="00FD4515">
        <w:rPr>
          <w:rStyle w:val="ArtefactClass"/>
        </w:rPr>
        <w:t>Code</w:t>
      </w:r>
      <w:r>
        <w:t xml:space="preserve"> is excluded, then the </w:t>
      </w:r>
      <w:r w:rsidRPr="00FD4515">
        <w:rPr>
          <w:rStyle w:val="ArtefactClass"/>
        </w:rPr>
        <w:t>Code</w:t>
      </w:r>
      <w:r w:rsidR="0085628E">
        <w:t>'</w:t>
      </w:r>
      <w:r>
        <w:t xml:space="preserve">s </w:t>
      </w:r>
      <w:r w:rsidR="00E23A6F">
        <w:t>p</w:t>
      </w:r>
      <w:r>
        <w:t xml:space="preserve">arent </w:t>
      </w:r>
      <w:r w:rsidRPr="00FD4515">
        <w:rPr>
          <w:rStyle w:val="ArtefactClass"/>
        </w:rPr>
        <w:t>Id</w:t>
      </w:r>
      <w:r>
        <w:t xml:space="preserve"> will be removed. This rule is also true if the </w:t>
      </w:r>
      <w:r w:rsidR="00E23A6F">
        <w:t>p</w:t>
      </w:r>
      <w:r>
        <w:t xml:space="preserve">arent </w:t>
      </w:r>
      <w:r w:rsidRPr="00FD4515">
        <w:rPr>
          <w:rStyle w:val="ArtefactClass"/>
        </w:rPr>
        <w:t>Code</w:t>
      </w:r>
      <w:r>
        <w:t xml:space="preserve"> is excluded because it is overwritten by another </w:t>
      </w:r>
      <w:r w:rsidRPr="00FD4515">
        <w:rPr>
          <w:rStyle w:val="ArtefactClass"/>
        </w:rPr>
        <w:t>Code</w:t>
      </w:r>
      <w:r>
        <w:t xml:space="preserve"> with the same </w:t>
      </w:r>
      <w:r w:rsidRPr="00FD4515">
        <w:rPr>
          <w:rStyle w:val="ArtefactClass"/>
        </w:rPr>
        <w:t>Id</w:t>
      </w:r>
      <w:r>
        <w:t xml:space="preserve"> from another </w:t>
      </w:r>
      <w:r w:rsidRPr="00FD4515">
        <w:rPr>
          <w:rStyle w:val="ArtefactClass"/>
        </w:rPr>
        <w:t>Codelist</w:t>
      </w:r>
      <w:r>
        <w:t xml:space="preserve">.  This ensures the </w:t>
      </w:r>
      <w:r w:rsidR="00E23A6F">
        <w:t>p</w:t>
      </w:r>
      <w:r>
        <w:t xml:space="preserve">arent </w:t>
      </w:r>
      <w:r w:rsidRPr="00FD4515">
        <w:rPr>
          <w:rStyle w:val="ArtefactClass"/>
        </w:rPr>
        <w:t>Id</w:t>
      </w:r>
      <w:r>
        <w:t xml:space="preserve">s do not inadvertently link to </w:t>
      </w:r>
      <w:r w:rsidRPr="00FD4515">
        <w:rPr>
          <w:rStyle w:val="ArtefactClass"/>
        </w:rPr>
        <w:t>Code</w:t>
      </w:r>
      <w:r>
        <w:t xml:space="preserve">s originating from different </w:t>
      </w:r>
      <w:r w:rsidRPr="00FD4515">
        <w:rPr>
          <w:rStyle w:val="ArtefactClass"/>
        </w:rPr>
        <w:t>Codelist</w:t>
      </w:r>
      <w:r>
        <w:t xml:space="preserve">s, </w:t>
      </w:r>
      <w:proofErr w:type="gramStart"/>
      <w:r>
        <w:t>and also</w:t>
      </w:r>
      <w:proofErr w:type="gramEnd"/>
      <w:r>
        <w:t xml:space="preserve"> prevents circular references from occurring.</w:t>
      </w:r>
    </w:p>
    <w:p w14:paraId="604C0907" w14:textId="77777777" w:rsidR="00577F30" w:rsidRDefault="00577F30" w:rsidP="00517923">
      <w:pPr>
        <w:pStyle w:val="Paragraph"/>
        <w:keepNext/>
      </w:pPr>
      <w:r>
        <w:rPr>
          <w:noProof/>
          <w:lang w:eastAsia="en-GB"/>
        </w:rPr>
        <w:drawing>
          <wp:inline distT="0" distB="0" distL="0" distR="0" wp14:anchorId="02805FA2" wp14:editId="50A8FEBE">
            <wp:extent cx="5278120" cy="2560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7.PNG"/>
                    <pic:cNvPicPr/>
                  </pic:nvPicPr>
                  <pic:blipFill rotWithShape="1">
                    <a:blip r:embed="rId23" cstate="print">
                      <a:extLst>
                        <a:ext uri="{28A0092B-C50C-407E-A947-70E740481C1C}">
                          <a14:useLocalDpi xmlns:a14="http://schemas.microsoft.com/office/drawing/2010/main" val="0"/>
                        </a:ext>
                      </a:extLst>
                    </a:blip>
                    <a:srcRect b="13753"/>
                    <a:stretch/>
                  </pic:blipFill>
                  <pic:spPr bwMode="auto">
                    <a:xfrm>
                      <a:off x="0" y="0"/>
                      <a:ext cx="5278120" cy="2560320"/>
                    </a:xfrm>
                    <a:prstGeom prst="rect">
                      <a:avLst/>
                    </a:prstGeom>
                    <a:ln>
                      <a:noFill/>
                    </a:ln>
                    <a:extLst>
                      <a:ext uri="{53640926-AAD7-44D8-BBD7-CCE9431645EC}">
                        <a14:shadowObscured xmlns:a14="http://schemas.microsoft.com/office/drawing/2010/main"/>
                      </a:ext>
                    </a:extLst>
                  </pic:spPr>
                </pic:pic>
              </a:graphicData>
            </a:graphic>
          </wp:inline>
        </w:drawing>
      </w:r>
    </w:p>
    <w:p w14:paraId="60034083" w14:textId="74188883" w:rsidR="00577F30" w:rsidRDefault="00577F30">
      <w:pPr>
        <w:pStyle w:val="Caption"/>
      </w:pPr>
      <w:r>
        <w:t xml:space="preserve">Figure </w:t>
      </w:r>
      <w:r>
        <w:fldChar w:fldCharType="begin"/>
      </w:r>
      <w:r>
        <w:instrText xml:space="preserve"> SEQ Figure \* ARABIC </w:instrText>
      </w:r>
      <w:r>
        <w:fldChar w:fldCharType="separate"/>
      </w:r>
      <w:r w:rsidR="00E65ED8">
        <w:rPr>
          <w:noProof/>
        </w:rPr>
        <w:t>11</w:t>
      </w:r>
      <w:r>
        <w:fldChar w:fldCharType="end"/>
      </w:r>
      <w:r>
        <w:t>: Parent Code included</w:t>
      </w:r>
    </w:p>
    <w:p w14:paraId="21A3D10A" w14:textId="77777777" w:rsidR="00577F30" w:rsidRDefault="00577F30" w:rsidP="00517923">
      <w:pPr>
        <w:pStyle w:val="Paragraph"/>
        <w:keepNext/>
      </w:pPr>
      <w:r>
        <w:rPr>
          <w:noProof/>
          <w:lang w:eastAsia="en-GB"/>
        </w:rPr>
        <w:lastRenderedPageBreak/>
        <w:drawing>
          <wp:inline distT="0" distB="0" distL="0" distR="0" wp14:anchorId="65D326D0" wp14:editId="20C214E9">
            <wp:extent cx="5278120" cy="2560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8.PNG"/>
                    <pic:cNvPicPr/>
                  </pic:nvPicPr>
                  <pic:blipFill rotWithShape="1">
                    <a:blip r:embed="rId24" cstate="print">
                      <a:extLst>
                        <a:ext uri="{28A0092B-C50C-407E-A947-70E740481C1C}">
                          <a14:useLocalDpi xmlns:a14="http://schemas.microsoft.com/office/drawing/2010/main" val="0"/>
                        </a:ext>
                      </a:extLst>
                    </a:blip>
                    <a:srcRect b="13753"/>
                    <a:stretch/>
                  </pic:blipFill>
                  <pic:spPr bwMode="auto">
                    <a:xfrm>
                      <a:off x="0" y="0"/>
                      <a:ext cx="5278120" cy="2560320"/>
                    </a:xfrm>
                    <a:prstGeom prst="rect">
                      <a:avLst/>
                    </a:prstGeom>
                    <a:ln>
                      <a:noFill/>
                    </a:ln>
                    <a:extLst>
                      <a:ext uri="{53640926-AAD7-44D8-BBD7-CCE9431645EC}">
                        <a14:shadowObscured xmlns:a14="http://schemas.microsoft.com/office/drawing/2010/main"/>
                      </a:ext>
                    </a:extLst>
                  </pic:spPr>
                </pic:pic>
              </a:graphicData>
            </a:graphic>
          </wp:inline>
        </w:drawing>
      </w:r>
    </w:p>
    <w:p w14:paraId="2497408E" w14:textId="391EBF89" w:rsidR="00577F30" w:rsidRDefault="00577F30">
      <w:pPr>
        <w:pStyle w:val="Caption"/>
      </w:pPr>
      <w:r>
        <w:t xml:space="preserve">Figure </w:t>
      </w:r>
      <w:r>
        <w:fldChar w:fldCharType="begin"/>
      </w:r>
      <w:r>
        <w:instrText xml:space="preserve"> SEQ Figure \* ARABIC </w:instrText>
      </w:r>
      <w:r>
        <w:fldChar w:fldCharType="separate"/>
      </w:r>
      <w:r w:rsidR="00E65ED8">
        <w:rPr>
          <w:noProof/>
        </w:rPr>
        <w:t>12</w:t>
      </w:r>
      <w:r>
        <w:fldChar w:fldCharType="end"/>
      </w:r>
      <w:r>
        <w:t xml:space="preserve">: Parent Code from different </w:t>
      </w:r>
      <w:r w:rsidR="00EB7D47">
        <w:t xml:space="preserve">extended </w:t>
      </w:r>
      <w:proofErr w:type="spellStart"/>
      <w:r>
        <w:t>Codelist</w:t>
      </w:r>
      <w:proofErr w:type="spellEnd"/>
    </w:p>
    <w:p w14:paraId="2843AE98" w14:textId="77777777" w:rsidR="00577F30" w:rsidRDefault="00577F30" w:rsidP="00517923">
      <w:pPr>
        <w:pStyle w:val="Paragraph"/>
        <w:keepNext/>
      </w:pPr>
      <w:r>
        <w:rPr>
          <w:noProof/>
          <w:lang w:eastAsia="en-GB"/>
        </w:rPr>
        <w:drawing>
          <wp:inline distT="0" distB="0" distL="0" distR="0" wp14:anchorId="6E000C36" wp14:editId="48D14E9F">
            <wp:extent cx="5278120" cy="2560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9.PNG"/>
                    <pic:cNvPicPr/>
                  </pic:nvPicPr>
                  <pic:blipFill rotWithShape="1">
                    <a:blip r:embed="rId25" cstate="print">
                      <a:extLst>
                        <a:ext uri="{28A0092B-C50C-407E-A947-70E740481C1C}">
                          <a14:useLocalDpi xmlns:a14="http://schemas.microsoft.com/office/drawing/2010/main" val="0"/>
                        </a:ext>
                      </a:extLst>
                    </a:blip>
                    <a:srcRect b="13753"/>
                    <a:stretch/>
                  </pic:blipFill>
                  <pic:spPr bwMode="auto">
                    <a:xfrm>
                      <a:off x="0" y="0"/>
                      <a:ext cx="5278120" cy="2560320"/>
                    </a:xfrm>
                    <a:prstGeom prst="rect">
                      <a:avLst/>
                    </a:prstGeom>
                    <a:ln>
                      <a:noFill/>
                    </a:ln>
                    <a:extLst>
                      <a:ext uri="{53640926-AAD7-44D8-BBD7-CCE9431645EC}">
                        <a14:shadowObscured xmlns:a14="http://schemas.microsoft.com/office/drawing/2010/main"/>
                      </a:ext>
                    </a:extLst>
                  </pic:spPr>
                </pic:pic>
              </a:graphicData>
            </a:graphic>
          </wp:inline>
        </w:drawing>
      </w:r>
    </w:p>
    <w:p w14:paraId="478DBBA2" w14:textId="097171A8" w:rsidR="00577F30" w:rsidRDefault="00577F30">
      <w:pPr>
        <w:pStyle w:val="Caption"/>
      </w:pPr>
      <w:r>
        <w:t xml:space="preserve">Figure </w:t>
      </w:r>
      <w:r>
        <w:fldChar w:fldCharType="begin"/>
      </w:r>
      <w:r>
        <w:instrText xml:space="preserve"> SEQ Figure \* ARABIC </w:instrText>
      </w:r>
      <w:r>
        <w:fldChar w:fldCharType="separate"/>
      </w:r>
      <w:r w:rsidR="00E65ED8">
        <w:rPr>
          <w:noProof/>
        </w:rPr>
        <w:t>13</w:t>
      </w:r>
      <w:r>
        <w:fldChar w:fldCharType="end"/>
      </w:r>
      <w:r>
        <w:t xml:space="preserve">: </w:t>
      </w:r>
      <w:r w:rsidR="00EB7D47">
        <w:t>Parent Code overridden by local Code</w:t>
      </w:r>
    </w:p>
    <w:p w14:paraId="6FDD6233" w14:textId="77777777" w:rsidR="00577F30" w:rsidRDefault="00577F30" w:rsidP="00517923">
      <w:pPr>
        <w:pStyle w:val="Paragraph"/>
        <w:keepNext/>
      </w:pPr>
      <w:r>
        <w:rPr>
          <w:noProof/>
          <w:lang w:eastAsia="en-GB"/>
        </w:rPr>
        <w:drawing>
          <wp:inline distT="0" distB="0" distL="0" distR="0" wp14:anchorId="6DC05964" wp14:editId="155068CD">
            <wp:extent cx="5278120" cy="2560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10.PNG"/>
                    <pic:cNvPicPr/>
                  </pic:nvPicPr>
                  <pic:blipFill rotWithShape="1">
                    <a:blip r:embed="rId26" cstate="print">
                      <a:extLst>
                        <a:ext uri="{28A0092B-C50C-407E-A947-70E740481C1C}">
                          <a14:useLocalDpi xmlns:a14="http://schemas.microsoft.com/office/drawing/2010/main" val="0"/>
                        </a:ext>
                      </a:extLst>
                    </a:blip>
                    <a:srcRect b="13753"/>
                    <a:stretch/>
                  </pic:blipFill>
                  <pic:spPr bwMode="auto">
                    <a:xfrm>
                      <a:off x="0" y="0"/>
                      <a:ext cx="5278120" cy="2560320"/>
                    </a:xfrm>
                    <a:prstGeom prst="rect">
                      <a:avLst/>
                    </a:prstGeom>
                    <a:ln>
                      <a:noFill/>
                    </a:ln>
                    <a:extLst>
                      <a:ext uri="{53640926-AAD7-44D8-BBD7-CCE9431645EC}">
                        <a14:shadowObscured xmlns:a14="http://schemas.microsoft.com/office/drawing/2010/main"/>
                      </a:ext>
                    </a:extLst>
                  </pic:spPr>
                </pic:pic>
              </a:graphicData>
            </a:graphic>
          </wp:inline>
        </w:drawing>
      </w:r>
    </w:p>
    <w:p w14:paraId="0425681C" w14:textId="5DC56BE5" w:rsidR="00FC713A" w:rsidRDefault="00577F30" w:rsidP="00517923">
      <w:pPr>
        <w:pStyle w:val="Caption"/>
      </w:pPr>
      <w:r>
        <w:t xml:space="preserve">Figure </w:t>
      </w:r>
      <w:r>
        <w:fldChar w:fldCharType="begin"/>
      </w:r>
      <w:r>
        <w:instrText xml:space="preserve"> SEQ Figure \* ARABIC </w:instrText>
      </w:r>
      <w:r>
        <w:fldChar w:fldCharType="separate"/>
      </w:r>
      <w:r w:rsidR="00E65ED8">
        <w:rPr>
          <w:noProof/>
        </w:rPr>
        <w:t>14</w:t>
      </w:r>
      <w:r>
        <w:fldChar w:fldCharType="end"/>
      </w:r>
      <w:r w:rsidR="00EB7D47">
        <w:t>: Parent Code not included</w:t>
      </w:r>
    </w:p>
    <w:p w14:paraId="7612547C" w14:textId="1C2DA4C8" w:rsidR="00E23A6F" w:rsidRDefault="00362E38">
      <w:pPr>
        <w:pStyle w:val="Heading3"/>
      </w:pPr>
      <w:bookmarkStart w:id="1633" w:name="_Toc73460139"/>
      <w:bookmarkStart w:id="1634" w:name="_Toc178073116"/>
      <w:r>
        <w:lastRenderedPageBreak/>
        <w:t>Discriminated Unions</w:t>
      </w:r>
      <w:bookmarkEnd w:id="1633"/>
      <w:bookmarkEnd w:id="1634"/>
    </w:p>
    <w:p w14:paraId="1E175497" w14:textId="0181823B" w:rsidR="00362E38" w:rsidRDefault="003E3CD5" w:rsidP="00362E38">
      <w:pPr>
        <w:pStyle w:val="Paragraph"/>
      </w:pPr>
      <w:r>
        <w:t xml:space="preserve">A common use case </w:t>
      </w:r>
      <w:r w:rsidR="00CF48F4">
        <w:t xml:space="preserve">solved </w:t>
      </w:r>
      <w:r>
        <w:t xml:space="preserve">in SDMX 3.0 is that of discriminated unions, i.e., </w:t>
      </w:r>
      <w:r w:rsidRPr="003E3CD5">
        <w:t xml:space="preserve">dealing with classification or breakdown </w:t>
      </w:r>
      <w:r w:rsidR="00CF48F4">
        <w:t>"</w:t>
      </w:r>
      <w:r w:rsidRPr="003E3CD5">
        <w:t>variants</w:t>
      </w:r>
      <w:r w:rsidR="00CF48F4">
        <w:t>"</w:t>
      </w:r>
      <w:r w:rsidRPr="003E3CD5">
        <w:t xml:space="preserve"> which are all valid but mutually exclusive. For example, there are many versions of the international classification for economic activities </w:t>
      </w:r>
      <w:r w:rsidR="00CF48F4">
        <w:t>"</w:t>
      </w:r>
      <w:r w:rsidRPr="003E3CD5">
        <w:t>ISIC</w:t>
      </w:r>
      <w:r w:rsidR="00CF48F4">
        <w:t>"</w:t>
      </w:r>
      <w:r w:rsidRPr="003E3CD5">
        <w:t>. In SDMX, classifications are enumerated concepts, normally modelled as dimensions corresponding to breakdowns. Each enumerated concept is associated to one and only one code list.</w:t>
      </w:r>
    </w:p>
    <w:p w14:paraId="3A3C88D6" w14:textId="686551DC" w:rsidR="00CF48F4" w:rsidRDefault="00CF48F4" w:rsidP="00362E38">
      <w:pPr>
        <w:pStyle w:val="Paragraph"/>
      </w:pPr>
    </w:p>
    <w:p w14:paraId="120243A2" w14:textId="0D3ED3F7" w:rsidR="00CF48F4" w:rsidRDefault="00CF48F4" w:rsidP="00362E38">
      <w:pPr>
        <w:pStyle w:val="Paragraph"/>
      </w:pPr>
      <w:r>
        <w:t xml:space="preserve">To support this use case, the following </w:t>
      </w:r>
      <w:proofErr w:type="gramStart"/>
      <w:r>
        <w:t>have to</w:t>
      </w:r>
      <w:proofErr w:type="gramEnd"/>
      <w:r>
        <w:t xml:space="preserve"> be considered:</w:t>
      </w:r>
    </w:p>
    <w:p w14:paraId="081103D3" w14:textId="64C07481" w:rsidR="00CF48F4" w:rsidRDefault="00CF48F4" w:rsidP="00A6281D">
      <w:pPr>
        <w:pStyle w:val="bulleted"/>
      </w:pPr>
      <w:r w:rsidRPr="00FD4515">
        <w:rPr>
          <w:b/>
          <w:bCs/>
        </w:rPr>
        <w:t xml:space="preserve">Independent </w:t>
      </w:r>
      <w:proofErr w:type="spellStart"/>
      <w:r w:rsidRPr="00FD4515">
        <w:rPr>
          <w:b/>
          <w:bCs/>
        </w:rPr>
        <w:t>Codelists</w:t>
      </w:r>
      <w:proofErr w:type="spellEnd"/>
      <w:r w:rsidRPr="00FD4515">
        <w:rPr>
          <w:b/>
          <w:bCs/>
        </w:rPr>
        <w:t xml:space="preserve"> per variant</w:t>
      </w:r>
      <w:r>
        <w:t xml:space="preserve">: Having each variant in a separate </w:t>
      </w:r>
      <w:r w:rsidRPr="00FD4515">
        <w:rPr>
          <w:rStyle w:val="ArtefactClass"/>
        </w:rPr>
        <w:t>Codelist</w:t>
      </w:r>
      <w:r>
        <w:t xml:space="preserve"> facilitates the maintenance and allows keeping the original codes, even if different versions of the classification have the same code for different concepts. For example, in ISIC Rev. 4 the code "A" represents "Agriculture, forestry and fishing", while in ISIC 3.1 "A" means "Agriculture, hunting and forestry".</w:t>
      </w:r>
    </w:p>
    <w:p w14:paraId="31E3D1E6" w14:textId="42E49590" w:rsidR="00CF48F4" w:rsidRDefault="00CF48F4" w:rsidP="00A6281D">
      <w:pPr>
        <w:pStyle w:val="bulleted"/>
      </w:pPr>
      <w:r w:rsidRPr="00FD4515">
        <w:rPr>
          <w:b/>
          <w:bCs/>
        </w:rPr>
        <w:t>Prefixing Code Ids</w:t>
      </w:r>
      <w:r>
        <w:t xml:space="preserve">: When extending </w:t>
      </w:r>
      <w:r w:rsidRPr="00FD4515">
        <w:rPr>
          <w:rStyle w:val="ArtefactClass"/>
        </w:rPr>
        <w:t>Codelist</w:t>
      </w:r>
      <w:r>
        <w:t xml:space="preserve">s, the reference to an extension </w:t>
      </w:r>
      <w:r w:rsidRPr="00FD4515">
        <w:rPr>
          <w:rStyle w:val="ArtefactClass"/>
        </w:rPr>
        <w:t>Codelist</w:t>
      </w:r>
      <w:r>
        <w:t xml:space="preserve"> may contain a prefix. If a prefix is provided, this prefix will be applied to all the codes in the </w:t>
      </w:r>
      <w:r w:rsidRPr="00FD4515">
        <w:rPr>
          <w:rStyle w:val="ArtefactClass"/>
        </w:rPr>
        <w:t>Codelist</w:t>
      </w:r>
      <w:r>
        <w:t xml:space="preserve"> before they are imported into the extended </w:t>
      </w:r>
      <w:r w:rsidRPr="00FD4515">
        <w:rPr>
          <w:rStyle w:val="ArtefactClass"/>
        </w:rPr>
        <w:t>Codelist</w:t>
      </w:r>
      <w:r>
        <w:t xml:space="preserve">.  In this case, the reference to </w:t>
      </w:r>
      <w:r w:rsidRPr="00FD4515">
        <w:rPr>
          <w:rStyle w:val="ArtefactClass"/>
        </w:rPr>
        <w:t>CL_ISIC4</w:t>
      </w:r>
      <w:r>
        <w:t xml:space="preserve"> includes a prefix of "</w:t>
      </w:r>
      <w:r w:rsidRPr="00FD4515">
        <w:rPr>
          <w:rStyle w:val="ArtefactClass"/>
        </w:rPr>
        <w:t>ISIC4_</w:t>
      </w:r>
      <w:r>
        <w:t xml:space="preserve">" and the reference to </w:t>
      </w:r>
      <w:r w:rsidRPr="00FD4515">
        <w:rPr>
          <w:rStyle w:val="ArtefactClass"/>
        </w:rPr>
        <w:t>ISIC3</w:t>
      </w:r>
      <w:r>
        <w:t xml:space="preserve"> includes "</w:t>
      </w:r>
      <w:r w:rsidRPr="00FD4515">
        <w:rPr>
          <w:rStyle w:val="ArtefactClass"/>
        </w:rPr>
        <w:t>ISIC3_</w:t>
      </w:r>
      <w:r>
        <w:t xml:space="preserve">", so the resulting </w:t>
      </w:r>
      <w:r w:rsidRPr="00FD4515">
        <w:rPr>
          <w:rStyle w:val="ArtefactClass"/>
        </w:rPr>
        <w:t>Codelist</w:t>
      </w:r>
      <w:r>
        <w:t xml:space="preserve"> will have no conflict for the "</w:t>
      </w:r>
      <w:r w:rsidRPr="00FD4515">
        <w:rPr>
          <w:rStyle w:val="ArtefactClass"/>
        </w:rPr>
        <w:t>A</w:t>
      </w:r>
      <w:r>
        <w:t>" items which will become "</w:t>
      </w:r>
      <w:r w:rsidRPr="00FD4515">
        <w:rPr>
          <w:rStyle w:val="ArtefactClass"/>
        </w:rPr>
        <w:t>ISIC3_A</w:t>
      </w:r>
      <w:r>
        <w:t>" and "</w:t>
      </w:r>
      <w:r w:rsidRPr="00FD4515">
        <w:rPr>
          <w:rStyle w:val="ArtefactClass"/>
        </w:rPr>
        <w:t>ISIC4_A</w:t>
      </w:r>
      <w:r>
        <w:t>".</w:t>
      </w:r>
    </w:p>
    <w:p w14:paraId="5D637668" w14:textId="45F57160" w:rsidR="00CF48F4" w:rsidRDefault="00CF48F4" w:rsidP="00A6281D">
      <w:pPr>
        <w:pStyle w:val="bulleted"/>
      </w:pPr>
      <w:r w:rsidRPr="00FD4515">
        <w:rPr>
          <w:b/>
          <w:bCs/>
        </w:rPr>
        <w:t>Including / Excluding Specific Codes</w:t>
      </w:r>
      <w:r>
        <w:t xml:space="preserve">: As explained above, there will be independent DFs/PAs with specific </w:t>
      </w:r>
      <w:r w:rsidRPr="00FD4515">
        <w:rPr>
          <w:rStyle w:val="ArtefactClass"/>
        </w:rPr>
        <w:t>Constraint</w:t>
      </w:r>
      <w:r>
        <w:t xml:space="preserve"> attached, </w:t>
      </w:r>
      <w:proofErr w:type="gramStart"/>
      <w:r>
        <w:t>in order to</w:t>
      </w:r>
      <w:proofErr w:type="gramEnd"/>
      <w:r>
        <w:t xml:space="preserve"> keep the proper items according to the variant in use by each data provider.</w:t>
      </w:r>
    </w:p>
    <w:p w14:paraId="4DC7C300" w14:textId="1D71FC78" w:rsidR="003329E4" w:rsidRPr="000F0393" w:rsidRDefault="003329E4" w:rsidP="00FD4515">
      <w:pPr>
        <w:pStyle w:val="Paragraph"/>
      </w:pPr>
      <w:r>
        <w:t>For example, assuming:</w:t>
      </w:r>
    </w:p>
    <w:p w14:paraId="0390A66E" w14:textId="53E938D9" w:rsidR="003329E4" w:rsidRPr="005E4AFB" w:rsidRDefault="003329E4" w:rsidP="00A6281D">
      <w:pPr>
        <w:pStyle w:val="bulleted"/>
      </w:pPr>
      <w:r w:rsidRPr="005E4AFB">
        <w:t xml:space="preserve">DSD </w:t>
      </w:r>
      <w:r w:rsidRPr="00FD4515">
        <w:rPr>
          <w:rStyle w:val="ArtefactClass"/>
        </w:rPr>
        <w:t>DSD_EXDU</w:t>
      </w:r>
      <w:r w:rsidRPr="005E4AFB">
        <w:t xml:space="preserve"> contains a Dimension: </w:t>
      </w:r>
      <w:r w:rsidRPr="00FD4515">
        <w:rPr>
          <w:rStyle w:val="ArtefactClass"/>
        </w:rPr>
        <w:t>ACTIVITY</w:t>
      </w:r>
      <w:r w:rsidRPr="005E4AFB">
        <w:t xml:space="preserve"> enumerated by </w:t>
      </w:r>
      <w:r w:rsidRPr="00FD4515">
        <w:rPr>
          <w:rStyle w:val="ArtefactClass"/>
        </w:rPr>
        <w:t>CL_ACTIVITY</w:t>
      </w:r>
      <w:r w:rsidRPr="005E4AFB">
        <w:t>.</w:t>
      </w:r>
    </w:p>
    <w:p w14:paraId="5F4D7737" w14:textId="39B6E258" w:rsidR="003329E4" w:rsidRDefault="003329E4" w:rsidP="00A6281D">
      <w:pPr>
        <w:pStyle w:val="bulleted"/>
      </w:pPr>
      <w:r w:rsidRPr="00FD4515">
        <w:rPr>
          <w:rStyle w:val="ArtefactClass"/>
        </w:rPr>
        <w:t>CL_ACTIVITY</w:t>
      </w:r>
      <w:r w:rsidRPr="005E4AFB">
        <w:t xml:space="preserve"> has no items</w:t>
      </w:r>
      <w:r w:rsidR="00BB2440">
        <w:t xml:space="preserve"> and is extended by:</w:t>
      </w:r>
    </w:p>
    <w:p w14:paraId="38162755" w14:textId="0587F052" w:rsidR="00BB2440" w:rsidRPr="00CA3F6F" w:rsidRDefault="00BB2440" w:rsidP="00A6281D">
      <w:pPr>
        <w:pStyle w:val="bulleted"/>
        <w:rPr>
          <w:rStyle w:val="ArtefactClass"/>
          <w:rFonts w:ascii="Arial" w:hAnsi="Arial"/>
          <w:noProof w:val="0"/>
        </w:rPr>
      </w:pPr>
      <w:r w:rsidRPr="00FD4515">
        <w:rPr>
          <w:rStyle w:val="ArtefactClass"/>
        </w:rPr>
        <w:t>CL_ISIC4</w:t>
      </w:r>
      <w:r w:rsidRPr="005E4AFB">
        <w:t xml:space="preserve">, </w:t>
      </w:r>
      <w:r w:rsidRPr="00FD4515">
        <w:rPr>
          <w:rStyle w:val="ArtefactClass"/>
        </w:rPr>
        <w:t>prefix=</w:t>
      </w:r>
      <w:r>
        <w:rPr>
          <w:rStyle w:val="ArtefactClass"/>
        </w:rPr>
        <w:t>"</w:t>
      </w:r>
      <w:r w:rsidRPr="00FD4515">
        <w:rPr>
          <w:rStyle w:val="ArtefactClass"/>
        </w:rPr>
        <w:t>ISIC4_</w:t>
      </w:r>
      <w:r>
        <w:rPr>
          <w:rStyle w:val="ArtefactClass"/>
        </w:rPr>
        <w:t>"</w:t>
      </w:r>
    </w:p>
    <w:p w14:paraId="5DEC0BB5" w14:textId="0950DBE7" w:rsidR="00DC75E3" w:rsidRPr="00CA3F6F" w:rsidRDefault="00DC75E3" w:rsidP="00A6281D">
      <w:pPr>
        <w:pStyle w:val="bulleted"/>
        <w:rPr>
          <w:rStyle w:val="ArtefactClass"/>
          <w:rFonts w:ascii="Arial" w:hAnsi="Arial"/>
          <w:noProof w:val="0"/>
        </w:rPr>
      </w:pPr>
      <w:r w:rsidRPr="00FD4515">
        <w:rPr>
          <w:rStyle w:val="ArtefactClass"/>
        </w:rPr>
        <w:t>CL_ISIC3</w:t>
      </w:r>
      <w:r w:rsidRPr="005E4AFB">
        <w:t xml:space="preserve">, </w:t>
      </w:r>
      <w:r w:rsidRPr="00FD4515">
        <w:rPr>
          <w:rStyle w:val="ArtefactClass"/>
        </w:rPr>
        <w:t>prefix=</w:t>
      </w:r>
      <w:r>
        <w:rPr>
          <w:rStyle w:val="ArtefactClass"/>
        </w:rPr>
        <w:t>"</w:t>
      </w:r>
      <w:r w:rsidRPr="00FD4515">
        <w:rPr>
          <w:rStyle w:val="ArtefactClass"/>
        </w:rPr>
        <w:t>ISIC3_</w:t>
      </w:r>
      <w:r>
        <w:rPr>
          <w:rStyle w:val="ArtefactClass"/>
        </w:rPr>
        <w:t>"</w:t>
      </w:r>
    </w:p>
    <w:p w14:paraId="7305AD93" w14:textId="1ED03F2A" w:rsidR="00DC75E3" w:rsidRPr="00E65ED8" w:rsidRDefault="00DC75E3" w:rsidP="00A6281D">
      <w:pPr>
        <w:pStyle w:val="bulleted"/>
        <w:rPr>
          <w:rStyle w:val="ArtefactClass"/>
          <w:rFonts w:ascii="Arial" w:hAnsi="Arial"/>
          <w:noProof w:val="0"/>
          <w:lang w:val="fr-CH"/>
        </w:rPr>
      </w:pPr>
      <w:r w:rsidRPr="00E65ED8">
        <w:rPr>
          <w:rStyle w:val="ArtefactClass"/>
          <w:lang w:val="fr-CH"/>
        </w:rPr>
        <w:t>CL_NACE2</w:t>
      </w:r>
      <w:r w:rsidRPr="00E65ED8">
        <w:rPr>
          <w:lang w:val="fr-CH"/>
        </w:rPr>
        <w:t xml:space="preserve">, </w:t>
      </w:r>
      <w:r w:rsidRPr="00E65ED8">
        <w:rPr>
          <w:rStyle w:val="ArtefactClass"/>
          <w:lang w:val="fr-CH"/>
        </w:rPr>
        <w:t>prefix="NACE2_"</w:t>
      </w:r>
    </w:p>
    <w:p w14:paraId="3614034D" w14:textId="7FC43C00" w:rsidR="00DC75E3" w:rsidRPr="00E65ED8" w:rsidRDefault="00DC75E3" w:rsidP="00A6281D">
      <w:pPr>
        <w:pStyle w:val="bulleted"/>
        <w:rPr>
          <w:rStyle w:val="ArtefactClass"/>
          <w:rFonts w:ascii="Arial" w:hAnsi="Arial"/>
          <w:noProof w:val="0"/>
          <w:lang w:val="fr-CH"/>
        </w:rPr>
      </w:pPr>
      <w:r w:rsidRPr="00E65ED8">
        <w:rPr>
          <w:rStyle w:val="ArtefactClass"/>
          <w:lang w:val="fr-CH"/>
        </w:rPr>
        <w:t>CL_AGGR</w:t>
      </w:r>
      <w:r w:rsidRPr="00E65ED8">
        <w:rPr>
          <w:lang w:val="fr-CH"/>
        </w:rPr>
        <w:t xml:space="preserve">, </w:t>
      </w:r>
      <w:r w:rsidRPr="00E65ED8">
        <w:rPr>
          <w:rStyle w:val="ArtefactClass"/>
          <w:lang w:val="fr-CH"/>
        </w:rPr>
        <w:t>prefix="AGGR_"</w:t>
      </w:r>
    </w:p>
    <w:p w14:paraId="392FA475" w14:textId="1E4F25BA" w:rsidR="003329E4" w:rsidRPr="005E4AFB" w:rsidRDefault="003329E4" w:rsidP="00A6281D">
      <w:pPr>
        <w:pStyle w:val="bulleted"/>
      </w:pPr>
      <w:r w:rsidRPr="005E4AFB">
        <w:t xml:space="preserve">Dataflow </w:t>
      </w:r>
      <w:r w:rsidRPr="00FD4515">
        <w:rPr>
          <w:rStyle w:val="ArtefactClass"/>
        </w:rPr>
        <w:t>DF1</w:t>
      </w:r>
      <w:r w:rsidRPr="005E4AFB">
        <w:t xml:space="preserve">, with a </w:t>
      </w:r>
      <w:r w:rsidR="005E4AFB" w:rsidRPr="00FD4515">
        <w:rPr>
          <w:rStyle w:val="ArtefactClass"/>
        </w:rPr>
        <w:t>Data</w:t>
      </w:r>
      <w:r w:rsidRPr="00FD4515">
        <w:rPr>
          <w:rStyle w:val="ArtefactClass"/>
        </w:rPr>
        <w:t>Constraint</w:t>
      </w:r>
      <w:r w:rsidRPr="005E4AFB">
        <w:t xml:space="preserve"> </w:t>
      </w:r>
      <w:r w:rsidRPr="00FD4515">
        <w:rPr>
          <w:rStyle w:val="ArtefactClass"/>
        </w:rPr>
        <w:t>CC_NACE2</w:t>
      </w:r>
      <w:r w:rsidRPr="005E4AFB">
        <w:t xml:space="preserve">, </w:t>
      </w:r>
      <w:r w:rsidRPr="00FD4515">
        <w:rPr>
          <w:rStyle w:val="ArtefactClass"/>
        </w:rPr>
        <w:t>CubeRegion</w:t>
      </w:r>
      <w:r w:rsidRPr="005E4AFB">
        <w:t xml:space="preserve"> </w:t>
      </w:r>
      <w:r w:rsidR="001F0023">
        <w:t xml:space="preserve">for </w:t>
      </w:r>
      <w:r w:rsidRPr="00FD4515">
        <w:rPr>
          <w:rStyle w:val="ArtefactClass"/>
        </w:rPr>
        <w:t>ACTIVITY</w:t>
      </w:r>
      <w:r w:rsidRPr="005E4AFB">
        <w:t xml:space="preserve"> and Value=</w:t>
      </w:r>
      <w:r w:rsidR="005E4AFB">
        <w:t>"</w:t>
      </w:r>
      <w:r w:rsidRPr="00FD4515">
        <w:rPr>
          <w:rStyle w:val="ArtefactClass"/>
        </w:rPr>
        <w:t>NACE2_%</w:t>
      </w:r>
      <w:r w:rsidR="005E4AFB">
        <w:t>"</w:t>
      </w:r>
    </w:p>
    <w:p w14:paraId="73C4FB5C" w14:textId="44E03469" w:rsidR="003329E4" w:rsidRPr="005E4AFB" w:rsidRDefault="003329E4" w:rsidP="00A6281D">
      <w:pPr>
        <w:pStyle w:val="bulleted"/>
      </w:pPr>
      <w:r w:rsidRPr="005E4AFB">
        <w:t xml:space="preserve">Dataflow </w:t>
      </w:r>
      <w:r w:rsidRPr="00FD4515">
        <w:rPr>
          <w:rStyle w:val="ArtefactClass"/>
        </w:rPr>
        <w:t>DF2</w:t>
      </w:r>
      <w:r w:rsidRPr="005E4AFB">
        <w:t xml:space="preserve">, with a </w:t>
      </w:r>
      <w:r w:rsidR="00DD03DE" w:rsidRPr="00FD4515">
        <w:rPr>
          <w:rStyle w:val="ArtefactClass"/>
        </w:rPr>
        <w:t>Data</w:t>
      </w:r>
      <w:r w:rsidRPr="00FD4515">
        <w:rPr>
          <w:rStyle w:val="ArtefactClass"/>
        </w:rPr>
        <w:t>Constraint</w:t>
      </w:r>
      <w:r w:rsidRPr="005E4AFB">
        <w:t xml:space="preserve"> </w:t>
      </w:r>
      <w:r w:rsidRPr="00FD4515">
        <w:rPr>
          <w:rStyle w:val="ArtefactClass"/>
        </w:rPr>
        <w:t>CC_ISIC3</w:t>
      </w:r>
      <w:r w:rsidRPr="005E4AFB">
        <w:t xml:space="preserve">, </w:t>
      </w:r>
      <w:r w:rsidRPr="00FD4515">
        <w:rPr>
          <w:rStyle w:val="ArtefactClass"/>
        </w:rPr>
        <w:t>CubeRegion</w:t>
      </w:r>
      <w:r w:rsidRPr="005E4AFB">
        <w:t xml:space="preserve"> </w:t>
      </w:r>
      <w:r w:rsidR="001F0023">
        <w:t xml:space="preserve">for </w:t>
      </w:r>
      <w:r w:rsidRPr="00FD4515">
        <w:rPr>
          <w:rStyle w:val="ArtefactClass"/>
        </w:rPr>
        <w:t>ACTIVITY</w:t>
      </w:r>
      <w:r w:rsidRPr="005E4AFB">
        <w:t xml:space="preserve"> and Value=</w:t>
      </w:r>
      <w:r w:rsidR="005E4AFB">
        <w:t>"</w:t>
      </w:r>
      <w:r w:rsidRPr="00FD4515">
        <w:rPr>
          <w:rStyle w:val="ArtefactClass"/>
        </w:rPr>
        <w:t>ISIC3_%</w:t>
      </w:r>
      <w:r w:rsidR="005E4AFB">
        <w:t>"</w:t>
      </w:r>
    </w:p>
    <w:p w14:paraId="66EBF6F9" w14:textId="73D87245" w:rsidR="003329E4" w:rsidRPr="005E4AFB" w:rsidRDefault="003329E4" w:rsidP="00A6281D">
      <w:pPr>
        <w:pStyle w:val="bulleted"/>
      </w:pPr>
      <w:r w:rsidRPr="005E4AFB">
        <w:t xml:space="preserve">Dataflow </w:t>
      </w:r>
      <w:r w:rsidRPr="00FD4515">
        <w:rPr>
          <w:rStyle w:val="ArtefactClass"/>
        </w:rPr>
        <w:t>DF3</w:t>
      </w:r>
      <w:r w:rsidRPr="005E4AFB">
        <w:t xml:space="preserve">, with a </w:t>
      </w:r>
      <w:r w:rsidR="00DD03DE" w:rsidRPr="00FD4515">
        <w:rPr>
          <w:rStyle w:val="ArtefactClass"/>
        </w:rPr>
        <w:t>Data</w:t>
      </w:r>
      <w:r w:rsidRPr="00FD4515">
        <w:rPr>
          <w:rStyle w:val="ArtefactClass"/>
        </w:rPr>
        <w:t>Constraint</w:t>
      </w:r>
      <w:r w:rsidRPr="005E4AFB">
        <w:t xml:space="preserve"> </w:t>
      </w:r>
      <w:r w:rsidRPr="00FD4515">
        <w:rPr>
          <w:rStyle w:val="ArtefactClass"/>
        </w:rPr>
        <w:t>CC_ISIC4</w:t>
      </w:r>
      <w:r w:rsidRPr="005E4AFB">
        <w:t xml:space="preserve">, </w:t>
      </w:r>
      <w:r w:rsidRPr="00FD4515">
        <w:rPr>
          <w:rStyle w:val="ArtefactClass"/>
        </w:rPr>
        <w:t>CubeRegion</w:t>
      </w:r>
      <w:r w:rsidRPr="005E4AFB">
        <w:t xml:space="preserve"> </w:t>
      </w:r>
      <w:r w:rsidR="001F0023">
        <w:t xml:space="preserve">for </w:t>
      </w:r>
      <w:r w:rsidRPr="00FD4515">
        <w:rPr>
          <w:rStyle w:val="ArtefactClass"/>
        </w:rPr>
        <w:t>ACTIVITY</w:t>
      </w:r>
      <w:r w:rsidRPr="005E4AFB">
        <w:t xml:space="preserve"> and Value=</w:t>
      </w:r>
      <w:r w:rsidR="005E4AFB">
        <w:t>"</w:t>
      </w:r>
      <w:r w:rsidRPr="00FD4515">
        <w:rPr>
          <w:rStyle w:val="ArtefactClass"/>
        </w:rPr>
        <w:t>ISIC4_%</w:t>
      </w:r>
      <w:r w:rsidR="005E4AFB">
        <w:t>"</w:t>
      </w:r>
      <w:r w:rsidRPr="005E4AFB">
        <w:t>, Value=</w:t>
      </w:r>
      <w:r w:rsidR="005E4AFB">
        <w:t>"</w:t>
      </w:r>
      <w:r w:rsidRPr="00FD4515">
        <w:rPr>
          <w:rStyle w:val="ArtefactClass"/>
        </w:rPr>
        <w:t>AGGR_TOTAL</w:t>
      </w:r>
      <w:r w:rsidR="005E4AFB">
        <w:t>"</w:t>
      </w:r>
      <w:r w:rsidRPr="005E4AFB">
        <w:t>, Value=</w:t>
      </w:r>
      <w:r w:rsidR="005E4AFB">
        <w:t>"</w:t>
      </w:r>
      <w:r w:rsidRPr="00FD4515">
        <w:rPr>
          <w:rStyle w:val="ArtefactClass"/>
        </w:rPr>
        <w:t>AGGR_Z</w:t>
      </w:r>
      <w:r w:rsidR="005E4AFB">
        <w:t>"</w:t>
      </w:r>
    </w:p>
    <w:p w14:paraId="3746DC48" w14:textId="69E2F697" w:rsidR="003329E4" w:rsidRDefault="003329E4" w:rsidP="00362E38">
      <w:pPr>
        <w:pStyle w:val="Paragraph"/>
      </w:pPr>
    </w:p>
    <w:p w14:paraId="4FA2E645" w14:textId="77777777" w:rsidR="00871911" w:rsidRDefault="001F0023" w:rsidP="00A051FC">
      <w:r>
        <w:t xml:space="preserve">The </w:t>
      </w:r>
      <w:r w:rsidR="00C002B6">
        <w:t xml:space="preserve">discriminated unions are </w:t>
      </w:r>
      <w:r>
        <w:t>achieve</w:t>
      </w:r>
      <w:r w:rsidR="00C002B6">
        <w:t>d, by</w:t>
      </w:r>
      <w:r w:rsidR="00A051FC">
        <w:t xml:space="preserve"> requesting</w:t>
      </w:r>
      <w:r w:rsidR="00A051FC" w:rsidRPr="00FD4515">
        <w:rPr>
          <w:lang w:val="en-US"/>
        </w:rPr>
        <w:t xml:space="preserve"> </w:t>
      </w:r>
      <w:r w:rsidR="00A051FC">
        <w:rPr>
          <w:lang w:val="en-US"/>
        </w:rPr>
        <w:t xml:space="preserve">any of the above </w:t>
      </w:r>
      <w:r w:rsidR="00A051FC">
        <w:rPr>
          <w:rStyle w:val="ArtefactClass"/>
        </w:rPr>
        <w:t>D</w:t>
      </w:r>
      <w:r w:rsidR="00A051FC" w:rsidRPr="00FD4515">
        <w:rPr>
          <w:rStyle w:val="ArtefactClass"/>
        </w:rPr>
        <w:t>ataflow</w:t>
      </w:r>
      <w:r w:rsidR="00A051FC">
        <w:rPr>
          <w:lang w:val="en-US"/>
        </w:rPr>
        <w:t xml:space="preserve">s </w:t>
      </w:r>
      <w:r w:rsidRPr="00FD4515">
        <w:rPr>
          <w:iCs/>
        </w:rPr>
        <w:t xml:space="preserve">with </w:t>
      </w:r>
      <w:r w:rsidRPr="00FD4515">
        <w:rPr>
          <w:rStyle w:val="ArtefactClass"/>
        </w:rPr>
        <w:t>references=</w:t>
      </w:r>
      <w:r w:rsidR="00C002B6" w:rsidRPr="00FD4515">
        <w:rPr>
          <w:rStyle w:val="ArtefactClass"/>
        </w:rPr>
        <w:t>"</w:t>
      </w:r>
      <w:r w:rsidR="00A051FC">
        <w:rPr>
          <w:rStyle w:val="ArtefactClass"/>
        </w:rPr>
        <w:t>all</w:t>
      </w:r>
      <w:r w:rsidR="00C002B6" w:rsidRPr="00FD4515">
        <w:rPr>
          <w:rStyle w:val="ArtefactClass"/>
        </w:rPr>
        <w:t>"</w:t>
      </w:r>
      <w:r w:rsidRPr="00FD4515">
        <w:rPr>
          <w:iCs/>
        </w:rPr>
        <w:t xml:space="preserve"> and </w:t>
      </w:r>
      <w:r w:rsidRPr="00FD4515">
        <w:rPr>
          <w:rStyle w:val="ArtefactClass"/>
        </w:rPr>
        <w:t>detail=</w:t>
      </w:r>
      <w:r w:rsidR="00C002B6" w:rsidRPr="00FD4515">
        <w:rPr>
          <w:rStyle w:val="ArtefactClass"/>
        </w:rPr>
        <w:t>"</w:t>
      </w:r>
      <w:r w:rsidRPr="00FD4515">
        <w:rPr>
          <w:rStyle w:val="ArtefactClass"/>
        </w:rPr>
        <w:t>referencepartial</w:t>
      </w:r>
      <w:r w:rsidR="00C002B6" w:rsidRPr="00FD4515">
        <w:rPr>
          <w:rStyle w:val="ArtefactClass"/>
        </w:rPr>
        <w:t>"</w:t>
      </w:r>
      <w:r>
        <w:t xml:space="preserve">: </w:t>
      </w:r>
      <w:r w:rsidR="00C002B6">
        <w:t xml:space="preserve">returns </w:t>
      </w:r>
      <w:r w:rsidRPr="00FD4515">
        <w:rPr>
          <w:rStyle w:val="ArtefactClass"/>
        </w:rPr>
        <w:t>CL_ACTIVITY</w:t>
      </w:r>
      <w:r>
        <w:t xml:space="preserve"> with the </w:t>
      </w:r>
      <w:r w:rsidR="00871911">
        <w:t xml:space="preserve">corresponding </w:t>
      </w:r>
      <w:r>
        <w:t xml:space="preserve">extensions resolved and the </w:t>
      </w:r>
      <w:r w:rsidR="00C002B6" w:rsidRPr="00FD4515">
        <w:rPr>
          <w:rStyle w:val="ArtefactClass"/>
        </w:rPr>
        <w:lastRenderedPageBreak/>
        <w:t>DataC</w:t>
      </w:r>
      <w:r w:rsidRPr="00FD4515">
        <w:rPr>
          <w:rStyle w:val="ArtefactClass"/>
        </w:rPr>
        <w:t>onstraint</w:t>
      </w:r>
      <w:r w:rsidR="00871911">
        <w:t xml:space="preserve">, referencing the </w:t>
      </w:r>
      <w:r w:rsidR="00871911" w:rsidRPr="00FD4515">
        <w:rPr>
          <w:rStyle w:val="ArtefactClass"/>
        </w:rPr>
        <w:t>Dataflow</w:t>
      </w:r>
      <w:r w:rsidR="00871911">
        <w:t xml:space="preserve">, </w:t>
      </w:r>
      <w:r>
        <w:t>applied</w:t>
      </w:r>
      <w:r w:rsidR="00871911">
        <w:t xml:space="preserve">. Thus, the </w:t>
      </w:r>
      <w:r w:rsidR="00871911" w:rsidRPr="00FD4515">
        <w:rPr>
          <w:rStyle w:val="ArtefactClass"/>
        </w:rPr>
        <w:t>CL_ACTIVITY</w:t>
      </w:r>
      <w:r w:rsidR="00871911">
        <w:t xml:space="preserve"> </w:t>
      </w:r>
      <w:r>
        <w:t xml:space="preserve">will only include </w:t>
      </w:r>
      <w:r w:rsidR="00C002B6" w:rsidRPr="00FD4515">
        <w:rPr>
          <w:rStyle w:val="ArtefactClass"/>
        </w:rPr>
        <w:t>C</w:t>
      </w:r>
      <w:r w:rsidRPr="00FD4515">
        <w:rPr>
          <w:rStyle w:val="ArtefactClass"/>
        </w:rPr>
        <w:t>ode</w:t>
      </w:r>
      <w:r>
        <w:t xml:space="preserve">s prefixed </w:t>
      </w:r>
      <w:r w:rsidR="00871911">
        <w:t>according to the Dataflow, i.e.:</w:t>
      </w:r>
    </w:p>
    <w:p w14:paraId="1E46DE3D" w14:textId="22B6DF6A" w:rsidR="00871911" w:rsidRDefault="00871911" w:rsidP="00A6281D">
      <w:pPr>
        <w:pStyle w:val="bulleted"/>
      </w:pPr>
      <w:r>
        <w:t>Prefix "</w:t>
      </w:r>
      <w:r w:rsidRPr="000F766C">
        <w:rPr>
          <w:rStyle w:val="ArtefactClass"/>
        </w:rPr>
        <w:t>NACE2_%</w:t>
      </w:r>
      <w:r>
        <w:t xml:space="preserve">" for </w:t>
      </w:r>
      <w:proofErr w:type="gramStart"/>
      <w:r w:rsidRPr="00FD4515">
        <w:rPr>
          <w:rStyle w:val="ArtefactClass"/>
        </w:rPr>
        <w:t>DF1</w:t>
      </w:r>
      <w:r>
        <w:t>;</w:t>
      </w:r>
      <w:proofErr w:type="gramEnd"/>
    </w:p>
    <w:p w14:paraId="3DD24086" w14:textId="285332AA" w:rsidR="00871911" w:rsidRDefault="00871911" w:rsidP="00A6281D">
      <w:pPr>
        <w:pStyle w:val="bulleted"/>
      </w:pPr>
      <w:r>
        <w:t>Prefix "</w:t>
      </w:r>
      <w:r>
        <w:rPr>
          <w:rStyle w:val="ArtefactClass"/>
        </w:rPr>
        <w:t>ISIC3</w:t>
      </w:r>
      <w:r w:rsidRPr="000F766C">
        <w:rPr>
          <w:rStyle w:val="ArtefactClass"/>
        </w:rPr>
        <w:t>_%</w:t>
      </w:r>
      <w:r>
        <w:t xml:space="preserve">" for </w:t>
      </w:r>
      <w:proofErr w:type="gramStart"/>
      <w:r w:rsidRPr="000F766C">
        <w:rPr>
          <w:rStyle w:val="ArtefactClass"/>
        </w:rPr>
        <w:t>DF</w:t>
      </w:r>
      <w:r>
        <w:rPr>
          <w:rStyle w:val="ArtefactClass"/>
        </w:rPr>
        <w:t>2</w:t>
      </w:r>
      <w:r>
        <w:t>;</w:t>
      </w:r>
      <w:proofErr w:type="gramEnd"/>
    </w:p>
    <w:p w14:paraId="281BBEE0" w14:textId="63D35329" w:rsidR="00871911" w:rsidRDefault="00871911" w:rsidP="00A6281D">
      <w:pPr>
        <w:pStyle w:val="bulleted"/>
      </w:pPr>
      <w:r>
        <w:t>Prefix "</w:t>
      </w:r>
      <w:r>
        <w:rPr>
          <w:rStyle w:val="ArtefactClass"/>
        </w:rPr>
        <w:t>ISIC4</w:t>
      </w:r>
      <w:r w:rsidRPr="000F766C">
        <w:rPr>
          <w:rStyle w:val="ArtefactClass"/>
        </w:rPr>
        <w:t>_%</w:t>
      </w:r>
      <w:r>
        <w:t xml:space="preserve">" for </w:t>
      </w:r>
      <w:r w:rsidRPr="000F766C">
        <w:rPr>
          <w:rStyle w:val="ArtefactClass"/>
        </w:rPr>
        <w:t>DF</w:t>
      </w:r>
      <w:r>
        <w:rPr>
          <w:rStyle w:val="ArtefactClass"/>
        </w:rPr>
        <w:t>3</w:t>
      </w:r>
      <w:r>
        <w:t xml:space="preserve">; note that </w:t>
      </w:r>
      <w:r w:rsidRPr="00FD4515">
        <w:rPr>
          <w:rStyle w:val="ArtefactClass"/>
        </w:rPr>
        <w:t>Code</w:t>
      </w:r>
      <w:r>
        <w:t>s "</w:t>
      </w:r>
      <w:r w:rsidRPr="000F766C">
        <w:rPr>
          <w:rStyle w:val="ArtefactClass"/>
        </w:rPr>
        <w:t>AGGR_TOTAL</w:t>
      </w:r>
      <w:r>
        <w:t>" and</w:t>
      </w:r>
      <w:r w:rsidRPr="000F766C">
        <w:t xml:space="preserve"> </w:t>
      </w:r>
      <w:r>
        <w:t>"</w:t>
      </w:r>
      <w:r w:rsidRPr="000F766C">
        <w:rPr>
          <w:rStyle w:val="ArtefactClass"/>
        </w:rPr>
        <w:t>AGGR_Z</w:t>
      </w:r>
      <w:r>
        <w:t>" are also included in this case.</w:t>
      </w:r>
    </w:p>
    <w:p w14:paraId="3D2A31F3" w14:textId="77777777" w:rsidR="00871911" w:rsidRDefault="00871911" w:rsidP="00FD4515"/>
    <w:p w14:paraId="0AE52682" w14:textId="15DA502E" w:rsidR="00FC713A" w:rsidRDefault="00FC713A" w:rsidP="004F524E">
      <w:pPr>
        <w:pStyle w:val="Heading2"/>
      </w:pPr>
      <w:bookmarkStart w:id="1635" w:name="_Toc73460140"/>
      <w:bookmarkStart w:id="1636" w:name="_Toc178073117"/>
      <w:r>
        <w:t>Linking Hierarchies</w:t>
      </w:r>
      <w:bookmarkEnd w:id="1635"/>
      <w:bookmarkEnd w:id="1636"/>
    </w:p>
    <w:p w14:paraId="7342C0AF" w14:textId="7C6307E0" w:rsidR="00FC713A" w:rsidRDefault="00281D9B" w:rsidP="00FC713A">
      <w:pPr>
        <w:pStyle w:val="Paragraph"/>
      </w:pPr>
      <w:r>
        <w:t xml:space="preserve">To facilitate the usage of </w:t>
      </w:r>
      <w:r w:rsidRPr="00FD4515">
        <w:rPr>
          <w:rStyle w:val="ArtefactClass"/>
        </w:rPr>
        <w:t>Hierarchy</w:t>
      </w:r>
      <w:r>
        <w:t xml:space="preserve"> within other SDMX Artefacts, the </w:t>
      </w:r>
      <w:r w:rsidRPr="00FD4515">
        <w:rPr>
          <w:rStyle w:val="ArtefactClass"/>
        </w:rPr>
        <w:t>HierarchyAssociation</w:t>
      </w:r>
      <w:r>
        <w:t xml:space="preserve"> is defined to link any </w:t>
      </w:r>
      <w:r w:rsidRPr="00FD4515">
        <w:rPr>
          <w:rStyle w:val="ArtefactClass"/>
        </w:rPr>
        <w:t>Hierarchy</w:t>
      </w:r>
      <w:r>
        <w:t xml:space="preserve"> with any </w:t>
      </w:r>
      <w:r w:rsidRPr="00FD4515">
        <w:rPr>
          <w:rStyle w:val="ArtefactClass"/>
        </w:rPr>
        <w:t>IdentifiableArtefact</w:t>
      </w:r>
      <w:r>
        <w:t xml:space="preserve"> within a specific context.</w:t>
      </w:r>
    </w:p>
    <w:p w14:paraId="7E322710" w14:textId="1EC5B16E" w:rsidR="00281D9B" w:rsidRDefault="00281D9B" w:rsidP="00FC713A">
      <w:pPr>
        <w:pStyle w:val="Paragraph"/>
      </w:pPr>
    </w:p>
    <w:p w14:paraId="2134983D" w14:textId="69642396" w:rsidR="00281D9B" w:rsidRDefault="00281D9B" w:rsidP="00FC713A">
      <w:pPr>
        <w:pStyle w:val="Paragraph"/>
      </w:pPr>
      <w:r>
        <w:t xml:space="preserve">The </w:t>
      </w:r>
      <w:r w:rsidRPr="00FD4515">
        <w:rPr>
          <w:rStyle w:val="ArtefactClass"/>
        </w:rPr>
        <w:t>HierarchyAssociation</w:t>
      </w:r>
      <w:r>
        <w:t xml:space="preserve"> is a simple Artefact operating like a </w:t>
      </w:r>
      <w:r w:rsidRPr="00FD4515">
        <w:rPr>
          <w:rStyle w:val="ArtefactClass"/>
        </w:rPr>
        <w:t>Categorisation</w:t>
      </w:r>
      <w:r>
        <w:t>. The former specifies three references:</w:t>
      </w:r>
    </w:p>
    <w:p w14:paraId="41B63059" w14:textId="3930C404" w:rsidR="00281D9B" w:rsidRDefault="00281D9B" w:rsidP="00A6281D">
      <w:pPr>
        <w:pStyle w:val="bulleted"/>
      </w:pPr>
      <w:r>
        <w:t xml:space="preserve">The link to a </w:t>
      </w:r>
      <w:proofErr w:type="gramStart"/>
      <w:r w:rsidRPr="00FD4515">
        <w:rPr>
          <w:rStyle w:val="ArtefactClass"/>
        </w:rPr>
        <w:t>Hierarchy</w:t>
      </w:r>
      <w:r>
        <w:t>;</w:t>
      </w:r>
      <w:proofErr w:type="gramEnd"/>
    </w:p>
    <w:p w14:paraId="1EDCB010" w14:textId="3B5E6490" w:rsidR="00281D9B" w:rsidRDefault="00281D9B" w:rsidP="00A6281D">
      <w:pPr>
        <w:pStyle w:val="bulleted"/>
      </w:pPr>
      <w:r>
        <w:t xml:space="preserve">The link to the </w:t>
      </w:r>
      <w:r w:rsidRPr="00FD4515">
        <w:rPr>
          <w:rStyle w:val="ArtefactClass"/>
        </w:rPr>
        <w:t>IdentifiableArtefact</w:t>
      </w:r>
      <w:r>
        <w:t xml:space="preserve"> that the </w:t>
      </w:r>
      <w:r w:rsidR="00D1074A" w:rsidRPr="00FD4515">
        <w:rPr>
          <w:rStyle w:val="ArtefactClass"/>
        </w:rPr>
        <w:t>H</w:t>
      </w:r>
      <w:r w:rsidRPr="00FD4515">
        <w:rPr>
          <w:rStyle w:val="ArtefactClass"/>
        </w:rPr>
        <w:t>ierarchy</w:t>
      </w:r>
      <w:r>
        <w:t xml:space="preserve"> is linked</w:t>
      </w:r>
      <w:r w:rsidR="00D1074A">
        <w:t xml:space="preserve"> (e.g., a </w:t>
      </w:r>
      <w:r w:rsidR="00D1074A" w:rsidRPr="00FD4515">
        <w:rPr>
          <w:rStyle w:val="ArtefactClass"/>
        </w:rPr>
        <w:t>Dimension</w:t>
      </w:r>
      <w:proofErr w:type="gramStart"/>
      <w:r w:rsidR="00D1074A">
        <w:t>)</w:t>
      </w:r>
      <w:r>
        <w:t>;</w:t>
      </w:r>
      <w:proofErr w:type="gramEnd"/>
    </w:p>
    <w:p w14:paraId="2F44B245" w14:textId="68B01D2B" w:rsidR="00D1074A" w:rsidRDefault="00D1074A" w:rsidP="00A6281D">
      <w:pPr>
        <w:pStyle w:val="bulleted"/>
      </w:pPr>
      <w:r>
        <w:t xml:space="preserve">The link to the context that the linking is taking place (e.g., a </w:t>
      </w:r>
      <w:r w:rsidRPr="00FD4515">
        <w:rPr>
          <w:rStyle w:val="ArtefactClass"/>
        </w:rPr>
        <w:t>DSD</w:t>
      </w:r>
      <w:r>
        <w:t>).</w:t>
      </w:r>
    </w:p>
    <w:p w14:paraId="25BBDAA3" w14:textId="77777777" w:rsidR="00550221" w:rsidRDefault="00DC75E3" w:rsidP="00FD4515">
      <w:r>
        <w:t>As an example, let’s assume</w:t>
      </w:r>
      <w:r w:rsidR="00550221">
        <w:t>:</w:t>
      </w:r>
    </w:p>
    <w:p w14:paraId="58A4F7B1" w14:textId="2FEA1282" w:rsidR="00550221" w:rsidRDefault="00550221" w:rsidP="00A6281D">
      <w:pPr>
        <w:pStyle w:val="bulleted"/>
      </w:pPr>
      <w:r>
        <w:t>A</w:t>
      </w:r>
      <w:r w:rsidR="00DC75E3">
        <w:t xml:space="preserve"> </w:t>
      </w:r>
      <w:r w:rsidR="00DC75E3" w:rsidRPr="00517923">
        <w:rPr>
          <w:rStyle w:val="ArtefactClass"/>
        </w:rPr>
        <w:t>DSD</w:t>
      </w:r>
      <w:r w:rsidR="00DC75E3">
        <w:t xml:space="preserve"> with a </w:t>
      </w:r>
      <w:r w:rsidRPr="00517923">
        <w:rPr>
          <w:rStyle w:val="ArtefactClass"/>
          <w:b/>
        </w:rPr>
        <w:t>COUNTRY</w:t>
      </w:r>
      <w:r w:rsidR="00E32F55">
        <w:t xml:space="preserve"> </w:t>
      </w:r>
      <w:r w:rsidR="00E32F55" w:rsidRPr="00517923">
        <w:rPr>
          <w:rStyle w:val="ArtefactClass"/>
        </w:rPr>
        <w:t>D</w:t>
      </w:r>
      <w:r w:rsidR="00DC75E3" w:rsidRPr="00517923">
        <w:rPr>
          <w:rStyle w:val="ArtefactClass"/>
        </w:rPr>
        <w:t>imension</w:t>
      </w:r>
      <w:r w:rsidR="00DC75E3">
        <w:t xml:space="preserve"> </w:t>
      </w:r>
      <w:r>
        <w:t>that uses</w:t>
      </w:r>
      <w:r w:rsidR="00E32F55">
        <w:t xml:space="preserve"> </w:t>
      </w:r>
      <w:r w:rsidR="00E32F55" w:rsidRPr="00517923">
        <w:rPr>
          <w:rStyle w:val="ArtefactClass"/>
        </w:rPr>
        <w:t>Codelist</w:t>
      </w:r>
      <w:r>
        <w:t xml:space="preserve"> </w:t>
      </w:r>
      <w:r w:rsidRPr="00517923">
        <w:rPr>
          <w:rStyle w:val="ArtefactClass"/>
          <w:b/>
        </w:rPr>
        <w:t>CL_AREA</w:t>
      </w:r>
      <w:r>
        <w:t xml:space="preserve"> as representation.</w:t>
      </w:r>
    </w:p>
    <w:p w14:paraId="7CE88C88" w14:textId="1C432836" w:rsidR="00550221" w:rsidRDefault="00550221" w:rsidP="00A6281D">
      <w:pPr>
        <w:pStyle w:val="bulleted"/>
      </w:pPr>
      <w:r>
        <w:t xml:space="preserve">A </w:t>
      </w:r>
      <w:r w:rsidRPr="00517923">
        <w:rPr>
          <w:rStyle w:val="ArtefactClass"/>
        </w:rPr>
        <w:t>Hierarchy</w:t>
      </w:r>
      <w:r w:rsidRPr="00B37138">
        <w:t xml:space="preserve"> </w:t>
      </w:r>
      <w:r w:rsidR="00B37138" w:rsidRPr="00517923">
        <w:t>(</w:t>
      </w:r>
      <w:r w:rsidR="00B37138">
        <w:t xml:space="preserve">e.g., </w:t>
      </w:r>
      <w:r w:rsidR="00B37138" w:rsidRPr="00517923">
        <w:rPr>
          <w:rStyle w:val="ArtefactClass"/>
          <w:b/>
        </w:rPr>
        <w:t>EU_COUNTRIES</w:t>
      </w:r>
      <w:r w:rsidR="00B37138" w:rsidRPr="00517923">
        <w:t>)</w:t>
      </w:r>
      <w:r>
        <w:t xml:space="preserve"> that builds a hierarchy for the </w:t>
      </w:r>
      <w:r w:rsidRPr="00517923">
        <w:rPr>
          <w:rStyle w:val="ArtefactClass"/>
          <w:b/>
        </w:rPr>
        <w:t>CL_AREA</w:t>
      </w:r>
      <w:r w:rsidR="00E32F55">
        <w:t xml:space="preserve"> </w:t>
      </w:r>
      <w:r w:rsidR="00E32F55" w:rsidRPr="00517923">
        <w:rPr>
          <w:rStyle w:val="ArtefactClass"/>
        </w:rPr>
        <w:t>C</w:t>
      </w:r>
      <w:r w:rsidRPr="00517923">
        <w:rPr>
          <w:rStyle w:val="ArtefactClass"/>
        </w:rPr>
        <w:t>odelist</w:t>
      </w:r>
      <w:r>
        <w:t>.</w:t>
      </w:r>
    </w:p>
    <w:p w14:paraId="4831536B" w14:textId="058426F2" w:rsidR="00550221" w:rsidRDefault="00550221" w:rsidP="00A6281D">
      <w:pPr>
        <w:pStyle w:val="bulleted"/>
      </w:pPr>
      <w:proofErr w:type="gramStart"/>
      <w:r>
        <w:t>In order to</w:t>
      </w:r>
      <w:proofErr w:type="gramEnd"/>
      <w:r>
        <w:t xml:space="preserve"> use this </w:t>
      </w:r>
      <w:r w:rsidRPr="00517923">
        <w:rPr>
          <w:rStyle w:val="ArtefactClass"/>
        </w:rPr>
        <w:t>Hierarchy</w:t>
      </w:r>
      <w:r w:rsidR="00E32F55">
        <w:t xml:space="preserve"> for data of a </w:t>
      </w:r>
      <w:r w:rsidRPr="00517923">
        <w:rPr>
          <w:rStyle w:val="ArtefactClass"/>
        </w:rPr>
        <w:t>Dataflow</w:t>
      </w:r>
      <w:r w:rsidR="00E32F55">
        <w:t xml:space="preserve"> (e.g., </w:t>
      </w:r>
      <w:r w:rsidR="00B37138">
        <w:rPr>
          <w:rStyle w:val="ArtefactClass"/>
          <w:b/>
        </w:rPr>
        <w:t>EU_INDICATORS</w:t>
      </w:r>
      <w:r w:rsidR="00E32F55">
        <w:t>),</w:t>
      </w:r>
      <w:r>
        <w:t xml:space="preserve"> we need t</w:t>
      </w:r>
      <w:r w:rsidR="00E32F55">
        <w:t xml:space="preserve">o build the following </w:t>
      </w:r>
      <w:r w:rsidR="00E32F55" w:rsidRPr="00517923">
        <w:rPr>
          <w:rStyle w:val="ArtefactClass"/>
        </w:rPr>
        <w:t>Hierarchy</w:t>
      </w:r>
      <w:r w:rsidRPr="00517923">
        <w:rPr>
          <w:rStyle w:val="ArtefactClass"/>
        </w:rPr>
        <w:t>Association</w:t>
      </w:r>
      <w:r>
        <w:t>:</w:t>
      </w:r>
    </w:p>
    <w:p w14:paraId="7E501CA0" w14:textId="61D3C7B1" w:rsidR="00E32F55" w:rsidRDefault="00550221" w:rsidP="00A6281D">
      <w:pPr>
        <w:pStyle w:val="bulleted"/>
      </w:pPr>
      <w:r>
        <w:t>Links</w:t>
      </w:r>
      <w:r w:rsidR="00E32F55">
        <w:t xml:space="preserve"> to the</w:t>
      </w:r>
      <w:r>
        <w:t xml:space="preserve"> </w:t>
      </w:r>
      <w:r w:rsidRPr="00517923">
        <w:rPr>
          <w:rStyle w:val="ArtefactClass"/>
        </w:rPr>
        <w:t>Hierarchy</w:t>
      </w:r>
      <w:r w:rsidR="00E32F55">
        <w:t xml:space="preserve"> </w:t>
      </w:r>
      <w:r w:rsidR="00B37138" w:rsidRPr="00EB7A77">
        <w:rPr>
          <w:rStyle w:val="ArtefactClass"/>
          <w:b/>
        </w:rPr>
        <w:t>EU_COUNTRIES</w:t>
      </w:r>
      <w:r w:rsidR="00B37138">
        <w:rPr>
          <w:rStyle w:val="ArtefactClass"/>
          <w:b/>
        </w:rPr>
        <w:t xml:space="preserve"> (what is associated?)</w:t>
      </w:r>
    </w:p>
    <w:p w14:paraId="310B309E" w14:textId="2D207688" w:rsidR="00E32F55" w:rsidRDefault="00E32F55" w:rsidP="00A6281D">
      <w:pPr>
        <w:pStyle w:val="bulleted"/>
      </w:pPr>
      <w:r>
        <w:t xml:space="preserve">Links to the </w:t>
      </w:r>
      <w:r w:rsidRPr="00517923">
        <w:rPr>
          <w:rStyle w:val="ArtefactClass"/>
        </w:rPr>
        <w:t>Dimension</w:t>
      </w:r>
      <w:r>
        <w:t xml:space="preserve"> </w:t>
      </w:r>
      <w:r w:rsidRPr="00517923">
        <w:rPr>
          <w:rStyle w:val="ArtefactClass"/>
          <w:b/>
        </w:rPr>
        <w:t>COUNTRY</w:t>
      </w:r>
      <w:r w:rsidR="00B37138">
        <w:rPr>
          <w:rStyle w:val="ArtefactClass"/>
          <w:b/>
        </w:rPr>
        <w:t xml:space="preserve"> (where is it associated?)</w:t>
      </w:r>
    </w:p>
    <w:p w14:paraId="17AFDFE0" w14:textId="0D5C04AC" w:rsidR="00E32F55" w:rsidRPr="00517923" w:rsidRDefault="00E32F55" w:rsidP="00A6281D">
      <w:pPr>
        <w:pStyle w:val="bulleted"/>
        <w:rPr>
          <w:rStyle w:val="ArtefactClass"/>
          <w:rFonts w:ascii="Arial" w:hAnsi="Arial"/>
          <w:noProof w:val="0"/>
        </w:rPr>
      </w:pPr>
      <w:r>
        <w:t xml:space="preserve">Links to the context: </w:t>
      </w:r>
      <w:r w:rsidRPr="00517923">
        <w:rPr>
          <w:rStyle w:val="ArtefactClass"/>
        </w:rPr>
        <w:t>Dataflow</w:t>
      </w:r>
      <w:r>
        <w:t xml:space="preserve"> </w:t>
      </w:r>
      <w:r w:rsidR="00B37138">
        <w:rPr>
          <w:rStyle w:val="ArtefactClass"/>
          <w:b/>
        </w:rPr>
        <w:t>EU_INDICATORS (when is it associated?)</w:t>
      </w:r>
    </w:p>
    <w:p w14:paraId="05393B64" w14:textId="050AFA48" w:rsidR="00B37138" w:rsidRDefault="00B37138" w:rsidP="00A6281D">
      <w:pPr>
        <w:pStyle w:val="bulleted"/>
      </w:pPr>
      <w:r>
        <w:t>The above are also show</w:t>
      </w:r>
      <w:r w:rsidR="00C25C52">
        <w:t>n</w:t>
      </w:r>
      <w:r>
        <w:t xml:space="preserve"> in the schematic below:</w:t>
      </w:r>
    </w:p>
    <w:p w14:paraId="0727B330" w14:textId="77777777" w:rsidR="00C25C52" w:rsidRDefault="00C25C52" w:rsidP="00A6281D">
      <w:pPr>
        <w:pStyle w:val="bulleted"/>
      </w:pPr>
      <w:r>
        <w:rPr>
          <w:noProof/>
        </w:rPr>
        <w:lastRenderedPageBreak/>
        <w:drawing>
          <wp:inline distT="0" distB="0" distL="0" distR="0" wp14:anchorId="2E98FE46" wp14:editId="4894F38E">
            <wp:extent cx="5278118" cy="2968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18" cy="2968625"/>
                    </a:xfrm>
                    <a:prstGeom prst="rect">
                      <a:avLst/>
                    </a:prstGeom>
                  </pic:spPr>
                </pic:pic>
              </a:graphicData>
            </a:graphic>
          </wp:inline>
        </w:drawing>
      </w:r>
    </w:p>
    <w:p w14:paraId="1911FD00" w14:textId="170EB80B" w:rsidR="00C25C52" w:rsidRDefault="00C25C52">
      <w:pPr>
        <w:pStyle w:val="Caption"/>
      </w:pPr>
      <w:r>
        <w:t xml:space="preserve">Figure </w:t>
      </w:r>
      <w:r>
        <w:fldChar w:fldCharType="begin"/>
      </w:r>
      <w:r>
        <w:instrText xml:space="preserve"> SEQ Figure \* ARABIC </w:instrText>
      </w:r>
      <w:r>
        <w:fldChar w:fldCharType="separate"/>
      </w:r>
      <w:r w:rsidR="00E65ED8">
        <w:rPr>
          <w:noProof/>
        </w:rPr>
        <w:t>15</w:t>
      </w:r>
      <w:r>
        <w:fldChar w:fldCharType="end"/>
      </w:r>
      <w:r>
        <w:t>: Hierarchy Association</w:t>
      </w:r>
    </w:p>
    <w:p w14:paraId="475BD775" w14:textId="25859AC0" w:rsidR="00401316" w:rsidRDefault="00401316" w:rsidP="00A6281D">
      <w:pPr>
        <w:pStyle w:val="bulleted"/>
      </w:pPr>
    </w:p>
    <w:p w14:paraId="0819A15F" w14:textId="7F6EE4FD" w:rsidR="00137ADE" w:rsidRDefault="00137ADE" w:rsidP="00E65ED8">
      <w:pPr>
        <w:pStyle w:val="Heading1"/>
      </w:pPr>
      <w:bookmarkStart w:id="1637" w:name="_Ref73459791"/>
      <w:bookmarkStart w:id="1638" w:name="_Toc73460141"/>
      <w:bookmarkStart w:id="1639" w:name="_Toc178073118"/>
      <w:r>
        <w:lastRenderedPageBreak/>
        <w:t xml:space="preserve">Geospatial </w:t>
      </w:r>
      <w:r w:rsidR="008C3834">
        <w:t xml:space="preserve">information </w:t>
      </w:r>
      <w:bookmarkEnd w:id="1637"/>
      <w:bookmarkEnd w:id="1638"/>
      <w:r w:rsidR="00FE347B">
        <w:t>support</w:t>
      </w:r>
      <w:bookmarkEnd w:id="1639"/>
    </w:p>
    <w:p w14:paraId="5A50759A" w14:textId="77777777" w:rsidR="00137ADE" w:rsidRDefault="00137ADE" w:rsidP="00137ADE">
      <w:pPr>
        <w:pStyle w:val="Paragraph"/>
      </w:pPr>
      <w:r w:rsidRPr="00D3729B">
        <w:t xml:space="preserve">SDMX recognizes that statistics refers to units or facts sited in places or areas that may be referenced to geodesic coordinates. This </w:t>
      </w:r>
      <w:r>
        <w:t>section</w:t>
      </w:r>
      <w:r w:rsidRPr="00D3729B">
        <w:t xml:space="preserve"> presents the technical specifications to </w:t>
      </w:r>
      <w:r>
        <w:t>"</w:t>
      </w:r>
      <w:r w:rsidRPr="00D3729B">
        <w:t>geo-reference</w:t>
      </w:r>
      <w:r>
        <w:t>"</w:t>
      </w:r>
      <w:r w:rsidRPr="00D3729B">
        <w:t xml:space="preserve"> those objects and facts in SDMX</w:t>
      </w:r>
      <w:r>
        <w:t>,</w:t>
      </w:r>
      <w:r w:rsidRPr="00D3729B">
        <w:t xml:space="preserve"> by establishing ways to make relations to geographic features over the Earth using a defined coordinates system.</w:t>
      </w:r>
    </w:p>
    <w:p w14:paraId="5BBC88B5" w14:textId="77777777" w:rsidR="00137ADE" w:rsidRPr="00FD4515" w:rsidRDefault="00137ADE" w:rsidP="00137ADE">
      <w:pPr>
        <w:pStyle w:val="Paragraph"/>
      </w:pPr>
    </w:p>
    <w:p w14:paraId="6AD579F1" w14:textId="77777777" w:rsidR="00137ADE" w:rsidRDefault="00137ADE" w:rsidP="00137ADE">
      <w:pPr>
        <w:pStyle w:val="Paragraph"/>
      </w:pPr>
      <w:r>
        <w:t>SDMX can support three different ways for referencing geospatial data:</w:t>
      </w:r>
    </w:p>
    <w:p w14:paraId="1AB40BDD" w14:textId="77777777" w:rsidR="00137ADE" w:rsidRDefault="00137ADE" w:rsidP="00A6281D">
      <w:pPr>
        <w:pStyle w:val="Numbered"/>
        <w:numPr>
          <w:ilvl w:val="0"/>
          <w:numId w:val="47"/>
        </w:numPr>
      </w:pPr>
      <w:r w:rsidRPr="00E65ED8">
        <w:rPr>
          <w:u w:val="single"/>
        </w:rPr>
        <w:t>Indirect Reference to Geospatial Information</w:t>
      </w:r>
      <w:r>
        <w:t>. Including a link to an external file containing the geospatial information. This is the only backwards compatible approach. Since this representation of geospatial information is not included inside the data message, the main use case would be connecting dissemination systems for making use of external tools, like GIS software.</w:t>
      </w:r>
    </w:p>
    <w:p w14:paraId="0837D3C3" w14:textId="77777777" w:rsidR="00137ADE" w:rsidRDefault="00137ADE" w:rsidP="00E65ED8">
      <w:pPr>
        <w:pStyle w:val="Numbered"/>
        <w:numPr>
          <w:ilvl w:val="0"/>
          <w:numId w:val="47"/>
        </w:numPr>
      </w:pPr>
      <w:r w:rsidRPr="00E65ED8">
        <w:rPr>
          <w:u w:val="single"/>
        </w:rPr>
        <w:t>Geographic Coordinates</w:t>
      </w:r>
      <w:r>
        <w:t>. Including the coordinates of a specific geospatial feature as a set of coordinates. This is suitable for any statistical information that needs to be georeferenced especially for the exchange of microdata.</w:t>
      </w:r>
    </w:p>
    <w:p w14:paraId="60C39556" w14:textId="77777777" w:rsidR="00137ADE" w:rsidRDefault="00137ADE" w:rsidP="00E65ED8">
      <w:pPr>
        <w:pStyle w:val="Numbered"/>
        <w:numPr>
          <w:ilvl w:val="0"/>
          <w:numId w:val="47"/>
        </w:numPr>
      </w:pPr>
      <w:r w:rsidRPr="00E65ED8">
        <w:rPr>
          <w:u w:val="single"/>
        </w:rPr>
        <w:t xml:space="preserve">A Geographic </w:t>
      </w:r>
      <w:proofErr w:type="spellStart"/>
      <w:r w:rsidRPr="00E65ED8">
        <w:rPr>
          <w:u w:val="single"/>
        </w:rPr>
        <w:t>Codelist</w:t>
      </w:r>
      <w:proofErr w:type="spellEnd"/>
      <w:r>
        <w:t xml:space="preserve">. Includes a type of </w:t>
      </w:r>
      <w:proofErr w:type="spellStart"/>
      <w:r>
        <w:t>Codelist</w:t>
      </w:r>
      <w:proofErr w:type="spellEnd"/>
      <w:r>
        <w:t>, listing predefined geographies that are represented by geospatial information. These geographies could be administrative (including administrative boundaries or enumeration areas), lines, points, or gridded geographies. Regardless, the geospatial information used to represent the geography would contain both dimensions and/or attributes; therefore, representing an advantage for the data modellers as it provides a clear way to identify those dimensions developing a "Geospatial" role.</w:t>
      </w:r>
    </w:p>
    <w:p w14:paraId="4A44F89B" w14:textId="77777777" w:rsidR="00137ADE" w:rsidRPr="00FD4515" w:rsidRDefault="00137ADE" w:rsidP="00E65ED8">
      <w:pPr>
        <w:pStyle w:val="Heading2"/>
        <w:rPr>
          <w:lang w:val="en-US"/>
        </w:rPr>
      </w:pPr>
      <w:bookmarkStart w:id="1640" w:name="_Toc73460142"/>
      <w:bookmarkStart w:id="1641" w:name="_Toc178073119"/>
      <w:r w:rsidRPr="004C36A4">
        <w:rPr>
          <w:lang w:val="en-US"/>
        </w:rPr>
        <w:t>Indirect Reference to Geospatial Information.</w:t>
      </w:r>
      <w:bookmarkEnd w:id="1640"/>
      <w:bookmarkEnd w:id="1641"/>
    </w:p>
    <w:p w14:paraId="53022F85" w14:textId="77777777" w:rsidR="00137ADE" w:rsidRDefault="00137ADE" w:rsidP="00137ADE">
      <w:pPr>
        <w:rPr>
          <w:lang w:val="en-US"/>
        </w:rPr>
      </w:pPr>
      <w:r>
        <w:rPr>
          <w:lang w:val="en-US"/>
        </w:rPr>
        <w:t>This option provides a way to include external references to geospatial information through a file containing it. The external content may be geographical or thematic maps with different levels of precision. All the processing of geospatial data is made through external applications that can interpret the information in different formats.</w:t>
      </w:r>
    </w:p>
    <w:p w14:paraId="15E5D9A9" w14:textId="77777777" w:rsidR="00137ADE" w:rsidRDefault="00137ADE" w:rsidP="00137ADE">
      <w:pPr>
        <w:rPr>
          <w:lang w:val="en-US"/>
        </w:rPr>
      </w:pPr>
    </w:p>
    <w:p w14:paraId="2DDBE1CB" w14:textId="77777777" w:rsidR="00137ADE" w:rsidRDefault="00137ADE" w:rsidP="00137ADE">
      <w:pPr>
        <w:rPr>
          <w:lang w:val="en-US"/>
        </w:rPr>
      </w:pPr>
      <w:r>
        <w:rPr>
          <w:lang w:val="en-US"/>
        </w:rPr>
        <w:t xml:space="preserve">The reference to the external files containing geospatial information is made using </w:t>
      </w:r>
      <w:r>
        <w:t xml:space="preserve">some recommended </w:t>
      </w:r>
      <w:r>
        <w:rPr>
          <w:lang w:val="en-US"/>
        </w:rPr>
        <w:t>SDMX Attributes, with the following content:</w:t>
      </w:r>
    </w:p>
    <w:p w14:paraId="6771E177" w14:textId="77777777" w:rsidR="00137ADE" w:rsidRDefault="00137ADE" w:rsidP="00A6281D">
      <w:pPr>
        <w:pStyle w:val="bulleted"/>
        <w:rPr>
          <w:lang w:val="en-US"/>
        </w:rPr>
      </w:pPr>
      <w:r w:rsidRPr="00640FB7">
        <w:rPr>
          <w:b/>
          <w:bCs/>
          <w:lang w:val="en-US"/>
        </w:rPr>
        <w:t>GEO_INFO_TEXT</w:t>
      </w:r>
      <w:r>
        <w:rPr>
          <w:lang w:val="en-US"/>
        </w:rPr>
        <w:t>. A description of the kind of information being referenced.</w:t>
      </w:r>
    </w:p>
    <w:p w14:paraId="16E37F54" w14:textId="77777777" w:rsidR="00137ADE" w:rsidRDefault="00137ADE" w:rsidP="00A6281D">
      <w:pPr>
        <w:pStyle w:val="bulleted"/>
        <w:rPr>
          <w:lang w:val="en-US"/>
        </w:rPr>
      </w:pPr>
      <w:r w:rsidRPr="00640FB7">
        <w:rPr>
          <w:b/>
          <w:bCs/>
          <w:lang w:val="en-US"/>
        </w:rPr>
        <w:t>GEO_INFO_URL</w:t>
      </w:r>
      <w:r>
        <w:rPr>
          <w:lang w:val="en-US"/>
        </w:rPr>
        <w:t>. A URL which points to the resource containing the referred geospatial information. The resource might be a file with static geodesic information or a web service providing dynamic construction of geometries.</w:t>
      </w:r>
    </w:p>
    <w:p w14:paraId="30987EFA" w14:textId="2058A55C" w:rsidR="00137ADE" w:rsidRDefault="00137ADE" w:rsidP="00A6281D">
      <w:pPr>
        <w:pStyle w:val="bulleted"/>
        <w:rPr>
          <w:lang w:val="en-US"/>
        </w:rPr>
      </w:pPr>
      <w:r w:rsidRPr="00640FB7">
        <w:rPr>
          <w:b/>
          <w:bCs/>
          <w:lang w:val="en-US"/>
        </w:rPr>
        <w:t>GEO_INFO_TYPE</w:t>
      </w:r>
      <w:r>
        <w:rPr>
          <w:lang w:val="en-US"/>
        </w:rPr>
        <w:t>. Coded information describing a standard format of the file that contains the geospatial information. The format types are taken from the list of Format descriptions for Geospatial Data managed by the US Library of the Congress (</w:t>
      </w:r>
      <w:hyperlink r:id="rId28" w:history="1">
        <w:r w:rsidRPr="00AE0A5D">
          <w:rPr>
            <w:rStyle w:val="Hyperlink"/>
            <w:lang w:val="en-US"/>
          </w:rPr>
          <w:t>https://www.loc.gov/preservation/digital/formats/fdd/gis_fdd.shtml</w:t>
        </w:r>
      </w:hyperlink>
      <w:r>
        <w:rPr>
          <w:lang w:val="en-US"/>
        </w:rPr>
        <w:t xml:space="preserve">). Allowed types in SDMX are listed in the </w:t>
      </w:r>
      <w:r w:rsidRPr="002D3AE7">
        <w:rPr>
          <w:b/>
          <w:bCs/>
          <w:lang w:val="en-US"/>
        </w:rPr>
        <w:t>Geographical Formats</w:t>
      </w:r>
      <w:r>
        <w:rPr>
          <w:lang w:val="en-US"/>
        </w:rPr>
        <w:t xml:space="preserve"> code list (</w:t>
      </w:r>
      <w:r w:rsidRPr="003B07EE">
        <w:rPr>
          <w:b/>
          <w:bCs/>
          <w:lang w:val="en-US"/>
        </w:rPr>
        <w:t>CL_GEO_FORMATS</w:t>
      </w:r>
      <w:r>
        <w:rPr>
          <w:lang w:val="en-US"/>
        </w:rPr>
        <w:t>). Examples of the codes contained in the document are:</w:t>
      </w:r>
    </w:p>
    <w:tbl>
      <w:tblPr>
        <w:tblStyle w:val="TableGrid"/>
        <w:tblW w:w="0" w:type="auto"/>
        <w:tblInd w:w="714" w:type="dxa"/>
        <w:tblLook w:val="04A0" w:firstRow="1" w:lastRow="0" w:firstColumn="1" w:lastColumn="0" w:noHBand="0" w:noVBand="1"/>
      </w:tblPr>
      <w:tblGrid>
        <w:gridCol w:w="2825"/>
        <w:gridCol w:w="4763"/>
      </w:tblGrid>
      <w:tr w:rsidR="00137ADE" w:rsidRPr="00F773EA" w14:paraId="3332FD3A" w14:textId="77777777" w:rsidTr="00137ADE">
        <w:tc>
          <w:tcPr>
            <w:tcW w:w="2825" w:type="dxa"/>
          </w:tcPr>
          <w:p w14:paraId="654BFEE8" w14:textId="77777777" w:rsidR="00137ADE" w:rsidRPr="00FD4515" w:rsidRDefault="00137ADE" w:rsidP="00A6281D">
            <w:pPr>
              <w:pStyle w:val="bulleted"/>
              <w:rPr>
                <w:lang w:val="en-US"/>
              </w:rPr>
            </w:pPr>
            <w:r w:rsidRPr="00FD4515">
              <w:rPr>
                <w:lang w:val="en-US"/>
              </w:rPr>
              <w:t>Code</w:t>
            </w:r>
          </w:p>
        </w:tc>
        <w:tc>
          <w:tcPr>
            <w:tcW w:w="4763" w:type="dxa"/>
          </w:tcPr>
          <w:p w14:paraId="2F7EEC10" w14:textId="77777777" w:rsidR="00137ADE" w:rsidRPr="00FD4515" w:rsidRDefault="00137ADE" w:rsidP="00A6281D">
            <w:pPr>
              <w:pStyle w:val="bulleted"/>
              <w:rPr>
                <w:lang w:val="en-US"/>
              </w:rPr>
            </w:pPr>
            <w:r w:rsidRPr="00FD4515">
              <w:rPr>
                <w:lang w:val="en-US"/>
              </w:rPr>
              <w:t>Description</w:t>
            </w:r>
          </w:p>
        </w:tc>
      </w:tr>
      <w:tr w:rsidR="00137ADE" w:rsidRPr="00C678F4" w14:paraId="2EAE321F" w14:textId="77777777" w:rsidTr="00137ADE">
        <w:tc>
          <w:tcPr>
            <w:tcW w:w="2825" w:type="dxa"/>
          </w:tcPr>
          <w:p w14:paraId="462964A0" w14:textId="77777777" w:rsidR="00137ADE" w:rsidRPr="00FD4515" w:rsidRDefault="00137ADE" w:rsidP="00A6281D">
            <w:pPr>
              <w:pStyle w:val="bulleted"/>
              <w:rPr>
                <w:rStyle w:val="ArtefactClass"/>
                <w:b/>
                <w:bCs/>
              </w:rPr>
            </w:pPr>
            <w:r w:rsidRPr="00FD4515">
              <w:rPr>
                <w:rStyle w:val="ArtefactClass"/>
                <w:b/>
                <w:bCs/>
              </w:rPr>
              <w:t>GML</w:t>
            </w:r>
          </w:p>
        </w:tc>
        <w:tc>
          <w:tcPr>
            <w:tcW w:w="4763" w:type="dxa"/>
          </w:tcPr>
          <w:p w14:paraId="3D061DB3" w14:textId="77777777" w:rsidR="00137ADE" w:rsidRPr="00C678F4" w:rsidRDefault="00137ADE" w:rsidP="00A6281D">
            <w:pPr>
              <w:pStyle w:val="bulleted"/>
              <w:rPr>
                <w:lang w:val="en-US"/>
              </w:rPr>
            </w:pPr>
            <w:r w:rsidRPr="00C678F4">
              <w:rPr>
                <w:lang w:val="en-US"/>
              </w:rPr>
              <w:t>Geography Markup Language</w:t>
            </w:r>
          </w:p>
        </w:tc>
      </w:tr>
      <w:tr w:rsidR="00137ADE" w:rsidRPr="00C678F4" w14:paraId="02BC0EE0" w14:textId="77777777" w:rsidTr="00137ADE">
        <w:tc>
          <w:tcPr>
            <w:tcW w:w="2825" w:type="dxa"/>
          </w:tcPr>
          <w:p w14:paraId="6BC59DC9" w14:textId="77777777" w:rsidR="00137ADE" w:rsidRPr="00FD4515" w:rsidRDefault="00137ADE" w:rsidP="00A6281D">
            <w:pPr>
              <w:pStyle w:val="bulleted"/>
              <w:rPr>
                <w:rStyle w:val="ArtefactClass"/>
                <w:b/>
                <w:bCs/>
              </w:rPr>
            </w:pPr>
            <w:r w:rsidRPr="00FD4515">
              <w:rPr>
                <w:rStyle w:val="ArtefactClass"/>
                <w:b/>
                <w:bCs/>
              </w:rPr>
              <w:lastRenderedPageBreak/>
              <w:t>GeoTIFF</w:t>
            </w:r>
          </w:p>
        </w:tc>
        <w:tc>
          <w:tcPr>
            <w:tcW w:w="4763" w:type="dxa"/>
          </w:tcPr>
          <w:p w14:paraId="17430FA6" w14:textId="77777777" w:rsidR="00137ADE" w:rsidRPr="00C678F4" w:rsidRDefault="00137ADE" w:rsidP="00A6281D">
            <w:pPr>
              <w:pStyle w:val="bulleted"/>
              <w:rPr>
                <w:lang w:val="en-US"/>
              </w:rPr>
            </w:pPr>
            <w:proofErr w:type="spellStart"/>
            <w:r w:rsidRPr="00C678F4">
              <w:rPr>
                <w:lang w:val="en-US"/>
              </w:rPr>
              <w:t>GeoTIFF</w:t>
            </w:r>
            <w:proofErr w:type="spellEnd"/>
          </w:p>
        </w:tc>
      </w:tr>
      <w:tr w:rsidR="00137ADE" w:rsidRPr="00C678F4" w14:paraId="242F8A67" w14:textId="77777777" w:rsidTr="00137ADE">
        <w:tc>
          <w:tcPr>
            <w:tcW w:w="2825" w:type="dxa"/>
          </w:tcPr>
          <w:p w14:paraId="03936A5D" w14:textId="77777777" w:rsidR="00137ADE" w:rsidRPr="00FD4515" w:rsidRDefault="00137ADE" w:rsidP="00A6281D">
            <w:pPr>
              <w:pStyle w:val="bulleted"/>
              <w:rPr>
                <w:rStyle w:val="ArtefactClass"/>
                <w:b/>
                <w:bCs/>
              </w:rPr>
            </w:pPr>
            <w:r w:rsidRPr="00FD4515">
              <w:rPr>
                <w:rStyle w:val="ArtefactClass"/>
                <w:b/>
                <w:bCs/>
              </w:rPr>
              <w:t>KML_2_2</w:t>
            </w:r>
          </w:p>
        </w:tc>
        <w:tc>
          <w:tcPr>
            <w:tcW w:w="4763" w:type="dxa"/>
          </w:tcPr>
          <w:p w14:paraId="49643419" w14:textId="77777777" w:rsidR="00137ADE" w:rsidRPr="00C678F4" w:rsidRDefault="00137ADE" w:rsidP="00A6281D">
            <w:pPr>
              <w:pStyle w:val="bulleted"/>
              <w:rPr>
                <w:lang w:val="en-US"/>
              </w:rPr>
            </w:pPr>
            <w:r w:rsidRPr="00C678F4">
              <w:rPr>
                <w:lang w:val="en-US"/>
              </w:rPr>
              <w:t>KML Version 2.2</w:t>
            </w:r>
          </w:p>
        </w:tc>
      </w:tr>
      <w:tr w:rsidR="00137ADE" w:rsidRPr="00C678F4" w14:paraId="031B7EFA" w14:textId="77777777" w:rsidTr="00137ADE">
        <w:tc>
          <w:tcPr>
            <w:tcW w:w="2825" w:type="dxa"/>
          </w:tcPr>
          <w:p w14:paraId="4EDD481D" w14:textId="77777777" w:rsidR="00137ADE" w:rsidRPr="00FD4515" w:rsidRDefault="00137ADE" w:rsidP="00A6281D">
            <w:pPr>
              <w:pStyle w:val="bulleted"/>
              <w:rPr>
                <w:rStyle w:val="ArtefactClass"/>
                <w:b/>
                <w:bCs/>
              </w:rPr>
            </w:pPr>
            <w:r w:rsidRPr="00FD4515">
              <w:rPr>
                <w:rStyle w:val="ArtefactClass"/>
                <w:b/>
                <w:bCs/>
              </w:rPr>
              <w:t>GEOJSON_1_1</w:t>
            </w:r>
          </w:p>
        </w:tc>
        <w:tc>
          <w:tcPr>
            <w:tcW w:w="4763" w:type="dxa"/>
          </w:tcPr>
          <w:p w14:paraId="1A24714E" w14:textId="77777777" w:rsidR="00137ADE" w:rsidRPr="00C678F4" w:rsidRDefault="00137ADE" w:rsidP="00A6281D">
            <w:pPr>
              <w:pStyle w:val="bulleted"/>
              <w:rPr>
                <w:lang w:val="en-US"/>
              </w:rPr>
            </w:pPr>
            <w:proofErr w:type="spellStart"/>
            <w:r w:rsidRPr="00C678F4">
              <w:rPr>
                <w:lang w:val="en-US"/>
              </w:rPr>
              <w:t>GeoJSON</w:t>
            </w:r>
            <w:proofErr w:type="spellEnd"/>
            <w:r w:rsidRPr="00C678F4">
              <w:rPr>
                <w:lang w:val="en-US"/>
              </w:rPr>
              <w:t xml:space="preserve"> Version 1.1</w:t>
            </w:r>
          </w:p>
        </w:tc>
      </w:tr>
    </w:tbl>
    <w:p w14:paraId="50E2F4CB" w14:textId="77777777" w:rsidR="00137ADE" w:rsidRDefault="00137ADE" w:rsidP="00137ADE">
      <w:pPr>
        <w:rPr>
          <w:lang w:val="en-US"/>
        </w:rPr>
      </w:pPr>
    </w:p>
    <w:p w14:paraId="2DD5DD87" w14:textId="77777777" w:rsidR="00137ADE" w:rsidRDefault="00137ADE" w:rsidP="00137ADE">
      <w:pPr>
        <w:rPr>
          <w:lang w:val="en-US"/>
        </w:rPr>
      </w:pPr>
      <w:r w:rsidRPr="002A0D85">
        <w:rPr>
          <w:lang w:val="en-US"/>
        </w:rPr>
        <w:t>Depending on the intended use, these attributes may be attached at the dataflow level, the series level or the observation level.</w:t>
      </w:r>
    </w:p>
    <w:p w14:paraId="00A03CFE" w14:textId="77777777" w:rsidR="00137ADE" w:rsidRDefault="00137ADE" w:rsidP="00137ADE">
      <w:pPr>
        <w:rPr>
          <w:lang w:val="en-US"/>
        </w:rPr>
      </w:pPr>
    </w:p>
    <w:p w14:paraId="1E50918D" w14:textId="77777777" w:rsidR="00137ADE" w:rsidRDefault="00137ADE" w:rsidP="00137ADE">
      <w:pPr>
        <w:rPr>
          <w:lang w:val="en-US"/>
        </w:rPr>
      </w:pPr>
      <w:r>
        <w:rPr>
          <w:lang w:val="en-US"/>
        </w:rPr>
        <w:t>The indirect reference to geospatial information in SDMX is recommended to be used for dissemination purposes, where the statistical information is complemented by geographical representations of places or regions.</w:t>
      </w:r>
    </w:p>
    <w:p w14:paraId="13EC8752" w14:textId="77777777" w:rsidR="00137ADE" w:rsidRDefault="00137ADE" w:rsidP="00137ADE">
      <w:pPr>
        <w:rPr>
          <w:lang w:val="en-US"/>
        </w:rPr>
      </w:pPr>
    </w:p>
    <w:p w14:paraId="74102380" w14:textId="77777777" w:rsidR="00137ADE" w:rsidRDefault="00137ADE" w:rsidP="00E65ED8">
      <w:pPr>
        <w:pStyle w:val="Heading2"/>
        <w:rPr>
          <w:lang w:val="en-US"/>
        </w:rPr>
      </w:pPr>
      <w:bookmarkStart w:id="1642" w:name="_Ref60655590"/>
      <w:bookmarkStart w:id="1643" w:name="_Toc73460143"/>
      <w:bookmarkStart w:id="1644" w:name="_Toc178073120"/>
      <w:r w:rsidRPr="006C164B">
        <w:rPr>
          <w:lang w:val="en-US"/>
        </w:rPr>
        <w:t>Geographic Coordinates</w:t>
      </w:r>
      <w:bookmarkEnd w:id="1642"/>
      <w:bookmarkEnd w:id="1643"/>
      <w:bookmarkEnd w:id="1644"/>
    </w:p>
    <w:p w14:paraId="2A2ECB5E" w14:textId="77777777" w:rsidR="00137ADE" w:rsidRDefault="00137ADE" w:rsidP="00137ADE">
      <w:pPr>
        <w:rPr>
          <w:lang w:val="en-US"/>
        </w:rPr>
      </w:pPr>
      <w:r>
        <w:rPr>
          <w:lang w:val="en-US"/>
        </w:rPr>
        <w:t xml:space="preserve">This option to represent geospatial information in SDMX provides an efficient way for including geographic information with different levels of granularity, due to its flexibility. Geospatial information is represented using the </w:t>
      </w:r>
      <w:r w:rsidRPr="00FD4515">
        <w:rPr>
          <w:rStyle w:val="ArtefactClass"/>
        </w:rPr>
        <w:t>GeospatialInformation</w:t>
      </w:r>
      <w:r>
        <w:rPr>
          <w:lang w:val="en-US"/>
        </w:rPr>
        <w:t xml:space="preserve"> type, as defined in the data types of the SDMX Information Model. A "</w:t>
      </w:r>
      <w:r w:rsidRPr="00FD4515">
        <w:rPr>
          <w:rStyle w:val="ArtefactClass"/>
        </w:rPr>
        <w:t>GEO</w:t>
      </w:r>
      <w:r>
        <w:rPr>
          <w:rStyle w:val="ArtefactClass"/>
        </w:rPr>
        <w:t>_FEATURE_SET</w:t>
      </w:r>
      <w:r>
        <w:rPr>
          <w:lang w:val="en-US"/>
        </w:rPr>
        <w:t>" role should be assigned to any Component of this type.</w:t>
      </w:r>
    </w:p>
    <w:p w14:paraId="603C998E" w14:textId="77777777" w:rsidR="00137ADE" w:rsidRDefault="00137ADE" w:rsidP="00137ADE">
      <w:pPr>
        <w:rPr>
          <w:lang w:val="en-US"/>
        </w:rPr>
      </w:pPr>
    </w:p>
    <w:p w14:paraId="0FDBD693" w14:textId="5C53C95A" w:rsidR="00137ADE" w:rsidRDefault="00137ADE" w:rsidP="00137ADE">
      <w:pPr>
        <w:rPr>
          <w:lang w:val="en-US"/>
        </w:rPr>
      </w:pPr>
      <w:r>
        <w:rPr>
          <w:lang w:val="en-US"/>
        </w:rPr>
        <w:t xml:space="preserve">The </w:t>
      </w:r>
      <w:r w:rsidRPr="00FD4515">
        <w:rPr>
          <w:rStyle w:val="ArtefactClass"/>
        </w:rPr>
        <w:t>GeospatialInformation</w:t>
      </w:r>
      <w:r>
        <w:rPr>
          <w:lang w:val="en-US"/>
        </w:rPr>
        <w:t xml:space="preserve"> data type can be assigned</w:t>
      </w:r>
      <w:r w:rsidRPr="00D63557">
        <w:rPr>
          <w:lang w:val="en-US"/>
        </w:rPr>
        <w:t xml:space="preserve"> to a </w:t>
      </w:r>
      <w:r w:rsidRPr="00517923">
        <w:rPr>
          <w:rStyle w:val="ArtefactClass"/>
        </w:rPr>
        <w:t>Dimension</w:t>
      </w:r>
      <w:r>
        <w:rPr>
          <w:lang w:val="en-US"/>
        </w:rPr>
        <w:t xml:space="preserve">, </w:t>
      </w:r>
      <w:r w:rsidRPr="00517923">
        <w:rPr>
          <w:rStyle w:val="ArtefactClass"/>
        </w:rPr>
        <w:t>DataAttribute</w:t>
      </w:r>
      <w:r>
        <w:rPr>
          <w:lang w:val="en-US"/>
        </w:rPr>
        <w:t xml:space="preserve">, </w:t>
      </w:r>
      <w:r w:rsidRPr="00517923">
        <w:rPr>
          <w:rStyle w:val="ArtefactClass"/>
        </w:rPr>
        <w:t>MetadataAttribute</w:t>
      </w:r>
      <w:r>
        <w:rPr>
          <w:lang w:val="en-US"/>
        </w:rPr>
        <w:t xml:space="preserve"> or a </w:t>
      </w:r>
      <w:r w:rsidRPr="00517923">
        <w:rPr>
          <w:rStyle w:val="ArtefactClass"/>
        </w:rPr>
        <w:t>Measure</w:t>
      </w:r>
      <w:r w:rsidRPr="00D63557">
        <w:rPr>
          <w:lang w:val="en-US"/>
        </w:rPr>
        <w:t xml:space="preserve"> with the </w:t>
      </w:r>
      <w:r>
        <w:rPr>
          <w:lang w:val="en-US"/>
        </w:rPr>
        <w:t>"</w:t>
      </w:r>
      <w:r w:rsidRPr="00FD4515">
        <w:rPr>
          <w:rStyle w:val="ArtefactClass"/>
        </w:rPr>
        <w:t>GEO</w:t>
      </w:r>
      <w:r>
        <w:rPr>
          <w:rStyle w:val="ArtefactClass"/>
        </w:rPr>
        <w:t>_FEATURE_SET</w:t>
      </w:r>
      <w:r>
        <w:rPr>
          <w:lang w:val="en-US"/>
        </w:rPr>
        <w:t>"</w:t>
      </w:r>
      <w:r w:rsidRPr="00D63557">
        <w:rPr>
          <w:lang w:val="en-US"/>
        </w:rPr>
        <w:t xml:space="preserve"> role assigned</w:t>
      </w:r>
      <w:r w:rsidRPr="00934E83">
        <w:rPr>
          <w:lang w:val="en-US"/>
        </w:rPr>
        <w:t xml:space="preserve">; </w:t>
      </w:r>
      <w:r>
        <w:rPr>
          <w:lang w:val="en-US"/>
        </w:rPr>
        <w:t>it</w:t>
      </w:r>
      <w:r w:rsidRPr="00934E83">
        <w:rPr>
          <w:lang w:val="en-US"/>
        </w:rPr>
        <w:t xml:space="preserve"> can be included in a </w:t>
      </w:r>
      <w:r w:rsidR="00617184">
        <w:rPr>
          <w:lang w:val="en-US"/>
        </w:rPr>
        <w:t xml:space="preserve">dataset or </w:t>
      </w:r>
      <w:proofErr w:type="spellStart"/>
      <w:r w:rsidR="00617184">
        <w:rPr>
          <w:lang w:val="en-US"/>
        </w:rPr>
        <w:t>metadataset</w:t>
      </w:r>
      <w:proofErr w:type="spellEnd"/>
      <w:r w:rsidRPr="00934E83">
        <w:rPr>
          <w:lang w:val="en-US"/>
        </w:rPr>
        <w:t>.</w:t>
      </w:r>
    </w:p>
    <w:p w14:paraId="7FC36DC9" w14:textId="77777777" w:rsidR="00137ADE" w:rsidRDefault="00137ADE" w:rsidP="00137ADE">
      <w:pPr>
        <w:rPr>
          <w:lang w:val="en-US"/>
        </w:rPr>
      </w:pPr>
    </w:p>
    <w:p w14:paraId="0757B48E" w14:textId="77777777" w:rsidR="00137ADE" w:rsidRPr="002A31B1" w:rsidRDefault="00137ADE" w:rsidP="00137ADE">
      <w:r w:rsidRPr="002A31B1">
        <w:t xml:space="preserve">Any </w:t>
      </w:r>
      <w:r w:rsidRPr="00517923">
        <w:rPr>
          <w:rStyle w:val="ArtefactClass"/>
        </w:rPr>
        <w:t>Component</w:t>
      </w:r>
      <w:r w:rsidRPr="002A31B1">
        <w:t xml:space="preserve"> used for representing a Geographical Feature Set, i.e., used to describe geographical characteristics, must have a “</w:t>
      </w:r>
      <w:r w:rsidRPr="00517923">
        <w:rPr>
          <w:rStyle w:val="ArtefactClass"/>
        </w:rPr>
        <w:t>GEO_FEATURE_SET</w:t>
      </w:r>
      <w:r w:rsidRPr="002A31B1">
        <w:t xml:space="preserve">” role. Its Representation would be of </w:t>
      </w:r>
      <w:r w:rsidRPr="00517923">
        <w:rPr>
          <w:rStyle w:val="ArtefactClass"/>
        </w:rPr>
        <w:t>textType</w:t>
      </w:r>
      <w:r>
        <w:rPr>
          <w:rStyle w:val="ArtefactClass"/>
        </w:rPr>
        <w:t>="</w:t>
      </w:r>
      <w:r w:rsidRPr="00517923">
        <w:rPr>
          <w:rStyle w:val="ArtefactClass"/>
        </w:rPr>
        <w:t>GeospatialInformation</w:t>
      </w:r>
      <w:r>
        <w:rPr>
          <w:rStyle w:val="ArtefactClass"/>
        </w:rPr>
        <w:t>"</w:t>
      </w:r>
      <w:r w:rsidRPr="002A31B1">
        <w:t xml:space="preserve">. </w:t>
      </w:r>
      <w:r w:rsidRPr="000533BF">
        <w:t xml:space="preserve">The </w:t>
      </w:r>
      <w:r w:rsidRPr="00517923">
        <w:rPr>
          <w:rStyle w:val="ArtefactClass"/>
        </w:rPr>
        <w:t>GeospatialInformation</w:t>
      </w:r>
      <w:r w:rsidRPr="000533BF">
        <w:t xml:space="preserve"> type is not intended to replace standard geospatial information formats, but instead provide a simple way to describe precise geographical characteristics in SDMX data sets </w:t>
      </w:r>
      <w:r>
        <w:t>agnostic</w:t>
      </w:r>
      <w:r w:rsidRPr="000533BF">
        <w:t xml:space="preserve"> of any </w:t>
      </w:r>
      <w:proofErr w:type="gramStart"/>
      <w:r w:rsidRPr="000533BF">
        <w:t>particular geospatial</w:t>
      </w:r>
      <w:proofErr w:type="gramEnd"/>
      <w:r w:rsidRPr="000533BF">
        <w:t xml:space="preserve"> software product or use case.</w:t>
      </w:r>
    </w:p>
    <w:p w14:paraId="4AB65ADE" w14:textId="77777777" w:rsidR="00137ADE" w:rsidRDefault="00137ADE" w:rsidP="00137ADE">
      <w:pPr>
        <w:rPr>
          <w:lang w:val="en-US"/>
        </w:rPr>
      </w:pPr>
    </w:p>
    <w:p w14:paraId="50C8C1BA" w14:textId="77777777" w:rsidR="00137ADE" w:rsidRDefault="00137ADE" w:rsidP="00137ADE">
      <w:pPr>
        <w:rPr>
          <w:lang w:val="en-US"/>
        </w:rPr>
      </w:pPr>
      <w:r>
        <w:rPr>
          <w:lang w:val="en-US"/>
        </w:rPr>
        <w:t xml:space="preserve">The </w:t>
      </w:r>
      <w:r w:rsidRPr="00FD4515">
        <w:rPr>
          <w:rStyle w:val="ArtefactClass"/>
        </w:rPr>
        <w:t>GeospatialInformation</w:t>
      </w:r>
      <w:r>
        <w:rPr>
          <w:lang w:val="en-US"/>
        </w:rPr>
        <w:t xml:space="preserve"> type should be used to describe geographical features like points (e.g., locations of places, landmarks, buildings, etc.), lines (e.g., rivers, roads, streets, etc.), or areas (e.g., geographical regions, countries, islands, land lots, etc.). A mix of different features is possible too, e.g., combining polygons and geographical points to describe a country and the location of its capital.</w:t>
      </w:r>
    </w:p>
    <w:p w14:paraId="40BCD68F" w14:textId="77777777" w:rsidR="00137ADE" w:rsidRDefault="00137ADE" w:rsidP="00137ADE">
      <w:pPr>
        <w:rPr>
          <w:lang w:val="en-US"/>
        </w:rPr>
      </w:pPr>
    </w:p>
    <w:p w14:paraId="27800B8F" w14:textId="77777777" w:rsidR="00137ADE" w:rsidRDefault="00137ADE" w:rsidP="00137ADE">
      <w:pPr>
        <w:rPr>
          <w:lang w:val="en-US"/>
        </w:rPr>
      </w:pPr>
      <w:r>
        <w:rPr>
          <w:lang w:val="en-US"/>
        </w:rPr>
        <w:t xml:space="preserve">The components that conform to the structure of the </w:t>
      </w:r>
      <w:r w:rsidRPr="00FD4515">
        <w:rPr>
          <w:rStyle w:val="ArtefactClass"/>
        </w:rPr>
        <w:t>Geospatial</w:t>
      </w:r>
      <w:r>
        <w:rPr>
          <w:rStyle w:val="ArtefactClass"/>
        </w:rPr>
        <w:t>I</w:t>
      </w:r>
      <w:r w:rsidRPr="00FD4515">
        <w:rPr>
          <w:rStyle w:val="ArtefactClass"/>
        </w:rPr>
        <w:t>nformation</w:t>
      </w:r>
      <w:r>
        <w:rPr>
          <w:lang w:val="en-US"/>
        </w:rPr>
        <w:t xml:space="preserve"> type are:</w:t>
      </w:r>
    </w:p>
    <w:p w14:paraId="76483E18" w14:textId="77777777" w:rsidR="00137ADE" w:rsidRDefault="00137ADE" w:rsidP="00137ADE">
      <w:pPr>
        <w:pStyle w:val="ListParagraph"/>
        <w:numPr>
          <w:ilvl w:val="0"/>
          <w:numId w:val="48"/>
        </w:numPr>
        <w:spacing w:after="160" w:line="259" w:lineRule="auto"/>
        <w:contextualSpacing/>
        <w:rPr>
          <w:lang w:val="en-US"/>
        </w:rPr>
      </w:pPr>
      <w:r w:rsidRPr="00FD4515">
        <w:rPr>
          <w:rStyle w:val="ArtefactClass"/>
          <w:bCs/>
        </w:rPr>
        <w:t>X_COORDINATE</w:t>
      </w:r>
      <w:r>
        <w:rPr>
          <w:lang w:val="en-US"/>
        </w:rPr>
        <w:t>: The horizontal (longitude) value of a pair of coordinates expressed in the Coordinate Reference System (CRS),</w:t>
      </w:r>
      <w:r w:rsidRPr="00E91C06">
        <w:rPr>
          <w:lang w:val="en-US"/>
        </w:rPr>
        <w:t xml:space="preserve"> </w:t>
      </w:r>
      <w:r>
        <w:rPr>
          <w:lang w:val="en-US"/>
        </w:rPr>
        <w:t xml:space="preserve">mandatory. </w:t>
      </w:r>
    </w:p>
    <w:p w14:paraId="4C83140E" w14:textId="77777777" w:rsidR="00137ADE" w:rsidRDefault="00137ADE" w:rsidP="00137ADE">
      <w:pPr>
        <w:pStyle w:val="ListParagraph"/>
        <w:numPr>
          <w:ilvl w:val="0"/>
          <w:numId w:val="48"/>
        </w:numPr>
        <w:spacing w:after="160" w:line="259" w:lineRule="auto"/>
        <w:contextualSpacing/>
        <w:rPr>
          <w:lang w:val="en-US"/>
        </w:rPr>
      </w:pPr>
      <w:r w:rsidRPr="00FD4515">
        <w:rPr>
          <w:rStyle w:val="ArtefactClass"/>
          <w:bCs/>
        </w:rPr>
        <w:t>Y_COORDINATE</w:t>
      </w:r>
      <w:r>
        <w:rPr>
          <w:b/>
          <w:lang w:val="en-US"/>
        </w:rPr>
        <w:t>:</w:t>
      </w:r>
      <w:r>
        <w:rPr>
          <w:lang w:val="en-US"/>
        </w:rPr>
        <w:t xml:space="preserve"> The vertical value (latitude) of a pair of coordinates expressed in the CRS units, mandatory.</w:t>
      </w:r>
    </w:p>
    <w:p w14:paraId="5BA5484F" w14:textId="77777777" w:rsidR="00137ADE" w:rsidRDefault="00137ADE" w:rsidP="00137ADE">
      <w:pPr>
        <w:pStyle w:val="ListParagraph"/>
        <w:numPr>
          <w:ilvl w:val="0"/>
          <w:numId w:val="48"/>
        </w:numPr>
        <w:spacing w:after="160" w:line="259" w:lineRule="auto"/>
        <w:contextualSpacing/>
        <w:rPr>
          <w:lang w:val="en-US"/>
        </w:rPr>
      </w:pPr>
      <w:r w:rsidRPr="00FD4515">
        <w:rPr>
          <w:rStyle w:val="ArtefactClass"/>
          <w:bCs/>
        </w:rPr>
        <w:t>ALT</w:t>
      </w:r>
      <w:r>
        <w:rPr>
          <w:lang w:val="en-US"/>
        </w:rPr>
        <w:t>: The height (altitude) from the reference surface is expressed in meters, optional.</w:t>
      </w:r>
    </w:p>
    <w:p w14:paraId="6ED3D5C3" w14:textId="77777777" w:rsidR="00137ADE" w:rsidRDefault="00137ADE" w:rsidP="00137ADE">
      <w:pPr>
        <w:pStyle w:val="ListParagraph"/>
        <w:numPr>
          <w:ilvl w:val="0"/>
          <w:numId w:val="48"/>
        </w:numPr>
        <w:spacing w:after="160" w:line="259" w:lineRule="auto"/>
        <w:contextualSpacing/>
        <w:rPr>
          <w:lang w:val="en-US"/>
        </w:rPr>
      </w:pPr>
      <w:r w:rsidRPr="00FD4515">
        <w:rPr>
          <w:rStyle w:val="ArtefactClass"/>
          <w:bCs/>
        </w:rPr>
        <w:lastRenderedPageBreak/>
        <w:t>CRS</w:t>
      </w:r>
      <w:r>
        <w:rPr>
          <w:lang w:val="en-US"/>
        </w:rPr>
        <w:t xml:space="preserve">: The code of the Coordinate Reference System is used to reference the coordinates in the flow, optional. </w:t>
      </w:r>
    </w:p>
    <w:p w14:paraId="4FBC9C97" w14:textId="03CC8641" w:rsidR="00137ADE" w:rsidRPr="005A01FA" w:rsidRDefault="00137ADE" w:rsidP="00137ADE">
      <w:pPr>
        <w:ind w:left="708"/>
        <w:rPr>
          <w:lang w:val="en-US"/>
        </w:rPr>
      </w:pPr>
      <w:r w:rsidRPr="005A01FA">
        <w:rPr>
          <w:lang w:val="en-US"/>
        </w:rPr>
        <w:t>The code of the CRS will be as it appears in the EPSG Geodetic Parameter Registry (</w:t>
      </w:r>
      <w:hyperlink r:id="rId29" w:history="1">
        <w:r w:rsidRPr="005A01FA">
          <w:rPr>
            <w:rStyle w:val="Hyperlink"/>
            <w:lang w:val="en-US"/>
          </w:rPr>
          <w:t>http://www.epsg-registry.org/</w:t>
        </w:r>
      </w:hyperlink>
      <w:r w:rsidRPr="005A01FA">
        <w:rPr>
          <w:lang w:val="en-US"/>
        </w:rPr>
        <w:t>) maintained by the International Association of Oil and Gas Producers. If this element is omitted, by default, the CRS will be the World Geodetic System 1984 (WGS 84, EPSG:4326).</w:t>
      </w:r>
    </w:p>
    <w:p w14:paraId="11D02559" w14:textId="77777777" w:rsidR="00137ADE" w:rsidRDefault="00137ADE" w:rsidP="00137ADE">
      <w:pPr>
        <w:pStyle w:val="ListParagraph"/>
        <w:numPr>
          <w:ilvl w:val="0"/>
          <w:numId w:val="48"/>
        </w:numPr>
        <w:spacing w:after="160" w:line="259" w:lineRule="auto"/>
        <w:contextualSpacing/>
        <w:rPr>
          <w:lang w:val="en-US"/>
        </w:rPr>
      </w:pPr>
      <w:r w:rsidRPr="00FD4515">
        <w:rPr>
          <w:rStyle w:val="ArtefactClass"/>
        </w:rPr>
        <w:t>PRECISION</w:t>
      </w:r>
      <w:r>
        <w:rPr>
          <w:lang w:val="en-US"/>
        </w:rPr>
        <w:t>: Precision of the coordinates, expressing the possible deviation in meters from the exact geodesic point, optional.</w:t>
      </w:r>
    </w:p>
    <w:p w14:paraId="79358EA9" w14:textId="77777777" w:rsidR="00137ADE" w:rsidRPr="002C5175" w:rsidRDefault="00137ADE" w:rsidP="00137ADE">
      <w:pPr>
        <w:ind w:left="708"/>
        <w:rPr>
          <w:lang w:val="en-US"/>
        </w:rPr>
      </w:pPr>
      <w:r>
        <w:rPr>
          <w:lang w:val="en-US"/>
        </w:rPr>
        <w:t xml:space="preserve">This component is only allowed if the CRS is specified too. If omitted, it will be interpreted as limited it to the expected measurement accuracy (e. g. a standard GPS has an accuracy of ~ 10m). </w:t>
      </w:r>
    </w:p>
    <w:p w14:paraId="16AEE69A" w14:textId="77777777" w:rsidR="00137ADE" w:rsidRDefault="00137ADE" w:rsidP="00137ADE">
      <w:pPr>
        <w:pStyle w:val="ListParagraph"/>
        <w:numPr>
          <w:ilvl w:val="0"/>
          <w:numId w:val="48"/>
        </w:numPr>
        <w:spacing w:after="160" w:line="259" w:lineRule="auto"/>
        <w:contextualSpacing/>
        <w:rPr>
          <w:lang w:val="en-US"/>
        </w:rPr>
      </w:pPr>
      <w:r w:rsidRPr="00FD4515">
        <w:rPr>
          <w:rStyle w:val="ArtefactClass"/>
          <w:bCs/>
        </w:rPr>
        <w:t>GEO_DESCRIPTION</w:t>
      </w:r>
      <w:r>
        <w:rPr>
          <w:lang w:val="en-US"/>
        </w:rPr>
        <w:t xml:space="preserve">: Text for additional information about the place, geographical feature, or set of geographical features, optional. </w:t>
      </w:r>
    </w:p>
    <w:p w14:paraId="4ED16980" w14:textId="77777777" w:rsidR="00137ADE" w:rsidRDefault="00137ADE" w:rsidP="00137ADE">
      <w:pPr>
        <w:pStyle w:val="Paragraph"/>
        <w:rPr>
          <w:lang w:val="en-US"/>
        </w:rPr>
      </w:pPr>
    </w:p>
    <w:p w14:paraId="52C93F3F" w14:textId="77777777" w:rsidR="00137ADE" w:rsidRDefault="00137ADE" w:rsidP="00137ADE">
      <w:pPr>
        <w:pStyle w:val="Paragraph"/>
        <w:rPr>
          <w:lang w:val="en-US"/>
        </w:rPr>
      </w:pPr>
      <w:r w:rsidRPr="000404E1">
        <w:rPr>
          <w:lang w:val="en-US"/>
        </w:rPr>
        <w:t>Geographical features (GEO_FEATURES) are collections of geographical features intended to be used to represent geographical areas like countries, regions, etc., or objects, like water bodies (e. g. rivers, lakes, oceans, etc.), roads (streets, highways, etc.), hospitals, schools, and the like. They are represented in the following way:</w:t>
      </w:r>
    </w:p>
    <w:p w14:paraId="0D8C355F" w14:textId="77777777" w:rsidR="00137ADE" w:rsidRPr="000404E1" w:rsidRDefault="00137ADE" w:rsidP="00137ADE">
      <w:pPr>
        <w:pStyle w:val="Paragraph"/>
        <w:rPr>
          <w:lang w:val="en-US"/>
        </w:rPr>
      </w:pPr>
    </w:p>
    <w:p w14:paraId="56E83D0D" w14:textId="77777777" w:rsidR="00137ADE" w:rsidRPr="004F2DB5" w:rsidRDefault="00137ADE" w:rsidP="00137ADE">
      <w:pPr>
        <w:pStyle w:val="Paragraph"/>
        <w:rPr>
          <w:rStyle w:val="ArtefactClass"/>
          <w:b/>
        </w:rPr>
      </w:pPr>
      <w:r w:rsidRPr="004F2DB5">
        <w:rPr>
          <w:rStyle w:val="ArtefactClass"/>
          <w:b/>
        </w:rPr>
        <w:t>(GEO_FEATURE, GEO_FEATURE): GEO_DESCRIPTION</w:t>
      </w:r>
    </w:p>
    <w:p w14:paraId="267AF6C3" w14:textId="77777777" w:rsidR="00137ADE" w:rsidRPr="004F2DB5" w:rsidRDefault="00137ADE" w:rsidP="00137ADE">
      <w:pPr>
        <w:pStyle w:val="Paragraph"/>
        <w:rPr>
          <w:rStyle w:val="ArtefactClass"/>
        </w:rPr>
      </w:pPr>
    </w:p>
    <w:p w14:paraId="565964EA" w14:textId="77777777" w:rsidR="00137ADE" w:rsidRPr="000404E1" w:rsidRDefault="00137ADE" w:rsidP="00137ADE">
      <w:pPr>
        <w:pStyle w:val="Paragraph"/>
        <w:numPr>
          <w:ilvl w:val="0"/>
          <w:numId w:val="57"/>
        </w:numPr>
        <w:rPr>
          <w:lang w:val="en-US"/>
        </w:rPr>
      </w:pPr>
      <w:r w:rsidRPr="004F2DB5">
        <w:rPr>
          <w:rStyle w:val="ArtefactClass"/>
        </w:rPr>
        <w:t>GEO_FEATURE</w:t>
      </w:r>
      <w:r w:rsidRPr="000404E1">
        <w:rPr>
          <w:lang w:val="en-US"/>
        </w:rPr>
        <w:t xml:space="preserve"> represents a set of points defining a feature following the ISO/IEC 13249-3:2016 standard to conform Well-known Text (WKT) for the representation of geometries in a format defined in the following way:</w:t>
      </w:r>
    </w:p>
    <w:p w14:paraId="3E814930" w14:textId="77777777" w:rsidR="00137ADE" w:rsidRDefault="00137ADE" w:rsidP="00137ADE">
      <w:pPr>
        <w:pStyle w:val="Paragraph"/>
        <w:ind w:left="720"/>
        <w:rPr>
          <w:lang w:val="en-US"/>
        </w:rPr>
      </w:pPr>
    </w:p>
    <w:p w14:paraId="00E18AA9" w14:textId="77777777" w:rsidR="00137ADE" w:rsidRPr="004F2DB5" w:rsidRDefault="00137ADE" w:rsidP="00137ADE">
      <w:pPr>
        <w:pStyle w:val="Paragraph"/>
        <w:ind w:left="720"/>
        <w:rPr>
          <w:rStyle w:val="ArtefactClass"/>
          <w:b/>
        </w:rPr>
      </w:pPr>
      <w:r w:rsidRPr="004F2DB5">
        <w:rPr>
          <w:rStyle w:val="ArtefactClass"/>
          <w:b/>
        </w:rPr>
        <w:t>GEOMETY_TYPE (GEOMETRY_REP)</w:t>
      </w:r>
    </w:p>
    <w:p w14:paraId="67912F2A" w14:textId="77777777" w:rsidR="00137ADE" w:rsidRPr="000404E1" w:rsidRDefault="00137ADE" w:rsidP="00137ADE">
      <w:pPr>
        <w:pStyle w:val="Paragraph"/>
        <w:ind w:left="720"/>
        <w:rPr>
          <w:lang w:val="en-US"/>
        </w:rPr>
      </w:pPr>
    </w:p>
    <w:p w14:paraId="47CB39D2" w14:textId="77777777" w:rsidR="00137ADE" w:rsidRPr="000404E1" w:rsidRDefault="00137ADE" w:rsidP="00137ADE">
      <w:pPr>
        <w:pStyle w:val="Paragraph"/>
        <w:numPr>
          <w:ilvl w:val="0"/>
          <w:numId w:val="57"/>
        </w:numPr>
        <w:rPr>
          <w:lang w:val="en-US"/>
        </w:rPr>
      </w:pPr>
      <w:r w:rsidRPr="004F2DB5">
        <w:rPr>
          <w:rStyle w:val="ArtefactClass"/>
        </w:rPr>
        <w:t>GEOMETRY_TYPE</w:t>
      </w:r>
      <w:r w:rsidRPr="000404E1">
        <w:rPr>
          <w:lang w:val="en-US"/>
        </w:rPr>
        <w:t xml:space="preserve">: A string with a closed vocabulary defining the type of the geometry that represents a geographical component of the </w:t>
      </w:r>
      <w:r w:rsidRPr="004F2DB5">
        <w:rPr>
          <w:rStyle w:val="ArtefactClass"/>
        </w:rPr>
        <w:t>GEO_FEATURES</w:t>
      </w:r>
      <w:r w:rsidRPr="000404E1">
        <w:rPr>
          <w:lang w:val="en-US"/>
        </w:rPr>
        <w:t xml:space="preserve"> collection, mandatory. </w:t>
      </w:r>
    </w:p>
    <w:p w14:paraId="5A76113E" w14:textId="77777777" w:rsidR="00137ADE" w:rsidRDefault="00137ADE" w:rsidP="00137ADE">
      <w:pPr>
        <w:pStyle w:val="Paragraph"/>
        <w:ind w:left="720"/>
        <w:rPr>
          <w:lang w:val="en-US"/>
        </w:rPr>
      </w:pPr>
    </w:p>
    <w:p w14:paraId="7E805D33" w14:textId="77777777" w:rsidR="00137ADE" w:rsidRPr="000404E1" w:rsidRDefault="00137ADE" w:rsidP="00137ADE">
      <w:pPr>
        <w:pStyle w:val="Paragraph"/>
        <w:ind w:left="720"/>
        <w:rPr>
          <w:lang w:val="en-US"/>
        </w:rPr>
      </w:pPr>
      <w:r w:rsidRPr="000404E1">
        <w:rPr>
          <w:lang w:val="en-US"/>
        </w:rPr>
        <w:t xml:space="preserve">Three types are allowed: </w:t>
      </w:r>
    </w:p>
    <w:p w14:paraId="1D845A07" w14:textId="77777777" w:rsidR="00137ADE" w:rsidRPr="000404E1" w:rsidRDefault="00137ADE" w:rsidP="00137ADE">
      <w:pPr>
        <w:pStyle w:val="Paragraph"/>
        <w:numPr>
          <w:ilvl w:val="1"/>
          <w:numId w:val="58"/>
        </w:numPr>
        <w:rPr>
          <w:lang w:val="en-US"/>
        </w:rPr>
      </w:pPr>
      <w:r w:rsidRPr="004F2DB5">
        <w:rPr>
          <w:rStyle w:val="ArtefactClass"/>
          <w:b/>
        </w:rPr>
        <w:t>Point</w:t>
      </w:r>
      <w:r w:rsidRPr="000404E1">
        <w:rPr>
          <w:lang w:val="en-US"/>
        </w:rPr>
        <w:t>, a specific geodesic point, like the centroid of a city or a hospital. It is represented with the string “</w:t>
      </w:r>
      <w:r w:rsidRPr="004F2DB5">
        <w:rPr>
          <w:rStyle w:val="ArtefactClass"/>
        </w:rPr>
        <w:t>POINT</w:t>
      </w:r>
      <w:r w:rsidRPr="000404E1">
        <w:rPr>
          <w:lang w:val="en-US"/>
        </w:rPr>
        <w:t xml:space="preserve">” </w:t>
      </w:r>
    </w:p>
    <w:p w14:paraId="797E729D" w14:textId="77777777" w:rsidR="00137ADE" w:rsidRPr="000404E1" w:rsidRDefault="00137ADE" w:rsidP="00137ADE">
      <w:pPr>
        <w:pStyle w:val="Paragraph"/>
        <w:numPr>
          <w:ilvl w:val="1"/>
          <w:numId w:val="58"/>
        </w:numPr>
        <w:rPr>
          <w:lang w:val="en-US"/>
        </w:rPr>
      </w:pPr>
      <w:r w:rsidRPr="004F2DB5">
        <w:rPr>
          <w:rStyle w:val="ArtefactClass"/>
          <w:b/>
        </w:rPr>
        <w:t>Line</w:t>
      </w:r>
      <w:r w:rsidRPr="000404E1">
        <w:rPr>
          <w:lang w:val="en-US"/>
        </w:rPr>
        <w:t xml:space="preserve">, a feature defining a line like a road, a river, or similar. It is represented with the </w:t>
      </w:r>
      <w:proofErr w:type="gramStart"/>
      <w:r w:rsidRPr="000404E1">
        <w:rPr>
          <w:lang w:val="en-US"/>
        </w:rPr>
        <w:t>string  “</w:t>
      </w:r>
      <w:proofErr w:type="gramEnd"/>
      <w:r w:rsidRPr="004F2DB5">
        <w:rPr>
          <w:rStyle w:val="ArtefactClass"/>
        </w:rPr>
        <w:t>LINESTRING</w:t>
      </w:r>
      <w:r w:rsidRPr="000404E1">
        <w:rPr>
          <w:lang w:val="en-US"/>
        </w:rPr>
        <w:t>”</w:t>
      </w:r>
    </w:p>
    <w:p w14:paraId="02FFFA75" w14:textId="77777777" w:rsidR="00137ADE" w:rsidRPr="000404E1" w:rsidRDefault="00137ADE" w:rsidP="00137ADE">
      <w:pPr>
        <w:pStyle w:val="Paragraph"/>
        <w:numPr>
          <w:ilvl w:val="1"/>
          <w:numId w:val="58"/>
        </w:numPr>
        <w:rPr>
          <w:lang w:val="en-US"/>
        </w:rPr>
      </w:pPr>
      <w:r w:rsidRPr="004F2DB5">
        <w:rPr>
          <w:rStyle w:val="ArtefactClass"/>
          <w:b/>
        </w:rPr>
        <w:t>Area</w:t>
      </w:r>
      <w:r w:rsidRPr="000404E1">
        <w:rPr>
          <w:lang w:val="en-US"/>
        </w:rPr>
        <w:t>, a polygon defining a closed area. It is represented with the string “</w:t>
      </w:r>
      <w:r w:rsidRPr="004F2DB5">
        <w:rPr>
          <w:rStyle w:val="ArtefactClass"/>
        </w:rPr>
        <w:t>POLYGON</w:t>
      </w:r>
      <w:r w:rsidRPr="000404E1">
        <w:rPr>
          <w:lang w:val="en-US"/>
        </w:rPr>
        <w:t xml:space="preserve">” </w:t>
      </w:r>
    </w:p>
    <w:p w14:paraId="31381313" w14:textId="77777777" w:rsidR="00137ADE" w:rsidRDefault="00137ADE" w:rsidP="00137ADE">
      <w:pPr>
        <w:pStyle w:val="Paragraph"/>
        <w:ind w:left="720"/>
        <w:rPr>
          <w:lang w:val="en-US"/>
        </w:rPr>
      </w:pPr>
    </w:p>
    <w:p w14:paraId="4F409F10" w14:textId="77777777" w:rsidR="00137ADE" w:rsidRPr="000404E1" w:rsidRDefault="00137ADE" w:rsidP="00137ADE">
      <w:pPr>
        <w:pStyle w:val="Paragraph"/>
        <w:ind w:left="720"/>
        <w:rPr>
          <w:lang w:val="en-US"/>
        </w:rPr>
      </w:pPr>
      <w:r w:rsidRPr="000404E1">
        <w:rPr>
          <w:lang w:val="en-US"/>
        </w:rPr>
        <w:t xml:space="preserve">If the </w:t>
      </w:r>
      <w:r w:rsidRPr="004F2DB5">
        <w:rPr>
          <w:rStyle w:val="ArtefactClass"/>
        </w:rPr>
        <w:t>GEOMETRY_REP</w:t>
      </w:r>
      <w:r w:rsidRPr="000404E1">
        <w:rPr>
          <w:lang w:val="en-US"/>
        </w:rPr>
        <w:t xml:space="preserve"> is going to be including the height (ALT) component, a “Z” must be added after the string qualifying the </w:t>
      </w:r>
      <w:r w:rsidRPr="004F2DB5">
        <w:rPr>
          <w:rStyle w:val="ArtefactClass"/>
        </w:rPr>
        <w:t>GEOMETRY_TYPE</w:t>
      </w:r>
      <w:r w:rsidRPr="000404E1">
        <w:rPr>
          <w:lang w:val="en-US"/>
        </w:rPr>
        <w:t>. In this way, we will have: “</w:t>
      </w:r>
      <w:r w:rsidRPr="004F2DB5">
        <w:rPr>
          <w:rStyle w:val="ArtefactClass"/>
        </w:rPr>
        <w:t>POINT Z</w:t>
      </w:r>
      <w:r w:rsidRPr="000404E1">
        <w:rPr>
          <w:lang w:val="en-US"/>
        </w:rPr>
        <w:t>”, “</w:t>
      </w:r>
      <w:r w:rsidRPr="004F2DB5">
        <w:rPr>
          <w:rStyle w:val="ArtefactClass"/>
        </w:rPr>
        <w:t>LINESTRING Z</w:t>
      </w:r>
      <w:r w:rsidRPr="000404E1">
        <w:rPr>
          <w:lang w:val="en-US"/>
        </w:rPr>
        <w:t>” and “</w:t>
      </w:r>
      <w:r w:rsidRPr="004F2DB5">
        <w:rPr>
          <w:rStyle w:val="ArtefactClass"/>
        </w:rPr>
        <w:t>POLYGON Z</w:t>
      </w:r>
      <w:r w:rsidRPr="000404E1">
        <w:rPr>
          <w:lang w:val="en-US"/>
        </w:rPr>
        <w:t>”</w:t>
      </w:r>
    </w:p>
    <w:p w14:paraId="7D230D83" w14:textId="77777777" w:rsidR="00137ADE" w:rsidRDefault="00137ADE" w:rsidP="00137ADE">
      <w:pPr>
        <w:pStyle w:val="Paragraph"/>
        <w:ind w:left="720"/>
        <w:rPr>
          <w:lang w:val="en-US"/>
        </w:rPr>
      </w:pPr>
    </w:p>
    <w:p w14:paraId="44CA5F96" w14:textId="54AC15B1" w:rsidR="00137ADE" w:rsidRDefault="00137ADE" w:rsidP="00137ADE">
      <w:pPr>
        <w:pStyle w:val="Paragraph"/>
        <w:ind w:left="720"/>
        <w:rPr>
          <w:lang w:val="en-US"/>
        </w:rPr>
      </w:pPr>
      <w:r>
        <w:rPr>
          <w:lang w:val="en-US"/>
        </w:rPr>
        <w:t>Other feature types (e.</w:t>
      </w:r>
      <w:r w:rsidRPr="000404E1">
        <w:rPr>
          <w:lang w:val="en-US"/>
        </w:rPr>
        <w:t>g. Triangular irregular networks, “TIN”) are not supported yet directly, excep</w:t>
      </w:r>
      <w:r>
        <w:rPr>
          <w:lang w:val="en-US"/>
        </w:rPr>
        <w:t xml:space="preserve">t grids that are detailed in </w:t>
      </w:r>
      <w:r>
        <w:rPr>
          <w:lang w:val="en-US"/>
        </w:rPr>
        <w:fldChar w:fldCharType="begin"/>
      </w:r>
      <w:r>
        <w:rPr>
          <w:lang w:val="en-US"/>
        </w:rPr>
        <w:instrText xml:space="preserve"> REF _Ref68903061 \r \h </w:instrText>
      </w:r>
      <w:r>
        <w:rPr>
          <w:lang w:val="en-US"/>
        </w:rPr>
      </w:r>
      <w:r>
        <w:rPr>
          <w:lang w:val="en-US"/>
        </w:rPr>
        <w:fldChar w:fldCharType="separate"/>
      </w:r>
      <w:r w:rsidR="00E65ED8">
        <w:rPr>
          <w:lang w:val="en-US"/>
        </w:rPr>
        <w:t>7.3</w:t>
      </w:r>
      <w:r>
        <w:rPr>
          <w:lang w:val="en-US"/>
        </w:rPr>
        <w:fldChar w:fldCharType="end"/>
      </w:r>
      <w:r w:rsidRPr="000404E1">
        <w:rPr>
          <w:lang w:val="en-US"/>
        </w:rPr>
        <w:t>.</w:t>
      </w:r>
    </w:p>
    <w:p w14:paraId="22C1E738" w14:textId="77777777" w:rsidR="00137ADE" w:rsidRPr="000404E1" w:rsidRDefault="00137ADE" w:rsidP="00137ADE">
      <w:pPr>
        <w:pStyle w:val="Paragraph"/>
        <w:ind w:left="720"/>
        <w:rPr>
          <w:lang w:val="en-US"/>
        </w:rPr>
      </w:pPr>
    </w:p>
    <w:p w14:paraId="03D00E23" w14:textId="77777777" w:rsidR="00137ADE" w:rsidRPr="000404E1" w:rsidRDefault="00137ADE" w:rsidP="00137ADE">
      <w:pPr>
        <w:pStyle w:val="Paragraph"/>
        <w:numPr>
          <w:ilvl w:val="0"/>
          <w:numId w:val="57"/>
        </w:numPr>
        <w:rPr>
          <w:lang w:val="en-US"/>
        </w:rPr>
      </w:pPr>
      <w:r w:rsidRPr="004F2DB5">
        <w:rPr>
          <w:rStyle w:val="ArtefactClass"/>
        </w:rPr>
        <w:t>GEOMETRY_REP</w:t>
      </w:r>
      <w:r w:rsidRPr="000404E1">
        <w:rPr>
          <w:lang w:val="en-US"/>
        </w:rPr>
        <w:t xml:space="preserve">: Representation of each of the </w:t>
      </w:r>
      <w:proofErr w:type="gramStart"/>
      <w:r w:rsidRPr="000404E1">
        <w:rPr>
          <w:lang w:val="en-US"/>
        </w:rPr>
        <w:t>types</w:t>
      </w:r>
      <w:proofErr w:type="gramEnd"/>
      <w:r w:rsidRPr="000404E1">
        <w:rPr>
          <w:lang w:val="en-US"/>
        </w:rPr>
        <w:t xml:space="preserve"> The way to represent each </w:t>
      </w:r>
      <w:r w:rsidRPr="004F2DB5">
        <w:rPr>
          <w:rStyle w:val="ArtefactClass"/>
        </w:rPr>
        <w:t>GEO_FEATURE_TYPE</w:t>
      </w:r>
      <w:r w:rsidRPr="000404E1">
        <w:rPr>
          <w:lang w:val="en-US"/>
        </w:rPr>
        <w:t xml:space="preserve"> will be:</w:t>
      </w:r>
    </w:p>
    <w:p w14:paraId="5FBB106E" w14:textId="77777777" w:rsidR="00137ADE" w:rsidRPr="000404E1" w:rsidRDefault="00137ADE" w:rsidP="00137ADE">
      <w:pPr>
        <w:pStyle w:val="Paragraph"/>
        <w:numPr>
          <w:ilvl w:val="1"/>
          <w:numId w:val="57"/>
        </w:numPr>
        <w:rPr>
          <w:lang w:val="en-US"/>
        </w:rPr>
      </w:pPr>
      <w:r w:rsidRPr="000404E1">
        <w:rPr>
          <w:lang w:val="en-US"/>
        </w:rPr>
        <w:lastRenderedPageBreak/>
        <w:t>A point (</w:t>
      </w:r>
      <w:r w:rsidRPr="004F2DB5">
        <w:rPr>
          <w:rStyle w:val="ArtefactClass"/>
        </w:rPr>
        <w:t>POINT</w:t>
      </w:r>
      <w:r w:rsidRPr="000404E1">
        <w:rPr>
          <w:lang w:val="en-US"/>
        </w:rPr>
        <w:t>): “</w:t>
      </w:r>
      <w:r w:rsidRPr="004F2DB5">
        <w:rPr>
          <w:rStyle w:val="ArtefactClass"/>
        </w:rPr>
        <w:t>COORDINATES</w:t>
      </w:r>
      <w:r w:rsidRPr="000404E1">
        <w:rPr>
          <w:lang w:val="en-US"/>
        </w:rPr>
        <w:t>”</w:t>
      </w:r>
    </w:p>
    <w:p w14:paraId="26724340" w14:textId="77777777" w:rsidR="00137ADE" w:rsidRPr="000404E1" w:rsidRDefault="00137ADE" w:rsidP="00137ADE">
      <w:pPr>
        <w:pStyle w:val="Paragraph"/>
        <w:numPr>
          <w:ilvl w:val="1"/>
          <w:numId w:val="57"/>
        </w:numPr>
        <w:rPr>
          <w:lang w:val="en-US"/>
        </w:rPr>
      </w:pPr>
      <w:r w:rsidRPr="000404E1">
        <w:rPr>
          <w:lang w:val="en-US"/>
        </w:rPr>
        <w:t>A line (</w:t>
      </w:r>
      <w:r w:rsidRPr="004F2DB5">
        <w:rPr>
          <w:rStyle w:val="ArtefactClass"/>
        </w:rPr>
        <w:t>LINESTRING</w:t>
      </w:r>
      <w:r w:rsidRPr="000404E1">
        <w:rPr>
          <w:lang w:val="en-US"/>
        </w:rPr>
        <w:t>): “</w:t>
      </w:r>
      <w:r w:rsidRPr="004F2DB5">
        <w:rPr>
          <w:rStyle w:val="ArtefactClass"/>
        </w:rPr>
        <w:t>COORDINATES, COORDINATES, …</w:t>
      </w:r>
      <w:r w:rsidRPr="000404E1">
        <w:rPr>
          <w:lang w:val="en-US"/>
        </w:rPr>
        <w:t>”</w:t>
      </w:r>
    </w:p>
    <w:p w14:paraId="088AA853" w14:textId="77777777" w:rsidR="00137ADE" w:rsidRPr="000404E1" w:rsidRDefault="00137ADE" w:rsidP="00137ADE">
      <w:pPr>
        <w:pStyle w:val="Paragraph"/>
        <w:numPr>
          <w:ilvl w:val="1"/>
          <w:numId w:val="57"/>
        </w:numPr>
        <w:rPr>
          <w:lang w:val="en-US"/>
        </w:rPr>
      </w:pPr>
      <w:r w:rsidRPr="000404E1">
        <w:rPr>
          <w:lang w:val="en-US"/>
        </w:rPr>
        <w:t>An area (</w:t>
      </w:r>
      <w:r w:rsidRPr="004F2DB5">
        <w:rPr>
          <w:rStyle w:val="ArtefactClass"/>
        </w:rPr>
        <w:t>POLYGON</w:t>
      </w:r>
      <w:r w:rsidRPr="000404E1">
        <w:rPr>
          <w:lang w:val="en-US"/>
        </w:rPr>
        <w:t>): “</w:t>
      </w:r>
      <w:r w:rsidRPr="004F2DB5">
        <w:rPr>
          <w:rStyle w:val="ArtefactClass"/>
        </w:rPr>
        <w:t>(COORDINATES, COORDINATES, …), (COORDINATES, COORDINATES, …)</w:t>
      </w:r>
      <w:r w:rsidRPr="000404E1">
        <w:rPr>
          <w:lang w:val="en-US"/>
        </w:rPr>
        <w:t>”</w:t>
      </w:r>
    </w:p>
    <w:p w14:paraId="4A6822DC" w14:textId="77777777" w:rsidR="00137ADE" w:rsidRPr="000404E1" w:rsidRDefault="00137ADE" w:rsidP="00137ADE">
      <w:pPr>
        <w:pStyle w:val="Paragraph"/>
        <w:rPr>
          <w:lang w:val="en-US"/>
        </w:rPr>
      </w:pPr>
      <w:r w:rsidRPr="000404E1">
        <w:rPr>
          <w:lang w:val="en-US"/>
        </w:rPr>
        <w:t xml:space="preserve">Where:  </w:t>
      </w:r>
    </w:p>
    <w:p w14:paraId="180E404B" w14:textId="77777777" w:rsidR="00137ADE" w:rsidRDefault="00137ADE" w:rsidP="00137ADE">
      <w:pPr>
        <w:pStyle w:val="Paragraph"/>
        <w:numPr>
          <w:ilvl w:val="0"/>
          <w:numId w:val="57"/>
        </w:numPr>
        <w:rPr>
          <w:lang w:val="en-US"/>
        </w:rPr>
      </w:pPr>
      <w:r w:rsidRPr="004F2DB5">
        <w:rPr>
          <w:rStyle w:val="ArtefactClass"/>
        </w:rPr>
        <w:t>COORDINATES</w:t>
      </w:r>
      <w:r w:rsidRPr="000404E1">
        <w:rPr>
          <w:lang w:val="en-US"/>
        </w:rPr>
        <w:t xml:space="preserve">: Represents an individual set of coordinates composed by </w:t>
      </w:r>
      <w:proofErr w:type="gramStart"/>
      <w:r w:rsidRPr="000404E1">
        <w:rPr>
          <w:lang w:val="en-US"/>
        </w:rPr>
        <w:t xml:space="preserve">the  </w:t>
      </w:r>
      <w:r w:rsidRPr="004F2DB5">
        <w:rPr>
          <w:rStyle w:val="ArtefactClass"/>
        </w:rPr>
        <w:t>X</w:t>
      </w:r>
      <w:proofErr w:type="gramEnd"/>
      <w:r w:rsidRPr="004F2DB5">
        <w:rPr>
          <w:rStyle w:val="ArtefactClass"/>
        </w:rPr>
        <w:t>_COORDINATE (X)</w:t>
      </w:r>
      <w:r w:rsidRPr="000404E1">
        <w:rPr>
          <w:lang w:val="en-US"/>
        </w:rPr>
        <w:t xml:space="preserve">, </w:t>
      </w:r>
      <w:r w:rsidRPr="004F2DB5">
        <w:rPr>
          <w:rStyle w:val="ArtefactClass"/>
        </w:rPr>
        <w:t>Y_COORDINATE (Y)</w:t>
      </w:r>
      <w:r w:rsidRPr="000404E1">
        <w:rPr>
          <w:lang w:val="en-US"/>
        </w:rPr>
        <w:t xml:space="preserve">, and </w:t>
      </w:r>
      <w:r w:rsidRPr="004F2DB5">
        <w:rPr>
          <w:rStyle w:val="ArtefactClass"/>
        </w:rPr>
        <w:t>ALT (Z)</w:t>
      </w:r>
      <w:r w:rsidRPr="000404E1">
        <w:rPr>
          <w:lang w:val="en-US"/>
        </w:rPr>
        <w:t xml:space="preserve"> in the following way “</w:t>
      </w:r>
      <w:r w:rsidRPr="004F2DB5">
        <w:rPr>
          <w:rStyle w:val="ArtefactClass"/>
        </w:rPr>
        <w:t>X Y Z</w:t>
      </w:r>
      <w:r w:rsidRPr="000404E1">
        <w:rPr>
          <w:lang w:val="en-US"/>
        </w:rPr>
        <w:t>” or “</w:t>
      </w:r>
      <w:r w:rsidRPr="004F2DB5">
        <w:rPr>
          <w:rStyle w:val="ArtefactClass"/>
        </w:rPr>
        <w:t>X Y</w:t>
      </w:r>
      <w:r w:rsidRPr="000404E1">
        <w:rPr>
          <w:lang w:val="en-US"/>
        </w:rPr>
        <w:t xml:space="preserve">” defining a single point of the polygon. Altitude is to be reported in meters. </w:t>
      </w:r>
    </w:p>
    <w:p w14:paraId="75C54613" w14:textId="77777777" w:rsidR="00137ADE" w:rsidRPr="000404E1" w:rsidRDefault="00137ADE" w:rsidP="00137ADE">
      <w:pPr>
        <w:pStyle w:val="Paragraph"/>
        <w:rPr>
          <w:lang w:val="en-US"/>
        </w:rPr>
      </w:pPr>
    </w:p>
    <w:p w14:paraId="2C1E3606" w14:textId="77777777" w:rsidR="00137ADE" w:rsidRDefault="00137ADE" w:rsidP="00137ADE">
      <w:pPr>
        <w:pStyle w:val="Paragraph"/>
        <w:rPr>
          <w:lang w:val="en-US"/>
        </w:rPr>
      </w:pPr>
      <w:r w:rsidRPr="000404E1">
        <w:rPr>
          <w:lang w:val="en-US"/>
        </w:rPr>
        <w:t xml:space="preserve">In an expanded way, </w:t>
      </w:r>
      <w:r w:rsidRPr="004F2DB5">
        <w:rPr>
          <w:rStyle w:val="ArtefactClass"/>
        </w:rPr>
        <w:t>GEO_FEATURE</w:t>
      </w:r>
      <w:r w:rsidRPr="000404E1">
        <w:rPr>
          <w:lang w:val="en-US"/>
        </w:rPr>
        <w:t xml:space="preserve"> may be represented in the following ways:</w:t>
      </w:r>
    </w:p>
    <w:p w14:paraId="1E0B460B" w14:textId="77777777" w:rsidR="00137ADE" w:rsidRPr="000404E1" w:rsidRDefault="00137ADE" w:rsidP="00137ADE">
      <w:pPr>
        <w:pStyle w:val="Paragraph"/>
        <w:rPr>
          <w:lang w:val="en-US"/>
        </w:rPr>
      </w:pPr>
    </w:p>
    <w:p w14:paraId="318AE0E0" w14:textId="77777777" w:rsidR="00137ADE" w:rsidRPr="004F2DB5" w:rsidRDefault="00137ADE" w:rsidP="00137ADE">
      <w:pPr>
        <w:pStyle w:val="Paragraph"/>
        <w:jc w:val="left"/>
        <w:rPr>
          <w:rStyle w:val="ArtefactClass"/>
          <w:b/>
        </w:rPr>
      </w:pPr>
      <w:r w:rsidRPr="004F2DB5">
        <w:rPr>
          <w:rStyle w:val="ArtefactClass"/>
          <w:b/>
        </w:rPr>
        <w:t>POINT (X_COORDINATE Y_COORDINATE): GEO_DESCRIPTION</w:t>
      </w:r>
    </w:p>
    <w:p w14:paraId="37E1B2CA" w14:textId="77777777" w:rsidR="00137ADE" w:rsidRPr="004F2DB5" w:rsidRDefault="00137ADE" w:rsidP="00137ADE">
      <w:pPr>
        <w:pStyle w:val="Paragraph"/>
        <w:jc w:val="left"/>
        <w:rPr>
          <w:rStyle w:val="ArtefactClass"/>
          <w:b/>
        </w:rPr>
      </w:pPr>
      <w:r w:rsidRPr="004F2DB5">
        <w:rPr>
          <w:rStyle w:val="ArtefactClass"/>
          <w:b/>
        </w:rPr>
        <w:t>POINT Z (X_COORDINATE Y_COORDINATE ALT): GEO_DESCRIPTION</w:t>
      </w:r>
    </w:p>
    <w:p w14:paraId="6894B8CF" w14:textId="77777777" w:rsidR="00137ADE" w:rsidRPr="004F2DB5" w:rsidRDefault="00137ADE" w:rsidP="00137ADE">
      <w:pPr>
        <w:pStyle w:val="Paragraph"/>
        <w:jc w:val="left"/>
        <w:rPr>
          <w:rStyle w:val="ArtefactClass"/>
          <w:b/>
        </w:rPr>
      </w:pPr>
      <w:r w:rsidRPr="004F2DB5">
        <w:rPr>
          <w:rStyle w:val="ArtefactClass"/>
          <w:b/>
        </w:rPr>
        <w:t>LINESTRING (X_COORDINATE Y_COORDINATE, X_COORDINATE Y_COORDINATE, …): GEO_DESCRIPTION</w:t>
      </w:r>
    </w:p>
    <w:p w14:paraId="2C82DDB4" w14:textId="77777777" w:rsidR="00137ADE" w:rsidRPr="004F2DB5" w:rsidRDefault="00137ADE" w:rsidP="00137ADE">
      <w:pPr>
        <w:pStyle w:val="Paragraph"/>
        <w:jc w:val="left"/>
        <w:rPr>
          <w:rStyle w:val="ArtefactClass"/>
          <w:b/>
        </w:rPr>
      </w:pPr>
      <w:r w:rsidRPr="004F2DB5">
        <w:rPr>
          <w:rStyle w:val="ArtefactClass"/>
          <w:b/>
        </w:rPr>
        <w:t>LINESTRING Z (X_COORDINATE Y_COORDINATE ALT, X_COORDINATE Y_COORDINATE ALT, …): GEO_DESCRIPTION</w:t>
      </w:r>
    </w:p>
    <w:p w14:paraId="33800993" w14:textId="77777777" w:rsidR="00137ADE" w:rsidRPr="004F2DB5" w:rsidRDefault="00137ADE" w:rsidP="00137ADE">
      <w:pPr>
        <w:pStyle w:val="Paragraph"/>
        <w:jc w:val="left"/>
        <w:rPr>
          <w:rStyle w:val="ArtefactClass"/>
          <w:b/>
        </w:rPr>
      </w:pPr>
      <w:r w:rsidRPr="004F2DB5">
        <w:rPr>
          <w:rStyle w:val="ArtefactClass"/>
          <w:b/>
        </w:rPr>
        <w:t>POLYGON  ((X_COORDINATE Y_COORDINATE, X_COORDINATE Y_COORDINATE, …), (X_COORDINATE Y_COORDINATE, X_COORDINATE Y_COORDINATE, …), …): GEO_DESCRIPTION</w:t>
      </w:r>
    </w:p>
    <w:p w14:paraId="51FC154F" w14:textId="77777777" w:rsidR="00137ADE" w:rsidRPr="004F2DB5" w:rsidRDefault="00137ADE" w:rsidP="00137ADE">
      <w:pPr>
        <w:pStyle w:val="Paragraph"/>
        <w:jc w:val="left"/>
        <w:rPr>
          <w:rStyle w:val="ArtefactClass"/>
          <w:b/>
        </w:rPr>
      </w:pPr>
      <w:r w:rsidRPr="004F2DB5">
        <w:rPr>
          <w:rStyle w:val="ArtefactClass"/>
          <w:b/>
        </w:rPr>
        <w:t>POLYGON Z ((X_COORDINATE Y_COORDINATE ALT, X_COORDINATE Y_COORDINATE ALT, …), (X_COORDINATE Y_COORDINATE ALT, X_COORDINATE Y_COORDINATE ALT, …), …): GEO_DESCRIPTION</w:t>
      </w:r>
    </w:p>
    <w:p w14:paraId="4ECA476C" w14:textId="77777777" w:rsidR="00137ADE" w:rsidRDefault="00137ADE" w:rsidP="00137ADE">
      <w:pPr>
        <w:pStyle w:val="Paragraph"/>
        <w:rPr>
          <w:lang w:val="en-US"/>
        </w:rPr>
      </w:pPr>
    </w:p>
    <w:p w14:paraId="4122DE44" w14:textId="77777777" w:rsidR="00137ADE" w:rsidRPr="000404E1" w:rsidRDefault="00137ADE" w:rsidP="00137ADE">
      <w:pPr>
        <w:pStyle w:val="Paragraph"/>
        <w:rPr>
          <w:lang w:val="en-US"/>
        </w:rPr>
      </w:pPr>
      <w:r w:rsidRPr="000404E1">
        <w:rPr>
          <w:lang w:val="en-US"/>
        </w:rPr>
        <w:t xml:space="preserve">An example of how </w:t>
      </w:r>
      <w:r w:rsidRPr="004F2DB5">
        <w:rPr>
          <w:rStyle w:val="ArtefactClass"/>
        </w:rPr>
        <w:t>GEO_FEATURES</w:t>
      </w:r>
      <w:r w:rsidRPr="000404E1">
        <w:rPr>
          <w:lang w:val="en-US"/>
        </w:rPr>
        <w:t xml:space="preserve"> may be represented in an expanded way would be:</w:t>
      </w:r>
    </w:p>
    <w:p w14:paraId="71B59CFC" w14:textId="77777777" w:rsidR="00137ADE" w:rsidRDefault="00137ADE" w:rsidP="00137ADE">
      <w:pPr>
        <w:pStyle w:val="Paragraph"/>
        <w:rPr>
          <w:lang w:val="en-US"/>
        </w:rPr>
      </w:pPr>
    </w:p>
    <w:p w14:paraId="5F5457EC" w14:textId="77777777" w:rsidR="00137ADE" w:rsidRPr="004F2DB5" w:rsidRDefault="00137ADE" w:rsidP="00137ADE">
      <w:pPr>
        <w:pStyle w:val="Paragraph"/>
        <w:jc w:val="left"/>
        <w:rPr>
          <w:rStyle w:val="ArtefactClass"/>
          <w:b/>
        </w:rPr>
      </w:pPr>
      <w:r w:rsidRPr="004F2DB5">
        <w:rPr>
          <w:rStyle w:val="ArtefactClass"/>
          <w:b/>
        </w:rPr>
        <w:t>(POLYGON Z ((X_COORDINATE Y_COORDINATE ALT, X_COORDINATE Y_COORDINATE ALT, …), (X_COORDINATE Y_COORDINATE ALT, X_COORDINATE Y_COORDINATE ALT, …), …), POLYGON Z ((X_COORDINATE Y_COORDINATE ALT, X_COORDINATE Y_COORDINATE ALT, …), (X_COORDINATE Y_COORDINATE ALT, X_COORDINATE Y_COORDINATE ALT, …), …), POLYGON Z ((X_COORDINATE Y_COORDINATE ALT, X_COORDINATE Y_COORDINATE ALT, …), (X_COORDINATE Y_COORDINATE ALT, X_COORDINATE Y_COORDINATE ALT, …), …), …): GEO_DESCRIPTION</w:t>
      </w:r>
    </w:p>
    <w:p w14:paraId="41BDD39F" w14:textId="77777777" w:rsidR="00137ADE" w:rsidRDefault="00137ADE" w:rsidP="00137ADE">
      <w:pPr>
        <w:pStyle w:val="Paragraph"/>
        <w:rPr>
          <w:lang w:val="en-US"/>
        </w:rPr>
      </w:pPr>
    </w:p>
    <w:p w14:paraId="2A6C6144" w14:textId="77777777" w:rsidR="00137ADE" w:rsidRPr="000404E1" w:rsidRDefault="00137ADE" w:rsidP="00137ADE">
      <w:pPr>
        <w:pStyle w:val="Paragraph"/>
        <w:rPr>
          <w:lang w:val="en-US"/>
        </w:rPr>
      </w:pPr>
      <w:proofErr w:type="gramStart"/>
      <w:r w:rsidRPr="000404E1">
        <w:rPr>
          <w:lang w:val="en-US"/>
        </w:rPr>
        <w:t>Accordingly</w:t>
      </w:r>
      <w:proofErr w:type="gramEnd"/>
      <w:r w:rsidRPr="000404E1">
        <w:rPr>
          <w:lang w:val="en-US"/>
        </w:rPr>
        <w:t xml:space="preserve"> to this logic, an example of an expanded expression representing a value of the </w:t>
      </w:r>
      <w:r w:rsidRPr="004F2DB5">
        <w:rPr>
          <w:rStyle w:val="ArtefactClass"/>
        </w:rPr>
        <w:t>GeospatialInformation</w:t>
      </w:r>
      <w:r w:rsidRPr="000404E1">
        <w:rPr>
          <w:lang w:val="en-US"/>
        </w:rPr>
        <w:t xml:space="preserve"> may be the following:</w:t>
      </w:r>
    </w:p>
    <w:p w14:paraId="1ADC33C4" w14:textId="77777777" w:rsidR="00137ADE" w:rsidRDefault="00137ADE" w:rsidP="00137ADE">
      <w:pPr>
        <w:pStyle w:val="Paragraph"/>
        <w:rPr>
          <w:lang w:val="en-US"/>
        </w:rPr>
      </w:pPr>
    </w:p>
    <w:p w14:paraId="0CBA9350" w14:textId="77777777" w:rsidR="00137ADE" w:rsidRPr="004F2DB5" w:rsidRDefault="00137ADE" w:rsidP="00137ADE">
      <w:pPr>
        <w:pStyle w:val="Paragraph"/>
        <w:jc w:val="left"/>
        <w:rPr>
          <w:rStyle w:val="ArtefactClass"/>
          <w:b/>
        </w:rPr>
      </w:pPr>
      <w:r w:rsidRPr="004F2DB5">
        <w:rPr>
          <w:rStyle w:val="ArtefactClass"/>
          <w:b/>
        </w:rPr>
        <w:t xml:space="preserve">“CRS, PRECISION: {(POLYGON Z ((X_COORDINATE Y_COORDINATE ALT, X_COORDINATE Y_COORDINATE ALT, …), (X_COORDINATE Y_COORDINATE ALT, X_COORDINATE Y_COORDINATE ALT, …), …), POLYGON Z ((X_COORDINATE Y_COORDINATE ALT, X_COORDINATE Y_COORDINATE ALT, …), (X_COORDINATE Y_COORDINATE ALT, X_COORDINATE Y_COORDINATE ALT, …), …), POLYGON Z ((X_COORDINATE Y_COORDINATE ALT, X_COORDINATE Y_COORDINATE ALT, …), (X_COORDINATE Y_COORDINATE ALT, X_COORDINATE Y_COORDINATE ALT, …), …), …): GEO _DESCRIPTION}, {(POLYGON Z ((X_COORDINATE Y_COORDINATE ALT, X_COORDINATE Y_COORDINATE ALT, …), (X_COORDINATE Y_COORDINATE ALT, X_COORDINATE Y_COORDINATE ALT, </w:t>
      </w:r>
      <w:r w:rsidRPr="004F2DB5">
        <w:rPr>
          <w:rStyle w:val="ArtefactClass"/>
          <w:b/>
        </w:rPr>
        <w:lastRenderedPageBreak/>
        <w:t>…), …), POLYGON Z ((X_COORDINATE Y_COORDINATE ALT, X_COORDINATE Y_COORDINATE ALT, …), (X_COORDINATE Y_COORDINATE ALT, X_COORDINATE Y_COORDINATE ALT, …), …), POLYGON Z ((X_COORDINATE Y_COORDINATE ALT, X_COORDINATE Y_COORDINATE ALT, …), (X_COORDINATE Y_COORDINATE ALT, X_COORDINATE Y_COORDINATE ALT, …), …), …): GEO _DESCRIPTION}, …: GEO_DESCRIPTION”</w:t>
      </w:r>
    </w:p>
    <w:p w14:paraId="6CB224E0" w14:textId="77777777" w:rsidR="00137ADE" w:rsidRPr="000404E1" w:rsidRDefault="00137ADE" w:rsidP="00137ADE">
      <w:pPr>
        <w:pStyle w:val="Paragraph"/>
        <w:rPr>
          <w:lang w:val="en-US"/>
        </w:rPr>
      </w:pPr>
    </w:p>
    <w:p w14:paraId="093D83CA" w14:textId="77777777" w:rsidR="00137ADE" w:rsidRPr="000404E1" w:rsidRDefault="00137ADE" w:rsidP="00137ADE">
      <w:pPr>
        <w:pStyle w:val="Paragraph"/>
        <w:rPr>
          <w:lang w:val="en-US"/>
        </w:rPr>
      </w:pPr>
      <w:r w:rsidRPr="000404E1">
        <w:rPr>
          <w:lang w:val="en-US"/>
        </w:rPr>
        <w:t>Validation rules must be added to the XML Schema to ensure the integrity of the specification according to the proposed syntax.</w:t>
      </w:r>
    </w:p>
    <w:p w14:paraId="17F58AC4" w14:textId="77777777" w:rsidR="00137ADE" w:rsidRDefault="00137ADE" w:rsidP="00137ADE">
      <w:pPr>
        <w:pStyle w:val="Paragraph"/>
        <w:rPr>
          <w:lang w:val="en-US"/>
        </w:rPr>
      </w:pPr>
      <w:r w:rsidRPr="000404E1">
        <w:rPr>
          <w:lang w:val="en-US"/>
        </w:rPr>
        <w:t> </w:t>
      </w:r>
    </w:p>
    <w:p w14:paraId="41D94563" w14:textId="2CD8261D" w:rsidR="00137ADE" w:rsidRPr="00FD4515" w:rsidRDefault="00137ADE" w:rsidP="00E65ED8">
      <w:pPr>
        <w:pStyle w:val="Heading2"/>
        <w:rPr>
          <w:lang w:val="en-US"/>
        </w:rPr>
      </w:pPr>
      <w:bookmarkStart w:id="1645" w:name="_Ref68903061"/>
      <w:bookmarkStart w:id="1646" w:name="_Toc73460144"/>
      <w:bookmarkStart w:id="1647" w:name="_Toc178073121"/>
      <w:r>
        <w:rPr>
          <w:lang w:val="en-US"/>
        </w:rPr>
        <w:t xml:space="preserve">A Geographic </w:t>
      </w:r>
      <w:proofErr w:type="spellStart"/>
      <w:r w:rsidRPr="00C56266">
        <w:rPr>
          <w:lang w:val="en-US"/>
        </w:rPr>
        <w:t>Code</w:t>
      </w:r>
      <w:r w:rsidR="00546DFF">
        <w:rPr>
          <w:lang w:val="en-US"/>
        </w:rPr>
        <w:t>l</w:t>
      </w:r>
      <w:r w:rsidRPr="00C56266">
        <w:rPr>
          <w:lang w:val="en-US"/>
        </w:rPr>
        <w:t>ist</w:t>
      </w:r>
      <w:bookmarkEnd w:id="1645"/>
      <w:bookmarkEnd w:id="1646"/>
      <w:bookmarkEnd w:id="1647"/>
      <w:proofErr w:type="spellEnd"/>
    </w:p>
    <w:p w14:paraId="4747CC0B" w14:textId="77777777" w:rsidR="00137ADE" w:rsidRDefault="00137ADE" w:rsidP="00137ADE">
      <w:pPr>
        <w:rPr>
          <w:lang w:val="en-US"/>
        </w:rPr>
      </w:pPr>
      <w:r>
        <w:rPr>
          <w:lang w:val="en-US"/>
        </w:rPr>
        <w:t>Geography is represented by geospatial information. Within SDMX, geospatial information is conceptually represented by the "</w:t>
      </w:r>
      <w:r w:rsidRPr="00FD4515">
        <w:rPr>
          <w:rStyle w:val="ArtefactClass"/>
        </w:rPr>
        <w:t>GEO</w:t>
      </w:r>
      <w:r>
        <w:rPr>
          <w:rStyle w:val="ArtefactClass"/>
        </w:rPr>
        <w:t>_FEATURE_SET</w:t>
      </w:r>
      <w:r>
        <w:rPr>
          <w:lang w:val="en-US"/>
        </w:rPr>
        <w:t xml:space="preserve">" role/specification. This approach uses a specialized form of SDMX </w:t>
      </w:r>
      <w:proofErr w:type="spellStart"/>
      <w:r>
        <w:rPr>
          <w:lang w:val="en-US"/>
        </w:rPr>
        <w:t>Codelist</w:t>
      </w:r>
      <w:proofErr w:type="spellEnd"/>
      <w:r>
        <w:rPr>
          <w:lang w:val="en-US"/>
        </w:rPr>
        <w:t>, named "</w:t>
      </w:r>
      <w:r w:rsidRPr="00FD4515">
        <w:rPr>
          <w:rStyle w:val="ArtefactClass"/>
        </w:rPr>
        <w:t>GeoCodelist</w:t>
      </w:r>
      <w:r w:rsidRPr="00FD4515">
        <w:t>"</w:t>
      </w:r>
      <w:r>
        <w:t>,</w:t>
      </w:r>
      <w:r w:rsidRPr="00FD4515">
        <w:t xml:space="preserve"> </w:t>
      </w:r>
      <w:r>
        <w:rPr>
          <w:bCs/>
          <w:lang w:val="en-US"/>
        </w:rPr>
        <w:t xml:space="preserve">which is a </w:t>
      </w:r>
      <w:proofErr w:type="spellStart"/>
      <w:r>
        <w:rPr>
          <w:bCs/>
          <w:lang w:val="en-US"/>
        </w:rPr>
        <w:t>Codelist</w:t>
      </w:r>
      <w:proofErr w:type="spellEnd"/>
      <w:r>
        <w:rPr>
          <w:bCs/>
          <w:lang w:val="en-US"/>
        </w:rPr>
        <w:t xml:space="preserve"> containing the </w:t>
      </w:r>
      <w:proofErr w:type="gramStart"/>
      <w:r>
        <w:rPr>
          <w:bCs/>
          <w:lang w:val="en-US"/>
        </w:rPr>
        <w:t>Geography</w:t>
      </w:r>
      <w:proofErr w:type="gramEnd"/>
      <w:r>
        <w:rPr>
          <w:bCs/>
          <w:lang w:val="en-US"/>
        </w:rPr>
        <w:t xml:space="preserve"> used to demarcate the geographic extent</w:t>
      </w:r>
      <w:r>
        <w:rPr>
          <w:lang w:val="en-US"/>
        </w:rPr>
        <w:t>. This is implemented in two ways:</w:t>
      </w:r>
    </w:p>
    <w:p w14:paraId="286B9D1C" w14:textId="77777777" w:rsidR="00137ADE" w:rsidRDefault="00137ADE" w:rsidP="00137ADE">
      <w:pPr>
        <w:pStyle w:val="ListParagraph"/>
        <w:numPr>
          <w:ilvl w:val="0"/>
          <w:numId w:val="49"/>
        </w:numPr>
        <w:spacing w:after="160" w:line="259" w:lineRule="auto"/>
        <w:contextualSpacing/>
        <w:rPr>
          <w:lang w:val="en-US"/>
        </w:rPr>
      </w:pPr>
      <w:r w:rsidRPr="00FD4515">
        <w:rPr>
          <w:rStyle w:val="ArtefactClass"/>
        </w:rPr>
        <w:t>Geographic</w:t>
      </w:r>
      <w:r>
        <w:rPr>
          <w:lang w:val="en-US"/>
        </w:rPr>
        <w:t xml:space="preserve">. It is a regular </w:t>
      </w:r>
      <w:proofErr w:type="spellStart"/>
      <w:r>
        <w:rPr>
          <w:lang w:val="en-US"/>
        </w:rPr>
        <w:t>codelist</w:t>
      </w:r>
      <w:proofErr w:type="spellEnd"/>
      <w:r>
        <w:rPr>
          <w:lang w:val="en-US"/>
        </w:rPr>
        <w:t xml:space="preserve"> that has been extended to add a geographical feature set to each of its items, typically, this would include all types of administrative </w:t>
      </w:r>
      <w:proofErr w:type="gramStart"/>
      <w:r>
        <w:rPr>
          <w:lang w:val="en-US"/>
        </w:rPr>
        <w:t>geographies;</w:t>
      </w:r>
      <w:proofErr w:type="gramEnd"/>
    </w:p>
    <w:p w14:paraId="43771037" w14:textId="77777777" w:rsidR="00137ADE" w:rsidRPr="00480AD6" w:rsidRDefault="00137ADE" w:rsidP="00137ADE">
      <w:pPr>
        <w:pStyle w:val="ListParagraph"/>
        <w:numPr>
          <w:ilvl w:val="0"/>
          <w:numId w:val="49"/>
        </w:numPr>
        <w:spacing w:after="160" w:line="259" w:lineRule="auto"/>
        <w:contextualSpacing/>
        <w:rPr>
          <w:lang w:val="en-US"/>
        </w:rPr>
      </w:pPr>
      <w:r w:rsidRPr="00FD4515">
        <w:rPr>
          <w:rStyle w:val="ArtefactClass"/>
        </w:rPr>
        <w:t>Grid</w:t>
      </w:r>
      <w:r>
        <w:rPr>
          <w:lang w:val="en-US"/>
        </w:rPr>
        <w:t xml:space="preserve">. As a </w:t>
      </w:r>
      <w:proofErr w:type="spellStart"/>
      <w:r>
        <w:rPr>
          <w:lang w:val="en-US"/>
        </w:rPr>
        <w:t>codelist</w:t>
      </w:r>
      <w:proofErr w:type="spellEnd"/>
      <w:r>
        <w:rPr>
          <w:lang w:val="en-US"/>
        </w:rPr>
        <w:t xml:space="preserve"> that has defined a geographical grid composed of cells representing regular squared portions of the Earth.</w:t>
      </w:r>
    </w:p>
    <w:p w14:paraId="49B5EE0A" w14:textId="77777777" w:rsidR="00137ADE" w:rsidRDefault="00137ADE" w:rsidP="00137ADE">
      <w:pPr>
        <w:rPr>
          <w:lang w:val="en-US"/>
        </w:rPr>
      </w:pPr>
      <w:r w:rsidRPr="00934E83">
        <w:rPr>
          <w:lang w:val="en-US"/>
        </w:rPr>
        <w:t xml:space="preserve">A </w:t>
      </w:r>
      <w:r w:rsidRPr="00FD4515">
        <w:rPr>
          <w:rStyle w:val="ArtefactClass"/>
        </w:rPr>
        <w:t>GeoCodelist</w:t>
      </w:r>
      <w:r w:rsidRPr="00934E83">
        <w:rPr>
          <w:lang w:val="en-US"/>
        </w:rPr>
        <w:t xml:space="preserve"> is a </w:t>
      </w:r>
      <w:proofErr w:type="spellStart"/>
      <w:r w:rsidRPr="00934E83">
        <w:rPr>
          <w:lang w:val="en-US"/>
        </w:rPr>
        <w:t>Codelist</w:t>
      </w:r>
      <w:proofErr w:type="spellEnd"/>
      <w:r w:rsidRPr="00934E83">
        <w:rPr>
          <w:lang w:val="en-US"/>
        </w:rPr>
        <w:t xml:space="preserve"> as defined in the SDMX Information Model that has the </w:t>
      </w:r>
      <w:r w:rsidRPr="00FD4515">
        <w:rPr>
          <w:rStyle w:val="ArtefactClass"/>
        </w:rPr>
        <w:t>GeoType</w:t>
      </w:r>
      <w:r w:rsidRPr="00934E83">
        <w:rPr>
          <w:lang w:val="en-US"/>
        </w:rPr>
        <w:t xml:space="preserve"> property added. </w:t>
      </w:r>
      <w:r w:rsidRPr="000F766C">
        <w:rPr>
          <w:rStyle w:val="ArtefactClass"/>
        </w:rPr>
        <w:t>GeoType</w:t>
      </w:r>
      <w:r w:rsidRPr="00934E83">
        <w:rPr>
          <w:lang w:val="en-US"/>
        </w:rPr>
        <w:t xml:space="preserve"> can take one of two values </w:t>
      </w:r>
      <w:r>
        <w:rPr>
          <w:lang w:val="en-US"/>
        </w:rPr>
        <w:t>"</w:t>
      </w:r>
      <w:r w:rsidRPr="00FD4515">
        <w:rPr>
          <w:rStyle w:val="ArtefactClass"/>
        </w:rPr>
        <w:t>Geographic</w:t>
      </w:r>
      <w:r>
        <w:rPr>
          <w:lang w:val="en-US"/>
        </w:rPr>
        <w:t>"</w:t>
      </w:r>
      <w:r w:rsidRPr="00934E83">
        <w:rPr>
          <w:lang w:val="en-US"/>
        </w:rPr>
        <w:t xml:space="preserve"> or </w:t>
      </w:r>
      <w:r>
        <w:rPr>
          <w:lang w:val="en-US"/>
        </w:rPr>
        <w:t>"</w:t>
      </w:r>
      <w:r w:rsidRPr="00FD4515">
        <w:rPr>
          <w:rStyle w:val="ArtefactClass"/>
        </w:rPr>
        <w:t>GeoGrid</w:t>
      </w:r>
      <w:r>
        <w:rPr>
          <w:lang w:val="en-US"/>
        </w:rPr>
        <w:t>"</w:t>
      </w:r>
      <w:r w:rsidRPr="00934E83">
        <w:rPr>
          <w:lang w:val="en-US"/>
        </w:rPr>
        <w:t>.</w:t>
      </w:r>
    </w:p>
    <w:p w14:paraId="6379CA3A" w14:textId="77777777" w:rsidR="00137ADE" w:rsidRDefault="00137ADE" w:rsidP="00137ADE">
      <w:pPr>
        <w:rPr>
          <w:lang w:val="en-US"/>
        </w:rPr>
      </w:pPr>
    </w:p>
    <w:p w14:paraId="524FEFAE" w14:textId="77777777" w:rsidR="00137ADE" w:rsidRDefault="00137ADE" w:rsidP="00137ADE">
      <w:pPr>
        <w:rPr>
          <w:lang w:val="en-US"/>
        </w:rPr>
      </w:pPr>
      <w:r>
        <w:rPr>
          <w:lang w:val="en-US"/>
        </w:rPr>
        <w:t>"</w:t>
      </w:r>
      <w:r w:rsidRPr="00FD4515">
        <w:rPr>
          <w:rStyle w:val="ArtefactClass"/>
        </w:rPr>
        <w:t>Geographic</w:t>
      </w:r>
      <w:r>
        <w:rPr>
          <w:lang w:val="en-US"/>
        </w:rPr>
        <w:t xml:space="preserve">" corresponds to the first way to implement a </w:t>
      </w:r>
      <w:r w:rsidRPr="00FD4515">
        <w:rPr>
          <w:rStyle w:val="ArtefactClass"/>
        </w:rPr>
        <w:t>GeoCodelist</w:t>
      </w:r>
      <w:r>
        <w:rPr>
          <w:lang w:val="en-US"/>
        </w:rPr>
        <w:t xml:space="preserve">. When the </w:t>
      </w:r>
      <w:r w:rsidRPr="00FD4515">
        <w:rPr>
          <w:rStyle w:val="ArtefactClass"/>
        </w:rPr>
        <w:t>GeoCodelist</w:t>
      </w:r>
      <w:r>
        <w:rPr>
          <w:lang w:val="en-US"/>
        </w:rPr>
        <w:t xml:space="preserve"> includes a </w:t>
      </w:r>
      <w:r w:rsidRPr="000F766C">
        <w:rPr>
          <w:rStyle w:val="ArtefactClass"/>
        </w:rPr>
        <w:t>GeoType</w:t>
      </w:r>
      <w:r w:rsidRPr="00FD4515">
        <w:rPr>
          <w:rStyle w:val="ArtefactClass"/>
        </w:rPr>
        <w:t>="Geographic"</w:t>
      </w:r>
      <w:r>
        <w:rPr>
          <w:i/>
          <w:lang w:val="en-US"/>
        </w:rPr>
        <w:t xml:space="preserve"> </w:t>
      </w:r>
      <w:r>
        <w:rPr>
          <w:lang w:val="en-US"/>
        </w:rPr>
        <w:t xml:space="preserve">property, a </w:t>
      </w:r>
      <w:r w:rsidRPr="00FD4515">
        <w:rPr>
          <w:rStyle w:val="ArtefactClass"/>
        </w:rPr>
        <w:t>GeoFeatureSet</w:t>
      </w:r>
      <w:r>
        <w:rPr>
          <w:lang w:val="en-US"/>
        </w:rPr>
        <w:t xml:space="preserve"> property is added to each of the items in the code list to implement a Geographic </w:t>
      </w:r>
      <w:r w:rsidRPr="00FD4515">
        <w:rPr>
          <w:rStyle w:val="ArtefactClass"/>
        </w:rPr>
        <w:t>GeoCodelist</w:t>
      </w:r>
      <w:r>
        <w:rPr>
          <w:lang w:val="en-US"/>
        </w:rPr>
        <w:t>.</w:t>
      </w:r>
    </w:p>
    <w:p w14:paraId="5FAAD388" w14:textId="77777777" w:rsidR="00137ADE" w:rsidRDefault="00137ADE" w:rsidP="00137ADE">
      <w:pPr>
        <w:rPr>
          <w:lang w:val="en-US"/>
        </w:rPr>
      </w:pPr>
    </w:p>
    <w:p w14:paraId="3781E2C5" w14:textId="77777777" w:rsidR="00137ADE" w:rsidRDefault="00137ADE" w:rsidP="00137ADE">
      <w:pPr>
        <w:rPr>
          <w:lang w:val="en-US"/>
        </w:rPr>
      </w:pPr>
      <w:r>
        <w:rPr>
          <w:lang w:val="en-US"/>
        </w:rPr>
        <w:t xml:space="preserve">On the other hand, when </w:t>
      </w:r>
      <w:r w:rsidRPr="000F766C">
        <w:rPr>
          <w:rStyle w:val="ArtefactClass"/>
        </w:rPr>
        <w:t>GeoType</w:t>
      </w:r>
      <w:r w:rsidRPr="00FD4515">
        <w:rPr>
          <w:rStyle w:val="ArtefactClass"/>
        </w:rPr>
        <w:t>="GeoGrid"</w:t>
      </w:r>
      <w:r>
        <w:rPr>
          <w:i/>
          <w:lang w:val="en-US"/>
        </w:rPr>
        <w:t xml:space="preserve"> </w:t>
      </w:r>
      <w:r>
        <w:rPr>
          <w:lang w:val="en-US"/>
        </w:rPr>
        <w:t xml:space="preserve">it is defining a gridded </w:t>
      </w:r>
      <w:r w:rsidRPr="00FD4515">
        <w:rPr>
          <w:rStyle w:val="ArtefactClass"/>
        </w:rPr>
        <w:t>GeoCodelist</w:t>
      </w:r>
      <w:r>
        <w:rPr>
          <w:lang w:val="en-US"/>
        </w:rPr>
        <w:t xml:space="preserve">, and it is necessary to add a grid definition to the </w:t>
      </w:r>
      <w:proofErr w:type="spellStart"/>
      <w:r>
        <w:rPr>
          <w:lang w:val="en-US"/>
        </w:rPr>
        <w:t>Codelist</w:t>
      </w:r>
      <w:proofErr w:type="spellEnd"/>
      <w:r>
        <w:rPr>
          <w:lang w:val="en-US"/>
        </w:rPr>
        <w:t xml:space="preserve"> identifier using the </w:t>
      </w:r>
      <w:r w:rsidRPr="00FD4515">
        <w:rPr>
          <w:rStyle w:val="ArtefactClass"/>
        </w:rPr>
        <w:t>gridDefinition</w:t>
      </w:r>
      <w:r>
        <w:rPr>
          <w:lang w:val="en-US"/>
        </w:rPr>
        <w:t xml:space="preserve"> property. The components needed to define a geographical grid are the following:</w:t>
      </w:r>
    </w:p>
    <w:p w14:paraId="0CE57BA8" w14:textId="2B7AE2FE" w:rsidR="00137ADE" w:rsidRPr="00885194" w:rsidRDefault="00137ADE" w:rsidP="00A6281D">
      <w:pPr>
        <w:pStyle w:val="bulleted"/>
        <w:rPr>
          <w:lang w:val="en-US"/>
        </w:rPr>
      </w:pPr>
      <w:r w:rsidRPr="00FD4515">
        <w:rPr>
          <w:rStyle w:val="ArtefactClass"/>
          <w:bCs/>
        </w:rPr>
        <w:t>CRS</w:t>
      </w:r>
      <w:r w:rsidRPr="00EF1C25">
        <w:rPr>
          <w:lang w:val="en-US"/>
        </w:rPr>
        <w:t>: The code of the Coordinate Reference System is used to reference the coordinates in the flow</w:t>
      </w:r>
      <w:r>
        <w:rPr>
          <w:lang w:val="en-US"/>
        </w:rPr>
        <w:t xml:space="preserve">, </w:t>
      </w:r>
      <w:r w:rsidRPr="00EF1C25">
        <w:rPr>
          <w:lang w:val="en-US"/>
        </w:rPr>
        <w:t>optional.</w:t>
      </w:r>
      <w:r>
        <w:rPr>
          <w:lang w:val="en-US"/>
        </w:rPr>
        <w:t xml:space="preserve"> </w:t>
      </w:r>
      <w:r w:rsidRPr="008F67B7">
        <w:rPr>
          <w:lang w:val="en-US"/>
        </w:rPr>
        <w:t>The code of the CRS will be as it appears in the EPSG Geodetic Parameter Registry (</w:t>
      </w:r>
      <w:hyperlink r:id="rId30" w:history="1">
        <w:r w:rsidRPr="008F67B7">
          <w:rPr>
            <w:rStyle w:val="Hyperlink"/>
            <w:lang w:val="en-US"/>
          </w:rPr>
          <w:t>http://www.epsg-registry.org/</w:t>
        </w:r>
      </w:hyperlink>
      <w:r w:rsidRPr="008F67B7">
        <w:rPr>
          <w:lang w:val="en-US"/>
        </w:rPr>
        <w:t>) maintained by the International Association of Oil and Gas Producers. If this component is omitted, by default the CRS will be the World Geodetic System 1984 (WGS 84, EPSG:4326).</w:t>
      </w:r>
    </w:p>
    <w:p w14:paraId="5AC59892" w14:textId="77777777" w:rsidR="00137ADE" w:rsidRDefault="00137ADE" w:rsidP="00A6281D">
      <w:pPr>
        <w:pStyle w:val="bulleted"/>
        <w:rPr>
          <w:lang w:val="en-US"/>
        </w:rPr>
      </w:pPr>
      <w:r w:rsidRPr="00FD4515">
        <w:rPr>
          <w:rStyle w:val="ArtefactClass"/>
          <w:bCs/>
        </w:rPr>
        <w:t>REFERENCE_CORNER</w:t>
      </w:r>
      <w:r w:rsidRPr="00EF1C25">
        <w:rPr>
          <w:lang w:val="en-US"/>
        </w:rPr>
        <w:t>:</w:t>
      </w:r>
      <w:r>
        <w:rPr>
          <w:lang w:val="en-US"/>
        </w:rPr>
        <w:t xml:space="preserve"> A code composed of two characters to define the position of the coordinates that will be used as a starting reference to locate the cells. The possible values of this code can be</w:t>
      </w:r>
      <w:r w:rsidRPr="00A35DED">
        <w:rPr>
          <w:b/>
          <w:bCs/>
          <w:lang w:val="en-US"/>
        </w:rPr>
        <w:t xml:space="preserve"> </w:t>
      </w:r>
      <w:r w:rsidRPr="00FD4515">
        <w:rPr>
          <w:rStyle w:val="ArtefactClass"/>
        </w:rPr>
        <w:t>UL</w:t>
      </w:r>
      <w:r>
        <w:rPr>
          <w:lang w:val="en-US"/>
        </w:rPr>
        <w:t xml:space="preserve"> (Upper Left), </w:t>
      </w:r>
      <w:r w:rsidRPr="00FD4515">
        <w:rPr>
          <w:rStyle w:val="ArtefactClass"/>
        </w:rPr>
        <w:t>UR</w:t>
      </w:r>
      <w:r>
        <w:rPr>
          <w:lang w:val="en-US"/>
        </w:rPr>
        <w:t xml:space="preserve"> (Upper Right), </w:t>
      </w:r>
      <w:r w:rsidRPr="00FD4515">
        <w:rPr>
          <w:rStyle w:val="ArtefactClass"/>
        </w:rPr>
        <w:t>LL</w:t>
      </w:r>
      <w:r>
        <w:rPr>
          <w:lang w:val="en-US"/>
        </w:rPr>
        <w:t xml:space="preserve"> (Lower Left), or </w:t>
      </w:r>
      <w:r w:rsidRPr="00FD4515">
        <w:rPr>
          <w:rStyle w:val="ArtefactClass"/>
        </w:rPr>
        <w:t>LR</w:t>
      </w:r>
      <w:r>
        <w:rPr>
          <w:lang w:val="en-US"/>
        </w:rPr>
        <w:t xml:space="preserve"> (Lower Right). If this component is omitted the value </w:t>
      </w:r>
      <w:r w:rsidRPr="00FD4515">
        <w:rPr>
          <w:rStyle w:val="ArtefactClass"/>
        </w:rPr>
        <w:t>LL</w:t>
      </w:r>
      <w:r>
        <w:rPr>
          <w:lang w:val="en-US"/>
        </w:rPr>
        <w:t xml:space="preserve"> (Lower Left) will be taken by default. This element is optional. </w:t>
      </w:r>
    </w:p>
    <w:p w14:paraId="697B103F" w14:textId="77777777" w:rsidR="00137ADE" w:rsidRPr="00EF1C25" w:rsidRDefault="00137ADE" w:rsidP="00A6281D">
      <w:pPr>
        <w:pStyle w:val="bulleted"/>
        <w:rPr>
          <w:lang w:val="en-US"/>
        </w:rPr>
      </w:pPr>
      <w:r w:rsidRPr="00FD4515">
        <w:rPr>
          <w:rStyle w:val="ArtefactClass"/>
        </w:rPr>
        <w:lastRenderedPageBreak/>
        <w:t>REFERENCE_COORDINATES</w:t>
      </w:r>
      <w:r w:rsidRPr="00EF1C25">
        <w:rPr>
          <w:lang w:val="en-US"/>
        </w:rPr>
        <w:t xml:space="preserve">: </w:t>
      </w:r>
      <w:r>
        <w:rPr>
          <w:lang w:val="en-US"/>
        </w:rPr>
        <w:t>Represents</w:t>
      </w:r>
      <w:r w:rsidRPr="00480AD6">
        <w:rPr>
          <w:lang w:val="en-US"/>
        </w:rPr>
        <w:t xml:space="preserve"> </w:t>
      </w:r>
      <w:r>
        <w:rPr>
          <w:lang w:val="en-US"/>
        </w:rPr>
        <w:t xml:space="preserve">the starting point to reference the cells of the grid, accordingly to the </w:t>
      </w:r>
      <w:r w:rsidRPr="00FD4515">
        <w:rPr>
          <w:rStyle w:val="ArtefactClass"/>
        </w:rPr>
        <w:t>CRS</w:t>
      </w:r>
      <w:r>
        <w:rPr>
          <w:lang w:val="en-US"/>
        </w:rPr>
        <w:t xml:space="preserve"> and the </w:t>
      </w:r>
      <w:r w:rsidRPr="00FD4515">
        <w:rPr>
          <w:rStyle w:val="ArtefactClass"/>
        </w:rPr>
        <w:t>REFERENCE_CORNER</w:t>
      </w:r>
      <w:r>
        <w:rPr>
          <w:lang w:val="en-US"/>
        </w:rPr>
        <w:t xml:space="preserve">. It is represented by </w:t>
      </w:r>
      <w:r w:rsidRPr="00480AD6">
        <w:rPr>
          <w:lang w:val="en-US"/>
        </w:rPr>
        <w:t xml:space="preserve">an individual set of coordinates composed by the </w:t>
      </w:r>
      <w:r w:rsidRPr="00FD4515">
        <w:rPr>
          <w:rStyle w:val="ArtefactClass"/>
        </w:rPr>
        <w:t>X_COORDINATE (X)</w:t>
      </w:r>
      <w:r>
        <w:rPr>
          <w:lang w:val="en-US"/>
        </w:rPr>
        <w:t xml:space="preserve"> and</w:t>
      </w:r>
      <w:r w:rsidRPr="00480AD6">
        <w:rPr>
          <w:lang w:val="en-US"/>
        </w:rPr>
        <w:t xml:space="preserve"> </w:t>
      </w:r>
      <w:r w:rsidRPr="00FD4515">
        <w:rPr>
          <w:rStyle w:val="ArtefactClass"/>
        </w:rPr>
        <w:t>Y_COORDINATE (Y)</w:t>
      </w:r>
      <w:r w:rsidRPr="00480AD6">
        <w:rPr>
          <w:lang w:val="en-US"/>
        </w:rPr>
        <w:t xml:space="preserve"> in the following way </w:t>
      </w:r>
      <w:r>
        <w:rPr>
          <w:lang w:val="en-US"/>
        </w:rPr>
        <w:t>"</w:t>
      </w:r>
      <w:r w:rsidRPr="00FD4515">
        <w:rPr>
          <w:rStyle w:val="ArtefactClass"/>
        </w:rPr>
        <w:t>X,Y</w:t>
      </w:r>
      <w:r>
        <w:rPr>
          <w:lang w:val="en-US"/>
        </w:rPr>
        <w:t>"</w:t>
      </w:r>
      <w:r w:rsidRPr="00480AD6">
        <w:rPr>
          <w:lang w:val="en-US"/>
        </w:rPr>
        <w:t>.</w:t>
      </w:r>
      <w:r>
        <w:rPr>
          <w:lang w:val="en-US"/>
        </w:rPr>
        <w:t xml:space="preserve"> This element is mandatory </w:t>
      </w:r>
      <w:r w:rsidRPr="00B36FCC">
        <w:rPr>
          <w:lang w:val="en-US"/>
        </w:rPr>
        <w:t xml:space="preserve">if </w:t>
      </w:r>
      <w:r w:rsidRPr="004F2DB5">
        <w:rPr>
          <w:rStyle w:val="ArtefactClass"/>
        </w:rPr>
        <w:t>GEO_STD</w:t>
      </w:r>
      <w:r w:rsidRPr="00B36FCC">
        <w:rPr>
          <w:lang w:val="en-US"/>
        </w:rPr>
        <w:t xml:space="preserve"> is omitted</w:t>
      </w:r>
      <w:r>
        <w:rPr>
          <w:lang w:val="en-US"/>
        </w:rPr>
        <w:t>.</w:t>
      </w:r>
    </w:p>
    <w:p w14:paraId="312B40B7" w14:textId="77777777" w:rsidR="00137ADE" w:rsidRDefault="00137ADE" w:rsidP="00A6281D">
      <w:pPr>
        <w:pStyle w:val="bulleted"/>
        <w:rPr>
          <w:lang w:val="en-US"/>
        </w:rPr>
      </w:pPr>
      <w:r w:rsidRPr="00FD4515">
        <w:rPr>
          <w:rStyle w:val="ArtefactClass"/>
        </w:rPr>
        <w:t>CELL_WIDTH</w:t>
      </w:r>
      <w:r>
        <w:rPr>
          <w:lang w:val="en-US"/>
        </w:rPr>
        <w:t>: The size in meters of a horizontal side of the cells in the grid. This element is mandatory</w:t>
      </w:r>
      <w:r w:rsidRPr="00B36FCC">
        <w:rPr>
          <w:lang w:val="en-US"/>
        </w:rPr>
        <w:t xml:space="preserve"> if </w:t>
      </w:r>
      <w:r w:rsidRPr="00E263F9">
        <w:rPr>
          <w:rStyle w:val="ArtefactClass"/>
        </w:rPr>
        <w:t>GEO_STD</w:t>
      </w:r>
      <w:r w:rsidRPr="00B36FCC">
        <w:rPr>
          <w:lang w:val="en-US"/>
        </w:rPr>
        <w:t xml:space="preserve"> is omitted</w:t>
      </w:r>
      <w:r>
        <w:rPr>
          <w:lang w:val="en-US"/>
        </w:rPr>
        <w:t>.</w:t>
      </w:r>
    </w:p>
    <w:p w14:paraId="635E81AC" w14:textId="77777777" w:rsidR="00137ADE" w:rsidRDefault="00137ADE" w:rsidP="00A6281D">
      <w:pPr>
        <w:pStyle w:val="bulleted"/>
        <w:rPr>
          <w:lang w:val="en-US"/>
        </w:rPr>
      </w:pPr>
      <w:r w:rsidRPr="00FD4515">
        <w:rPr>
          <w:rStyle w:val="ArtefactClass"/>
        </w:rPr>
        <w:t>CELL_HEIGHT</w:t>
      </w:r>
      <w:r>
        <w:rPr>
          <w:lang w:val="en-US"/>
        </w:rPr>
        <w:t xml:space="preserve">: The size in meters of a vertical side of the cells in the grid. This element is mandatory </w:t>
      </w:r>
      <w:r w:rsidRPr="00B36FCC">
        <w:rPr>
          <w:lang w:val="en-US"/>
        </w:rPr>
        <w:t xml:space="preserve">if </w:t>
      </w:r>
      <w:r w:rsidRPr="00E263F9">
        <w:rPr>
          <w:rStyle w:val="ArtefactClass"/>
        </w:rPr>
        <w:t>GEO_STD</w:t>
      </w:r>
      <w:r w:rsidRPr="00B36FCC">
        <w:rPr>
          <w:lang w:val="en-US"/>
        </w:rPr>
        <w:t xml:space="preserve"> is </w:t>
      </w:r>
      <w:proofErr w:type="gramStart"/>
      <w:r w:rsidRPr="00B36FCC">
        <w:rPr>
          <w:lang w:val="en-US"/>
        </w:rPr>
        <w:t>omitted</w:t>
      </w:r>
      <w:r w:rsidDel="00B36FCC">
        <w:rPr>
          <w:lang w:val="en-US"/>
        </w:rPr>
        <w:t xml:space="preserve"> </w:t>
      </w:r>
      <w:r>
        <w:rPr>
          <w:lang w:val="en-US"/>
        </w:rPr>
        <w:t>.</w:t>
      </w:r>
      <w:proofErr w:type="gramEnd"/>
    </w:p>
    <w:p w14:paraId="3BA1917B" w14:textId="77777777" w:rsidR="00137ADE" w:rsidRDefault="00137ADE" w:rsidP="00A6281D">
      <w:pPr>
        <w:pStyle w:val="bulleted"/>
        <w:rPr>
          <w:lang w:val="en-US"/>
        </w:rPr>
      </w:pPr>
      <w:r w:rsidRPr="00FD4515">
        <w:rPr>
          <w:rStyle w:val="ArtefactClass"/>
        </w:rPr>
        <w:t>GEO_STD</w:t>
      </w:r>
      <w:r>
        <w:rPr>
          <w:lang w:val="en-US"/>
        </w:rPr>
        <w:t>: A restricted text value expressing that the cells in the grid will provide information about matching codes existing in another reference system</w:t>
      </w:r>
      <w:r w:rsidRPr="00B36FCC">
        <w:t xml:space="preserve"> </w:t>
      </w:r>
      <w:r w:rsidRPr="00B36FCC">
        <w:rPr>
          <w:lang w:val="en-US"/>
        </w:rPr>
        <w:t>that establishes a mechanism to define the grid</w:t>
      </w:r>
      <w:r>
        <w:rPr>
          <w:lang w:val="en-US"/>
        </w:rPr>
        <w:t>. This element is optional.</w:t>
      </w:r>
    </w:p>
    <w:p w14:paraId="4056E809" w14:textId="77777777" w:rsidR="00137ADE" w:rsidRDefault="00137ADE" w:rsidP="00137ADE">
      <w:pPr>
        <w:ind w:left="708"/>
        <w:rPr>
          <w:lang w:val="en-US"/>
        </w:rPr>
      </w:pPr>
      <w:r w:rsidRPr="004B6A06">
        <w:rPr>
          <w:lang w:val="en-US"/>
        </w:rPr>
        <w:t xml:space="preserve">Accepted values for this component are included in the Geographical Grids </w:t>
      </w:r>
      <w:proofErr w:type="spellStart"/>
      <w:r w:rsidRPr="004B6A06">
        <w:rPr>
          <w:lang w:val="en-US"/>
        </w:rPr>
        <w:t>Code</w:t>
      </w:r>
      <w:r>
        <w:rPr>
          <w:lang w:val="en-US"/>
        </w:rPr>
        <w:t>l</w:t>
      </w:r>
      <w:r w:rsidRPr="004B6A06">
        <w:rPr>
          <w:lang w:val="en-US"/>
        </w:rPr>
        <w:t>ist</w:t>
      </w:r>
      <w:proofErr w:type="spellEnd"/>
      <w:r w:rsidRPr="004B6A06">
        <w:rPr>
          <w:lang w:val="en-US"/>
        </w:rPr>
        <w:t xml:space="preserve"> (</w:t>
      </w:r>
      <w:r w:rsidRPr="00FD4515">
        <w:rPr>
          <w:rStyle w:val="ArtefactClass"/>
        </w:rPr>
        <w:t>CL_GEO_GRIDS</w:t>
      </w:r>
      <w:r w:rsidRPr="004B6A06">
        <w:rPr>
          <w:lang w:val="en-US"/>
        </w:rPr>
        <w:t>)</w:t>
      </w:r>
      <w:r w:rsidRPr="00B36FCC">
        <w:rPr>
          <w:lang w:val="en-US"/>
        </w:rPr>
        <w:t>. Examples contained in the mentioned document are</w:t>
      </w:r>
      <w:r w:rsidRPr="004B6A06">
        <w:rPr>
          <w:lang w:val="en-US"/>
        </w:rPr>
        <w:t>:</w:t>
      </w:r>
    </w:p>
    <w:p w14:paraId="61107EA1" w14:textId="77777777" w:rsidR="00137ADE" w:rsidRDefault="00137ADE" w:rsidP="00137ADE">
      <w:pPr>
        <w:ind w:left="708"/>
        <w:rPr>
          <w:lang w:val="en-US"/>
        </w:rPr>
      </w:pPr>
    </w:p>
    <w:tbl>
      <w:tblPr>
        <w:tblStyle w:val="TableGrid"/>
        <w:tblW w:w="4578" w:type="pct"/>
        <w:jc w:val="right"/>
        <w:tblCellMar>
          <w:top w:w="28" w:type="dxa"/>
          <w:left w:w="57" w:type="dxa"/>
          <w:bottom w:w="57" w:type="dxa"/>
          <w:right w:w="57" w:type="dxa"/>
        </w:tblCellMar>
        <w:tblLook w:val="04A0" w:firstRow="1" w:lastRow="0" w:firstColumn="1" w:lastColumn="0" w:noHBand="0" w:noVBand="1"/>
      </w:tblPr>
      <w:tblGrid>
        <w:gridCol w:w="1555"/>
        <w:gridCol w:w="6046"/>
      </w:tblGrid>
      <w:tr w:rsidR="00137ADE" w:rsidRPr="00793926" w14:paraId="7EC43CAC" w14:textId="77777777" w:rsidTr="00137ADE">
        <w:trPr>
          <w:jc w:val="right"/>
        </w:trPr>
        <w:tc>
          <w:tcPr>
            <w:tcW w:w="1555" w:type="dxa"/>
          </w:tcPr>
          <w:p w14:paraId="50D6CCC4" w14:textId="77777777" w:rsidR="00137ADE" w:rsidRPr="00FD4515" w:rsidRDefault="00137ADE" w:rsidP="00137ADE">
            <w:pPr>
              <w:rPr>
                <w:b/>
                <w:bCs/>
                <w:lang w:val="en-US"/>
              </w:rPr>
            </w:pPr>
            <w:r w:rsidRPr="00FD4515">
              <w:rPr>
                <w:b/>
                <w:bCs/>
                <w:lang w:val="en-US"/>
              </w:rPr>
              <w:t>Value</w:t>
            </w:r>
          </w:p>
        </w:tc>
        <w:tc>
          <w:tcPr>
            <w:tcW w:w="6046" w:type="dxa"/>
          </w:tcPr>
          <w:p w14:paraId="5B7A52B8" w14:textId="77777777" w:rsidR="00137ADE" w:rsidRPr="00FD4515" w:rsidRDefault="00137ADE" w:rsidP="00137ADE">
            <w:pPr>
              <w:rPr>
                <w:b/>
                <w:bCs/>
                <w:lang w:val="en-US"/>
              </w:rPr>
            </w:pPr>
            <w:r w:rsidRPr="00FD4515">
              <w:rPr>
                <w:b/>
                <w:bCs/>
                <w:lang w:val="en-US"/>
              </w:rPr>
              <w:t>Description</w:t>
            </w:r>
          </w:p>
        </w:tc>
      </w:tr>
      <w:tr w:rsidR="00137ADE" w:rsidRPr="003B469A" w14:paraId="68D6D4FB" w14:textId="77777777" w:rsidTr="00137ADE">
        <w:trPr>
          <w:jc w:val="right"/>
        </w:trPr>
        <w:tc>
          <w:tcPr>
            <w:tcW w:w="1555" w:type="dxa"/>
          </w:tcPr>
          <w:p w14:paraId="49589EE6" w14:textId="77777777" w:rsidR="00137ADE" w:rsidRPr="00FD4515" w:rsidRDefault="00137ADE" w:rsidP="00137ADE">
            <w:pPr>
              <w:rPr>
                <w:rStyle w:val="ArtefactClass"/>
              </w:rPr>
            </w:pPr>
            <w:r w:rsidRPr="00FD4515">
              <w:rPr>
                <w:rStyle w:val="ArtefactClass"/>
              </w:rPr>
              <w:t>GEOHASH</w:t>
            </w:r>
          </w:p>
        </w:tc>
        <w:tc>
          <w:tcPr>
            <w:tcW w:w="6046" w:type="dxa"/>
          </w:tcPr>
          <w:p w14:paraId="67D4C6AD" w14:textId="77777777" w:rsidR="00137ADE" w:rsidRPr="003B469A" w:rsidRDefault="00137ADE" w:rsidP="00137ADE">
            <w:pPr>
              <w:rPr>
                <w:lang w:val="en-US"/>
              </w:rPr>
            </w:pPr>
            <w:proofErr w:type="spellStart"/>
            <w:r w:rsidRPr="003B469A">
              <w:rPr>
                <w:lang w:val="en-US"/>
              </w:rPr>
              <w:t>GeoHash</w:t>
            </w:r>
            <w:proofErr w:type="spellEnd"/>
          </w:p>
        </w:tc>
      </w:tr>
      <w:tr w:rsidR="00137ADE" w:rsidRPr="003B469A" w14:paraId="5A134A6E" w14:textId="77777777" w:rsidTr="00137ADE">
        <w:trPr>
          <w:jc w:val="right"/>
        </w:trPr>
        <w:tc>
          <w:tcPr>
            <w:tcW w:w="1555" w:type="dxa"/>
          </w:tcPr>
          <w:p w14:paraId="14B57DDF" w14:textId="77777777" w:rsidR="00137ADE" w:rsidRPr="00FD4515" w:rsidRDefault="00137ADE" w:rsidP="00137ADE">
            <w:pPr>
              <w:rPr>
                <w:rStyle w:val="ArtefactClass"/>
              </w:rPr>
            </w:pPr>
            <w:r w:rsidRPr="00FD4515">
              <w:rPr>
                <w:rStyle w:val="ArtefactClass"/>
              </w:rPr>
              <w:t>GEOREF</w:t>
            </w:r>
          </w:p>
        </w:tc>
        <w:tc>
          <w:tcPr>
            <w:tcW w:w="6046" w:type="dxa"/>
          </w:tcPr>
          <w:p w14:paraId="11AAA1F1" w14:textId="77777777" w:rsidR="00137ADE" w:rsidRPr="003B469A" w:rsidRDefault="00137ADE" w:rsidP="00137ADE">
            <w:pPr>
              <w:rPr>
                <w:lang w:val="en-US"/>
              </w:rPr>
            </w:pPr>
            <w:r w:rsidRPr="003B469A">
              <w:rPr>
                <w:lang w:val="en-US"/>
              </w:rPr>
              <w:t>World Geographic Reference System</w:t>
            </w:r>
          </w:p>
        </w:tc>
      </w:tr>
      <w:tr w:rsidR="00137ADE" w:rsidRPr="003B469A" w14:paraId="32F93001" w14:textId="77777777" w:rsidTr="00137ADE">
        <w:trPr>
          <w:jc w:val="right"/>
        </w:trPr>
        <w:tc>
          <w:tcPr>
            <w:tcW w:w="1555" w:type="dxa"/>
          </w:tcPr>
          <w:p w14:paraId="311B3A6C" w14:textId="77777777" w:rsidR="00137ADE" w:rsidRPr="00FD4515" w:rsidRDefault="00137ADE" w:rsidP="00137ADE">
            <w:pPr>
              <w:rPr>
                <w:rStyle w:val="ArtefactClass"/>
              </w:rPr>
            </w:pPr>
            <w:r w:rsidRPr="00FD4515">
              <w:rPr>
                <w:rStyle w:val="ArtefactClass"/>
              </w:rPr>
              <w:t>MGRS</w:t>
            </w:r>
          </w:p>
        </w:tc>
        <w:tc>
          <w:tcPr>
            <w:tcW w:w="6046" w:type="dxa"/>
          </w:tcPr>
          <w:p w14:paraId="7C9D209D" w14:textId="77777777" w:rsidR="00137ADE" w:rsidRPr="003B469A" w:rsidRDefault="00137ADE" w:rsidP="00137ADE">
            <w:pPr>
              <w:rPr>
                <w:lang w:val="en-US"/>
              </w:rPr>
            </w:pPr>
            <w:r w:rsidRPr="003B469A">
              <w:rPr>
                <w:lang w:val="en-US"/>
              </w:rPr>
              <w:t>Military Grid Reference System</w:t>
            </w:r>
          </w:p>
        </w:tc>
      </w:tr>
      <w:tr w:rsidR="00137ADE" w:rsidRPr="00683C11" w14:paraId="30DA4F84" w14:textId="77777777" w:rsidTr="00137ADE">
        <w:trPr>
          <w:jc w:val="right"/>
        </w:trPr>
        <w:tc>
          <w:tcPr>
            <w:tcW w:w="1555" w:type="dxa"/>
          </w:tcPr>
          <w:p w14:paraId="1CB371B4" w14:textId="77777777" w:rsidR="00137ADE" w:rsidRPr="00FD4515" w:rsidRDefault="00137ADE" w:rsidP="00137ADE">
            <w:pPr>
              <w:rPr>
                <w:rStyle w:val="ArtefactClass"/>
              </w:rPr>
            </w:pPr>
            <w:r w:rsidRPr="00FD4515">
              <w:rPr>
                <w:rStyle w:val="ArtefactClass"/>
              </w:rPr>
              <w:t>OLC</w:t>
            </w:r>
          </w:p>
        </w:tc>
        <w:tc>
          <w:tcPr>
            <w:tcW w:w="6046" w:type="dxa"/>
          </w:tcPr>
          <w:p w14:paraId="2B1DC9FA" w14:textId="77777777" w:rsidR="00137ADE" w:rsidRPr="00517923" w:rsidRDefault="00137ADE" w:rsidP="00137ADE">
            <w:pPr>
              <w:rPr>
                <w:lang w:val="fr-CH"/>
              </w:rPr>
            </w:pPr>
            <w:r w:rsidRPr="00517923">
              <w:rPr>
                <w:lang w:val="fr-CH"/>
              </w:rPr>
              <w:t>Open Location Code / Plus Code</w:t>
            </w:r>
          </w:p>
        </w:tc>
      </w:tr>
      <w:tr w:rsidR="00137ADE" w:rsidRPr="003B469A" w14:paraId="55363F46" w14:textId="77777777" w:rsidTr="00137ADE">
        <w:trPr>
          <w:jc w:val="right"/>
        </w:trPr>
        <w:tc>
          <w:tcPr>
            <w:tcW w:w="1555" w:type="dxa"/>
          </w:tcPr>
          <w:p w14:paraId="422950AC" w14:textId="77777777" w:rsidR="00137ADE" w:rsidRPr="00FD4515" w:rsidRDefault="00137ADE" w:rsidP="00137ADE">
            <w:pPr>
              <w:rPr>
                <w:rStyle w:val="ArtefactClass"/>
              </w:rPr>
            </w:pPr>
            <w:r w:rsidRPr="00FD4515">
              <w:rPr>
                <w:rStyle w:val="ArtefactClass"/>
              </w:rPr>
              <w:t>QTH</w:t>
            </w:r>
          </w:p>
        </w:tc>
        <w:tc>
          <w:tcPr>
            <w:tcW w:w="6046" w:type="dxa"/>
          </w:tcPr>
          <w:p w14:paraId="4608A888" w14:textId="77777777" w:rsidR="00137ADE" w:rsidRPr="003B469A" w:rsidRDefault="00137ADE" w:rsidP="00137ADE">
            <w:pPr>
              <w:rPr>
                <w:lang w:val="en-US"/>
              </w:rPr>
            </w:pPr>
            <w:r w:rsidRPr="003B469A">
              <w:rPr>
                <w:lang w:val="en-US"/>
              </w:rPr>
              <w:t>Maidenhead Locator System /QTH Locator / IAURU Locator</w:t>
            </w:r>
          </w:p>
        </w:tc>
      </w:tr>
      <w:tr w:rsidR="00137ADE" w:rsidRPr="003B469A" w14:paraId="16E62916" w14:textId="77777777" w:rsidTr="00137ADE">
        <w:trPr>
          <w:jc w:val="right"/>
        </w:trPr>
        <w:tc>
          <w:tcPr>
            <w:tcW w:w="1555" w:type="dxa"/>
          </w:tcPr>
          <w:p w14:paraId="1D26406A" w14:textId="77777777" w:rsidR="00137ADE" w:rsidRPr="00FD4515" w:rsidRDefault="00137ADE" w:rsidP="00137ADE">
            <w:pPr>
              <w:rPr>
                <w:rStyle w:val="ArtefactClass"/>
              </w:rPr>
            </w:pPr>
            <w:r w:rsidRPr="00FD4515">
              <w:rPr>
                <w:rStyle w:val="ArtefactClass"/>
              </w:rPr>
              <w:t>W3W</w:t>
            </w:r>
          </w:p>
        </w:tc>
        <w:tc>
          <w:tcPr>
            <w:tcW w:w="6046" w:type="dxa"/>
          </w:tcPr>
          <w:p w14:paraId="5F81F022" w14:textId="77777777" w:rsidR="00137ADE" w:rsidRPr="003B469A" w:rsidRDefault="00137ADE" w:rsidP="00137ADE">
            <w:pPr>
              <w:rPr>
                <w:lang w:val="en-US"/>
              </w:rPr>
            </w:pPr>
            <w:r w:rsidRPr="003B469A">
              <w:rPr>
                <w:lang w:val="en-US"/>
              </w:rPr>
              <w:t>What3words™</w:t>
            </w:r>
          </w:p>
        </w:tc>
      </w:tr>
      <w:tr w:rsidR="00137ADE" w:rsidRPr="003B469A" w14:paraId="3D320136" w14:textId="77777777" w:rsidTr="00137ADE">
        <w:trPr>
          <w:jc w:val="right"/>
        </w:trPr>
        <w:tc>
          <w:tcPr>
            <w:tcW w:w="1555" w:type="dxa"/>
          </w:tcPr>
          <w:p w14:paraId="16C2F794" w14:textId="77777777" w:rsidR="00137ADE" w:rsidRPr="004F2DB5" w:rsidRDefault="00137ADE" w:rsidP="00137ADE">
            <w:pPr>
              <w:rPr>
                <w:rStyle w:val="ArtefactClass"/>
              </w:rPr>
            </w:pPr>
            <w:r w:rsidRPr="004F2DB5">
              <w:rPr>
                <w:rStyle w:val="ArtefactClass"/>
              </w:rPr>
              <w:t>WOEID</w:t>
            </w:r>
          </w:p>
        </w:tc>
        <w:tc>
          <w:tcPr>
            <w:tcW w:w="6046" w:type="dxa"/>
          </w:tcPr>
          <w:p w14:paraId="50A0A049" w14:textId="77777777" w:rsidR="00137ADE" w:rsidRPr="003B469A" w:rsidRDefault="00137ADE" w:rsidP="00137ADE">
            <w:pPr>
              <w:rPr>
                <w:lang w:val="en-US"/>
              </w:rPr>
            </w:pPr>
            <w:r w:rsidRPr="0048433E">
              <w:t>Where On Earth Identifier</w:t>
            </w:r>
          </w:p>
        </w:tc>
      </w:tr>
    </w:tbl>
    <w:p w14:paraId="426555A6" w14:textId="77777777" w:rsidR="00137ADE" w:rsidRDefault="00137ADE" w:rsidP="00137ADE">
      <w:pPr>
        <w:pStyle w:val="ListParagraph"/>
        <w:rPr>
          <w:lang w:val="en-US"/>
        </w:rPr>
      </w:pPr>
    </w:p>
    <w:p w14:paraId="4493A3C3" w14:textId="77777777" w:rsidR="00137ADE" w:rsidRPr="00FD4515" w:rsidRDefault="00137ADE" w:rsidP="00137ADE">
      <w:pPr>
        <w:rPr>
          <w:rStyle w:val="ArtefactClass"/>
          <w:rFonts w:ascii="Arial" w:hAnsi="Arial"/>
          <w:noProof w:val="0"/>
          <w:lang w:val="en-US"/>
        </w:rPr>
      </w:pPr>
      <w:r w:rsidRPr="000119C0">
        <w:rPr>
          <w:lang w:val="en-US"/>
        </w:rPr>
        <w:t xml:space="preserve">The </w:t>
      </w:r>
      <w:r w:rsidRPr="00FD4515">
        <w:rPr>
          <w:rStyle w:val="ArtefactClass"/>
        </w:rPr>
        <w:t>GRID_DEFINITION</w:t>
      </w:r>
      <w:r w:rsidRPr="000119C0">
        <w:rPr>
          <w:lang w:val="en-US"/>
        </w:rPr>
        <w:t xml:space="preserve"> element will contain a regular expression string corresponding to the following format:</w:t>
      </w:r>
    </w:p>
    <w:p w14:paraId="6EFE3D3D" w14:textId="77777777" w:rsidR="00137ADE" w:rsidRPr="00FD4515" w:rsidRDefault="00137ADE" w:rsidP="00137ADE">
      <w:pPr>
        <w:jc w:val="left"/>
        <w:rPr>
          <w:rStyle w:val="ArtefactClass"/>
        </w:rPr>
      </w:pPr>
      <w:r w:rsidRPr="00FD4515">
        <w:rPr>
          <w:rStyle w:val="ArtefactClass"/>
        </w:rPr>
        <w:t>"</w:t>
      </w:r>
      <w:r w:rsidRPr="00FD4515">
        <w:rPr>
          <w:rStyle w:val="ArtefactClass"/>
          <w:b/>
          <w:bCs/>
          <w:sz w:val="21"/>
          <w:szCs w:val="18"/>
        </w:rPr>
        <w:t>CRS: REFERENCE_CORNER; REFERENCE_COORDINATES; CELL_WIDTH, CELL_HEIGHT: GEO_STD</w:t>
      </w:r>
      <w:r w:rsidRPr="00FD4515">
        <w:rPr>
          <w:rStyle w:val="ArtefactClass"/>
        </w:rPr>
        <w:t>"</w:t>
      </w:r>
    </w:p>
    <w:p w14:paraId="2A803F5A" w14:textId="77777777" w:rsidR="00137ADE" w:rsidRDefault="00137ADE" w:rsidP="00137ADE">
      <w:pPr>
        <w:rPr>
          <w:lang w:val="en-US"/>
        </w:rPr>
      </w:pPr>
    </w:p>
    <w:p w14:paraId="150B32A5" w14:textId="77777777" w:rsidR="00137ADE" w:rsidRDefault="00137ADE" w:rsidP="00137ADE">
      <w:pPr>
        <w:rPr>
          <w:lang w:val="en-US"/>
        </w:rPr>
      </w:pPr>
      <w:r>
        <w:rPr>
          <w:lang w:val="en-US"/>
        </w:rPr>
        <w:t>In an expanded way we would have:</w:t>
      </w:r>
    </w:p>
    <w:p w14:paraId="69A29A56" w14:textId="77777777" w:rsidR="00137ADE" w:rsidRDefault="00137ADE" w:rsidP="00137ADE">
      <w:pPr>
        <w:jc w:val="left"/>
        <w:rPr>
          <w:lang w:val="en-US"/>
        </w:rPr>
      </w:pPr>
      <w:r>
        <w:rPr>
          <w:lang w:val="en-US"/>
        </w:rPr>
        <w:t>"</w:t>
      </w:r>
      <w:r w:rsidRPr="00FD4515">
        <w:rPr>
          <w:rStyle w:val="ArtefactClass"/>
          <w:b/>
          <w:bCs/>
          <w:sz w:val="21"/>
          <w:szCs w:val="18"/>
        </w:rPr>
        <w:t>CRS:REFERENCE_CORNER; X_COORDINATE, Y_COORDINATE; CELL_WIDTH, CELL_HEIGHT: GEO_STD</w:t>
      </w:r>
      <w:r>
        <w:rPr>
          <w:lang w:val="en-US"/>
        </w:rPr>
        <w:t>"</w:t>
      </w:r>
    </w:p>
    <w:p w14:paraId="1E07D080" w14:textId="77777777" w:rsidR="00137ADE" w:rsidRDefault="00137ADE" w:rsidP="00137ADE">
      <w:pPr>
        <w:rPr>
          <w:lang w:val="en-US"/>
        </w:rPr>
      </w:pPr>
    </w:p>
    <w:p w14:paraId="2CD6909F" w14:textId="77777777" w:rsidR="00137ADE" w:rsidRDefault="00137ADE" w:rsidP="00137ADE">
      <w:pPr>
        <w:rPr>
          <w:lang w:val="en-US"/>
        </w:rPr>
      </w:pPr>
      <w:r w:rsidRPr="00B36FCC">
        <w:rPr>
          <w:lang w:val="en-US"/>
        </w:rPr>
        <w:t xml:space="preserve">If the grid will be fully adhering to a standard declared in the </w:t>
      </w:r>
      <w:r w:rsidRPr="004F2DB5">
        <w:rPr>
          <w:rStyle w:val="ArtefactClass"/>
        </w:rPr>
        <w:t>GEO_STD</w:t>
      </w:r>
      <w:r w:rsidRPr="00B36FCC">
        <w:rPr>
          <w:lang w:val="en-US"/>
        </w:rPr>
        <w:t>, the definition of each code in the code list will be optional. In other case</w:t>
      </w:r>
      <w:r>
        <w:rPr>
          <w:lang w:val="en-US"/>
        </w:rPr>
        <w:t xml:space="preserve">, each item in the code list must be assigned to one cell in the grid, which is made by adding the </w:t>
      </w:r>
      <w:r w:rsidRPr="00FD4515">
        <w:rPr>
          <w:rStyle w:val="ArtefactClass"/>
        </w:rPr>
        <w:t>GEO_CELL</w:t>
      </w:r>
      <w:r>
        <w:rPr>
          <w:lang w:val="en-US"/>
        </w:rPr>
        <w:t xml:space="preserve"> element to each item of the code list that will contain a regular expression string composed of the following components:</w:t>
      </w:r>
    </w:p>
    <w:p w14:paraId="3E770099" w14:textId="77777777" w:rsidR="00137ADE" w:rsidRPr="00D75104" w:rsidRDefault="00137ADE" w:rsidP="00A6281D">
      <w:pPr>
        <w:pStyle w:val="bulleted"/>
        <w:rPr>
          <w:b/>
          <w:bCs/>
          <w:lang w:val="en-US"/>
        </w:rPr>
      </w:pPr>
      <w:r w:rsidRPr="00FD4515">
        <w:rPr>
          <w:rStyle w:val="ArtefactClass"/>
        </w:rPr>
        <w:t>GEO_COL</w:t>
      </w:r>
      <w:r w:rsidRPr="00D75104">
        <w:rPr>
          <w:b/>
          <w:bCs/>
          <w:lang w:val="en-US"/>
        </w:rPr>
        <w:t xml:space="preserve">: </w:t>
      </w:r>
      <w:r w:rsidRPr="00D75104">
        <w:rPr>
          <w:lang w:val="en-US"/>
        </w:rPr>
        <w:t>The number of the column in the grid starting by zero</w:t>
      </w:r>
      <w:r>
        <w:rPr>
          <w:lang w:val="en-US"/>
        </w:rPr>
        <w:t>.</w:t>
      </w:r>
    </w:p>
    <w:p w14:paraId="765EC971" w14:textId="77777777" w:rsidR="00137ADE" w:rsidRPr="00D75104" w:rsidRDefault="00137ADE" w:rsidP="00A6281D">
      <w:pPr>
        <w:pStyle w:val="bulleted"/>
        <w:rPr>
          <w:b/>
          <w:bCs/>
          <w:lang w:val="en-US"/>
        </w:rPr>
      </w:pPr>
      <w:r w:rsidRPr="00FD4515">
        <w:rPr>
          <w:rStyle w:val="ArtefactClass"/>
        </w:rPr>
        <w:t>GEO_ROW</w:t>
      </w:r>
      <w:r w:rsidRPr="00D75104">
        <w:rPr>
          <w:b/>
          <w:bCs/>
          <w:lang w:val="en-US"/>
        </w:rPr>
        <w:t xml:space="preserve">: </w:t>
      </w:r>
      <w:r w:rsidRPr="00D75104">
        <w:rPr>
          <w:lang w:val="en-US"/>
        </w:rPr>
        <w:t>The number of the row in the grid starting by zero</w:t>
      </w:r>
      <w:r>
        <w:rPr>
          <w:lang w:val="en-US"/>
        </w:rPr>
        <w:t>.</w:t>
      </w:r>
    </w:p>
    <w:p w14:paraId="2D62E86A" w14:textId="77777777" w:rsidR="00137ADE" w:rsidRPr="00FD4515" w:rsidRDefault="00137ADE" w:rsidP="00A6281D">
      <w:pPr>
        <w:pStyle w:val="bulleted"/>
        <w:rPr>
          <w:b/>
          <w:bCs/>
          <w:lang w:val="en-US"/>
        </w:rPr>
      </w:pPr>
      <w:r w:rsidRPr="00FD4515">
        <w:rPr>
          <w:rStyle w:val="ArtefactClass"/>
        </w:rPr>
        <w:t>GEO_TAG</w:t>
      </w:r>
      <w:r w:rsidRPr="00545F99">
        <w:rPr>
          <w:b/>
          <w:bCs/>
          <w:lang w:val="en-US"/>
        </w:rPr>
        <w:t xml:space="preserve">: </w:t>
      </w:r>
      <w:r w:rsidRPr="00545F99">
        <w:rPr>
          <w:lang w:val="en-US"/>
        </w:rPr>
        <w:t>An optional text to include additional information to the cell.</w:t>
      </w:r>
    </w:p>
    <w:p w14:paraId="467B07CB" w14:textId="77777777" w:rsidR="00137ADE" w:rsidRPr="00FD4515" w:rsidRDefault="00137ADE" w:rsidP="00A6281D">
      <w:pPr>
        <w:pStyle w:val="bulleted"/>
        <w:rPr>
          <w:lang w:val="en-US"/>
        </w:rPr>
      </w:pPr>
      <w:r w:rsidRPr="00FD4515">
        <w:rPr>
          <w:rStyle w:val="ArtefactClass"/>
        </w:rPr>
        <w:lastRenderedPageBreak/>
        <w:t>GEO_CELL</w:t>
      </w:r>
      <w:r w:rsidRPr="00386BD6">
        <w:rPr>
          <w:lang w:val="en-US"/>
        </w:rPr>
        <w:t xml:space="preserve"> will have values with the following format:</w:t>
      </w:r>
      <w:r>
        <w:rPr>
          <w:lang w:val="en-US"/>
        </w:rPr>
        <w:t xml:space="preserve"> </w:t>
      </w:r>
      <w:r w:rsidRPr="00FD4515">
        <w:rPr>
          <w:lang w:val="en-US"/>
        </w:rPr>
        <w:t>"</w:t>
      </w:r>
      <w:r w:rsidRPr="00FD4515">
        <w:rPr>
          <w:rStyle w:val="ArtefactClass"/>
          <w:b/>
          <w:bCs/>
        </w:rPr>
        <w:t>GEO_COL, GEO_ROW: GEO_TAG</w:t>
      </w:r>
      <w:r w:rsidRPr="00FD4515">
        <w:rPr>
          <w:lang w:val="en-US"/>
        </w:rPr>
        <w:t>"</w:t>
      </w:r>
    </w:p>
    <w:p w14:paraId="78E6D60D" w14:textId="77777777" w:rsidR="00137ADE" w:rsidRDefault="00137ADE" w:rsidP="00137ADE">
      <w:pPr>
        <w:rPr>
          <w:lang w:val="en-US"/>
        </w:rPr>
      </w:pPr>
      <w:r w:rsidRPr="00FB0919">
        <w:rPr>
          <w:lang w:val="en-US"/>
        </w:rPr>
        <w:t xml:space="preserve">When using a </w:t>
      </w:r>
      <w:r>
        <w:rPr>
          <w:lang w:val="en-US"/>
        </w:rPr>
        <w:t>g</w:t>
      </w:r>
      <w:r w:rsidRPr="00FB0919">
        <w:rPr>
          <w:lang w:val="en-US"/>
        </w:rPr>
        <w:t xml:space="preserve">ridded </w:t>
      </w:r>
      <w:r w:rsidRPr="00FD4515">
        <w:rPr>
          <w:rStyle w:val="ArtefactClass"/>
        </w:rPr>
        <w:t>GeoCodelist</w:t>
      </w:r>
      <w:r w:rsidRPr="00FB0919">
        <w:rPr>
          <w:lang w:val="en-US"/>
        </w:rPr>
        <w:t xml:space="preserve"> we may </w:t>
      </w:r>
      <w:r>
        <w:rPr>
          <w:lang w:val="en-US"/>
        </w:rPr>
        <w:t>use</w:t>
      </w:r>
      <w:r w:rsidRPr="00FB0919">
        <w:rPr>
          <w:lang w:val="en-US"/>
        </w:rPr>
        <w:t xml:space="preserve"> the </w:t>
      </w:r>
      <w:r w:rsidRPr="00FD4515">
        <w:rPr>
          <w:rStyle w:val="ArtefactClass"/>
        </w:rPr>
        <w:t>GEO_TAG</w:t>
      </w:r>
      <w:r w:rsidRPr="00FB0919">
        <w:rPr>
          <w:lang w:val="en-US"/>
        </w:rPr>
        <w:t xml:space="preserve"> to </w:t>
      </w:r>
      <w:r>
        <w:rPr>
          <w:lang w:val="en-US"/>
        </w:rPr>
        <w:t>integrate</w:t>
      </w:r>
      <w:r w:rsidRPr="00FB0919">
        <w:rPr>
          <w:lang w:val="en-US"/>
        </w:rPr>
        <w:t xml:space="preserve"> the cell</w:t>
      </w:r>
      <w:r>
        <w:rPr>
          <w:lang w:val="en-US"/>
        </w:rPr>
        <w:t>s</w:t>
      </w:r>
      <w:r w:rsidRPr="00FB0919">
        <w:rPr>
          <w:lang w:val="en-US"/>
        </w:rPr>
        <w:t xml:space="preserve"> in the grid to the codes used by other standard defined grids. As an example, </w:t>
      </w:r>
      <w:r w:rsidRPr="00FD4515">
        <w:rPr>
          <w:rStyle w:val="ArtefactClass"/>
        </w:rPr>
        <w:t>GEO_TAG</w:t>
      </w:r>
      <w:r w:rsidRPr="00FB0919">
        <w:rPr>
          <w:lang w:val="en-US"/>
        </w:rPr>
        <w:t xml:space="preserve"> can take the values of the Open Location Codes</w:t>
      </w:r>
      <w:r>
        <w:rPr>
          <w:lang w:val="en-US"/>
        </w:rPr>
        <w:t>,</w:t>
      </w:r>
      <w:r w:rsidRPr="00FB0919">
        <w:rPr>
          <w:lang w:val="en-US"/>
        </w:rPr>
        <w:t xml:space="preserve"> </w:t>
      </w:r>
      <w:proofErr w:type="spellStart"/>
      <w:r>
        <w:rPr>
          <w:lang w:val="en-US"/>
        </w:rPr>
        <w:t>GeoHash</w:t>
      </w:r>
      <w:proofErr w:type="spellEnd"/>
      <w:r>
        <w:rPr>
          <w:lang w:val="en-US"/>
        </w:rPr>
        <w:t xml:space="preserve">, </w:t>
      </w:r>
      <w:r w:rsidRPr="00FB0919">
        <w:rPr>
          <w:lang w:val="en-US"/>
        </w:rPr>
        <w:t>etc.</w:t>
      </w:r>
      <w:r>
        <w:rPr>
          <w:lang w:val="en-US"/>
        </w:rPr>
        <w:t xml:space="preserve"> If this is done, the </w:t>
      </w:r>
      <w:r w:rsidRPr="00FD4515">
        <w:rPr>
          <w:rStyle w:val="ArtefactClass"/>
        </w:rPr>
        <w:t>GEO_STD</w:t>
      </w:r>
      <w:r>
        <w:rPr>
          <w:lang w:val="en-US"/>
        </w:rPr>
        <w:t xml:space="preserve"> component must have been added to the definition of the grid. If the </w:t>
      </w:r>
      <w:r w:rsidRPr="00FD4515">
        <w:rPr>
          <w:rStyle w:val="ArtefactClass"/>
        </w:rPr>
        <w:t>GEO_STD</w:t>
      </w:r>
      <w:r>
        <w:rPr>
          <w:lang w:val="en-US"/>
        </w:rPr>
        <w:t xml:space="preserve"> is omitted, the </w:t>
      </w:r>
      <w:r w:rsidRPr="00FD4515">
        <w:rPr>
          <w:rStyle w:val="ArtefactClass"/>
        </w:rPr>
        <w:t>GEO_TAG</w:t>
      </w:r>
      <w:r>
        <w:rPr>
          <w:lang w:val="en-US"/>
        </w:rPr>
        <w:t xml:space="preserve"> contents will be taken just as free text.</w:t>
      </w:r>
    </w:p>
    <w:p w14:paraId="118E7EB6" w14:textId="77777777" w:rsidR="00137ADE" w:rsidRPr="00A6281D" w:rsidRDefault="00137ADE" w:rsidP="00A6281D">
      <w:pPr>
        <w:pStyle w:val="bulleted"/>
      </w:pPr>
    </w:p>
    <w:p w14:paraId="7E3B31A8" w14:textId="4E80140C" w:rsidR="009F24F7" w:rsidRPr="00AD2257" w:rsidRDefault="009F24F7" w:rsidP="00A6281D">
      <w:pPr>
        <w:pStyle w:val="Heading1"/>
      </w:pPr>
      <w:bookmarkStart w:id="1648" w:name="_Toc73460145"/>
      <w:bookmarkStart w:id="1649" w:name="_Toc178073122"/>
      <w:r w:rsidRPr="00AD2257">
        <w:lastRenderedPageBreak/>
        <w:t>Maintenance Agencies</w:t>
      </w:r>
      <w:r w:rsidR="009D25B3">
        <w:t xml:space="preserve"> and Metadata Providers</w:t>
      </w:r>
      <w:bookmarkEnd w:id="1648"/>
      <w:bookmarkEnd w:id="1649"/>
    </w:p>
    <w:p w14:paraId="3FED05EC" w14:textId="31CF4FEC" w:rsidR="009F24F7" w:rsidRPr="00AD2257" w:rsidRDefault="009F24F7" w:rsidP="009F24F7">
      <w:pPr>
        <w:pStyle w:val="Paragraph"/>
      </w:pPr>
      <w:r w:rsidRPr="00AD2257">
        <w:t xml:space="preserve">All structural metadata in SDMX is owned and maintained by a maintenance agency (Agency identified by </w:t>
      </w:r>
      <w:r w:rsidRPr="00FD4515">
        <w:rPr>
          <w:rStyle w:val="ArtefactClass"/>
        </w:rPr>
        <w:t>agencyID</w:t>
      </w:r>
      <w:r w:rsidRPr="00AD2257">
        <w:t xml:space="preserve"> in the schemas).</w:t>
      </w:r>
      <w:r w:rsidR="00BC0602" w:rsidRPr="00FD4515">
        <w:rPr>
          <w:lang w:val="en-US"/>
        </w:rPr>
        <w:t xml:space="preserve"> </w:t>
      </w:r>
      <w:r w:rsidR="00BC0602">
        <w:t xml:space="preserve">Similarly, all reference metadata (i.e., </w:t>
      </w:r>
      <w:proofErr w:type="spellStart"/>
      <w:r w:rsidR="00BC0602">
        <w:t>MetadataSets</w:t>
      </w:r>
      <w:proofErr w:type="spellEnd"/>
      <w:r w:rsidR="00BC0602">
        <w:t>) is owned and maintained by a metadata provider organisation (</w:t>
      </w:r>
      <w:proofErr w:type="spellStart"/>
      <w:r w:rsidR="00BC0602">
        <w:t>MetadataProvider</w:t>
      </w:r>
      <w:proofErr w:type="spellEnd"/>
      <w:r w:rsidR="00BC0602">
        <w:t xml:space="preserve"> identified by </w:t>
      </w:r>
      <w:r w:rsidR="00BC0602" w:rsidRPr="00FD4515">
        <w:rPr>
          <w:rStyle w:val="ArtefactClass"/>
        </w:rPr>
        <w:t>metadataProviderID</w:t>
      </w:r>
      <w:r w:rsidR="00BC0602">
        <w:t xml:space="preserve"> in the schemas).</w:t>
      </w:r>
      <w:r w:rsidRPr="00AD2257">
        <w:t xml:space="preserve"> It is vital to the integrity of the structural metadata that there are no conflicts in </w:t>
      </w:r>
      <w:r w:rsidRPr="00FD4515">
        <w:rPr>
          <w:rStyle w:val="ArtefactClass"/>
        </w:rPr>
        <w:t>agencyID</w:t>
      </w:r>
      <w:r w:rsidR="00BC0602" w:rsidRPr="00FD4515">
        <w:t xml:space="preserve"> and</w:t>
      </w:r>
      <w:r w:rsidR="00BC0602">
        <w:t xml:space="preserve"> </w:t>
      </w:r>
      <w:r w:rsidR="00BC0602" w:rsidRPr="00FD4515">
        <w:rPr>
          <w:rStyle w:val="ArtefactClass"/>
        </w:rPr>
        <w:t>metadataProviderID</w:t>
      </w:r>
      <w:r w:rsidRPr="00FD4515">
        <w:t>.</w:t>
      </w:r>
      <w:r w:rsidRPr="008114AE">
        <w:t xml:space="preserve"> </w:t>
      </w:r>
      <w:proofErr w:type="gramStart"/>
      <w:r w:rsidRPr="008114AE">
        <w:t>In</w:t>
      </w:r>
      <w:r w:rsidRPr="00AD2257">
        <w:t xml:space="preserve"> order to</w:t>
      </w:r>
      <w:proofErr w:type="gramEnd"/>
      <w:r w:rsidRPr="00AD2257">
        <w:t xml:space="preserve"> achieve this</w:t>
      </w:r>
      <w:r w:rsidR="009D25B3">
        <w:t>,</w:t>
      </w:r>
      <w:r w:rsidRPr="00AD2257">
        <w:t xml:space="preserve"> SDMX adopts the following rules:</w:t>
      </w:r>
    </w:p>
    <w:p w14:paraId="03090D5F" w14:textId="77777777" w:rsidR="009F24F7" w:rsidRPr="00AD2257" w:rsidRDefault="009F24F7" w:rsidP="009F24F7">
      <w:pPr>
        <w:pStyle w:val="Paragraph"/>
      </w:pPr>
    </w:p>
    <w:p w14:paraId="0D52B8CD" w14:textId="111EF12C" w:rsidR="009F24F7" w:rsidRPr="00AD2257" w:rsidRDefault="009F24F7" w:rsidP="008F4F54">
      <w:pPr>
        <w:pStyle w:val="Paragraph"/>
        <w:numPr>
          <w:ilvl w:val="0"/>
          <w:numId w:val="13"/>
        </w:numPr>
      </w:pPr>
      <w:r w:rsidRPr="00AD2257">
        <w:t xml:space="preserve">Agencies are maintained in an </w:t>
      </w:r>
      <w:r w:rsidRPr="00FD4515">
        <w:rPr>
          <w:rStyle w:val="ArtefactClass"/>
        </w:rPr>
        <w:t>AgencyScheme</w:t>
      </w:r>
      <w:r w:rsidRPr="00AD2257">
        <w:t xml:space="preserve"> (which is a sub class of </w:t>
      </w:r>
      <w:r w:rsidRPr="00FD4515">
        <w:rPr>
          <w:rStyle w:val="ArtefactClassAbstract"/>
        </w:rPr>
        <w:t>OrganisationScheme</w:t>
      </w:r>
      <w:r w:rsidRPr="00AD2257">
        <w:t>)</w:t>
      </w:r>
      <w:r w:rsidR="009D25B3">
        <w:t xml:space="preserve">; </w:t>
      </w:r>
      <w:r w:rsidR="00E65ED8">
        <w:t>Metad</w:t>
      </w:r>
      <w:r w:rsidR="009D25B3">
        <w:t xml:space="preserve">ata Providers are maintained in a </w:t>
      </w:r>
      <w:r w:rsidR="009D25B3" w:rsidRPr="00FD4515">
        <w:rPr>
          <w:rStyle w:val="ArtefactClass"/>
        </w:rPr>
        <w:t>MetadataProviderScheme</w:t>
      </w:r>
      <w:r w:rsidR="009D25B3">
        <w:t>.</w:t>
      </w:r>
    </w:p>
    <w:p w14:paraId="3988484C" w14:textId="2AE08582" w:rsidR="009F24F7" w:rsidRPr="00AD2257" w:rsidRDefault="009F24F7" w:rsidP="008F4F54">
      <w:pPr>
        <w:pStyle w:val="Paragraph"/>
        <w:numPr>
          <w:ilvl w:val="0"/>
          <w:numId w:val="13"/>
        </w:numPr>
      </w:pPr>
      <w:r w:rsidRPr="00AD2257">
        <w:t>The maintenance agency of the Agency</w:t>
      </w:r>
      <w:r w:rsidR="009D25B3">
        <w:t>/Metadata Provider</w:t>
      </w:r>
      <w:r w:rsidRPr="00AD2257">
        <w:t xml:space="preserve"> Scheme must also be declared in a (different) </w:t>
      </w:r>
      <w:r w:rsidRPr="00FD4515">
        <w:rPr>
          <w:rStyle w:val="ArtefactClass"/>
        </w:rPr>
        <w:t>AgencyScheme</w:t>
      </w:r>
      <w:r w:rsidRPr="00AD2257">
        <w:t>.</w:t>
      </w:r>
    </w:p>
    <w:p w14:paraId="3C4A6271" w14:textId="6913D549" w:rsidR="009F24F7" w:rsidRPr="00AD2257" w:rsidRDefault="009F24F7" w:rsidP="008F4F54">
      <w:pPr>
        <w:pStyle w:val="Paragraph"/>
        <w:numPr>
          <w:ilvl w:val="0"/>
          <w:numId w:val="13"/>
        </w:numPr>
      </w:pPr>
      <w:r w:rsidRPr="00AD2257">
        <w:t xml:space="preserve">The </w:t>
      </w:r>
      <w:r w:rsidR="00593C29">
        <w:t>"</w:t>
      </w:r>
      <w:r w:rsidRPr="00AD2257">
        <w:t>top-level</w:t>
      </w:r>
      <w:r w:rsidR="00593C29">
        <w:t>"</w:t>
      </w:r>
      <w:r w:rsidRPr="00AD2257">
        <w:t xml:space="preserve"> agency is </w:t>
      </w:r>
      <w:proofErr w:type="gramStart"/>
      <w:r w:rsidRPr="00AD2257">
        <w:t>SDMX</w:t>
      </w:r>
      <w:proofErr w:type="gramEnd"/>
      <w:r w:rsidRPr="00AD2257">
        <w:t xml:space="preserve"> and this agency scheme is maintained by SDMX.</w:t>
      </w:r>
    </w:p>
    <w:p w14:paraId="0CAF679D" w14:textId="7F2D02B1" w:rsidR="009F24F7" w:rsidRPr="00AD2257" w:rsidRDefault="009F24F7" w:rsidP="008F4F54">
      <w:pPr>
        <w:pStyle w:val="Paragraph"/>
        <w:numPr>
          <w:ilvl w:val="0"/>
          <w:numId w:val="13"/>
        </w:numPr>
      </w:pPr>
      <w:r w:rsidRPr="00AD2257">
        <w:t xml:space="preserve">Agencies registered in the top-level scheme can themselves maintain a single </w:t>
      </w:r>
      <w:r w:rsidRPr="00FD4515">
        <w:rPr>
          <w:rStyle w:val="ArtefactClass"/>
        </w:rPr>
        <w:t>AgencyScheme</w:t>
      </w:r>
      <w:r w:rsidR="009D25B3">
        <w:t xml:space="preserve"> and a single </w:t>
      </w:r>
      <w:r w:rsidR="009D25B3" w:rsidRPr="00FD4515">
        <w:rPr>
          <w:rStyle w:val="ArtefactClass"/>
        </w:rPr>
        <w:t>MetadataProviderScheme</w:t>
      </w:r>
      <w:r w:rsidRPr="00AD2257">
        <w:t xml:space="preserve">. SDMX is an agency in the SDMX </w:t>
      </w:r>
      <w:r w:rsidR="009D25B3" w:rsidRPr="00FD4515">
        <w:rPr>
          <w:rStyle w:val="ArtefactClass"/>
        </w:rPr>
        <w:t>A</w:t>
      </w:r>
      <w:r w:rsidRPr="00FD4515">
        <w:rPr>
          <w:rStyle w:val="ArtefactClass"/>
        </w:rPr>
        <w:t>gency</w:t>
      </w:r>
      <w:r w:rsidR="009D25B3" w:rsidRPr="00FD4515">
        <w:rPr>
          <w:rStyle w:val="ArtefactClass"/>
        </w:rPr>
        <w:t>S</w:t>
      </w:r>
      <w:r w:rsidRPr="00FD4515">
        <w:rPr>
          <w:rStyle w:val="ArtefactClass"/>
        </w:rPr>
        <w:t>cheme</w:t>
      </w:r>
      <w:r w:rsidRPr="00AD2257">
        <w:t xml:space="preserve">. Agencies in </w:t>
      </w:r>
      <w:r w:rsidR="009D25B3">
        <w:t>any</w:t>
      </w:r>
      <w:r w:rsidRPr="00AD2257">
        <w:t xml:space="preserve"> </w:t>
      </w:r>
      <w:r w:rsidR="009D25B3" w:rsidRPr="00FD4515">
        <w:rPr>
          <w:rStyle w:val="ArtefactClass"/>
        </w:rPr>
        <w:t>AgencyS</w:t>
      </w:r>
      <w:r w:rsidRPr="00FD4515">
        <w:rPr>
          <w:rStyle w:val="ArtefactClass"/>
        </w:rPr>
        <w:t>cheme</w:t>
      </w:r>
      <w:r w:rsidRPr="00AD2257">
        <w:t xml:space="preserve"> can themselves maintain a single </w:t>
      </w:r>
      <w:r w:rsidRPr="00FD4515">
        <w:rPr>
          <w:rStyle w:val="ArtefactClass"/>
        </w:rPr>
        <w:t>AgencyScheme</w:t>
      </w:r>
      <w:r w:rsidRPr="00AD2257">
        <w:t xml:space="preserve"> and so on.</w:t>
      </w:r>
    </w:p>
    <w:p w14:paraId="4026AE5A" w14:textId="71B465BF" w:rsidR="009F24F7" w:rsidRPr="00AD2257" w:rsidRDefault="009F24F7" w:rsidP="00FD4515">
      <w:pPr>
        <w:pStyle w:val="ListParagraph"/>
        <w:numPr>
          <w:ilvl w:val="0"/>
          <w:numId w:val="13"/>
        </w:numPr>
        <w:rPr>
          <w:lang w:eastAsia="en-GB"/>
        </w:rPr>
      </w:pPr>
      <w:r w:rsidRPr="00AD2257">
        <w:rPr>
          <w:lang w:eastAsia="en-GB"/>
        </w:rPr>
        <w:t xml:space="preserve">The </w:t>
      </w:r>
      <w:r w:rsidRPr="00FD4515">
        <w:rPr>
          <w:rStyle w:val="ArtefactClass"/>
        </w:rPr>
        <w:t>AgencyScheme</w:t>
      </w:r>
      <w:r w:rsidRPr="008114AE">
        <w:rPr>
          <w:rFonts w:ascii="Courier New" w:hAnsi="Courier New" w:cs="Courier New"/>
        </w:rPr>
        <w:t xml:space="preserve"> </w:t>
      </w:r>
      <w:r w:rsidR="00E52541">
        <w:rPr>
          <w:lang w:eastAsia="en-GB"/>
        </w:rPr>
        <w:t xml:space="preserve">and </w:t>
      </w:r>
      <w:r w:rsidR="00E52541" w:rsidRPr="00FD4515">
        <w:rPr>
          <w:rStyle w:val="ArtefactClass"/>
        </w:rPr>
        <w:t>MetadataProvideScheme</w:t>
      </w:r>
      <w:r w:rsidR="00E52541">
        <w:rPr>
          <w:lang w:eastAsia="en-GB"/>
        </w:rPr>
        <w:t xml:space="preserve"> c</w:t>
      </w:r>
      <w:r w:rsidRPr="00AD2257">
        <w:rPr>
          <w:lang w:eastAsia="en-GB"/>
        </w:rPr>
        <w:t>annot be versioned</w:t>
      </w:r>
      <w:r w:rsidR="00E52541">
        <w:rPr>
          <w:lang w:eastAsia="en-GB"/>
        </w:rPr>
        <w:t xml:space="preserve"> and thus have a fixed version set to ‘1.0’</w:t>
      </w:r>
      <w:r w:rsidRPr="00AD2257">
        <w:rPr>
          <w:lang w:eastAsia="en-GB"/>
        </w:rPr>
        <w:t>.</w:t>
      </w:r>
    </w:p>
    <w:p w14:paraId="26FB9501" w14:textId="69756381" w:rsidR="009F24F7" w:rsidRPr="00AD2257" w:rsidRDefault="009F24F7" w:rsidP="00FD4515">
      <w:pPr>
        <w:pStyle w:val="ListParagraph"/>
        <w:numPr>
          <w:ilvl w:val="0"/>
          <w:numId w:val="13"/>
        </w:numPr>
      </w:pPr>
      <w:r w:rsidRPr="00AD2257">
        <w:rPr>
          <w:lang w:eastAsia="en-GB"/>
        </w:rPr>
        <w:t xml:space="preserve">There can be only one </w:t>
      </w:r>
      <w:r w:rsidRPr="00FD4515">
        <w:rPr>
          <w:rStyle w:val="ArtefactClass"/>
        </w:rPr>
        <w:t>AgencyScheme</w:t>
      </w:r>
      <w:r w:rsidRPr="00FD4515">
        <w:t xml:space="preserve"> </w:t>
      </w:r>
      <w:r w:rsidRPr="00AD2257">
        <w:rPr>
          <w:lang w:eastAsia="en-GB"/>
        </w:rPr>
        <w:t xml:space="preserve">maintained by any one Agency. It has a fixed Id </w:t>
      </w:r>
      <w:r w:rsidRPr="00FD4515">
        <w:t xml:space="preserve">of </w:t>
      </w:r>
      <w:r w:rsidR="009D25B3" w:rsidRPr="00FD4515">
        <w:t>'</w:t>
      </w:r>
      <w:r w:rsidR="007E64C7" w:rsidRPr="00FD4515">
        <w:rPr>
          <w:rStyle w:val="ArtefactClass"/>
        </w:rPr>
        <w:t>AGENCIES</w:t>
      </w:r>
      <w:r w:rsidR="007E64C7">
        <w:t>'</w:t>
      </w:r>
      <w:r w:rsidRPr="00AD2257">
        <w:rPr>
          <w:lang w:eastAsia="en-GB"/>
        </w:rPr>
        <w:t>.</w:t>
      </w:r>
      <w:r w:rsidR="009D25B3">
        <w:rPr>
          <w:lang w:eastAsia="en-GB"/>
        </w:rPr>
        <w:t xml:space="preserve"> Similarly, only one </w:t>
      </w:r>
      <w:r w:rsidR="009D25B3" w:rsidRPr="00FD4515">
        <w:rPr>
          <w:rStyle w:val="ArtefactClass"/>
        </w:rPr>
        <w:t>MetadataProvideScheme</w:t>
      </w:r>
      <w:r w:rsidR="009D25B3">
        <w:rPr>
          <w:lang w:eastAsia="en-GB"/>
        </w:rPr>
        <w:t xml:space="preserve"> is maintained by one Agency and has a fixed id of '</w:t>
      </w:r>
      <w:r w:rsidR="007E64C7" w:rsidRPr="00FD4515">
        <w:rPr>
          <w:rStyle w:val="ArtefactClass"/>
        </w:rPr>
        <w:t>METADATA_PROVIDERS</w:t>
      </w:r>
      <w:r w:rsidR="009D25B3">
        <w:rPr>
          <w:lang w:eastAsia="en-GB"/>
        </w:rPr>
        <w:t>'.</w:t>
      </w:r>
    </w:p>
    <w:p w14:paraId="1C9006D4" w14:textId="57773C7B" w:rsidR="009F24F7" w:rsidRPr="00AD2257" w:rsidRDefault="009F24F7" w:rsidP="00FD4515">
      <w:pPr>
        <w:pStyle w:val="ListParagraph"/>
        <w:numPr>
          <w:ilvl w:val="0"/>
          <w:numId w:val="13"/>
        </w:numPr>
      </w:pPr>
      <w:r w:rsidRPr="00AD2257">
        <w:t>The format of the agenc</w:t>
      </w:r>
      <w:r w:rsidR="007E64C7">
        <w:t>y</w:t>
      </w:r>
      <w:r w:rsidRPr="00AD2257">
        <w:t xml:space="preserve"> identifier is </w:t>
      </w:r>
      <w:proofErr w:type="spellStart"/>
      <w:r w:rsidRPr="008114AE">
        <w:rPr>
          <w:rFonts w:ascii="Courier New" w:hAnsi="Courier New" w:cs="Courier New"/>
        </w:rPr>
        <w:t>agencyId.ag</w:t>
      </w:r>
      <w:r w:rsidRPr="00F2745A">
        <w:rPr>
          <w:rFonts w:ascii="Courier New" w:hAnsi="Courier New" w:cs="Courier New"/>
        </w:rPr>
        <w:t>encyID</w:t>
      </w:r>
      <w:proofErr w:type="spellEnd"/>
      <w:r w:rsidRPr="00AD2257">
        <w:t xml:space="preserve"> etc. The top-level agency in this identification mechanism is the agency registered in the SDMX agency scheme. In other words, SDMX is not a part of the hierarchical ID structure for agencies. SDMX is, itself, a maintenance agency.</w:t>
      </w:r>
    </w:p>
    <w:p w14:paraId="5C62C715" w14:textId="77777777" w:rsidR="009F24F7" w:rsidRPr="00AD2257" w:rsidRDefault="009F24F7" w:rsidP="009F24F7">
      <w:pPr>
        <w:pStyle w:val="Paragraph"/>
      </w:pPr>
    </w:p>
    <w:p w14:paraId="547C6930" w14:textId="77777777" w:rsidR="009F24F7" w:rsidRPr="00AD2257" w:rsidRDefault="009F24F7" w:rsidP="009F24F7">
      <w:pPr>
        <w:pStyle w:val="Paragraph"/>
      </w:pPr>
      <w:r w:rsidRPr="00AD2257">
        <w:t xml:space="preserve">This supports a hierarchical structure of </w:t>
      </w:r>
      <w:proofErr w:type="spellStart"/>
      <w:r w:rsidRPr="00AD2257">
        <w:rPr>
          <w:rFonts w:ascii="Courier New" w:hAnsi="Courier New" w:cs="Courier New"/>
        </w:rPr>
        <w:t>agencyID</w:t>
      </w:r>
      <w:proofErr w:type="spellEnd"/>
      <w:r w:rsidRPr="00AD2257">
        <w:rPr>
          <w:rFonts w:ascii="Courier New" w:hAnsi="Courier New" w:cs="Courier New"/>
        </w:rPr>
        <w:t>.</w:t>
      </w:r>
    </w:p>
    <w:p w14:paraId="43DC3A3E" w14:textId="77777777" w:rsidR="009F24F7" w:rsidRPr="00AD2257" w:rsidRDefault="009F24F7" w:rsidP="009F24F7">
      <w:pPr>
        <w:pStyle w:val="Paragraph"/>
      </w:pPr>
    </w:p>
    <w:p w14:paraId="72B33443" w14:textId="77777777" w:rsidR="009F24F7" w:rsidRPr="00AD2257" w:rsidRDefault="009F24F7" w:rsidP="009F24F7">
      <w:pPr>
        <w:pStyle w:val="Paragraph"/>
      </w:pPr>
      <w:r w:rsidRPr="00AD2257">
        <w:t>An example is shown below.</w:t>
      </w:r>
    </w:p>
    <w:p w14:paraId="5FE8E314" w14:textId="77777777" w:rsidR="009F24F7" w:rsidRPr="00AD2257" w:rsidRDefault="009F24F7" w:rsidP="009F24F7">
      <w:pPr>
        <w:pStyle w:val="Paragraph"/>
      </w:pPr>
    </w:p>
    <w:p w14:paraId="045C501C" w14:textId="1E45F9A4" w:rsidR="009F24F7" w:rsidRPr="008114AE" w:rsidRDefault="00624A7E" w:rsidP="009F24F7">
      <w:pPr>
        <w:pStyle w:val="Paragraph"/>
        <w:jc w:val="center"/>
      </w:pPr>
      <w:r>
        <w:rPr>
          <w:noProof/>
        </w:rPr>
        <w:drawing>
          <wp:inline distT="0" distB="0" distL="0" distR="0" wp14:anchorId="1001981F" wp14:editId="728B63C6">
            <wp:extent cx="3552825" cy="280035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1">
                      <a:extLst>
                        <a:ext uri="{28A0092B-C50C-407E-A947-70E740481C1C}">
                          <a14:useLocalDpi xmlns:a14="http://schemas.microsoft.com/office/drawing/2010/main" val="0"/>
                        </a:ext>
                      </a:extLst>
                    </a:blip>
                    <a:srcRect l="14309" r="14309"/>
                    <a:stretch>
                      <a:fillRect/>
                    </a:stretch>
                  </pic:blipFill>
                  <pic:spPr>
                    <a:xfrm>
                      <a:off x="0" y="0"/>
                      <a:ext cx="3552825" cy="2800350"/>
                    </a:xfrm>
                    <a:prstGeom prst="rect">
                      <a:avLst/>
                    </a:prstGeom>
                  </pic:spPr>
                </pic:pic>
              </a:graphicData>
            </a:graphic>
          </wp:inline>
        </w:drawing>
      </w:r>
    </w:p>
    <w:p w14:paraId="6479ED7B" w14:textId="2F2662F7" w:rsidR="009F24F7" w:rsidRPr="00AD2257" w:rsidRDefault="009F24F7" w:rsidP="008114AE">
      <w:pPr>
        <w:pStyle w:val="Caption"/>
      </w:pPr>
      <w:r w:rsidRPr="00AD2257">
        <w:lastRenderedPageBreak/>
        <w:t xml:space="preserve">Figure </w:t>
      </w:r>
      <w:r w:rsidRPr="00AD2257">
        <w:fldChar w:fldCharType="begin"/>
      </w:r>
      <w:r w:rsidRPr="00AD2257">
        <w:instrText xml:space="preserve"> SEQ Figure \* ARABIC </w:instrText>
      </w:r>
      <w:r w:rsidRPr="00AD2257">
        <w:fldChar w:fldCharType="separate"/>
      </w:r>
      <w:r w:rsidR="00E65ED8">
        <w:rPr>
          <w:noProof/>
        </w:rPr>
        <w:t>16</w:t>
      </w:r>
      <w:r w:rsidRPr="00AD2257">
        <w:fldChar w:fldCharType="end"/>
      </w:r>
      <w:r w:rsidRPr="00AD2257">
        <w:t>: Example of Hierarchic Structure of Agencies</w:t>
      </w:r>
    </w:p>
    <w:p w14:paraId="34986113" w14:textId="77777777" w:rsidR="009F24F7" w:rsidRPr="00AD2257" w:rsidRDefault="009F24F7" w:rsidP="009F24F7">
      <w:pPr>
        <w:pStyle w:val="Paragraph"/>
      </w:pPr>
      <w:r w:rsidRPr="00AD2257">
        <w:t>Each agency is identified by its full hierarchy excluding SDMX.</w:t>
      </w:r>
    </w:p>
    <w:p w14:paraId="54D0E420" w14:textId="77777777" w:rsidR="009F24F7" w:rsidRPr="00AD2257" w:rsidRDefault="009F24F7" w:rsidP="009F24F7">
      <w:pPr>
        <w:pStyle w:val="Paragraph"/>
      </w:pPr>
    </w:p>
    <w:p w14:paraId="6CCC91BD" w14:textId="77777777" w:rsidR="009F24F7" w:rsidRPr="00AD2257" w:rsidRDefault="009F24F7" w:rsidP="009F24F7">
      <w:pPr>
        <w:pStyle w:val="Paragraph"/>
      </w:pPr>
      <w:r w:rsidRPr="00AD2257">
        <w:t>The XML representing this structure is shown below.</w:t>
      </w:r>
    </w:p>
    <w:p w14:paraId="7EFFF1FF" w14:textId="77777777" w:rsidR="009F24F7" w:rsidRPr="00AD2257" w:rsidRDefault="009F24F7" w:rsidP="009F24F7">
      <w:pPr>
        <w:pStyle w:val="Paragraph"/>
      </w:pPr>
    </w:p>
    <w:p w14:paraId="3BF3CB08" w14:textId="73E02754" w:rsidR="009F24F7" w:rsidRPr="00FD4515" w:rsidRDefault="00703DCF" w:rsidP="00FD4515">
      <w:pPr>
        <w:pBdr>
          <w:top w:val="single" w:sz="4" w:space="1" w:color="auto"/>
          <w:left w:val="single" w:sz="4" w:space="4" w:color="auto"/>
          <w:bottom w:val="single" w:sz="4" w:space="1" w:color="auto"/>
          <w:right w:val="single" w:sz="4" w:space="4" w:color="auto"/>
        </w:pBdr>
        <w:jc w:val="left"/>
        <w:rPr>
          <w:b/>
          <w:bCs/>
          <w:noProof/>
          <w:sz w:val="18"/>
          <w:szCs w:val="18"/>
        </w:rPr>
      </w:pPr>
      <w:r w:rsidRPr="00FD4515">
        <w:rPr>
          <w:rFonts w:ascii="Courier New" w:hAnsi="Courier New" w:cs="Courier New"/>
          <w:b/>
          <w:bCs/>
          <w:noProof/>
          <w:color w:val="0000FF"/>
          <w:sz w:val="18"/>
          <w:szCs w:val="18"/>
        </w:rPr>
        <w:t>&lt;str:</w:t>
      </w:r>
      <w:r w:rsidR="00997DB0">
        <w:rPr>
          <w:rFonts w:ascii="Courier New" w:hAnsi="Courier New" w:cs="Courier New"/>
          <w:b/>
          <w:bCs/>
          <w:noProof/>
          <w:color w:val="0000FF"/>
          <w:sz w:val="18"/>
          <w:szCs w:val="18"/>
        </w:rPr>
        <w:t>Agency</w:t>
      </w:r>
      <w:r w:rsidRPr="00FD4515">
        <w:rPr>
          <w:rFonts w:ascii="Courier New" w:hAnsi="Courier New" w:cs="Courier New"/>
          <w:b/>
          <w:bCs/>
          <w:noProof/>
          <w:color w:val="0000FF"/>
          <w:sz w:val="18"/>
          <w:szCs w:val="18"/>
        </w:rPr>
        <w:t>Schemes&gt;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&lt;str:AgencyScheme </w:t>
      </w:r>
      <w:r w:rsidRPr="00FD4515">
        <w:rPr>
          <w:rFonts w:ascii="Courier New" w:hAnsi="Courier New" w:cs="Courier New"/>
          <w:b/>
          <w:bCs/>
          <w:noProof/>
          <w:color w:val="FF0000"/>
          <w:sz w:val="18"/>
          <w:szCs w:val="18"/>
        </w:rPr>
        <w:t>agencyID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"SDMX"</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"AGENCIES"</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Top-level Agency Scheme</w:t>
      </w:r>
      <w:r w:rsidRPr="00FD4515">
        <w:rPr>
          <w:rFonts w:ascii="Courier New" w:hAnsi="Courier New" w:cs="Courier New"/>
          <w:b/>
          <w:bCs/>
          <w:noProof/>
          <w:color w:val="0000FF"/>
          <w:sz w:val="18"/>
          <w:szCs w:val="18"/>
        </w:rPr>
        <w:t>&lt;/com:Name&gt;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&lt;str:Agency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"AA"</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AA Name</w:t>
      </w:r>
      <w:r w:rsidRPr="00FD4515">
        <w:rPr>
          <w:rFonts w:ascii="Courier New" w:hAnsi="Courier New" w:cs="Courier New"/>
          <w:b/>
          <w:bCs/>
          <w:noProof/>
          <w:color w:val="0000FF"/>
          <w:sz w:val="18"/>
          <w:szCs w:val="18"/>
        </w:rPr>
        <w:t>&lt;/com:Name&gt;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&lt;/str:Agency&gt;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&lt;str:Agency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"BB"</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BB Name</w:t>
      </w:r>
      <w:r w:rsidRPr="00FD4515">
        <w:rPr>
          <w:rFonts w:ascii="Courier New" w:hAnsi="Courier New" w:cs="Courier New"/>
          <w:b/>
          <w:bCs/>
          <w:noProof/>
          <w:color w:val="0000FF"/>
          <w:sz w:val="18"/>
          <w:szCs w:val="18"/>
        </w:rPr>
        <w:t>&lt;/com:Name&gt;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&lt;/str:Agency&gt;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&lt;/str:AgencyScheme&gt;</w:t>
      </w:r>
      <w:r w:rsidRPr="00FD4515">
        <w:rPr>
          <w:rFonts w:ascii="Courier New" w:hAnsi="Courier New" w:cs="Courier New"/>
          <w:b/>
          <w:bCs/>
          <w:noProof/>
          <w:color w:val="000000"/>
          <w:sz w:val="18"/>
          <w:szCs w:val="18"/>
        </w:rPr>
        <w:br/>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&lt;str:AgencyScheme </w:t>
      </w:r>
      <w:r w:rsidRPr="00FD4515">
        <w:rPr>
          <w:rFonts w:ascii="Courier New" w:hAnsi="Courier New" w:cs="Courier New"/>
          <w:b/>
          <w:bCs/>
          <w:noProof/>
          <w:color w:val="FF0000"/>
          <w:sz w:val="18"/>
          <w:szCs w:val="18"/>
        </w:rPr>
        <w:t>agencyID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"AA"</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"AGENCIES"</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AA Agencies</w:t>
      </w:r>
      <w:r w:rsidRPr="00FD4515">
        <w:rPr>
          <w:rFonts w:ascii="Courier New" w:hAnsi="Courier New" w:cs="Courier New"/>
          <w:b/>
          <w:bCs/>
          <w:noProof/>
          <w:color w:val="0000FF"/>
          <w:sz w:val="18"/>
          <w:szCs w:val="18"/>
        </w:rPr>
        <w:t>&lt;/com:Name&gt;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&lt;str:Agency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"CC"</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CC Name</w:t>
      </w:r>
      <w:r w:rsidRPr="00FD4515">
        <w:rPr>
          <w:rFonts w:ascii="Courier New" w:hAnsi="Courier New" w:cs="Courier New"/>
          <w:b/>
          <w:bCs/>
          <w:noProof/>
          <w:color w:val="0000FF"/>
          <w:sz w:val="18"/>
          <w:szCs w:val="18"/>
        </w:rPr>
        <w:t>&lt;/com:Name&gt;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&lt;/str:Agency&gt;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&lt;str:Agency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"DD"</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DD Name</w:t>
      </w:r>
      <w:r w:rsidRPr="00FD4515">
        <w:rPr>
          <w:rFonts w:ascii="Courier New" w:hAnsi="Courier New" w:cs="Courier New"/>
          <w:b/>
          <w:bCs/>
          <w:noProof/>
          <w:color w:val="0000FF"/>
          <w:sz w:val="18"/>
          <w:szCs w:val="18"/>
        </w:rPr>
        <w:t>&lt;/com:Name&gt;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&lt;/str:Agency&gt;</w:t>
      </w:r>
      <w:r w:rsidRPr="00FD4515">
        <w:rPr>
          <w:rFonts w:ascii="Courier New" w:hAnsi="Courier New" w:cs="Courier New"/>
          <w:b/>
          <w:bCs/>
          <w:noProof/>
          <w:color w:val="000000"/>
          <w:sz w:val="18"/>
          <w:szCs w:val="18"/>
        </w:rPr>
        <w:t xml:space="preserve">  </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&lt;/str:AgencyScheme&gt;</w:t>
      </w:r>
      <w:r w:rsidRPr="00FD4515">
        <w:rPr>
          <w:rFonts w:ascii="Courier New" w:hAnsi="Courier New" w:cs="Courier New"/>
          <w:b/>
          <w:bCs/>
          <w:noProof/>
          <w:color w:val="000000"/>
          <w:sz w:val="18"/>
          <w:szCs w:val="18"/>
        </w:rPr>
        <w:br/>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&lt;str:AgencyScheme </w:t>
      </w:r>
      <w:r w:rsidRPr="00FD4515">
        <w:rPr>
          <w:rFonts w:ascii="Courier New" w:hAnsi="Courier New" w:cs="Courier New"/>
          <w:b/>
          <w:bCs/>
          <w:noProof/>
          <w:color w:val="FF0000"/>
          <w:sz w:val="18"/>
          <w:szCs w:val="18"/>
        </w:rPr>
        <w:t>agencyID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"BB"</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"AGENCIES"</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BB Agencies</w:t>
      </w:r>
      <w:r w:rsidRPr="00FD4515">
        <w:rPr>
          <w:rFonts w:ascii="Courier New" w:hAnsi="Courier New" w:cs="Courier New"/>
          <w:b/>
          <w:bCs/>
          <w:noProof/>
          <w:color w:val="0000FF"/>
          <w:sz w:val="18"/>
          <w:szCs w:val="18"/>
        </w:rPr>
        <w:t>&lt;/com:Name&gt;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&lt;str:Agency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"CC"</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CC Name</w:t>
      </w:r>
      <w:r w:rsidRPr="00FD4515">
        <w:rPr>
          <w:rFonts w:ascii="Courier New" w:hAnsi="Courier New" w:cs="Courier New"/>
          <w:b/>
          <w:bCs/>
          <w:noProof/>
          <w:color w:val="0000FF"/>
          <w:sz w:val="18"/>
          <w:szCs w:val="18"/>
        </w:rPr>
        <w:t>&lt;/com:Name&gt;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&lt;/str:Agency&gt;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&lt;str:Agency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"DD"</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DD Name</w:t>
      </w:r>
      <w:r w:rsidRPr="00FD4515">
        <w:rPr>
          <w:rFonts w:ascii="Courier New" w:hAnsi="Courier New" w:cs="Courier New"/>
          <w:b/>
          <w:bCs/>
          <w:noProof/>
          <w:color w:val="0000FF"/>
          <w:sz w:val="18"/>
          <w:szCs w:val="18"/>
        </w:rPr>
        <w:t>&lt;/com:Name&gt;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&lt;/str:Agency&gt;</w:t>
      </w:r>
      <w:r w:rsidRPr="00FD4515">
        <w:rPr>
          <w:rFonts w:ascii="Courier New" w:hAnsi="Courier New" w:cs="Courier New"/>
          <w:b/>
          <w:bCs/>
          <w:noProof/>
          <w:color w:val="000000"/>
          <w:sz w:val="18"/>
          <w:szCs w:val="18"/>
        </w:rPr>
        <w:t xml:space="preserve">  </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&lt;/str:AgencyScheme&gt;</w:t>
      </w:r>
      <w:r w:rsidRPr="00FD4515">
        <w:rPr>
          <w:rFonts w:ascii="Courier New" w:hAnsi="Courier New" w:cs="Courier New"/>
          <w:b/>
          <w:bCs/>
          <w:noProof/>
          <w:color w:val="000000"/>
          <w:sz w:val="18"/>
          <w:szCs w:val="18"/>
        </w:rPr>
        <w:br/>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&lt;str:AgencyScheme </w:t>
      </w:r>
      <w:r w:rsidRPr="00FD4515">
        <w:rPr>
          <w:rFonts w:ascii="Courier New" w:hAnsi="Courier New" w:cs="Courier New"/>
          <w:b/>
          <w:bCs/>
          <w:noProof/>
          <w:color w:val="FF0000"/>
          <w:sz w:val="18"/>
          <w:szCs w:val="18"/>
        </w:rPr>
        <w:t>agencyID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"AA.</w:t>
      </w:r>
      <w:r>
        <w:rPr>
          <w:rFonts w:ascii="Courier New" w:hAnsi="Courier New" w:cs="Courier New"/>
          <w:b/>
          <w:bCs/>
          <w:noProof/>
          <w:color w:val="A31515"/>
          <w:sz w:val="18"/>
          <w:szCs w:val="18"/>
        </w:rPr>
        <w:t>DD</w:t>
      </w:r>
      <w:r w:rsidRPr="00FD4515">
        <w:rPr>
          <w:rFonts w:ascii="Courier New" w:hAnsi="Courier New" w:cs="Courier New"/>
          <w:b/>
          <w:bCs/>
          <w:noProof/>
          <w:color w:val="A31515"/>
          <w:sz w:val="18"/>
          <w:szCs w:val="18"/>
        </w:rPr>
        <w:t>"</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"AGENCIES"</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AA.</w:t>
      </w:r>
      <w:r>
        <w:rPr>
          <w:rFonts w:ascii="Courier New" w:hAnsi="Courier New" w:cs="Courier New"/>
          <w:b/>
          <w:bCs/>
          <w:noProof/>
          <w:color w:val="000000"/>
          <w:sz w:val="18"/>
          <w:szCs w:val="18"/>
        </w:rPr>
        <w:t>DD</w:t>
      </w:r>
      <w:r w:rsidRPr="00FD4515">
        <w:rPr>
          <w:rFonts w:ascii="Courier New" w:hAnsi="Courier New" w:cs="Courier New"/>
          <w:b/>
          <w:bCs/>
          <w:noProof/>
          <w:color w:val="000000"/>
          <w:sz w:val="18"/>
          <w:szCs w:val="18"/>
        </w:rPr>
        <w:t xml:space="preserve"> Agencies</w:t>
      </w:r>
      <w:r w:rsidRPr="00FD4515">
        <w:rPr>
          <w:rFonts w:ascii="Courier New" w:hAnsi="Courier New" w:cs="Courier New"/>
          <w:b/>
          <w:bCs/>
          <w:noProof/>
          <w:color w:val="0000FF"/>
          <w:sz w:val="18"/>
          <w:szCs w:val="18"/>
        </w:rPr>
        <w:t>&lt;/com:Name&gt;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&lt;str:Agency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"EE"</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EE Name</w:t>
      </w:r>
      <w:r w:rsidRPr="00FD4515">
        <w:rPr>
          <w:rFonts w:ascii="Courier New" w:hAnsi="Courier New" w:cs="Courier New"/>
          <w:b/>
          <w:bCs/>
          <w:noProof/>
          <w:color w:val="0000FF"/>
          <w:sz w:val="18"/>
          <w:szCs w:val="18"/>
        </w:rPr>
        <w:t>&lt;/com:Name&gt;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&lt;/str:Agency&gt;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&lt;/str:AgencyScheme&gt;</w:t>
      </w:r>
      <w:r w:rsidRPr="00FD4515">
        <w:rPr>
          <w:rFonts w:ascii="Courier New" w:hAnsi="Courier New" w:cs="Courier New"/>
          <w:b/>
          <w:bCs/>
          <w:noProof/>
          <w:color w:val="000000"/>
          <w:sz w:val="18"/>
          <w:szCs w:val="18"/>
        </w:rPr>
        <w:br/>
      </w:r>
      <w:r w:rsidRPr="00FD4515">
        <w:rPr>
          <w:rFonts w:ascii="Courier New" w:hAnsi="Courier New" w:cs="Courier New"/>
          <w:b/>
          <w:bCs/>
          <w:noProof/>
          <w:color w:val="000000"/>
          <w:sz w:val="18"/>
          <w:szCs w:val="18"/>
        </w:rPr>
        <w:br/>
      </w:r>
      <w:r w:rsidRPr="00FD4515">
        <w:rPr>
          <w:rFonts w:ascii="Courier New" w:hAnsi="Courier New" w:cs="Courier New"/>
          <w:b/>
          <w:bCs/>
          <w:noProof/>
          <w:color w:val="0000FF"/>
          <w:sz w:val="18"/>
          <w:szCs w:val="18"/>
        </w:rPr>
        <w:t>&lt;/str:</w:t>
      </w:r>
      <w:r w:rsidR="00997DB0">
        <w:rPr>
          <w:rFonts w:ascii="Courier New" w:hAnsi="Courier New" w:cs="Courier New"/>
          <w:b/>
          <w:bCs/>
          <w:noProof/>
          <w:color w:val="0000FF"/>
          <w:sz w:val="18"/>
          <w:szCs w:val="18"/>
        </w:rPr>
        <w:t>Agency</w:t>
      </w:r>
      <w:r w:rsidRPr="00FD4515">
        <w:rPr>
          <w:rFonts w:ascii="Courier New" w:hAnsi="Courier New" w:cs="Courier New"/>
          <w:b/>
          <w:bCs/>
          <w:noProof/>
          <w:color w:val="0000FF"/>
          <w:sz w:val="18"/>
          <w:szCs w:val="18"/>
        </w:rPr>
        <w:t>Schemes&gt;</w:t>
      </w:r>
    </w:p>
    <w:p w14:paraId="12C0D471" w14:textId="7BF18297" w:rsidR="009F24F7" w:rsidRPr="00AD2257" w:rsidRDefault="009F24F7" w:rsidP="008114AE">
      <w:pPr>
        <w:pStyle w:val="Caption"/>
      </w:pPr>
      <w:r w:rsidRPr="00AD2257">
        <w:t xml:space="preserve">Figure </w:t>
      </w:r>
      <w:r w:rsidRPr="00AD2257">
        <w:fldChar w:fldCharType="begin"/>
      </w:r>
      <w:r w:rsidRPr="00AD2257">
        <w:instrText xml:space="preserve"> SEQ Figure \* ARABIC </w:instrText>
      </w:r>
      <w:r w:rsidRPr="00AD2257">
        <w:fldChar w:fldCharType="separate"/>
      </w:r>
      <w:r w:rsidR="00E65ED8">
        <w:rPr>
          <w:noProof/>
        </w:rPr>
        <w:t>17</w:t>
      </w:r>
      <w:r w:rsidRPr="00AD2257">
        <w:fldChar w:fldCharType="end"/>
      </w:r>
      <w:r w:rsidRPr="00AD2257">
        <w:t>: Example Agency Schemes Showing a Hierarchy</w:t>
      </w:r>
    </w:p>
    <w:p w14:paraId="1C098428" w14:textId="344025C8" w:rsidR="009F24F7" w:rsidRPr="00AD2257" w:rsidRDefault="00165356" w:rsidP="00FD4515">
      <w:r>
        <w:t>E</w:t>
      </w:r>
      <w:r w:rsidR="009F24F7" w:rsidRPr="00AD2257">
        <w:t>xample</w:t>
      </w:r>
      <w:r>
        <w:t>s</w:t>
      </w:r>
      <w:r w:rsidR="009F24F7" w:rsidRPr="00AD2257">
        <w:t xml:space="preserve"> of Structure </w:t>
      </w:r>
      <w:r>
        <w:t>d</w:t>
      </w:r>
      <w:r w:rsidR="009F24F7" w:rsidRPr="00AD2257">
        <w:t>efinitions</w:t>
      </w:r>
      <w:r>
        <w:t xml:space="preserve"> that show how Agencies are used, are presented below</w:t>
      </w:r>
      <w:r w:rsidR="009F24F7" w:rsidRPr="00AD2257">
        <w:t>:</w:t>
      </w:r>
    </w:p>
    <w:p w14:paraId="341FC5DA" w14:textId="1BF629CC" w:rsidR="009F24F7" w:rsidRPr="00FD4515" w:rsidRDefault="00165356" w:rsidP="00FD4515">
      <w:pPr>
        <w:pBdr>
          <w:top w:val="single" w:sz="4" w:space="1" w:color="auto"/>
          <w:left w:val="single" w:sz="4" w:space="4" w:color="auto"/>
          <w:bottom w:val="single" w:sz="4" w:space="1" w:color="auto"/>
          <w:right w:val="single" w:sz="4" w:space="4" w:color="auto"/>
        </w:pBdr>
        <w:jc w:val="left"/>
        <w:rPr>
          <w:b/>
          <w:bCs/>
          <w:noProof/>
          <w:sz w:val="18"/>
          <w:szCs w:val="18"/>
        </w:rPr>
      </w:pPr>
      <w:r w:rsidRPr="00FD4515">
        <w:rPr>
          <w:rFonts w:ascii="Courier New" w:hAnsi="Courier New" w:cs="Courier New"/>
          <w:b/>
          <w:bCs/>
          <w:noProof/>
          <w:color w:val="000000"/>
          <w:sz w:val="18"/>
          <w:szCs w:val="18"/>
        </w:rPr>
        <w:t xml:space="preserve">  </w:t>
      </w:r>
      <w:r w:rsidRPr="00FD4515">
        <w:rPr>
          <w:rFonts w:ascii="Courier New" w:hAnsi="Courier New" w:cs="Courier New"/>
          <w:b/>
          <w:bCs/>
          <w:noProof/>
          <w:color w:val="0000FF"/>
          <w:sz w:val="18"/>
          <w:szCs w:val="18"/>
        </w:rPr>
        <w:t xml:space="preserve">&lt;str:Codelist  </w:t>
      </w:r>
      <w:r w:rsidRPr="00FD4515">
        <w:rPr>
          <w:rFonts w:ascii="Courier New" w:hAnsi="Courier New" w:cs="Courier New"/>
          <w:b/>
          <w:bCs/>
          <w:noProof/>
          <w:color w:val="FF0000"/>
          <w:sz w:val="18"/>
          <w:szCs w:val="18"/>
        </w:rPr>
        <w:t>agencyID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"SDMX"</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"CL_FREQ"</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version</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"1.0.0"</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0000FF"/>
          <w:sz w:val="18"/>
          <w:szCs w:val="18"/>
        </w:rPr>
        <w:br/>
        <w:t xml:space="preserve">    </w:t>
      </w:r>
      <w:r w:rsidRPr="00FD4515">
        <w:rPr>
          <w:rFonts w:ascii="Courier New" w:hAnsi="Courier New" w:cs="Courier New"/>
          <w:b/>
          <w:bCs/>
          <w:noProof/>
          <w:color w:val="FF0000"/>
          <w:sz w:val="18"/>
          <w:szCs w:val="18"/>
        </w:rPr>
        <w:t>urn</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"urn:sdmx:org.sdmx.infomodel.codelist.Codelist=SDMX:CL_FREQ(1.0.0)"</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Frequency</w:t>
      </w:r>
      <w:r w:rsidRPr="00FD4515">
        <w:rPr>
          <w:rFonts w:ascii="Courier New" w:hAnsi="Courier New" w:cs="Courier New"/>
          <w:b/>
          <w:bCs/>
          <w:noProof/>
          <w:color w:val="0000FF"/>
          <w:sz w:val="18"/>
          <w:szCs w:val="18"/>
        </w:rPr>
        <w:t>&lt;/com:Name&gt;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&lt;/str:Codelist&gt;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&lt;str:Codelist  </w:t>
      </w:r>
      <w:r w:rsidRPr="00FD4515">
        <w:rPr>
          <w:rFonts w:ascii="Courier New" w:hAnsi="Courier New" w:cs="Courier New"/>
          <w:b/>
          <w:bCs/>
          <w:noProof/>
          <w:color w:val="FF0000"/>
          <w:sz w:val="18"/>
          <w:szCs w:val="18"/>
        </w:rPr>
        <w:t>agencyID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"AA"</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"CL_FREQ"</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version</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"1.0.0"</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0000FF"/>
          <w:sz w:val="18"/>
          <w:szCs w:val="18"/>
        </w:rPr>
        <w:br/>
        <w:t xml:space="preserve">    </w:t>
      </w:r>
      <w:r w:rsidRPr="00FD4515">
        <w:rPr>
          <w:rFonts w:ascii="Courier New" w:hAnsi="Courier New" w:cs="Courier New"/>
          <w:b/>
          <w:bCs/>
          <w:noProof/>
          <w:color w:val="FF0000"/>
          <w:sz w:val="18"/>
          <w:szCs w:val="18"/>
        </w:rPr>
        <w:t>urn</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"urn:sdmx:org.sdmx.infomodel.codelist.Codelist=AA:CL_FREQ(1.0.0)"</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Frequency</w:t>
      </w:r>
      <w:r w:rsidRPr="00FD4515">
        <w:rPr>
          <w:rFonts w:ascii="Courier New" w:hAnsi="Courier New" w:cs="Courier New"/>
          <w:b/>
          <w:bCs/>
          <w:noProof/>
          <w:color w:val="0000FF"/>
          <w:sz w:val="18"/>
          <w:szCs w:val="18"/>
        </w:rPr>
        <w:t>&lt;/com:Name&gt;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&lt;/str:Codelist&gt;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&lt;str:Codelist  </w:t>
      </w:r>
      <w:r w:rsidRPr="00FD4515">
        <w:rPr>
          <w:rFonts w:ascii="Courier New" w:hAnsi="Courier New" w:cs="Courier New"/>
          <w:b/>
          <w:bCs/>
          <w:noProof/>
          <w:color w:val="FF0000"/>
          <w:sz w:val="18"/>
          <w:szCs w:val="18"/>
        </w:rPr>
        <w:t>agencyID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"AA.CC"</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"CL_FREQ"</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version</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"1.0.0"</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0000FF"/>
          <w:sz w:val="18"/>
          <w:szCs w:val="18"/>
        </w:rPr>
        <w:br/>
        <w:t xml:space="preserve">   </w:t>
      </w:r>
      <w:r w:rsidRPr="00FD4515">
        <w:rPr>
          <w:rFonts w:ascii="Courier New" w:hAnsi="Courier New" w:cs="Courier New"/>
          <w:b/>
          <w:bCs/>
          <w:noProof/>
          <w:color w:val="FF0000"/>
          <w:sz w:val="18"/>
          <w:szCs w:val="18"/>
        </w:rPr>
        <w:t>urn</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"urn:sdmx:org.sdmx.infomodel.codelist.Codelist=AA.CC:CL_FREQ(1.0.0)"</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Frequency</w:t>
      </w:r>
      <w:r w:rsidRPr="00FD4515">
        <w:rPr>
          <w:rFonts w:ascii="Courier New" w:hAnsi="Courier New" w:cs="Courier New"/>
          <w:b/>
          <w:bCs/>
          <w:noProof/>
          <w:color w:val="0000FF"/>
          <w:sz w:val="18"/>
          <w:szCs w:val="18"/>
        </w:rPr>
        <w:t>&lt;/com:Name&gt;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&lt;/str:Codelist&gt;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&lt;str:Codelist  </w:t>
      </w:r>
      <w:r w:rsidRPr="00FD4515">
        <w:rPr>
          <w:rFonts w:ascii="Courier New" w:hAnsi="Courier New" w:cs="Courier New"/>
          <w:b/>
          <w:bCs/>
          <w:noProof/>
          <w:color w:val="FF0000"/>
          <w:sz w:val="18"/>
          <w:szCs w:val="18"/>
        </w:rPr>
        <w:t>agencyID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"BB.CC"</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"CL_FREQ"</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version</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"1.0.0"</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0000FF"/>
          <w:sz w:val="18"/>
          <w:szCs w:val="18"/>
        </w:rPr>
        <w:br/>
        <w:t xml:space="preserve">   </w:t>
      </w:r>
      <w:r w:rsidRPr="00FD4515">
        <w:rPr>
          <w:rFonts w:ascii="Courier New" w:hAnsi="Courier New" w:cs="Courier New"/>
          <w:b/>
          <w:bCs/>
          <w:noProof/>
          <w:color w:val="FF0000"/>
          <w:sz w:val="18"/>
          <w:szCs w:val="18"/>
        </w:rPr>
        <w:t>urn</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"urn:sdmx:org.sdmx.infomodel.codelist.Codelist=BB.CC:CL_FREQ(1.0.0)"</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r>
      <w:r w:rsidRPr="00FD4515">
        <w:rPr>
          <w:rFonts w:ascii="Courier New" w:hAnsi="Courier New" w:cs="Courier New"/>
          <w:b/>
          <w:bCs/>
          <w:noProof/>
          <w:color w:val="000000"/>
          <w:sz w:val="18"/>
          <w:szCs w:val="18"/>
        </w:rPr>
        <w:lastRenderedPageBreak/>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Frequency</w:t>
      </w:r>
      <w:r w:rsidRPr="00FD4515">
        <w:rPr>
          <w:rFonts w:ascii="Courier New" w:hAnsi="Courier New" w:cs="Courier New"/>
          <w:b/>
          <w:bCs/>
          <w:noProof/>
          <w:color w:val="0000FF"/>
          <w:sz w:val="18"/>
          <w:szCs w:val="18"/>
        </w:rPr>
        <w:t>&lt;/com:Name&gt;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&lt;/str:Codelist&gt;</w:t>
      </w:r>
    </w:p>
    <w:p w14:paraId="41F6156F" w14:textId="4888EDFB" w:rsidR="009F24F7" w:rsidRPr="00AD2257" w:rsidRDefault="009F24F7" w:rsidP="008114AE">
      <w:pPr>
        <w:pStyle w:val="Caption"/>
      </w:pPr>
      <w:r w:rsidRPr="00AD2257">
        <w:t xml:space="preserve">Figure </w:t>
      </w:r>
      <w:r w:rsidRPr="00AD2257">
        <w:fldChar w:fldCharType="begin"/>
      </w:r>
      <w:r w:rsidRPr="00AD2257">
        <w:instrText xml:space="preserve"> SEQ Figure \* ARABIC </w:instrText>
      </w:r>
      <w:r w:rsidRPr="00AD2257">
        <w:fldChar w:fldCharType="separate"/>
      </w:r>
      <w:r w:rsidR="00E65ED8">
        <w:rPr>
          <w:noProof/>
        </w:rPr>
        <w:t>18</w:t>
      </w:r>
      <w:r w:rsidRPr="00AD2257">
        <w:fldChar w:fldCharType="end"/>
      </w:r>
      <w:r w:rsidRPr="00AD2257">
        <w:t>: Example Showing Use of Agency Identifiers</w:t>
      </w:r>
    </w:p>
    <w:p w14:paraId="18A129FB" w14:textId="77777777" w:rsidR="009F24F7" w:rsidRPr="00AD2257" w:rsidRDefault="009F24F7" w:rsidP="009F24F7">
      <w:pPr>
        <w:pStyle w:val="Paragraph"/>
      </w:pPr>
    </w:p>
    <w:p w14:paraId="79D42FD0" w14:textId="383810AC" w:rsidR="009F24F7" w:rsidRPr="00FD4515" w:rsidRDefault="009F24F7" w:rsidP="009F24F7">
      <w:pPr>
        <w:pStyle w:val="Paragraph"/>
        <w:rPr>
          <w:lang w:val="en-US"/>
        </w:rPr>
      </w:pPr>
      <w:r w:rsidRPr="00AD2257">
        <w:t>Each of these maintenance agencies has a</w:t>
      </w:r>
      <w:r w:rsidR="00165356">
        <w:t xml:space="preserve"> </w:t>
      </w:r>
      <w:r w:rsidRPr="00FD4515">
        <w:rPr>
          <w:rStyle w:val="ArtefactClass"/>
        </w:rPr>
        <w:t>Codelist</w:t>
      </w:r>
      <w:r w:rsidRPr="00AD2257">
        <w:t xml:space="preserve"> with </w:t>
      </w:r>
      <w:r w:rsidR="00165356">
        <w:t>an identical</w:t>
      </w:r>
      <w:r w:rsidR="00165356" w:rsidRPr="00AD2257">
        <w:t xml:space="preserve"> </w:t>
      </w:r>
      <w:r w:rsidR="00165356">
        <w:t>i</w:t>
      </w:r>
      <w:r w:rsidRPr="00AD2257">
        <w:t xml:space="preserve">d </w:t>
      </w:r>
      <w:r w:rsidR="00165356">
        <w:t>'</w:t>
      </w:r>
      <w:r w:rsidRPr="00FD4515">
        <w:rPr>
          <w:rStyle w:val="ArtefactClass"/>
        </w:rPr>
        <w:t>CL_</w:t>
      </w:r>
      <w:r w:rsidR="00165356" w:rsidRPr="00FD4515">
        <w:rPr>
          <w:rStyle w:val="ArtefactClass"/>
        </w:rPr>
        <w:t>FREQ</w:t>
      </w:r>
      <w:r w:rsidR="00165356">
        <w:t>'</w:t>
      </w:r>
      <w:r w:rsidRPr="00AD2257">
        <w:t>. However, each is uniquely identified by means of the hierarchic agency structure.</w:t>
      </w:r>
    </w:p>
    <w:p w14:paraId="5C3B3027" w14:textId="77777777" w:rsidR="009F24F7" w:rsidRPr="00AD2257" w:rsidRDefault="009F24F7" w:rsidP="00A6281D">
      <w:pPr>
        <w:pStyle w:val="Heading1"/>
      </w:pPr>
      <w:bookmarkStart w:id="1650" w:name="_Toc73460146"/>
      <w:bookmarkStart w:id="1651" w:name="_Toc178073123"/>
      <w:r w:rsidRPr="00AD2257">
        <w:lastRenderedPageBreak/>
        <w:t>Concept Roles</w:t>
      </w:r>
      <w:bookmarkEnd w:id="1650"/>
      <w:bookmarkEnd w:id="1651"/>
    </w:p>
    <w:p w14:paraId="65B33017" w14:textId="77777777" w:rsidR="004264AD" w:rsidRPr="00AD2257" w:rsidRDefault="004264AD" w:rsidP="004F524E">
      <w:pPr>
        <w:pStyle w:val="Heading2"/>
      </w:pPr>
      <w:bookmarkStart w:id="1652" w:name="_Ref60216582"/>
      <w:bookmarkStart w:id="1653" w:name="_Toc73460147"/>
      <w:bookmarkStart w:id="1654" w:name="_Toc178073124"/>
      <w:r w:rsidRPr="00AD2257">
        <w:t>Overview</w:t>
      </w:r>
      <w:bookmarkEnd w:id="1652"/>
      <w:bookmarkEnd w:id="1653"/>
      <w:bookmarkEnd w:id="1654"/>
    </w:p>
    <w:p w14:paraId="54C97DE3" w14:textId="59E45AAB" w:rsidR="009F24F7" w:rsidRPr="00AD2257" w:rsidRDefault="009F24F7" w:rsidP="009F24F7">
      <w:pPr>
        <w:pStyle w:val="Paragraph"/>
      </w:pPr>
      <w:r w:rsidRPr="00AD2257">
        <w:t xml:space="preserve">The DSD Components of Dimension and Attribute can play a specific role in the </w:t>
      </w:r>
      <w:proofErr w:type="gramStart"/>
      <w:r w:rsidRPr="00AD2257">
        <w:t>DSD</w:t>
      </w:r>
      <w:proofErr w:type="gramEnd"/>
      <w:r w:rsidRPr="00AD2257">
        <w:t xml:space="preserve"> and it is important to some applications that this role is specified. For instance, the following roles are some examples:</w:t>
      </w:r>
    </w:p>
    <w:p w14:paraId="50EF5BC2" w14:textId="145FEF4E" w:rsidR="009F24F7" w:rsidRPr="00AD2257" w:rsidRDefault="009F24F7" w:rsidP="00A6281D">
      <w:pPr>
        <w:pStyle w:val="bulleted"/>
      </w:pPr>
      <w:r w:rsidRPr="00AD2257">
        <w:rPr>
          <w:b/>
        </w:rPr>
        <w:t xml:space="preserve">Frequency </w:t>
      </w:r>
      <w:r w:rsidRPr="00AD2257">
        <w:t>– in a data set the content of this Component contains information on the frequency of the observation values</w:t>
      </w:r>
      <w:r w:rsidR="00EE29D5">
        <w:t>.</w:t>
      </w:r>
    </w:p>
    <w:p w14:paraId="4C3A177A" w14:textId="29A45688" w:rsidR="009F24F7" w:rsidRPr="00AD2257" w:rsidRDefault="009F24F7" w:rsidP="00A6281D">
      <w:pPr>
        <w:pStyle w:val="bulleted"/>
      </w:pPr>
      <w:r w:rsidRPr="00AD2257">
        <w:rPr>
          <w:b/>
        </w:rPr>
        <w:t>Geography</w:t>
      </w:r>
      <w:r w:rsidRPr="00AD2257">
        <w:t xml:space="preserve"> </w:t>
      </w:r>
      <w:r w:rsidR="0021023D">
        <w:t>–</w:t>
      </w:r>
      <w:r w:rsidRPr="00AD2257">
        <w:t xml:space="preserve"> in a data set the content of this Component contains information on the geographic location of the observation values</w:t>
      </w:r>
      <w:r w:rsidR="00EE29D5">
        <w:t>.</w:t>
      </w:r>
    </w:p>
    <w:p w14:paraId="7D4F99AC" w14:textId="77777777" w:rsidR="004264AD" w:rsidRPr="00AD2257" w:rsidRDefault="004264AD" w:rsidP="004F524E">
      <w:pPr>
        <w:pStyle w:val="Heading2"/>
      </w:pPr>
      <w:bookmarkStart w:id="1655" w:name="_Toc60400285"/>
      <w:bookmarkStart w:id="1656" w:name="_Toc60401785"/>
      <w:bookmarkStart w:id="1657" w:name="_Toc60480702"/>
      <w:bookmarkStart w:id="1658" w:name="_Toc60528522"/>
      <w:bookmarkStart w:id="1659" w:name="_Toc60528634"/>
      <w:bookmarkStart w:id="1660" w:name="_Toc73460148"/>
      <w:bookmarkStart w:id="1661" w:name="_Toc178073125"/>
      <w:bookmarkEnd w:id="1655"/>
      <w:bookmarkEnd w:id="1656"/>
      <w:bookmarkEnd w:id="1657"/>
      <w:bookmarkEnd w:id="1658"/>
      <w:bookmarkEnd w:id="1659"/>
      <w:r w:rsidRPr="00AD2257">
        <w:t>Information Model</w:t>
      </w:r>
      <w:bookmarkEnd w:id="1660"/>
      <w:bookmarkEnd w:id="1661"/>
    </w:p>
    <w:p w14:paraId="71C7491A" w14:textId="77777777" w:rsidR="009F24F7" w:rsidRPr="00AD2257" w:rsidRDefault="009F24F7" w:rsidP="009F24F7">
      <w:pPr>
        <w:pStyle w:val="Paragraph"/>
      </w:pPr>
      <w:r w:rsidRPr="00AD2257">
        <w:t>The Information Model for this is shown below:</w:t>
      </w:r>
    </w:p>
    <w:p w14:paraId="054C60C3" w14:textId="77777777" w:rsidR="009F24F7" w:rsidRPr="00AD2257" w:rsidRDefault="009F24F7" w:rsidP="009F24F7">
      <w:pPr>
        <w:pStyle w:val="Paragraph"/>
      </w:pPr>
    </w:p>
    <w:p w14:paraId="5E28C51F" w14:textId="0A945338" w:rsidR="009F24F7" w:rsidRPr="00AD2257" w:rsidRDefault="00624A7E" w:rsidP="009F24F7">
      <w:pPr>
        <w:pStyle w:val="Paragraph"/>
      </w:pPr>
      <w:r>
        <w:rPr>
          <w:noProof/>
        </w:rPr>
        <w:drawing>
          <wp:inline distT="0" distB="0" distL="0" distR="0" wp14:anchorId="214545D8" wp14:editId="28F7E18F">
            <wp:extent cx="5305056" cy="281527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05056" cy="2815277"/>
                    </a:xfrm>
                    <a:prstGeom prst="rect">
                      <a:avLst/>
                    </a:prstGeom>
                  </pic:spPr>
                </pic:pic>
              </a:graphicData>
            </a:graphic>
          </wp:inline>
        </w:drawing>
      </w:r>
    </w:p>
    <w:p w14:paraId="5D1F1D83" w14:textId="2BEEDC29" w:rsidR="009F24F7" w:rsidRPr="00AD2257" w:rsidRDefault="009F24F7" w:rsidP="008114AE">
      <w:pPr>
        <w:pStyle w:val="Caption"/>
      </w:pPr>
      <w:r w:rsidRPr="00AD2257">
        <w:t xml:space="preserve">Figure </w:t>
      </w:r>
      <w:r w:rsidRPr="00AD2257">
        <w:fldChar w:fldCharType="begin"/>
      </w:r>
      <w:r w:rsidRPr="00AD2257">
        <w:instrText xml:space="preserve"> SEQ Figure \* ARABIC </w:instrText>
      </w:r>
      <w:r w:rsidRPr="00AD2257">
        <w:fldChar w:fldCharType="separate"/>
      </w:r>
      <w:r w:rsidR="00E65ED8">
        <w:rPr>
          <w:noProof/>
        </w:rPr>
        <w:t>19</w:t>
      </w:r>
      <w:r w:rsidRPr="00AD2257">
        <w:fldChar w:fldCharType="end"/>
      </w:r>
      <w:r w:rsidRPr="00AD2257">
        <w:t>: Information Model Extract for Concept Role</w:t>
      </w:r>
    </w:p>
    <w:p w14:paraId="7576BAF6" w14:textId="020A0B79" w:rsidR="00F03C77" w:rsidRPr="00AD2257" w:rsidRDefault="009F24F7" w:rsidP="009F24F7">
      <w:pPr>
        <w:pStyle w:val="Paragraph"/>
      </w:pPr>
      <w:r w:rsidRPr="00AD2257">
        <w:t>It is possible to specify zero or more concept roles for a Dimension</w:t>
      </w:r>
      <w:r w:rsidR="00552479">
        <w:t>, Measure</w:t>
      </w:r>
      <w:r w:rsidRPr="00AD2257">
        <w:t xml:space="preserve"> and Data Attribute</w:t>
      </w:r>
      <w:r w:rsidR="002C2600" w:rsidRPr="00AD2257">
        <w:t xml:space="preserve">. The Time Dimension </w:t>
      </w:r>
      <w:r w:rsidRPr="00AD2257">
        <w:t>ha</w:t>
      </w:r>
      <w:r w:rsidR="005B1C3D">
        <w:t>s</w:t>
      </w:r>
      <w:r w:rsidRPr="00AD2257">
        <w:t xml:space="preserve"> explicitly defined roles and cannot be further specified with additional concept roles.</w:t>
      </w:r>
    </w:p>
    <w:p w14:paraId="02BD6DB8" w14:textId="77777777" w:rsidR="00111EF5" w:rsidRPr="00AD2257" w:rsidRDefault="004264AD" w:rsidP="004F524E">
      <w:pPr>
        <w:pStyle w:val="Heading2"/>
      </w:pPr>
      <w:bookmarkStart w:id="1662" w:name="_Toc73460149"/>
      <w:bookmarkStart w:id="1663" w:name="_Toc178073126"/>
      <w:r w:rsidRPr="00AD2257">
        <w:t>Technical Mechanism</w:t>
      </w:r>
      <w:bookmarkEnd w:id="1662"/>
      <w:bookmarkEnd w:id="1663"/>
    </w:p>
    <w:p w14:paraId="48E180FA" w14:textId="67EDBA3B" w:rsidR="00111EF5" w:rsidRPr="00AD2257" w:rsidRDefault="00111EF5" w:rsidP="00111EF5">
      <w:pPr>
        <w:pStyle w:val="Paragraph"/>
      </w:pPr>
      <w:r w:rsidRPr="00AD2257">
        <w:t>The mechanism for maintain and using concept roles is as follows:</w:t>
      </w:r>
    </w:p>
    <w:p w14:paraId="11BAC117" w14:textId="3D698397" w:rsidR="003740A4" w:rsidRDefault="003740A4" w:rsidP="00A6281D">
      <w:pPr>
        <w:pStyle w:val="Numbered"/>
      </w:pPr>
      <w:r>
        <w:t xml:space="preserve">A standard Concept Scheme maintained in the Global Registry, with the following identification: </w:t>
      </w:r>
      <w:r w:rsidRPr="00FD4515">
        <w:rPr>
          <w:rStyle w:val="ArtefactClass"/>
        </w:rPr>
        <w:t>SDMX:CONCEPT_ROLES(1.0.0)</w:t>
      </w:r>
      <w:r>
        <w:t>, shall include the default roles, specified by the SDMX SWG (as detailed in</w:t>
      </w:r>
      <w:r w:rsidR="00EE29D5">
        <w:t xml:space="preserve"> </w:t>
      </w:r>
      <w:r w:rsidR="00EE29D5">
        <w:fldChar w:fldCharType="begin"/>
      </w:r>
      <w:r w:rsidR="00EE29D5">
        <w:instrText xml:space="preserve"> REF _Ref60221002 \r \h </w:instrText>
      </w:r>
      <w:r w:rsidR="00EE29D5">
        <w:fldChar w:fldCharType="separate"/>
      </w:r>
      <w:r w:rsidR="00E65ED8">
        <w:t>9.5</w:t>
      </w:r>
      <w:r w:rsidR="00EE29D5">
        <w:fldChar w:fldCharType="end"/>
      </w:r>
      <w:r>
        <w:t>).</w:t>
      </w:r>
    </w:p>
    <w:p w14:paraId="0E1DD456" w14:textId="57C09256" w:rsidR="00111EF5" w:rsidRPr="003740A4" w:rsidRDefault="00111EF5" w:rsidP="00A6281D">
      <w:pPr>
        <w:pStyle w:val="Numbered"/>
      </w:pPr>
      <w:r w:rsidRPr="008114AE">
        <w:t>Any recognized Agency can have a concep</w:t>
      </w:r>
      <w:r w:rsidRPr="003740A4">
        <w:t>t scheme that contains concepts that identify concept roles. Indeed, from a technical perspective any agency can have more than one of these schemes, though this is not recommended.</w:t>
      </w:r>
    </w:p>
    <w:p w14:paraId="04DB6B36" w14:textId="11327CC9" w:rsidR="00111EF5" w:rsidRPr="003740A4" w:rsidRDefault="00111EF5" w:rsidP="00A6281D">
      <w:pPr>
        <w:pStyle w:val="Numbered"/>
      </w:pPr>
      <w:r w:rsidRPr="003740A4">
        <w:lastRenderedPageBreak/>
        <w:t xml:space="preserve">The concept scheme that contains the </w:t>
      </w:r>
      <w:r w:rsidR="00593C29">
        <w:t>"</w:t>
      </w:r>
      <w:r w:rsidRPr="003740A4">
        <w:t>role</w:t>
      </w:r>
      <w:r w:rsidR="00593C29">
        <w:t>"</w:t>
      </w:r>
      <w:r w:rsidRPr="003740A4">
        <w:t xml:space="preserve"> concepts can contain concepts that do not play a role. </w:t>
      </w:r>
    </w:p>
    <w:p w14:paraId="2C08E0C1" w14:textId="218D62D7" w:rsidR="00111EF5" w:rsidRPr="003740A4" w:rsidRDefault="00111EF5" w:rsidP="00A6281D">
      <w:pPr>
        <w:pStyle w:val="Numbered"/>
      </w:pPr>
      <w:r w:rsidRPr="003740A4">
        <w:t xml:space="preserve">There is no explicit indication on the Concept whether it is a </w:t>
      </w:r>
      <w:r w:rsidR="003740A4">
        <w:t>'</w:t>
      </w:r>
      <w:r w:rsidRPr="003740A4">
        <w:t>role</w:t>
      </w:r>
      <w:r w:rsidR="003740A4">
        <w:t>'</w:t>
      </w:r>
      <w:r w:rsidRPr="003740A4">
        <w:t xml:space="preserve"> concept. </w:t>
      </w:r>
    </w:p>
    <w:p w14:paraId="690B8051" w14:textId="0204F981" w:rsidR="00111EF5" w:rsidRPr="003740A4" w:rsidRDefault="00111EF5" w:rsidP="00A6281D">
      <w:pPr>
        <w:pStyle w:val="Numbered"/>
      </w:pPr>
      <w:r w:rsidRPr="003740A4">
        <w:t xml:space="preserve">Therefore, any concept in any concept scheme is capable of being a </w:t>
      </w:r>
      <w:r w:rsidR="003740A4">
        <w:t>'</w:t>
      </w:r>
      <w:r w:rsidRPr="003740A4">
        <w:t>role</w:t>
      </w:r>
      <w:r w:rsidR="003740A4">
        <w:t>'</w:t>
      </w:r>
      <w:r w:rsidRPr="003740A4">
        <w:t xml:space="preserve"> concept.</w:t>
      </w:r>
    </w:p>
    <w:p w14:paraId="2268528C" w14:textId="187265E6" w:rsidR="00111EF5" w:rsidRPr="003740A4" w:rsidRDefault="00111EF5" w:rsidP="00A6281D">
      <w:pPr>
        <w:pStyle w:val="Numbered"/>
      </w:pPr>
      <w:r w:rsidRPr="003740A4">
        <w:t xml:space="preserve">It is the responsibility of Agencies to ensure their community knows which concepts in which concept schemes play a </w:t>
      </w:r>
      <w:r w:rsidR="003740A4">
        <w:t>'</w:t>
      </w:r>
      <w:r w:rsidRPr="003740A4">
        <w:t>role</w:t>
      </w:r>
      <w:r w:rsidR="003740A4">
        <w:t>'</w:t>
      </w:r>
      <w:r w:rsidRPr="003740A4">
        <w:t xml:space="preserve"> and the significance and interpretation of this role. In other words, such concepts must be known by applications, there is no technical mechanism that can inform an application on how to process such a </w:t>
      </w:r>
      <w:r w:rsidR="003740A4">
        <w:t>'</w:t>
      </w:r>
      <w:r w:rsidRPr="003740A4">
        <w:t>rol</w:t>
      </w:r>
      <w:r w:rsidR="003740A4">
        <w:t>e'</w:t>
      </w:r>
      <w:r w:rsidRPr="003740A4">
        <w:t>.</w:t>
      </w:r>
    </w:p>
    <w:p w14:paraId="2EB8B49A" w14:textId="77777777" w:rsidR="00300232" w:rsidRPr="003740A4" w:rsidRDefault="00300232" w:rsidP="00A6281D">
      <w:pPr>
        <w:pStyle w:val="Numbered"/>
      </w:pPr>
      <w:r w:rsidRPr="003740A4">
        <w:t xml:space="preserve">If the concept referenced in the Concept Identity in a DSD component (Dimension, Measure Dimension, Attribute) is contained in the concept scheme containing concept roles </w:t>
      </w:r>
      <w:r w:rsidR="0091555B" w:rsidRPr="003740A4">
        <w:t xml:space="preserve">then the DSD component could play the role implied by the concept, if this is understood by the processing application. </w:t>
      </w:r>
    </w:p>
    <w:p w14:paraId="727DC2C1" w14:textId="37D2D202" w:rsidR="00EE29D5" w:rsidRDefault="0091555B" w:rsidP="00A6281D">
      <w:pPr>
        <w:pStyle w:val="Numbered"/>
      </w:pPr>
      <w:r w:rsidRPr="003740A4">
        <w:t xml:space="preserve">If the concept referenced in the Concept Identity in a DSD component (Dimension, Measure Dimension, Attribute) is not contained in the concept scheme containing concept roles, and the DSD component is playing a role, </w:t>
      </w:r>
      <w:r w:rsidR="00480FD7" w:rsidRPr="003740A4">
        <w:t>then the concept role is identified by the Concept Role in the schema.</w:t>
      </w:r>
    </w:p>
    <w:p w14:paraId="2D16F68C" w14:textId="552B9043" w:rsidR="00EE29D5" w:rsidRDefault="00EE29D5" w:rsidP="004F524E">
      <w:pPr>
        <w:pStyle w:val="Heading2"/>
      </w:pPr>
      <w:bookmarkStart w:id="1664" w:name="_Toc73460150"/>
      <w:bookmarkStart w:id="1665" w:name="_Toc178073127"/>
      <w:r w:rsidRPr="00EE29D5">
        <w:t>SDMX-ML Examples in a DSD</w:t>
      </w:r>
      <w:bookmarkEnd w:id="1664"/>
      <w:bookmarkEnd w:id="1665"/>
    </w:p>
    <w:p w14:paraId="33CE9414" w14:textId="19B10509" w:rsidR="00E02E8F" w:rsidRDefault="00E02E8F" w:rsidP="004E2476">
      <w:r w:rsidRPr="00AD2257">
        <w:t xml:space="preserve">The </w:t>
      </w:r>
      <w:r w:rsidR="00933B56">
        <w:t>standard roles Concept Scheme, is still a normal Concept Scheme, thus it may be used also for the concept identity of a Component, e.g., the '</w:t>
      </w:r>
      <w:r w:rsidR="00933B56" w:rsidRPr="00FD4515">
        <w:rPr>
          <w:rStyle w:val="ArtefactClass"/>
        </w:rPr>
        <w:t>FREQ</w:t>
      </w:r>
      <w:r w:rsidR="00933B56">
        <w:t>':</w:t>
      </w:r>
    </w:p>
    <w:p w14:paraId="069E1D44" w14:textId="7E54D7B4" w:rsidR="008011BC" w:rsidRDefault="00933B56">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sidRPr="00FD4515">
        <w:rPr>
          <w:rFonts w:ascii="Courier New" w:hAnsi="Courier New" w:cs="Courier New"/>
          <w:b/>
          <w:bCs/>
          <w:noProof/>
          <w:color w:val="0000FF"/>
          <w:sz w:val="18"/>
          <w:szCs w:val="18"/>
        </w:rPr>
        <w:t xml:space="preserve">&lt;str:Dimension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"FREQ"</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&lt;str:ConceptIdentity&gt;</w:t>
      </w:r>
      <w:r w:rsidR="00D8530E" w:rsidRPr="00E65ED8">
        <w:rPr>
          <w:rFonts w:ascii="Courier New" w:hAnsi="Courier New" w:cs="Courier New"/>
          <w:b/>
          <w:bCs/>
          <w:noProof/>
          <w:sz w:val="18"/>
          <w:szCs w:val="18"/>
        </w:rPr>
        <w:t>urn:sdmx:org.sdmx.infomodel.</w:t>
      </w:r>
      <w:r w:rsidR="00BA0F62">
        <w:rPr>
          <w:rFonts w:ascii="Courier New" w:hAnsi="Courier New" w:cs="Courier New"/>
          <w:b/>
          <w:bCs/>
          <w:noProof/>
          <w:sz w:val="18"/>
          <w:szCs w:val="18"/>
        </w:rPr>
        <w:t>conceptscheme.Concept</w:t>
      </w:r>
      <w:r w:rsidR="008011BC">
        <w:rPr>
          <w:rFonts w:ascii="Courier New" w:hAnsi="Courier New" w:cs="Courier New"/>
          <w:b/>
          <w:bCs/>
          <w:noProof/>
          <w:sz w:val="18"/>
          <w:szCs w:val="18"/>
        </w:rPr>
        <w:t>=</w:t>
      </w:r>
    </w:p>
    <w:p w14:paraId="26239537" w14:textId="545A761A" w:rsidR="00933B56" w:rsidRPr="00FD4515" w:rsidRDefault="008011BC">
      <w:pPr>
        <w:pBdr>
          <w:top w:val="single" w:sz="4" w:space="1" w:color="auto"/>
          <w:left w:val="single" w:sz="4" w:space="4" w:color="auto"/>
          <w:bottom w:val="single" w:sz="4" w:space="1" w:color="auto"/>
          <w:right w:val="single" w:sz="4" w:space="4" w:color="auto"/>
        </w:pBdr>
        <w:jc w:val="left"/>
        <w:rPr>
          <w:b/>
          <w:bCs/>
          <w:noProof/>
          <w:sz w:val="18"/>
          <w:szCs w:val="18"/>
        </w:rPr>
      </w:pPr>
      <w:r>
        <w:rPr>
          <w:rFonts w:ascii="Courier New" w:hAnsi="Courier New" w:cs="Courier New"/>
          <w:b/>
          <w:bCs/>
          <w:noProof/>
          <w:sz w:val="18"/>
          <w:szCs w:val="18"/>
        </w:rPr>
        <w:t xml:space="preserve">         SDMX:CONCEPT_ROLES(1.0.0).FREQ</w:t>
      </w:r>
      <w:r w:rsidR="00933B56" w:rsidRPr="00FD4515">
        <w:rPr>
          <w:rFonts w:ascii="Courier New" w:hAnsi="Courier New" w:cs="Courier New"/>
          <w:b/>
          <w:bCs/>
          <w:noProof/>
          <w:color w:val="0000FF"/>
          <w:sz w:val="18"/>
          <w:szCs w:val="18"/>
        </w:rPr>
        <w:t>&lt;/str:ConceptIdentity&gt;</w:t>
      </w:r>
      <w:r w:rsidR="00933B56" w:rsidRPr="00FD4515">
        <w:rPr>
          <w:rFonts w:ascii="Courier New" w:hAnsi="Courier New" w:cs="Courier New"/>
          <w:b/>
          <w:bCs/>
          <w:noProof/>
          <w:color w:val="000000"/>
          <w:sz w:val="18"/>
          <w:szCs w:val="18"/>
        </w:rPr>
        <w:br/>
      </w:r>
      <w:r w:rsidR="00933B56" w:rsidRPr="00FD4515">
        <w:rPr>
          <w:rFonts w:ascii="Courier New" w:hAnsi="Courier New" w:cs="Courier New"/>
          <w:b/>
          <w:bCs/>
          <w:noProof/>
          <w:color w:val="0000FF"/>
          <w:sz w:val="18"/>
          <w:szCs w:val="18"/>
        </w:rPr>
        <w:t>&lt;/str:Dimension&gt;</w:t>
      </w:r>
    </w:p>
    <w:p w14:paraId="6795B9EF" w14:textId="77777777" w:rsidR="00E02E8F" w:rsidRPr="00AD2257" w:rsidRDefault="00E02E8F" w:rsidP="008114AE"/>
    <w:p w14:paraId="760AF577" w14:textId="1C750D3A" w:rsidR="00E02E8F" w:rsidRPr="00AD2257" w:rsidRDefault="00933B56">
      <w:r>
        <w:t xml:space="preserve">Given this is the standard roles Concept Scheme, any application should interpret the above Dimension to have the </w:t>
      </w:r>
      <w:r w:rsidR="00E02E8F" w:rsidRPr="00AD2257">
        <w:t>role of Frequency.</w:t>
      </w:r>
    </w:p>
    <w:p w14:paraId="2FDB459D" w14:textId="77777777" w:rsidR="00933B56" w:rsidRDefault="00933B56" w:rsidP="004E2476"/>
    <w:p w14:paraId="1D77C8CC" w14:textId="3541ED3D" w:rsidR="00E02E8F" w:rsidRPr="00AD2257" w:rsidRDefault="00E02E8F" w:rsidP="008114AE">
      <w:r w:rsidRPr="00AD2257">
        <w:t xml:space="preserve">Using a Concept Scheme that is not the </w:t>
      </w:r>
      <w:r w:rsidR="00933B56">
        <w:t>standard roles Concept Scheme</w:t>
      </w:r>
      <w:r w:rsidR="00933B56" w:rsidRPr="00AD2257" w:rsidDel="00933B56">
        <w:t xml:space="preserve"> </w:t>
      </w:r>
      <w:r w:rsidRPr="00AD2257">
        <w:t xml:space="preserve">where it is required to assign a role using the </w:t>
      </w:r>
      <w:r w:rsidR="00933B56">
        <w:t>standard roles Concept Scheme</w:t>
      </w:r>
      <w:r w:rsidRPr="00AD2257">
        <w:t>. Again</w:t>
      </w:r>
      <w:r w:rsidR="00536752">
        <w:t>,</w:t>
      </w:r>
      <w:r w:rsidRPr="00AD2257">
        <w:t xml:space="preserve"> FREQ is chosen as the example.</w:t>
      </w:r>
    </w:p>
    <w:p w14:paraId="00CE0B51" w14:textId="2D71AC6C" w:rsidR="008011BC" w:rsidRDefault="00536752" w:rsidP="008011BC">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sidRPr="00FD4515">
        <w:rPr>
          <w:rFonts w:ascii="Courier New" w:hAnsi="Courier New" w:cs="Courier New"/>
          <w:b/>
          <w:bCs/>
          <w:noProof/>
          <w:color w:val="0000FF"/>
          <w:sz w:val="18"/>
          <w:szCs w:val="18"/>
        </w:rPr>
        <w:t xml:space="preserve">&lt;str:Dimension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"FREQ"</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&lt;str:ConceptIdentity&gt;</w:t>
      </w:r>
      <w:r w:rsidR="008011BC" w:rsidRPr="00B71FC3">
        <w:rPr>
          <w:rFonts w:ascii="Courier New" w:hAnsi="Courier New" w:cs="Courier New"/>
          <w:b/>
          <w:bCs/>
          <w:noProof/>
          <w:sz w:val="18"/>
          <w:szCs w:val="18"/>
        </w:rPr>
        <w:t>urn:sdmx:org.sdmx.infomodel.</w:t>
      </w:r>
      <w:r w:rsidR="00BA0F62">
        <w:rPr>
          <w:rFonts w:ascii="Courier New" w:hAnsi="Courier New" w:cs="Courier New"/>
          <w:b/>
          <w:bCs/>
          <w:noProof/>
          <w:sz w:val="18"/>
          <w:szCs w:val="18"/>
        </w:rPr>
        <w:t>conceptscheme.Concept</w:t>
      </w:r>
      <w:r w:rsidR="008011BC">
        <w:rPr>
          <w:rFonts w:ascii="Courier New" w:hAnsi="Courier New" w:cs="Courier New"/>
          <w:b/>
          <w:bCs/>
          <w:noProof/>
          <w:sz w:val="18"/>
          <w:szCs w:val="18"/>
        </w:rPr>
        <w:t>=</w:t>
      </w:r>
    </w:p>
    <w:p w14:paraId="1B617C73" w14:textId="567AEFEC" w:rsidR="00BA0F62" w:rsidRDefault="008011BC">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Pr>
          <w:rFonts w:ascii="Courier New" w:hAnsi="Courier New" w:cs="Courier New"/>
          <w:b/>
          <w:bCs/>
          <w:noProof/>
          <w:sz w:val="18"/>
          <w:szCs w:val="18"/>
        </w:rPr>
        <w:t xml:space="preserve">         SDMX:CONCEPTS(1.0.0).FREQ</w:t>
      </w:r>
      <w:r w:rsidR="00536752" w:rsidRPr="00FD4515">
        <w:rPr>
          <w:rFonts w:ascii="Courier New" w:hAnsi="Courier New" w:cs="Courier New"/>
          <w:b/>
          <w:bCs/>
          <w:noProof/>
          <w:color w:val="0000FF"/>
          <w:sz w:val="18"/>
          <w:szCs w:val="18"/>
        </w:rPr>
        <w:t>&lt;/str:ConceptIdentity&gt;</w:t>
      </w:r>
      <w:r w:rsidR="00536752" w:rsidRPr="00FD4515">
        <w:rPr>
          <w:rFonts w:ascii="Courier New" w:hAnsi="Courier New" w:cs="Courier New"/>
          <w:b/>
          <w:bCs/>
          <w:noProof/>
          <w:color w:val="000000"/>
          <w:sz w:val="18"/>
          <w:szCs w:val="18"/>
        </w:rPr>
        <w:br/>
        <w:t xml:space="preserve">  </w:t>
      </w:r>
      <w:r w:rsidR="00536752" w:rsidRPr="00FD4515">
        <w:rPr>
          <w:rFonts w:ascii="Courier New" w:hAnsi="Courier New" w:cs="Courier New"/>
          <w:b/>
          <w:bCs/>
          <w:noProof/>
          <w:color w:val="0000FF"/>
          <w:sz w:val="18"/>
          <w:szCs w:val="18"/>
        </w:rPr>
        <w:t>&lt;str:ConceptRole&gt;</w:t>
      </w:r>
      <w:r w:rsidR="00BA0F62" w:rsidRPr="00B71FC3">
        <w:rPr>
          <w:rFonts w:ascii="Courier New" w:hAnsi="Courier New" w:cs="Courier New"/>
          <w:b/>
          <w:bCs/>
          <w:noProof/>
          <w:sz w:val="18"/>
          <w:szCs w:val="18"/>
        </w:rPr>
        <w:t>urn:sdmx:org.sdmx.infomodel.</w:t>
      </w:r>
      <w:r w:rsidR="00BA0F62">
        <w:rPr>
          <w:rFonts w:ascii="Courier New" w:hAnsi="Courier New" w:cs="Courier New"/>
          <w:b/>
          <w:bCs/>
          <w:noProof/>
          <w:sz w:val="18"/>
          <w:szCs w:val="18"/>
        </w:rPr>
        <w:t>conceptscheme.Concept=</w:t>
      </w:r>
    </w:p>
    <w:p w14:paraId="175F099C" w14:textId="7A2D9B7C" w:rsidR="00E02E8F" w:rsidRPr="00A2006C" w:rsidRDefault="00BA0F62">
      <w:pPr>
        <w:pBdr>
          <w:top w:val="single" w:sz="4" w:space="1" w:color="auto"/>
          <w:left w:val="single" w:sz="4" w:space="4" w:color="auto"/>
          <w:bottom w:val="single" w:sz="4" w:space="1" w:color="auto"/>
          <w:right w:val="single" w:sz="4" w:space="4" w:color="auto"/>
        </w:pBdr>
        <w:jc w:val="left"/>
        <w:rPr>
          <w:b/>
          <w:bCs/>
          <w:noProof/>
          <w:sz w:val="18"/>
          <w:szCs w:val="18"/>
        </w:rPr>
      </w:pPr>
      <w:r>
        <w:rPr>
          <w:rFonts w:ascii="Courier New" w:hAnsi="Courier New" w:cs="Courier New"/>
          <w:b/>
          <w:bCs/>
          <w:noProof/>
          <w:sz w:val="18"/>
          <w:szCs w:val="18"/>
        </w:rPr>
        <w:t xml:space="preserve">         </w:t>
      </w:r>
      <w:r w:rsidRPr="00A2006C">
        <w:rPr>
          <w:rFonts w:ascii="Courier New" w:hAnsi="Courier New" w:cs="Courier New"/>
          <w:b/>
          <w:bCs/>
          <w:noProof/>
          <w:sz w:val="18"/>
          <w:szCs w:val="18"/>
        </w:rPr>
        <w:t>SDMX:CONCEPT_ROLES(1.0.0).FREQ</w:t>
      </w:r>
      <w:r w:rsidR="00536752" w:rsidRPr="00A2006C">
        <w:rPr>
          <w:rFonts w:ascii="Courier New" w:hAnsi="Courier New" w:cs="Courier New"/>
          <w:b/>
          <w:bCs/>
          <w:noProof/>
          <w:color w:val="0000FF"/>
          <w:sz w:val="18"/>
          <w:szCs w:val="18"/>
        </w:rPr>
        <w:t>&lt;/str:ConceptRole&gt;</w:t>
      </w:r>
      <w:r w:rsidR="00536752" w:rsidRPr="00A2006C">
        <w:rPr>
          <w:rFonts w:ascii="Courier New" w:hAnsi="Courier New" w:cs="Courier New"/>
          <w:b/>
          <w:bCs/>
          <w:noProof/>
          <w:color w:val="000000"/>
          <w:sz w:val="18"/>
          <w:szCs w:val="18"/>
        </w:rPr>
        <w:br/>
      </w:r>
      <w:r w:rsidR="00536752" w:rsidRPr="00A2006C">
        <w:rPr>
          <w:rFonts w:ascii="Courier New" w:hAnsi="Courier New" w:cs="Courier New"/>
          <w:b/>
          <w:bCs/>
          <w:noProof/>
          <w:color w:val="0000FF"/>
          <w:sz w:val="18"/>
          <w:szCs w:val="18"/>
        </w:rPr>
        <w:t>&lt;/str:Dimension&gt;</w:t>
      </w:r>
    </w:p>
    <w:p w14:paraId="3FC11426" w14:textId="77777777" w:rsidR="00536752" w:rsidRPr="00A2006C" w:rsidRDefault="00536752" w:rsidP="00FD4515"/>
    <w:p w14:paraId="02894168" w14:textId="575F9173" w:rsidR="00536752" w:rsidRDefault="00E02E8F" w:rsidP="004E2476">
      <w:r w:rsidRPr="00AD2257">
        <w:t xml:space="preserve">This explicitly states that this Dimension is playing a role identified by the FREQ concept in the </w:t>
      </w:r>
      <w:r w:rsidR="00536752">
        <w:t>standard roles Concept Scheme</w:t>
      </w:r>
      <w:r w:rsidRPr="00AD2257">
        <w:t>. Again</w:t>
      </w:r>
      <w:r w:rsidR="00536752">
        <w:t>,</w:t>
      </w:r>
      <w:r w:rsidRPr="00AD2257">
        <w:t xml:space="preserve"> the application </w:t>
      </w:r>
      <w:r w:rsidR="008114AE">
        <w:t>must</w:t>
      </w:r>
      <w:r w:rsidRPr="00AD2257">
        <w:t xml:space="preserve"> </w:t>
      </w:r>
      <w:r w:rsidR="00536752">
        <w:t>interpret this as a Frequency role.</w:t>
      </w:r>
    </w:p>
    <w:p w14:paraId="0ECDBC0C" w14:textId="77777777" w:rsidR="00536752" w:rsidRDefault="00536752" w:rsidP="004E2476"/>
    <w:p w14:paraId="6675A9B3" w14:textId="77777777" w:rsidR="00536752" w:rsidRDefault="00536752" w:rsidP="004E2476">
      <w:r>
        <w:t xml:space="preserve">In other cases where a role from a non-standard roles Concept Scheme is used, then the application </w:t>
      </w:r>
      <w:proofErr w:type="gramStart"/>
      <w:r>
        <w:t>has to</w:t>
      </w:r>
      <w:proofErr w:type="gramEnd"/>
      <w:r>
        <w:t xml:space="preserve"> know how to interpret the provided roles, e.g., like in the case below:</w:t>
      </w:r>
    </w:p>
    <w:p w14:paraId="608F1B0E" w14:textId="42B2D2B7" w:rsidR="00BA0F62" w:rsidRDefault="00536752" w:rsidP="00BA0F62">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sidRPr="001B7A5F">
        <w:rPr>
          <w:rFonts w:ascii="Courier New" w:hAnsi="Courier New" w:cs="Courier New"/>
          <w:b/>
          <w:bCs/>
          <w:noProof/>
          <w:color w:val="0000FF"/>
          <w:sz w:val="18"/>
          <w:szCs w:val="18"/>
        </w:rPr>
        <w:lastRenderedPageBreak/>
        <w:t xml:space="preserve">&lt;str:Dimension </w:t>
      </w:r>
      <w:r w:rsidRPr="001B7A5F">
        <w:rPr>
          <w:rFonts w:ascii="Courier New" w:hAnsi="Courier New" w:cs="Courier New"/>
          <w:b/>
          <w:bCs/>
          <w:noProof/>
          <w:color w:val="FF0000"/>
          <w:sz w:val="18"/>
          <w:szCs w:val="18"/>
        </w:rPr>
        <w:t>id</w:t>
      </w:r>
      <w:r w:rsidRPr="001B7A5F">
        <w:rPr>
          <w:rFonts w:ascii="Courier New" w:hAnsi="Courier New" w:cs="Courier New"/>
          <w:b/>
          <w:bCs/>
          <w:noProof/>
          <w:color w:val="0000FF"/>
          <w:sz w:val="18"/>
          <w:szCs w:val="18"/>
        </w:rPr>
        <w:t>=</w:t>
      </w:r>
      <w:r w:rsidRPr="001B7A5F">
        <w:rPr>
          <w:rFonts w:ascii="Courier New" w:hAnsi="Courier New" w:cs="Courier New"/>
          <w:b/>
          <w:bCs/>
          <w:noProof/>
          <w:color w:val="A31515"/>
          <w:sz w:val="18"/>
          <w:szCs w:val="18"/>
        </w:rPr>
        <w:t>"FREQ"</w:t>
      </w:r>
      <w:r w:rsidRPr="001B7A5F">
        <w:rPr>
          <w:rFonts w:ascii="Courier New" w:hAnsi="Courier New" w:cs="Courier New"/>
          <w:b/>
          <w:bCs/>
          <w:noProof/>
          <w:color w:val="0000FF"/>
          <w:sz w:val="18"/>
          <w:szCs w:val="18"/>
        </w:rPr>
        <w:t>&gt;</w:t>
      </w:r>
      <w:r w:rsidRPr="001B7A5F">
        <w:rPr>
          <w:rFonts w:ascii="Courier New" w:hAnsi="Courier New" w:cs="Courier New"/>
          <w:b/>
          <w:bCs/>
          <w:noProof/>
          <w:color w:val="000000"/>
          <w:sz w:val="18"/>
          <w:szCs w:val="18"/>
        </w:rPr>
        <w:br/>
        <w:t xml:space="preserve">  </w:t>
      </w:r>
      <w:r w:rsidRPr="001B7A5F">
        <w:rPr>
          <w:rFonts w:ascii="Courier New" w:hAnsi="Courier New" w:cs="Courier New"/>
          <w:b/>
          <w:bCs/>
          <w:noProof/>
          <w:color w:val="0000FF"/>
          <w:sz w:val="18"/>
          <w:szCs w:val="18"/>
        </w:rPr>
        <w:t>&lt;str:ConceptIdentity&gt;</w:t>
      </w:r>
      <w:r w:rsidR="00BA0F62" w:rsidRPr="00B71FC3">
        <w:rPr>
          <w:rFonts w:ascii="Courier New" w:hAnsi="Courier New" w:cs="Courier New"/>
          <w:b/>
          <w:bCs/>
          <w:noProof/>
          <w:sz w:val="18"/>
          <w:szCs w:val="18"/>
        </w:rPr>
        <w:t>urn:sdmx:org.sdmx.infomodel.</w:t>
      </w:r>
      <w:r w:rsidR="00BA0F62">
        <w:rPr>
          <w:rFonts w:ascii="Courier New" w:hAnsi="Courier New" w:cs="Courier New"/>
          <w:b/>
          <w:bCs/>
          <w:noProof/>
          <w:sz w:val="18"/>
          <w:szCs w:val="18"/>
        </w:rPr>
        <w:t>conceptscheme.Concept=</w:t>
      </w:r>
    </w:p>
    <w:p w14:paraId="2ACACBD5" w14:textId="58EF9DFA" w:rsidR="00BA0F62" w:rsidRDefault="00BA0F62">
      <w:pPr>
        <w:pBdr>
          <w:top w:val="single" w:sz="4" w:space="1" w:color="auto"/>
          <w:left w:val="single" w:sz="4" w:space="4" w:color="auto"/>
          <w:bottom w:val="single" w:sz="4" w:space="1" w:color="auto"/>
          <w:right w:val="single" w:sz="4" w:space="4" w:color="auto"/>
        </w:pBdr>
        <w:jc w:val="left"/>
        <w:rPr>
          <w:rFonts w:ascii="Courier New" w:hAnsi="Courier New" w:cs="Courier New"/>
          <w:b/>
          <w:bCs/>
          <w:noProof/>
          <w:sz w:val="18"/>
          <w:szCs w:val="18"/>
        </w:rPr>
      </w:pPr>
      <w:r>
        <w:rPr>
          <w:rFonts w:ascii="Courier New" w:hAnsi="Courier New" w:cs="Courier New"/>
          <w:b/>
          <w:bCs/>
          <w:noProof/>
          <w:sz w:val="18"/>
          <w:szCs w:val="18"/>
        </w:rPr>
        <w:t xml:space="preserve">         SDMX:CONCEPTS(1.0.0).FREQ</w:t>
      </w:r>
      <w:r w:rsidR="00536752" w:rsidRPr="001B7A5F">
        <w:rPr>
          <w:rFonts w:ascii="Courier New" w:hAnsi="Courier New" w:cs="Courier New"/>
          <w:b/>
          <w:bCs/>
          <w:noProof/>
          <w:color w:val="0000FF"/>
          <w:sz w:val="18"/>
          <w:szCs w:val="18"/>
        </w:rPr>
        <w:t>&lt;/str:ConceptIdentity&gt;</w:t>
      </w:r>
      <w:r w:rsidR="00536752" w:rsidRPr="001B7A5F">
        <w:rPr>
          <w:rFonts w:ascii="Courier New" w:hAnsi="Courier New" w:cs="Courier New"/>
          <w:b/>
          <w:bCs/>
          <w:noProof/>
          <w:color w:val="000000"/>
          <w:sz w:val="18"/>
          <w:szCs w:val="18"/>
        </w:rPr>
        <w:br/>
        <w:t xml:space="preserve">  </w:t>
      </w:r>
      <w:r w:rsidR="00536752" w:rsidRPr="001B7A5F">
        <w:rPr>
          <w:rFonts w:ascii="Courier New" w:hAnsi="Courier New" w:cs="Courier New"/>
          <w:b/>
          <w:bCs/>
          <w:noProof/>
          <w:color w:val="0000FF"/>
          <w:sz w:val="18"/>
          <w:szCs w:val="18"/>
        </w:rPr>
        <w:t>&lt;str:ConceptRole&gt;</w:t>
      </w:r>
      <w:r w:rsidRPr="00B71FC3">
        <w:rPr>
          <w:rFonts w:ascii="Courier New" w:hAnsi="Courier New" w:cs="Courier New"/>
          <w:b/>
          <w:bCs/>
          <w:noProof/>
          <w:sz w:val="18"/>
          <w:szCs w:val="18"/>
        </w:rPr>
        <w:t>urn:sdmx:org.sdmx.infomodel.</w:t>
      </w:r>
      <w:r>
        <w:rPr>
          <w:rFonts w:ascii="Courier New" w:hAnsi="Courier New" w:cs="Courier New"/>
          <w:b/>
          <w:bCs/>
          <w:noProof/>
          <w:sz w:val="18"/>
          <w:szCs w:val="18"/>
        </w:rPr>
        <w:t>conceptscheme.Concept=</w:t>
      </w:r>
    </w:p>
    <w:p w14:paraId="565F9541" w14:textId="480FA62B" w:rsidR="00536752" w:rsidRPr="001B7A5F" w:rsidRDefault="00BA0F62">
      <w:pPr>
        <w:pBdr>
          <w:top w:val="single" w:sz="4" w:space="1" w:color="auto"/>
          <w:left w:val="single" w:sz="4" w:space="4" w:color="auto"/>
          <w:bottom w:val="single" w:sz="4" w:space="1" w:color="auto"/>
          <w:right w:val="single" w:sz="4" w:space="4" w:color="auto"/>
        </w:pBdr>
        <w:jc w:val="left"/>
        <w:rPr>
          <w:b/>
          <w:bCs/>
          <w:noProof/>
          <w:sz w:val="18"/>
          <w:szCs w:val="18"/>
        </w:rPr>
      </w:pPr>
      <w:r>
        <w:rPr>
          <w:rFonts w:ascii="Courier New" w:hAnsi="Courier New" w:cs="Courier New"/>
          <w:b/>
          <w:bCs/>
          <w:noProof/>
          <w:sz w:val="18"/>
          <w:szCs w:val="18"/>
        </w:rPr>
        <w:t xml:space="preserve">         SDMX:MY_CONCEPT_ROLES(1.0.0).FREQ</w:t>
      </w:r>
      <w:r w:rsidR="00536752" w:rsidRPr="001B7A5F">
        <w:rPr>
          <w:rFonts w:ascii="Courier New" w:hAnsi="Courier New" w:cs="Courier New"/>
          <w:b/>
          <w:bCs/>
          <w:noProof/>
          <w:color w:val="0000FF"/>
          <w:sz w:val="18"/>
          <w:szCs w:val="18"/>
        </w:rPr>
        <w:t>&lt;/str:ConceptRole&gt;</w:t>
      </w:r>
      <w:r w:rsidR="00536752" w:rsidRPr="001B7A5F">
        <w:rPr>
          <w:rFonts w:ascii="Courier New" w:hAnsi="Courier New" w:cs="Courier New"/>
          <w:b/>
          <w:bCs/>
          <w:noProof/>
          <w:color w:val="000000"/>
          <w:sz w:val="18"/>
          <w:szCs w:val="18"/>
        </w:rPr>
        <w:br/>
      </w:r>
      <w:r w:rsidR="00536752" w:rsidRPr="001B7A5F">
        <w:rPr>
          <w:rFonts w:ascii="Courier New" w:hAnsi="Courier New" w:cs="Courier New"/>
          <w:b/>
          <w:bCs/>
          <w:noProof/>
          <w:color w:val="0000FF"/>
          <w:sz w:val="18"/>
          <w:szCs w:val="18"/>
        </w:rPr>
        <w:t>&lt;/str:Dimension&gt;</w:t>
      </w:r>
    </w:p>
    <w:p w14:paraId="69F255DD" w14:textId="77777777" w:rsidR="00536752" w:rsidRDefault="00536752" w:rsidP="00111EF5">
      <w:pPr>
        <w:pStyle w:val="Paragraph"/>
      </w:pPr>
    </w:p>
    <w:p w14:paraId="108D88C2" w14:textId="716D33D3" w:rsidR="00111EF5" w:rsidRPr="00AD2257" w:rsidRDefault="00111EF5" w:rsidP="00111EF5">
      <w:pPr>
        <w:pStyle w:val="Paragraph"/>
      </w:pPr>
      <w:r w:rsidRPr="00AD2257">
        <w:t xml:space="preserve">This is all that is required for interoperability within a community. </w:t>
      </w:r>
      <w:r w:rsidR="00AD16E6">
        <w:t>Having a standard roles Concept Scheme</w:t>
      </w:r>
      <w:r w:rsidR="00951800">
        <w:t>, maintained by the SDMX SWG, allows the SDMX</w:t>
      </w:r>
      <w:r w:rsidR="004264AD" w:rsidRPr="00AD2257">
        <w:t xml:space="preserve"> community </w:t>
      </w:r>
      <w:r w:rsidR="00951800">
        <w:t xml:space="preserve">to </w:t>
      </w:r>
      <w:r w:rsidR="002B657E">
        <w:t xml:space="preserve">have a common understanding of the roles, while also being able to extend the roles in bilateral (or multilateral) agreements, by maintaining their own roles Concept Scheme. </w:t>
      </w:r>
      <w:r w:rsidRPr="00AD2257">
        <w:t>This will then ensure there is interoperability between systems that understand the use of these concepts.</w:t>
      </w:r>
    </w:p>
    <w:p w14:paraId="20C43B5E" w14:textId="77777777" w:rsidR="00300232" w:rsidRPr="00AD2257" w:rsidRDefault="00300232" w:rsidP="00111EF5">
      <w:pPr>
        <w:pStyle w:val="Paragraph"/>
      </w:pPr>
    </w:p>
    <w:p w14:paraId="2326442A" w14:textId="37EC04BD" w:rsidR="00300232" w:rsidRPr="00FD4515" w:rsidRDefault="00300232" w:rsidP="00111EF5">
      <w:pPr>
        <w:pStyle w:val="Paragraph"/>
        <w:rPr>
          <w:lang w:val="en-US"/>
        </w:rPr>
      </w:pPr>
      <w:r w:rsidRPr="00AD2257">
        <w:t xml:space="preserve">Note that each of the Components (Data Attribute, Measure, Dimension, Time Dimension) has a mandatory identity association (Concept Identity) and if this Concept also identifies the </w:t>
      </w:r>
      <w:proofErr w:type="gramStart"/>
      <w:r w:rsidRPr="00AD2257">
        <w:t>role</w:t>
      </w:r>
      <w:proofErr w:type="gramEnd"/>
      <w:r w:rsidRPr="00AD2257">
        <w:t xml:space="preserve"> then it </w:t>
      </w:r>
      <w:r w:rsidR="008114AE">
        <w:t>must be interpreted accordingly.</w:t>
      </w:r>
    </w:p>
    <w:p w14:paraId="0E11CFE2" w14:textId="51D00FF4" w:rsidR="004264AD" w:rsidRDefault="004264AD" w:rsidP="00111EF5">
      <w:pPr>
        <w:pStyle w:val="Paragraph"/>
      </w:pPr>
    </w:p>
    <w:p w14:paraId="3600D1B8" w14:textId="3469739F" w:rsidR="00EE29D5" w:rsidRPr="00AD2257" w:rsidRDefault="00EE29D5" w:rsidP="00111EF5">
      <w:pPr>
        <w:pStyle w:val="Paragraph"/>
      </w:pPr>
      <w:proofErr w:type="gramStart"/>
      <w:r w:rsidRPr="00AD2257">
        <w:t>In order for</w:t>
      </w:r>
      <w:proofErr w:type="gramEnd"/>
      <w:r w:rsidRPr="00AD2257">
        <w:t xml:space="preserve"> these roles to be extensible and also to enable user communities to maintain community-specific roles, the roles are maintained in a controlled vocabulary which is implemented in SDMX as Concepts in a Concept Scheme. The Component optionally references this Concept if it is required to declare the role explicitly. Note that a Component can play more than one role and therefore multiple </w:t>
      </w:r>
      <w:r w:rsidR="00593C29">
        <w:t>"</w:t>
      </w:r>
      <w:r w:rsidRPr="00AD2257">
        <w:t>role</w:t>
      </w:r>
      <w:r w:rsidR="00593C29">
        <w:t>"</w:t>
      </w:r>
      <w:r w:rsidRPr="00AD2257">
        <w:t xml:space="preserve"> concepts can be referenced.</w:t>
      </w:r>
    </w:p>
    <w:p w14:paraId="5C60D5A9" w14:textId="747E98B4" w:rsidR="00111EF5" w:rsidRDefault="004264AD" w:rsidP="004F524E">
      <w:pPr>
        <w:pStyle w:val="Heading2"/>
      </w:pPr>
      <w:bookmarkStart w:id="1666" w:name="_Ref60221002"/>
      <w:bookmarkStart w:id="1667" w:name="_Toc73460151"/>
      <w:bookmarkStart w:id="1668" w:name="_Toc178073128"/>
      <w:r w:rsidRPr="00AD2257">
        <w:t xml:space="preserve">SDMX </w:t>
      </w:r>
      <w:r w:rsidR="00EE29D5">
        <w:t>standard roles</w:t>
      </w:r>
      <w:r w:rsidRPr="00AD2257">
        <w:t xml:space="preserve"> Concept Scheme</w:t>
      </w:r>
      <w:bookmarkEnd w:id="1666"/>
      <w:bookmarkEnd w:id="1667"/>
      <w:bookmarkEnd w:id="1668"/>
    </w:p>
    <w:p w14:paraId="6AE0644D" w14:textId="47F50E3D" w:rsidR="00EE29D5" w:rsidRDefault="00EE29D5" w:rsidP="00EE29D5">
      <w:pPr>
        <w:pStyle w:val="Paragraph"/>
      </w:pPr>
      <w:r>
        <w:t xml:space="preserve">As of </w:t>
      </w:r>
      <w:r w:rsidR="00E52541">
        <w:t>SDMX 3.0</w:t>
      </w:r>
      <w:r>
        <w:t>, there is a predefined Concept Scheme, with a set of Concepts that are considered the standard roles for SDMX. Beyond that, a user is free to add other roles, using custom Concept Schemes. This predefined Concept Scheme is the result of the SWG guidelines for Concept Roles, plus that for Measure, and includes the following Concepts:</w:t>
      </w:r>
    </w:p>
    <w:p w14:paraId="3D74CF6A" w14:textId="77777777" w:rsidR="00EE29D5" w:rsidRDefault="00EE29D5" w:rsidP="00EE29D5">
      <w:pPr>
        <w:pStyle w:val="Paragraph"/>
      </w:pPr>
    </w:p>
    <w:tbl>
      <w:tblPr>
        <w:tblStyle w:val="TableGrid"/>
        <w:tblW w:w="5000" w:type="pct"/>
        <w:jc w:val="center"/>
        <w:tblLayout w:type="fixed"/>
        <w:tblCellMar>
          <w:top w:w="28" w:type="dxa"/>
          <w:left w:w="57" w:type="dxa"/>
          <w:bottom w:w="57" w:type="dxa"/>
          <w:right w:w="57" w:type="dxa"/>
        </w:tblCellMar>
        <w:tblLook w:val="04A0" w:firstRow="1" w:lastRow="0" w:firstColumn="1" w:lastColumn="0" w:noHBand="0" w:noVBand="1"/>
      </w:tblPr>
      <w:tblGrid>
        <w:gridCol w:w="1413"/>
        <w:gridCol w:w="1559"/>
        <w:gridCol w:w="5330"/>
      </w:tblGrid>
      <w:tr w:rsidR="00EE29D5" w:rsidRPr="00806115" w14:paraId="5314B126" w14:textId="77777777" w:rsidTr="00F44E3C">
        <w:trPr>
          <w:cantSplit/>
          <w:jc w:val="center"/>
        </w:trPr>
        <w:tc>
          <w:tcPr>
            <w:tcW w:w="1413" w:type="dxa"/>
            <w:shd w:val="clear" w:color="auto" w:fill="auto"/>
          </w:tcPr>
          <w:p w14:paraId="4545EFA6" w14:textId="77777777" w:rsidR="00EE29D5" w:rsidRPr="001B7A5F" w:rsidDel="007200BA" w:rsidRDefault="00EE29D5" w:rsidP="00F44E3C">
            <w:pPr>
              <w:rPr>
                <w:rStyle w:val="ArtefactClass"/>
              </w:rPr>
            </w:pPr>
            <w:r w:rsidRPr="001B7A5F">
              <w:rPr>
                <w:rStyle w:val="ArtefactClass"/>
              </w:rPr>
              <w:t>COMMENT</w:t>
            </w:r>
          </w:p>
        </w:tc>
        <w:tc>
          <w:tcPr>
            <w:tcW w:w="1559" w:type="dxa"/>
            <w:shd w:val="clear" w:color="auto" w:fill="auto"/>
          </w:tcPr>
          <w:p w14:paraId="27077A7D" w14:textId="77777777" w:rsidR="00EE29D5" w:rsidRPr="001B7A5F" w:rsidDel="007200BA" w:rsidRDefault="00EE29D5" w:rsidP="00F44E3C">
            <w:r w:rsidRPr="001B7A5F">
              <w:t>Comment</w:t>
            </w:r>
          </w:p>
        </w:tc>
        <w:tc>
          <w:tcPr>
            <w:tcW w:w="5330" w:type="dxa"/>
            <w:shd w:val="clear" w:color="auto" w:fill="auto"/>
          </w:tcPr>
          <w:p w14:paraId="64F2D650" w14:textId="77777777" w:rsidR="00EE29D5" w:rsidRPr="001B7A5F" w:rsidRDefault="00EE29D5" w:rsidP="00F44E3C">
            <w:r w:rsidRPr="001B7A5F">
              <w:t>Descriptive text which can be attached to data or metadata.</w:t>
            </w:r>
          </w:p>
        </w:tc>
      </w:tr>
      <w:tr w:rsidR="00EE29D5" w:rsidRPr="00806115" w14:paraId="3747FA66" w14:textId="77777777" w:rsidTr="00F44E3C">
        <w:trPr>
          <w:cantSplit/>
          <w:jc w:val="center"/>
        </w:trPr>
        <w:tc>
          <w:tcPr>
            <w:tcW w:w="1413" w:type="dxa"/>
            <w:shd w:val="clear" w:color="auto" w:fill="auto"/>
          </w:tcPr>
          <w:p w14:paraId="5BDCE2D5" w14:textId="77777777" w:rsidR="00EE29D5" w:rsidRPr="001B7A5F" w:rsidRDefault="00EE29D5" w:rsidP="00F44E3C">
            <w:pPr>
              <w:rPr>
                <w:rStyle w:val="ArtefactClass"/>
              </w:rPr>
            </w:pPr>
            <w:r w:rsidRPr="001B7A5F">
              <w:rPr>
                <w:rStyle w:val="ArtefactClass"/>
              </w:rPr>
              <w:t>ENTITY</w:t>
            </w:r>
          </w:p>
        </w:tc>
        <w:tc>
          <w:tcPr>
            <w:tcW w:w="1559" w:type="dxa"/>
            <w:shd w:val="clear" w:color="auto" w:fill="auto"/>
          </w:tcPr>
          <w:p w14:paraId="43F6F206" w14:textId="77777777" w:rsidR="00EE29D5" w:rsidRPr="001B7A5F" w:rsidRDefault="00EE29D5" w:rsidP="00F44E3C">
            <w:r w:rsidRPr="001B7A5F">
              <w:t>Entity</w:t>
            </w:r>
          </w:p>
        </w:tc>
        <w:tc>
          <w:tcPr>
            <w:tcW w:w="5330" w:type="dxa"/>
            <w:shd w:val="clear" w:color="auto" w:fill="auto"/>
          </w:tcPr>
          <w:p w14:paraId="73AFB88D" w14:textId="13210D07" w:rsidR="00EE29D5" w:rsidRPr="001B7A5F" w:rsidRDefault="00EE29D5" w:rsidP="00F44E3C">
            <w:r w:rsidRPr="001B7A5F">
              <w:t>Describes the subject of the data set (e.g.</w:t>
            </w:r>
            <w:r>
              <w:t>,</w:t>
            </w:r>
            <w:r w:rsidRPr="001B7A5F">
              <w:t xml:space="preserve"> a country).</w:t>
            </w:r>
          </w:p>
        </w:tc>
      </w:tr>
      <w:tr w:rsidR="00EE29D5" w:rsidRPr="00806115" w14:paraId="29BCBB7C" w14:textId="77777777" w:rsidTr="00F44E3C">
        <w:trPr>
          <w:cantSplit/>
          <w:jc w:val="center"/>
        </w:trPr>
        <w:tc>
          <w:tcPr>
            <w:tcW w:w="1413" w:type="dxa"/>
            <w:shd w:val="clear" w:color="auto" w:fill="auto"/>
          </w:tcPr>
          <w:p w14:paraId="5F5DFA96" w14:textId="77777777" w:rsidR="00EE29D5" w:rsidRPr="001B7A5F" w:rsidRDefault="00EE29D5" w:rsidP="00F44E3C">
            <w:pPr>
              <w:rPr>
                <w:rStyle w:val="ArtefactClass"/>
              </w:rPr>
            </w:pPr>
            <w:r w:rsidRPr="001B7A5F">
              <w:rPr>
                <w:rStyle w:val="ArtefactClass"/>
              </w:rPr>
              <w:t>FLAG</w:t>
            </w:r>
          </w:p>
        </w:tc>
        <w:tc>
          <w:tcPr>
            <w:tcW w:w="1559" w:type="dxa"/>
            <w:shd w:val="clear" w:color="auto" w:fill="auto"/>
          </w:tcPr>
          <w:p w14:paraId="33633D09" w14:textId="77777777" w:rsidR="00EE29D5" w:rsidRPr="001B7A5F" w:rsidRDefault="00EE29D5" w:rsidP="00F44E3C">
            <w:r w:rsidRPr="001B7A5F">
              <w:t>Flag</w:t>
            </w:r>
          </w:p>
        </w:tc>
        <w:tc>
          <w:tcPr>
            <w:tcW w:w="5330" w:type="dxa"/>
            <w:shd w:val="clear" w:color="auto" w:fill="auto"/>
          </w:tcPr>
          <w:p w14:paraId="0129555F" w14:textId="77777777" w:rsidR="00EE29D5" w:rsidRPr="001B7A5F" w:rsidRDefault="00EE29D5" w:rsidP="00F44E3C">
            <w:r w:rsidRPr="001B7A5F">
              <w:t>Coded attribute in a data set that represents qualitative information for the cell or partial key (e.g. series) value.</w:t>
            </w:r>
          </w:p>
        </w:tc>
      </w:tr>
      <w:tr w:rsidR="00EE29D5" w:rsidRPr="00806115" w14:paraId="329653A1" w14:textId="77777777" w:rsidTr="00F44E3C">
        <w:trPr>
          <w:cantSplit/>
          <w:jc w:val="center"/>
        </w:trPr>
        <w:tc>
          <w:tcPr>
            <w:tcW w:w="1413" w:type="dxa"/>
            <w:shd w:val="clear" w:color="auto" w:fill="auto"/>
          </w:tcPr>
          <w:p w14:paraId="487150B3" w14:textId="77777777" w:rsidR="00EE29D5" w:rsidRPr="001B7A5F" w:rsidRDefault="00EE29D5" w:rsidP="00F44E3C">
            <w:pPr>
              <w:rPr>
                <w:rStyle w:val="ArtefactClass"/>
              </w:rPr>
            </w:pPr>
            <w:r w:rsidRPr="001B7A5F">
              <w:rPr>
                <w:rStyle w:val="ArtefactClass"/>
              </w:rPr>
              <w:t>FREQ</w:t>
            </w:r>
          </w:p>
        </w:tc>
        <w:tc>
          <w:tcPr>
            <w:tcW w:w="1559" w:type="dxa"/>
            <w:shd w:val="clear" w:color="auto" w:fill="auto"/>
          </w:tcPr>
          <w:p w14:paraId="3E31C166" w14:textId="77777777" w:rsidR="00EE29D5" w:rsidRPr="001B7A5F" w:rsidRDefault="00EE29D5" w:rsidP="00F44E3C">
            <w:r w:rsidRPr="001B7A5F">
              <w:t>Frequency</w:t>
            </w:r>
          </w:p>
        </w:tc>
        <w:tc>
          <w:tcPr>
            <w:tcW w:w="5330" w:type="dxa"/>
            <w:shd w:val="clear" w:color="auto" w:fill="auto"/>
          </w:tcPr>
          <w:p w14:paraId="15D54A76" w14:textId="77777777" w:rsidR="00EE29D5" w:rsidRPr="001B7A5F" w:rsidRDefault="00EE29D5" w:rsidP="00F44E3C">
            <w:r w:rsidRPr="001B7A5F">
              <w:t>Time interval at which the source data are collected.</w:t>
            </w:r>
          </w:p>
        </w:tc>
      </w:tr>
      <w:tr w:rsidR="00EE29D5" w:rsidRPr="00806115" w14:paraId="21AD21D2" w14:textId="77777777" w:rsidTr="00F44E3C">
        <w:trPr>
          <w:cantSplit/>
          <w:jc w:val="center"/>
        </w:trPr>
        <w:tc>
          <w:tcPr>
            <w:tcW w:w="1413" w:type="dxa"/>
            <w:shd w:val="clear" w:color="auto" w:fill="auto"/>
          </w:tcPr>
          <w:p w14:paraId="4C131B42" w14:textId="77777777" w:rsidR="00EE29D5" w:rsidRPr="001B7A5F" w:rsidRDefault="00EE29D5" w:rsidP="00F44E3C">
            <w:pPr>
              <w:rPr>
                <w:rStyle w:val="ArtefactClass"/>
              </w:rPr>
            </w:pPr>
            <w:r w:rsidRPr="001B7A5F">
              <w:rPr>
                <w:rStyle w:val="ArtefactClass"/>
              </w:rPr>
              <w:t>GEO</w:t>
            </w:r>
          </w:p>
        </w:tc>
        <w:tc>
          <w:tcPr>
            <w:tcW w:w="1559" w:type="dxa"/>
            <w:shd w:val="clear" w:color="auto" w:fill="auto"/>
          </w:tcPr>
          <w:p w14:paraId="14098FAA" w14:textId="77777777" w:rsidR="00EE29D5" w:rsidRPr="001B7A5F" w:rsidRDefault="00EE29D5" w:rsidP="00F44E3C">
            <w:r w:rsidRPr="001B7A5F">
              <w:t>Geographical</w:t>
            </w:r>
          </w:p>
        </w:tc>
        <w:tc>
          <w:tcPr>
            <w:tcW w:w="5330" w:type="dxa"/>
            <w:shd w:val="clear" w:color="auto" w:fill="auto"/>
          </w:tcPr>
          <w:p w14:paraId="4DD93AAF" w14:textId="77777777" w:rsidR="00EE29D5" w:rsidRPr="001B7A5F" w:rsidRDefault="00EE29D5" w:rsidP="00F44E3C">
            <w:r w:rsidRPr="001B7A5F">
              <w:t>Geographic area to which the measured statistical phenomenon relates.</w:t>
            </w:r>
          </w:p>
        </w:tc>
      </w:tr>
      <w:tr w:rsidR="00EE29D5" w:rsidRPr="00806115" w14:paraId="5CD51E86" w14:textId="77777777" w:rsidTr="00F44E3C">
        <w:trPr>
          <w:cantSplit/>
          <w:jc w:val="center"/>
        </w:trPr>
        <w:tc>
          <w:tcPr>
            <w:tcW w:w="1413" w:type="dxa"/>
            <w:shd w:val="clear" w:color="auto" w:fill="auto"/>
          </w:tcPr>
          <w:p w14:paraId="09F72B64" w14:textId="77777777" w:rsidR="00EE29D5" w:rsidRPr="001B7A5F" w:rsidRDefault="00EE29D5" w:rsidP="00F44E3C">
            <w:pPr>
              <w:rPr>
                <w:rStyle w:val="ArtefactClass"/>
              </w:rPr>
            </w:pPr>
            <w:r w:rsidRPr="001B7A5F">
              <w:rPr>
                <w:rStyle w:val="ArtefactClass"/>
              </w:rPr>
              <w:t>OPERATION</w:t>
            </w:r>
          </w:p>
        </w:tc>
        <w:tc>
          <w:tcPr>
            <w:tcW w:w="1559" w:type="dxa"/>
            <w:shd w:val="clear" w:color="auto" w:fill="auto"/>
          </w:tcPr>
          <w:p w14:paraId="6A485459" w14:textId="77777777" w:rsidR="00EE29D5" w:rsidRPr="001B7A5F" w:rsidRDefault="00EE29D5" w:rsidP="00F44E3C">
            <w:r w:rsidRPr="001B7A5F">
              <w:t>Statistical operation</w:t>
            </w:r>
          </w:p>
        </w:tc>
        <w:tc>
          <w:tcPr>
            <w:tcW w:w="5330" w:type="dxa"/>
            <w:shd w:val="clear" w:color="auto" w:fill="auto"/>
          </w:tcPr>
          <w:p w14:paraId="73D8BCEF" w14:textId="77777777" w:rsidR="00EE29D5" w:rsidRPr="001B7A5F" w:rsidRDefault="00EE29D5" w:rsidP="00F44E3C">
            <w:r w:rsidRPr="001B7A5F">
              <w:t>Signifies statistical operations have been done on the observations.</w:t>
            </w:r>
          </w:p>
        </w:tc>
      </w:tr>
      <w:tr w:rsidR="00EE29D5" w:rsidRPr="00806115" w14:paraId="7D41B5CF" w14:textId="77777777" w:rsidTr="00F44E3C">
        <w:trPr>
          <w:cantSplit/>
          <w:jc w:val="center"/>
        </w:trPr>
        <w:tc>
          <w:tcPr>
            <w:tcW w:w="1413" w:type="dxa"/>
            <w:shd w:val="clear" w:color="auto" w:fill="auto"/>
          </w:tcPr>
          <w:p w14:paraId="7700E4B3" w14:textId="77777777" w:rsidR="00EE29D5" w:rsidRPr="001B7A5F" w:rsidRDefault="00EE29D5" w:rsidP="00F44E3C">
            <w:pPr>
              <w:rPr>
                <w:rStyle w:val="ArtefactClass"/>
              </w:rPr>
            </w:pPr>
            <w:r w:rsidRPr="001B7A5F">
              <w:rPr>
                <w:rStyle w:val="ArtefactClass"/>
              </w:rPr>
              <w:t>VARIABLE</w:t>
            </w:r>
          </w:p>
        </w:tc>
        <w:tc>
          <w:tcPr>
            <w:tcW w:w="1559" w:type="dxa"/>
            <w:shd w:val="clear" w:color="auto" w:fill="auto"/>
          </w:tcPr>
          <w:p w14:paraId="7852A80D" w14:textId="77777777" w:rsidR="00EE29D5" w:rsidRPr="001B7A5F" w:rsidRDefault="00EE29D5" w:rsidP="00F44E3C">
            <w:r w:rsidRPr="001B7A5F">
              <w:t>Variable</w:t>
            </w:r>
          </w:p>
        </w:tc>
        <w:tc>
          <w:tcPr>
            <w:tcW w:w="5330" w:type="dxa"/>
            <w:shd w:val="clear" w:color="auto" w:fill="auto"/>
          </w:tcPr>
          <w:p w14:paraId="1605F2D6" w14:textId="77777777" w:rsidR="00EE29D5" w:rsidRPr="001B7A5F" w:rsidRDefault="00EE29D5" w:rsidP="00F44E3C">
            <w:r w:rsidRPr="001B7A5F">
              <w:t>Characteristic of a unit being observed that may assume more than one of a set of values to which a numerical measure or a category from a classification can be assigned.</w:t>
            </w:r>
          </w:p>
        </w:tc>
      </w:tr>
      <w:tr w:rsidR="00EE29D5" w:rsidRPr="00806115" w14:paraId="374ABFAC" w14:textId="77777777" w:rsidTr="00F44E3C">
        <w:trPr>
          <w:cantSplit/>
          <w:jc w:val="center"/>
        </w:trPr>
        <w:tc>
          <w:tcPr>
            <w:tcW w:w="1413" w:type="dxa"/>
            <w:shd w:val="clear" w:color="auto" w:fill="auto"/>
          </w:tcPr>
          <w:p w14:paraId="5CE8BDA2" w14:textId="77777777" w:rsidR="00EE29D5" w:rsidRPr="001B7A5F" w:rsidRDefault="00EE29D5" w:rsidP="00F44E3C">
            <w:pPr>
              <w:rPr>
                <w:rStyle w:val="ArtefactClass"/>
              </w:rPr>
            </w:pPr>
            <w:r w:rsidRPr="001B7A5F">
              <w:rPr>
                <w:rStyle w:val="ArtefactClass"/>
              </w:rPr>
              <w:t>MEASURE</w:t>
            </w:r>
          </w:p>
        </w:tc>
        <w:tc>
          <w:tcPr>
            <w:tcW w:w="1559" w:type="dxa"/>
            <w:shd w:val="clear" w:color="auto" w:fill="auto"/>
          </w:tcPr>
          <w:p w14:paraId="67BFDE5E" w14:textId="77777777" w:rsidR="00EE29D5" w:rsidRPr="001B7A5F" w:rsidRDefault="00EE29D5" w:rsidP="00F44E3C">
            <w:r w:rsidRPr="001B7A5F">
              <w:t>Measure</w:t>
            </w:r>
          </w:p>
        </w:tc>
        <w:tc>
          <w:tcPr>
            <w:tcW w:w="5330" w:type="dxa"/>
            <w:shd w:val="clear" w:color="auto" w:fill="auto"/>
          </w:tcPr>
          <w:p w14:paraId="46C2B947" w14:textId="77777777" w:rsidR="00EE29D5" w:rsidRPr="001B7A5F" w:rsidRDefault="00EE29D5" w:rsidP="00F44E3C">
            <w:r w:rsidRPr="001B7A5F">
              <w:t>Used for emulat</w:t>
            </w:r>
            <w:r>
              <w:t>ing</w:t>
            </w:r>
            <w:r w:rsidRPr="001B7A5F">
              <w:t xml:space="preserve"> the </w:t>
            </w:r>
            <w:r>
              <w:t xml:space="preserve">functionality of the </w:t>
            </w:r>
            <w:r w:rsidRPr="001B7A5F">
              <w:t xml:space="preserve">deprecated </w:t>
            </w:r>
            <w:proofErr w:type="spellStart"/>
            <w:r w:rsidRPr="001B7A5F">
              <w:t>MeasureDimension</w:t>
            </w:r>
            <w:proofErr w:type="spellEnd"/>
            <w:r w:rsidRPr="001B7A5F">
              <w:t>.</w:t>
            </w:r>
          </w:p>
        </w:tc>
      </w:tr>
      <w:tr w:rsidR="005D6E36" w:rsidRPr="00806115" w14:paraId="7D29DBE9" w14:textId="77777777" w:rsidTr="00F44E3C">
        <w:trPr>
          <w:cantSplit/>
          <w:jc w:val="center"/>
        </w:trPr>
        <w:tc>
          <w:tcPr>
            <w:tcW w:w="1413" w:type="dxa"/>
            <w:shd w:val="clear" w:color="auto" w:fill="auto"/>
          </w:tcPr>
          <w:p w14:paraId="427CE452" w14:textId="7EBD8B71" w:rsidR="005D6E36" w:rsidRPr="001B7A5F" w:rsidRDefault="005D6E36" w:rsidP="00F44E3C">
            <w:pPr>
              <w:rPr>
                <w:rStyle w:val="ArtefactClass"/>
              </w:rPr>
            </w:pPr>
            <w:r>
              <w:rPr>
                <w:rStyle w:val="ArtefactClass"/>
              </w:rPr>
              <w:lastRenderedPageBreak/>
              <w:t>GEO_FEATURE_SET</w:t>
            </w:r>
          </w:p>
        </w:tc>
        <w:tc>
          <w:tcPr>
            <w:tcW w:w="1559" w:type="dxa"/>
            <w:shd w:val="clear" w:color="auto" w:fill="auto"/>
          </w:tcPr>
          <w:p w14:paraId="4C4FFF6C" w14:textId="51D83DBE" w:rsidR="005D6E36" w:rsidRPr="001B7A5F" w:rsidRDefault="005D6E36" w:rsidP="00F44E3C">
            <w:r>
              <w:t>Geographical Feature Set</w:t>
            </w:r>
          </w:p>
        </w:tc>
        <w:tc>
          <w:tcPr>
            <w:tcW w:w="5330" w:type="dxa"/>
            <w:shd w:val="clear" w:color="auto" w:fill="auto"/>
          </w:tcPr>
          <w:p w14:paraId="34069FB6" w14:textId="5E0D1630" w:rsidR="00CD7613" w:rsidRPr="001B7A5F" w:rsidRDefault="004305EF" w:rsidP="00F44E3C">
            <w:r w:rsidRPr="004305EF">
              <w:t>Georeferencing information to describe the location or the shape of a statistical unit, recognizable object or geographical area</w:t>
            </w:r>
            <w:r>
              <w:t>.</w:t>
            </w:r>
          </w:p>
        </w:tc>
      </w:tr>
      <w:tr w:rsidR="00CD7613" w:rsidRPr="00806115" w14:paraId="4F42C1FB" w14:textId="77777777" w:rsidTr="00F44E3C">
        <w:trPr>
          <w:cantSplit/>
          <w:jc w:val="center"/>
        </w:trPr>
        <w:tc>
          <w:tcPr>
            <w:tcW w:w="1413" w:type="dxa"/>
            <w:shd w:val="clear" w:color="auto" w:fill="auto"/>
          </w:tcPr>
          <w:p w14:paraId="654FE143" w14:textId="703C2DB1" w:rsidR="00CD7613" w:rsidRDefault="00CD7613" w:rsidP="00F44E3C">
            <w:pPr>
              <w:rPr>
                <w:rStyle w:val="ArtefactClass"/>
              </w:rPr>
            </w:pPr>
            <w:r>
              <w:rPr>
                <w:rStyle w:val="ArtefactClass"/>
              </w:rPr>
              <w:t>PRIMARY</w:t>
            </w:r>
          </w:p>
        </w:tc>
        <w:tc>
          <w:tcPr>
            <w:tcW w:w="1559" w:type="dxa"/>
            <w:shd w:val="clear" w:color="auto" w:fill="auto"/>
          </w:tcPr>
          <w:p w14:paraId="4481AEE4" w14:textId="127E176B" w:rsidR="00CD7613" w:rsidRDefault="00CD7613" w:rsidP="00F44E3C">
            <w:r>
              <w:t>Primary Measure</w:t>
            </w:r>
          </w:p>
        </w:tc>
        <w:tc>
          <w:tcPr>
            <w:tcW w:w="5330" w:type="dxa"/>
            <w:shd w:val="clear" w:color="auto" w:fill="auto"/>
          </w:tcPr>
          <w:p w14:paraId="3E1F3BB7" w14:textId="687335D5" w:rsidR="00CD7613" w:rsidRPr="004305EF" w:rsidRDefault="00CD7613" w:rsidP="00F44E3C">
            <w:r>
              <w:t>Used for backwards compatibility with SDMX 2.1 and back, or when the “Primary Measure” concept is needed.</w:t>
            </w:r>
          </w:p>
        </w:tc>
      </w:tr>
    </w:tbl>
    <w:p w14:paraId="1EFA38B1" w14:textId="3ABF64C2" w:rsidR="009F24F7" w:rsidRPr="00AD2257" w:rsidRDefault="009F24F7" w:rsidP="009F24F7">
      <w:pPr>
        <w:pStyle w:val="Paragraph"/>
      </w:pPr>
    </w:p>
    <w:p w14:paraId="005D9DEB" w14:textId="5F441104" w:rsidR="009F24F7" w:rsidRPr="00AD2257" w:rsidRDefault="009F24F7" w:rsidP="00A6281D">
      <w:pPr>
        <w:pStyle w:val="Heading1"/>
      </w:pPr>
      <w:bookmarkStart w:id="1669" w:name="_Ref68182154"/>
      <w:bookmarkStart w:id="1670" w:name="_Ref68182158"/>
      <w:bookmarkStart w:id="1671" w:name="_Toc73460152"/>
      <w:bookmarkStart w:id="1672" w:name="_Toc178073129"/>
      <w:r w:rsidRPr="00AD2257">
        <w:lastRenderedPageBreak/>
        <w:t>Constraints</w:t>
      </w:r>
      <w:bookmarkEnd w:id="1669"/>
      <w:bookmarkEnd w:id="1670"/>
      <w:bookmarkEnd w:id="1671"/>
      <w:bookmarkEnd w:id="1672"/>
    </w:p>
    <w:p w14:paraId="227FFC04" w14:textId="77777777" w:rsidR="009F24F7" w:rsidRPr="00AD2257" w:rsidRDefault="009F24F7" w:rsidP="004F524E">
      <w:pPr>
        <w:pStyle w:val="Heading2"/>
      </w:pPr>
      <w:bookmarkStart w:id="1673" w:name="_Toc73460153"/>
      <w:bookmarkStart w:id="1674" w:name="_Toc178073130"/>
      <w:r w:rsidRPr="00AD2257">
        <w:t>Introduction</w:t>
      </w:r>
      <w:bookmarkEnd w:id="1673"/>
      <w:bookmarkEnd w:id="1674"/>
    </w:p>
    <w:p w14:paraId="625F94A2" w14:textId="2B708F61" w:rsidR="002D39F2" w:rsidRDefault="00D4538C" w:rsidP="009F24F7">
      <w:pPr>
        <w:pStyle w:val="Paragraph"/>
        <w:rPr>
          <w:ins w:id="1675" w:author="Matthew Nelson" w:date="2024-09-19T21:25:00Z"/>
        </w:rPr>
      </w:pPr>
      <w:ins w:id="1676" w:author="Matthew Nelson" w:date="2024-09-19T20:13:00Z">
        <w:r>
          <w:t>Constraint</w:t>
        </w:r>
      </w:ins>
      <w:ins w:id="1677" w:author="Matthew Nelson" w:date="2024-09-19T20:15:00Z">
        <w:r>
          <w:t>s</w:t>
        </w:r>
      </w:ins>
      <w:ins w:id="1678" w:author="Matthew Nelson" w:date="2024-09-19T20:13:00Z">
        <w:r>
          <w:t xml:space="preserve"> </w:t>
        </w:r>
      </w:ins>
      <w:ins w:id="1679" w:author="Matthew Nelson" w:date="2024-09-19T20:15:00Z">
        <w:r>
          <w:t>are</w:t>
        </w:r>
      </w:ins>
      <w:ins w:id="1680" w:author="Matthew Nelson" w:date="2024-09-19T20:13:00Z">
        <w:r>
          <w:t xml:space="preserve"> </w:t>
        </w:r>
      </w:ins>
      <w:ins w:id="1681" w:author="Matthew Nelson" w:date="2024-09-19T21:23:00Z">
        <w:r w:rsidR="002D39F2" w:rsidRPr="00AD2257">
          <w:t>Maintainable Artefact</w:t>
        </w:r>
        <w:r w:rsidR="002D39F2">
          <w:t>s</w:t>
        </w:r>
      </w:ins>
      <w:ins w:id="1682" w:author="Matthew Nelson" w:date="2024-09-19T21:24:00Z">
        <w:r w:rsidR="002D39F2">
          <w:t xml:space="preserve"> that are </w:t>
        </w:r>
      </w:ins>
      <w:ins w:id="1683" w:author="Matthew Nelson" w:date="2024-09-19T20:13:00Z">
        <w:r>
          <w:t xml:space="preserve">used to </w:t>
        </w:r>
      </w:ins>
      <w:ins w:id="1684" w:author="Matthew Nelson" w:date="2024-09-19T20:14:00Z">
        <w:r>
          <w:t xml:space="preserve">add </w:t>
        </w:r>
      </w:ins>
      <w:ins w:id="1685" w:author="Matthew Nelson" w:date="2024-09-19T20:13:00Z">
        <w:r>
          <w:t>restrict</w:t>
        </w:r>
      </w:ins>
      <w:ins w:id="1686" w:author="Matthew Nelson" w:date="2024-09-19T20:14:00Z">
        <w:r>
          <w:t>ions</w:t>
        </w:r>
      </w:ins>
      <w:ins w:id="1687" w:author="Matthew Nelson" w:date="2024-09-19T20:13:00Z">
        <w:r>
          <w:t xml:space="preserve"> </w:t>
        </w:r>
      </w:ins>
      <w:ins w:id="1688" w:author="Matthew Nelson" w:date="2024-09-19T20:14:00Z">
        <w:r>
          <w:t xml:space="preserve">to </w:t>
        </w:r>
      </w:ins>
      <w:ins w:id="1689" w:author="Matthew Nelson" w:date="2024-09-19T21:24:00Z">
        <w:r w:rsidR="002D39F2">
          <w:t xml:space="preserve">the </w:t>
        </w:r>
      </w:ins>
      <w:ins w:id="1690" w:author="Matthew Nelson" w:date="2024-09-19T20:13:00Z">
        <w:r>
          <w:t xml:space="preserve">content </w:t>
        </w:r>
      </w:ins>
      <w:ins w:id="1691" w:author="Matthew Nelson" w:date="2024-09-19T21:24:00Z">
        <w:r w:rsidR="002D39F2">
          <w:t>of</w:t>
        </w:r>
      </w:ins>
      <w:ins w:id="1692" w:author="Matthew Nelson" w:date="2024-09-19T20:14:00Z">
        <w:r>
          <w:t xml:space="preserve"> a data</w:t>
        </w:r>
      </w:ins>
      <w:ins w:id="1693" w:author="Matthew Nelson" w:date="2024-09-19T21:25:00Z">
        <w:r w:rsidR="002D39F2">
          <w:t xml:space="preserve"> </w:t>
        </w:r>
      </w:ins>
      <w:ins w:id="1694" w:author="Matthew Nelson" w:date="2024-09-19T20:14:00Z">
        <w:r>
          <w:t xml:space="preserve">set </w:t>
        </w:r>
      </w:ins>
      <w:ins w:id="1695" w:author="Matthew Nelson" w:date="2024-09-19T21:25:00Z">
        <w:r w:rsidR="002D39F2">
          <w:t>and</w:t>
        </w:r>
      </w:ins>
      <w:ins w:id="1696" w:author="Matthew Nelson" w:date="2024-09-19T20:14:00Z">
        <w:r>
          <w:t xml:space="preserve"> metadata set</w:t>
        </w:r>
      </w:ins>
      <w:ins w:id="1697" w:author="Matthew Nelson" w:date="2024-09-19T21:24:00Z">
        <w:r w:rsidR="002D39F2">
          <w:t>, over and above those defined by the cor</w:t>
        </w:r>
      </w:ins>
      <w:ins w:id="1698" w:author="Matthew Nelson" w:date="2024-09-19T21:25:00Z">
        <w:r w:rsidR="002D39F2">
          <w:t>responding DSD and MSD</w:t>
        </w:r>
      </w:ins>
      <w:ins w:id="1699" w:author="Matthew Nelson" w:date="2024-09-19T20:14:00Z">
        <w:r>
          <w:t xml:space="preserve">. </w:t>
        </w:r>
      </w:ins>
    </w:p>
    <w:p w14:paraId="44170EBD" w14:textId="77777777" w:rsidR="002D39F2" w:rsidRDefault="002D39F2" w:rsidP="009F24F7">
      <w:pPr>
        <w:pStyle w:val="Paragraph"/>
        <w:rPr>
          <w:ins w:id="1700" w:author="Matthew Nelson" w:date="2024-09-19T22:28:00Z"/>
        </w:rPr>
      </w:pPr>
    </w:p>
    <w:p w14:paraId="26CEC764" w14:textId="74C837DA" w:rsidR="004E761E" w:rsidRDefault="004E761E" w:rsidP="009F24F7">
      <w:pPr>
        <w:pStyle w:val="Paragraph"/>
        <w:rPr>
          <w:ins w:id="1701" w:author="Matthew Nelson" w:date="2024-09-19T22:28:00Z"/>
        </w:rPr>
      </w:pPr>
      <w:ins w:id="1702" w:author="Matthew Nelson" w:date="2024-09-19T22:28:00Z">
        <w:r>
          <w:t xml:space="preserve">Constraints directly influence what is deemed valid in a dataset and </w:t>
        </w:r>
        <w:proofErr w:type="spellStart"/>
        <w:r>
          <w:t>metad</w:t>
        </w:r>
      </w:ins>
      <w:ins w:id="1703" w:author="Matthew Nelson" w:date="2024-09-19T22:29:00Z">
        <w:r>
          <w:t>ataset</w:t>
        </w:r>
        <w:proofErr w:type="spellEnd"/>
        <w:r>
          <w:t xml:space="preserve">, and as such applying Constraints to a Constrainable structure will influence the generated schemas which are used to validate the dataset / </w:t>
        </w:r>
        <w:proofErr w:type="spellStart"/>
        <w:r>
          <w:t>metadataset</w:t>
        </w:r>
        <w:proofErr w:type="spellEnd"/>
        <w:r>
          <w:t>.</w:t>
        </w:r>
      </w:ins>
    </w:p>
    <w:p w14:paraId="281106AF" w14:textId="77777777" w:rsidR="004E761E" w:rsidRDefault="004E761E" w:rsidP="009F24F7">
      <w:pPr>
        <w:pStyle w:val="Paragraph"/>
        <w:rPr>
          <w:ins w:id="1704" w:author="Matthew Nelson" w:date="2024-09-19T21:25:00Z"/>
        </w:rPr>
      </w:pPr>
    </w:p>
    <w:p w14:paraId="1735DD81" w14:textId="3BD3B6C2" w:rsidR="00456658" w:rsidRDefault="00D4538C" w:rsidP="009F24F7">
      <w:pPr>
        <w:pStyle w:val="Paragraph"/>
        <w:rPr>
          <w:ins w:id="1705" w:author="Matthew Nelson" w:date="2024-09-19T20:15:00Z"/>
        </w:rPr>
      </w:pPr>
      <w:ins w:id="1706" w:author="Matthew Nelson" w:date="2024-09-19T20:15:00Z">
        <w:r>
          <w:t>The are two types of Constraint to serve two different use cases:</w:t>
        </w:r>
      </w:ins>
    </w:p>
    <w:p w14:paraId="2F9E8DCC" w14:textId="6929D713" w:rsidR="00D4538C" w:rsidRDefault="00D4538C">
      <w:pPr>
        <w:pStyle w:val="Paragraph"/>
        <w:numPr>
          <w:ilvl w:val="0"/>
          <w:numId w:val="57"/>
        </w:numPr>
        <w:rPr>
          <w:ins w:id="1707" w:author="Matthew Nelson" w:date="2024-09-19T20:13:00Z"/>
        </w:rPr>
        <w:pPrChange w:id="1708" w:author="Matthew Nelson" w:date="2024-09-19T20:15:00Z">
          <w:pPr>
            <w:pStyle w:val="Paragraph"/>
          </w:pPr>
        </w:pPrChange>
      </w:pPr>
      <w:ins w:id="1709" w:author="Matthew Nelson" w:date="2024-09-19T20:16:00Z">
        <w:r>
          <w:t xml:space="preserve">Dimension Constraint – to </w:t>
        </w:r>
      </w:ins>
      <w:ins w:id="1710" w:author="Matthew Nelson" w:date="2024-09-19T20:17:00Z">
        <w:r>
          <w:t>explicitly list the Dimensions that can be reported in a dataset</w:t>
        </w:r>
      </w:ins>
    </w:p>
    <w:p w14:paraId="4A7C515F" w14:textId="22378288" w:rsidR="00E24FFF" w:rsidRDefault="00E24FFF">
      <w:pPr>
        <w:pStyle w:val="Paragraph"/>
        <w:numPr>
          <w:ilvl w:val="0"/>
          <w:numId w:val="57"/>
        </w:numPr>
        <w:rPr>
          <w:ins w:id="1711" w:author="Matthew Nelson" w:date="2024-09-19T20:25:00Z"/>
        </w:rPr>
        <w:pPrChange w:id="1712" w:author="Matthew Nelson" w:date="2024-09-19T21:25:00Z">
          <w:pPr>
            <w:pStyle w:val="bulleted"/>
            <w:numPr>
              <w:numId w:val="0"/>
            </w:numPr>
            <w:ind w:left="144" w:firstLine="0"/>
          </w:pPr>
        </w:pPrChange>
      </w:pPr>
      <w:ins w:id="1713" w:author="Matthew Nelson" w:date="2024-09-19T20:25:00Z">
        <w:r>
          <w:t>Data Constraint – to restrict reported values in a dataset or metadata set</w:t>
        </w:r>
      </w:ins>
    </w:p>
    <w:p w14:paraId="1E4A7CE9" w14:textId="1705DA05" w:rsidR="00E24FFF" w:rsidRDefault="003D350C" w:rsidP="00E24FFF">
      <w:pPr>
        <w:pStyle w:val="Heading2"/>
        <w:rPr>
          <w:ins w:id="1714" w:author="Matthew Nelson" w:date="2024-09-19T20:25:00Z"/>
        </w:rPr>
      </w:pPr>
      <w:ins w:id="1715" w:author="Matthew Nelson" w:date="2024-09-19T22:06:00Z">
        <w:r>
          <w:t xml:space="preserve"> </w:t>
        </w:r>
      </w:ins>
      <w:bookmarkStart w:id="1716" w:name="_Toc178073131"/>
      <w:ins w:id="1717" w:author="Matthew Nelson" w:date="2024-09-19T20:25:00Z">
        <w:r w:rsidR="00E24FFF">
          <w:t>Dimension Constraint</w:t>
        </w:r>
        <w:bookmarkEnd w:id="1716"/>
      </w:ins>
    </w:p>
    <w:p w14:paraId="5FB0E302" w14:textId="570AA65F" w:rsidR="003D350C" w:rsidRDefault="00E24FFF" w:rsidP="00E24FFF">
      <w:pPr>
        <w:pStyle w:val="Paragraph"/>
        <w:rPr>
          <w:ins w:id="1718" w:author="Matthew Nelson" w:date="2024-09-19T21:59:00Z"/>
        </w:rPr>
      </w:pPr>
      <w:ins w:id="1719" w:author="Matthew Nelson" w:date="2024-09-19T20:25:00Z">
        <w:r>
          <w:t>A Dimension Constraint can only be referenced by a Dataflow; its purpose is to explicitly list the Dimensions from the corresponding DSD that are being used by the Dataflow.  Dimension Constraints were introduced in SDMX 3.1.0 and are not required for most Dataflows wh</w:t>
        </w:r>
      </w:ins>
      <w:ins w:id="1720" w:author="Matthew Nelson" w:date="2024-09-19T21:59:00Z">
        <w:r w:rsidR="00995159">
          <w:t>ere the data</w:t>
        </w:r>
      </w:ins>
      <w:ins w:id="1721" w:author="Matthew Nelson" w:date="2024-09-19T22:00:00Z">
        <w:r w:rsidR="00995159">
          <w:t>set</w:t>
        </w:r>
      </w:ins>
      <w:ins w:id="1722" w:author="Matthew Nelson" w:date="2024-09-19T21:59:00Z">
        <w:r w:rsidR="00995159">
          <w:t xml:space="preserve"> </w:t>
        </w:r>
      </w:ins>
      <w:ins w:id="1723" w:author="Matthew Nelson" w:date="2024-09-19T22:00:00Z">
        <w:r w:rsidR="00995159">
          <w:t xml:space="preserve">must always contain the full </w:t>
        </w:r>
      </w:ins>
      <w:ins w:id="1724" w:author="Matthew Nelson" w:date="2024-09-19T22:01:00Z">
        <w:r w:rsidR="00995159">
          <w:t>complement</w:t>
        </w:r>
      </w:ins>
      <w:ins w:id="1725" w:author="Matthew Nelson" w:date="2024-09-19T22:00:00Z">
        <w:r w:rsidR="00995159">
          <w:t xml:space="preserve"> of Dimensions as defined by the corresponding DSD</w:t>
        </w:r>
      </w:ins>
      <w:ins w:id="1726" w:author="Matthew Nelson" w:date="2024-09-19T22:01:00Z">
        <w:r w:rsidR="00995159">
          <w:t>.</w:t>
        </w:r>
      </w:ins>
      <w:ins w:id="1727" w:author="Matthew Nelson" w:date="2024-09-19T20:25:00Z">
        <w:r>
          <w:t xml:space="preserve"> However, for some data collections, which span long periods and for </w:t>
        </w:r>
      </w:ins>
      <w:ins w:id="1728" w:author="Matthew Nelson" w:date="2024-09-19T22:03:00Z">
        <w:r w:rsidR="003D350C">
          <w:t>which</w:t>
        </w:r>
      </w:ins>
      <w:ins w:id="1729" w:author="Matthew Nelson" w:date="2024-09-19T20:25:00Z">
        <w:r>
          <w:t xml:space="preserve"> the DSD </w:t>
        </w:r>
      </w:ins>
      <w:ins w:id="1730" w:author="Matthew Nelson" w:date="2024-09-24T13:08:00Z" w16du:dateUtc="2024-09-24T12:08:00Z">
        <w:r w:rsidR="004D6CCD">
          <w:t>is subject to</w:t>
        </w:r>
      </w:ins>
      <w:ins w:id="1731" w:author="Matthew Nelson" w:date="2024-09-19T20:25:00Z">
        <w:r>
          <w:t xml:space="preserve"> </w:t>
        </w:r>
      </w:ins>
      <w:ins w:id="1732" w:author="Matthew Nelson" w:date="2024-09-24T13:08:00Z" w16du:dateUtc="2024-09-24T12:08:00Z">
        <w:r w:rsidR="004D6CCD">
          <w:t>increasing</w:t>
        </w:r>
      </w:ins>
      <w:ins w:id="1733" w:author="Matthew Nelson" w:date="2024-09-19T22:03:00Z">
        <w:r w:rsidR="003D350C">
          <w:t xml:space="preserve"> its Dimensionality</w:t>
        </w:r>
      </w:ins>
      <w:ins w:id="1734" w:author="Matthew Nelson" w:date="2024-09-19T20:25:00Z">
        <w:r>
          <w:t xml:space="preserve"> over time, it is necessary to fix the Dimensions of Dataflow</w:t>
        </w:r>
      </w:ins>
      <w:ins w:id="1735" w:author="Matthew Nelson" w:date="2024-09-24T13:09:00Z" w16du:dateUtc="2024-09-24T12:09:00Z">
        <w:r w:rsidR="004D6CCD">
          <w:t xml:space="preserve">.  A Dataflow </w:t>
        </w:r>
      </w:ins>
      <w:ins w:id="1736" w:author="Matthew Nelson" w:date="2024-09-24T13:10:00Z" w16du:dateUtc="2024-09-24T12:10:00Z">
        <w:r w:rsidR="004D6CCD">
          <w:t xml:space="preserve">can use a </w:t>
        </w:r>
        <w:r w:rsidR="004D6CCD">
          <w:t xml:space="preserve">Dimension Constraint </w:t>
        </w:r>
      </w:ins>
      <w:ins w:id="1737" w:author="Matthew Nelson" w:date="2024-09-24T13:09:00Z" w16du:dateUtc="2024-09-24T12:09:00Z">
        <w:r w:rsidR="004D6CCD">
          <w:t>to fix its Dimensions, allow</w:t>
        </w:r>
      </w:ins>
      <w:ins w:id="1738" w:author="Matthew Nelson" w:date="2024-09-24T13:10:00Z" w16du:dateUtc="2024-09-24T12:10:00Z">
        <w:r w:rsidR="004D6CCD">
          <w:t>ing</w:t>
        </w:r>
      </w:ins>
      <w:ins w:id="1739" w:author="Matthew Nelson" w:date="2024-09-19T22:05:00Z">
        <w:r w:rsidR="003D350C">
          <w:t xml:space="preserve"> the DSD to evolve without impacting on-going data collections or previously collected data.</w:t>
        </w:r>
      </w:ins>
    </w:p>
    <w:p w14:paraId="55ECF9F1" w14:textId="4586265E" w:rsidR="00E53387" w:rsidRDefault="00E24FFF">
      <w:pPr>
        <w:pStyle w:val="Heading3"/>
        <w:rPr>
          <w:ins w:id="1740" w:author="Matthew Nelson" w:date="2024-09-19T22:20:00Z"/>
        </w:rPr>
        <w:pPrChange w:id="1741" w:author="Matthew Nelson" w:date="2024-09-19T22:20:00Z">
          <w:pPr>
            <w:pStyle w:val="Paragraph"/>
          </w:pPr>
        </w:pPrChange>
      </w:pPr>
      <w:ins w:id="1742" w:author="Matthew Nelson" w:date="2024-09-19T20:25:00Z">
        <w:r>
          <w:t xml:space="preserve">  </w:t>
        </w:r>
      </w:ins>
      <w:bookmarkStart w:id="1743" w:name="_Toc178073132"/>
      <w:ins w:id="1744" w:author="Matthew Nelson" w:date="2024-09-19T22:05:00Z">
        <w:r w:rsidR="003D350C" w:rsidRPr="00AD2257">
          <w:t xml:space="preserve">Rules for a </w:t>
        </w:r>
      </w:ins>
      <w:ins w:id="1745" w:author="Matthew Nelson" w:date="2024-09-19T22:06:00Z">
        <w:r w:rsidR="003D350C">
          <w:t>Dimension</w:t>
        </w:r>
      </w:ins>
      <w:ins w:id="1746" w:author="Matthew Nelson" w:date="2024-09-19T22:05:00Z">
        <w:r w:rsidR="003D350C">
          <w:t xml:space="preserve"> </w:t>
        </w:r>
        <w:r w:rsidR="003D350C" w:rsidRPr="00AD2257">
          <w:t>Constraint</w:t>
        </w:r>
      </w:ins>
      <w:bookmarkEnd w:id="1743"/>
    </w:p>
    <w:p w14:paraId="620AEFFC" w14:textId="6F07C810" w:rsidR="00E53387" w:rsidRDefault="003D350C" w:rsidP="00E24FFF">
      <w:pPr>
        <w:pStyle w:val="Paragraph"/>
        <w:rPr>
          <w:ins w:id="1747" w:author="Matthew Nelson" w:date="2024-09-19T22:22:00Z"/>
        </w:rPr>
      </w:pPr>
      <w:ins w:id="1748" w:author="Matthew Nelson" w:date="2024-09-19T22:09:00Z">
        <w:r>
          <w:t xml:space="preserve">A Dataflow which references a Dimension Constraint only </w:t>
        </w:r>
      </w:ins>
      <w:ins w:id="1749" w:author="Matthew Nelson" w:date="2024-09-24T13:10:00Z" w16du:dateUtc="2024-09-24T12:10:00Z">
        <w:r w:rsidR="004D6CCD">
          <w:t>includes</w:t>
        </w:r>
      </w:ins>
      <w:ins w:id="1750" w:author="Matthew Nelson" w:date="2024-09-19T22:09:00Z">
        <w:r>
          <w:t xml:space="preserve"> Dimensions</w:t>
        </w:r>
      </w:ins>
      <w:ins w:id="1751" w:author="Matthew Nelson" w:date="2024-09-19T22:11:00Z">
        <w:r>
          <w:t xml:space="preserve"> from the DSD that </w:t>
        </w:r>
      </w:ins>
      <w:ins w:id="1752" w:author="Matthew Nelson" w:date="2024-09-19T22:12:00Z">
        <w:r>
          <w:t>are</w:t>
        </w:r>
      </w:ins>
      <w:ins w:id="1753" w:author="Matthew Nelson" w:date="2024-09-19T22:09:00Z">
        <w:r>
          <w:t xml:space="preserve"> defined in the Dimension Constraint</w:t>
        </w:r>
      </w:ins>
      <w:ins w:id="1754" w:author="Matthew Nelson" w:date="2024-09-19T22:12:00Z">
        <w:r>
          <w:t>.</w:t>
        </w:r>
      </w:ins>
      <w:ins w:id="1755" w:author="Matthew Nelson" w:date="2024-09-19T22:09:00Z">
        <w:r>
          <w:t xml:space="preserve"> </w:t>
        </w:r>
      </w:ins>
      <w:ins w:id="1756" w:author="Matthew Nelson" w:date="2024-09-19T22:12:00Z">
        <w:r>
          <w:t>D</w:t>
        </w:r>
      </w:ins>
      <w:ins w:id="1757" w:author="Matthew Nelson" w:date="2024-09-19T22:09:00Z">
        <w:r>
          <w:t xml:space="preserve">atasets reported against the Dataflow </w:t>
        </w:r>
      </w:ins>
      <w:ins w:id="1758" w:author="Matthew Nelson" w:date="2024-09-19T22:21:00Z">
        <w:r w:rsidR="00E53387">
          <w:t>must only contain reported values for the Dimensions specified in the Dimension Constraint</w:t>
        </w:r>
      </w:ins>
      <w:ins w:id="1759" w:author="Matthew Nelson" w:date="2024-09-24T13:11:00Z" w16du:dateUtc="2024-09-24T12:11:00Z">
        <w:r w:rsidR="004D6CCD">
          <w:t>.  When exporting data for the Dataflow, it should only include the Dimensions specified by the Dimension Co</w:t>
        </w:r>
      </w:ins>
      <w:ins w:id="1760" w:author="Matthew Nelson" w:date="2024-09-24T13:12:00Z" w16du:dateUtc="2024-09-24T12:12:00Z">
        <w:r w:rsidR="004D6CCD">
          <w:t>nstraint, unless the datase</w:t>
        </w:r>
      </w:ins>
      <w:ins w:id="1761" w:author="Matthew Nelson" w:date="2024-09-24T13:13:00Z" w16du:dateUtc="2024-09-24T12:13:00Z">
        <w:r w:rsidR="004D6CCD">
          <w:t>t</w:t>
        </w:r>
      </w:ins>
      <w:ins w:id="1762" w:author="Matthew Nelson" w:date="2024-09-24T13:12:00Z" w16du:dateUtc="2024-09-24T12:12:00Z">
        <w:r w:rsidR="004D6CCD">
          <w:t xml:space="preserve"> is exported against a DSD</w:t>
        </w:r>
      </w:ins>
      <w:ins w:id="1763" w:author="Matthew Nelson" w:date="2024-09-24T13:13:00Z" w16du:dateUtc="2024-09-24T12:13:00Z">
        <w:r w:rsidR="004D6CCD">
          <w:t>, which is a wider context</w:t>
        </w:r>
      </w:ins>
      <w:ins w:id="1764" w:author="Matthew Nelson" w:date="2024-09-24T13:12:00Z" w16du:dateUtc="2024-09-24T12:12:00Z">
        <w:r w:rsidR="004D6CCD">
          <w:t>.</w:t>
        </w:r>
      </w:ins>
      <w:ins w:id="1765" w:author="Matthew Nelson" w:date="2024-09-24T13:13:00Z" w16du:dateUtc="2024-09-24T12:13:00Z">
        <w:r w:rsidR="004D6CCD">
          <w:t xml:space="preserve">  </w:t>
        </w:r>
      </w:ins>
      <w:ins w:id="1766" w:author="Matthew Nelson" w:date="2024-09-19T22:22:00Z">
        <w:r w:rsidR="00E53387">
          <w:t>I</w:t>
        </w:r>
      </w:ins>
      <w:ins w:id="1767" w:author="Matthew Nelson" w:date="2024-09-24T13:13:00Z" w16du:dateUtc="2024-09-24T12:13:00Z">
        <w:r w:rsidR="004D6CCD">
          <w:t xml:space="preserve">n the case where </w:t>
        </w:r>
      </w:ins>
      <w:ins w:id="1768" w:author="Matthew Nelson" w:date="2024-09-19T22:22:00Z">
        <w:r w:rsidR="00E53387">
          <w:t>a dataset is built against the DSD and not the Dataflow, it must co</w:t>
        </w:r>
      </w:ins>
      <w:ins w:id="1769" w:author="Matthew Nelson" w:date="2024-09-19T22:23:00Z">
        <w:r w:rsidR="00E53387">
          <w:t>ntain the full set of Dimensions as specified by the DSD</w:t>
        </w:r>
      </w:ins>
      <w:ins w:id="1770" w:author="Matthew Nelson" w:date="2024-09-24T13:13:00Z" w16du:dateUtc="2024-09-24T12:13:00Z">
        <w:r w:rsidR="004D6CCD">
          <w:t xml:space="preserve">. In this case </w:t>
        </w:r>
      </w:ins>
      <w:ins w:id="1771" w:author="Matthew Nelson" w:date="2024-09-19T22:23:00Z">
        <w:r w:rsidR="00E53387">
          <w:t xml:space="preserve">the tilde </w:t>
        </w:r>
      </w:ins>
      <w:ins w:id="1772" w:author="Matthew Nelson" w:date="2024-09-19T22:25:00Z">
        <w:r w:rsidR="004E761E">
          <w:t xml:space="preserve">‘~’ </w:t>
        </w:r>
      </w:ins>
      <w:ins w:id="1773" w:author="Matthew Nelson" w:date="2024-09-24T13:13:00Z" w16du:dateUtc="2024-09-24T12:13:00Z">
        <w:r w:rsidR="004D6CCD">
          <w:t>character is used</w:t>
        </w:r>
      </w:ins>
      <w:ins w:id="1774" w:author="Matthew Nelson" w:date="2024-09-19T22:23:00Z">
        <w:r w:rsidR="00E53387">
          <w:t xml:space="preserve"> </w:t>
        </w:r>
        <w:r w:rsidR="004E761E">
          <w:t>to represent a value</w:t>
        </w:r>
      </w:ins>
      <w:ins w:id="1775" w:author="Matthew Nelson" w:date="2024-09-24T13:13:00Z" w16du:dateUtc="2024-09-24T12:13:00Z">
        <w:r w:rsidR="004D6CCD">
          <w:t xml:space="preserve"> which is not present</w:t>
        </w:r>
      </w:ins>
      <w:ins w:id="1776" w:author="Matthew Nelson" w:date="2024-09-19T22:23:00Z">
        <w:r w:rsidR="004E761E">
          <w:t xml:space="preserve"> due to the </w:t>
        </w:r>
      </w:ins>
      <w:ins w:id="1777" w:author="Matthew Nelson" w:date="2024-09-24T13:13:00Z" w16du:dateUtc="2024-09-24T12:13:00Z">
        <w:r w:rsidR="004D6CCD">
          <w:t>D</w:t>
        </w:r>
      </w:ins>
      <w:ins w:id="1778" w:author="Matthew Nelson" w:date="2024-09-19T22:23:00Z">
        <w:r w:rsidR="004E761E">
          <w:t>imension</w:t>
        </w:r>
      </w:ins>
      <w:ins w:id="1779" w:author="Matthew Nelson" w:date="2024-09-19T22:24:00Z">
        <w:r w:rsidR="004E761E">
          <w:t xml:space="preserve"> not being included in the</w:t>
        </w:r>
      </w:ins>
      <w:ins w:id="1780" w:author="Matthew Nelson" w:date="2024-09-19T22:25:00Z">
        <w:r w:rsidR="004E761E">
          <w:t xml:space="preserve"> </w:t>
        </w:r>
      </w:ins>
      <w:ins w:id="1781" w:author="Matthew Nelson" w:date="2024-09-24T13:14:00Z" w16du:dateUtc="2024-09-24T12:14:00Z">
        <w:r w:rsidR="004D6CCD">
          <w:t>corresponding Dataflow</w:t>
        </w:r>
      </w:ins>
      <w:ins w:id="1782" w:author="Matthew Nelson" w:date="2024-09-19T22:24:00Z">
        <w:r w:rsidR="004E761E">
          <w:t>.</w:t>
        </w:r>
      </w:ins>
    </w:p>
    <w:p w14:paraId="711094E3" w14:textId="77777777" w:rsidR="00E53387" w:rsidRDefault="00E53387" w:rsidP="00E24FFF">
      <w:pPr>
        <w:pStyle w:val="Paragraph"/>
        <w:rPr>
          <w:ins w:id="1783" w:author="Matthew Nelson" w:date="2024-09-19T22:30:00Z"/>
        </w:rPr>
      </w:pPr>
    </w:p>
    <w:p w14:paraId="540511CA" w14:textId="03EA87AB" w:rsidR="004E761E" w:rsidRPr="004E761E" w:rsidRDefault="004E761E" w:rsidP="00E24FFF">
      <w:pPr>
        <w:pStyle w:val="Paragraph"/>
        <w:rPr>
          <w:ins w:id="1784" w:author="Matthew Nelson" w:date="2024-09-19T22:19:00Z"/>
          <w:b/>
          <w:bCs/>
          <w:u w:val="single"/>
          <w:rPrChange w:id="1785" w:author="Matthew Nelson" w:date="2024-09-19T22:30:00Z">
            <w:rPr>
              <w:ins w:id="1786" w:author="Matthew Nelson" w:date="2024-09-19T22:19:00Z"/>
            </w:rPr>
          </w:rPrChange>
        </w:rPr>
      </w:pPr>
      <w:ins w:id="1787" w:author="Matthew Nelson" w:date="2024-09-19T22:30:00Z">
        <w:r w:rsidRPr="004E761E">
          <w:rPr>
            <w:b/>
            <w:bCs/>
            <w:u w:val="single"/>
            <w:rPrChange w:id="1788" w:author="Matthew Nelson" w:date="2024-09-19T22:30:00Z">
              <w:rPr/>
            </w:rPrChange>
          </w:rPr>
          <w:t>Example</w:t>
        </w:r>
      </w:ins>
    </w:p>
    <w:p w14:paraId="633265AC" w14:textId="7D3BA852" w:rsidR="00E53387" w:rsidRDefault="002F634E" w:rsidP="00E53387">
      <w:pPr>
        <w:pStyle w:val="Paragraph"/>
        <w:rPr>
          <w:ins w:id="1789" w:author="Matthew Nelson" w:date="2024-09-19T22:20:00Z"/>
        </w:rPr>
      </w:pPr>
      <w:ins w:id="1790" w:author="Matthew Nelson" w:date="2024-09-24T13:14:00Z" w16du:dateUtc="2024-09-24T12:14:00Z">
        <w:r>
          <w:t>A</w:t>
        </w:r>
      </w:ins>
      <w:ins w:id="1791" w:author="Matthew Nelson" w:date="2024-09-19T22:25:00Z">
        <w:r w:rsidR="004E761E">
          <w:t xml:space="preserve"> dataset </w:t>
        </w:r>
      </w:ins>
      <w:ins w:id="1792" w:author="Matthew Nelson" w:date="2024-09-24T13:14:00Z" w16du:dateUtc="2024-09-24T12:14:00Z">
        <w:r>
          <w:t xml:space="preserve">is built against a Data Structure Definition.  The dataset </w:t>
        </w:r>
      </w:ins>
      <w:ins w:id="1793" w:author="Matthew Nelson" w:date="2024-09-19T22:25:00Z">
        <w:r w:rsidR="004E761E">
          <w:t>contains data for two Dataflows</w:t>
        </w:r>
      </w:ins>
      <w:ins w:id="1794" w:author="Matthew Nelson" w:date="2024-09-24T13:14:00Z" w16du:dateUtc="2024-09-24T12:14:00Z">
        <w:r>
          <w:t xml:space="preserve">. </w:t>
        </w:r>
      </w:ins>
      <w:ins w:id="1795" w:author="Matthew Nelson" w:date="2024-09-19T22:25:00Z">
        <w:r w:rsidR="004E761E">
          <w:t xml:space="preserve"> Dataflows ‘D</w:t>
        </w:r>
      </w:ins>
      <w:ins w:id="1796" w:author="Matthew Nelson" w:date="2024-09-19T22:26:00Z">
        <w:r w:rsidR="004E761E">
          <w:t xml:space="preserve">F_POP’ </w:t>
        </w:r>
      </w:ins>
      <w:ins w:id="1797" w:author="Matthew Nelson" w:date="2024-09-24T13:15:00Z" w16du:dateUtc="2024-09-24T12:15:00Z">
        <w:r>
          <w:t>uses a Dimension Constraint which fixes its Dimensions</w:t>
        </w:r>
      </w:ins>
      <w:ins w:id="1798" w:author="Matthew Nelson" w:date="2024-09-19T22:26:00Z">
        <w:r w:rsidR="004E761E">
          <w:t xml:space="preserve"> </w:t>
        </w:r>
      </w:ins>
      <w:proofErr w:type="gramStart"/>
      <w:ins w:id="1799" w:author="Matthew Nelson" w:date="2024-09-24T13:15:00Z" w16du:dateUtc="2024-09-24T12:15:00Z">
        <w:r>
          <w:t>t</w:t>
        </w:r>
      </w:ins>
      <w:ins w:id="1800" w:author="Matthew Nelson" w:date="2024-09-19T22:26:00Z">
        <w:r w:rsidR="004E761E">
          <w:t>o  FREQ</w:t>
        </w:r>
        <w:proofErr w:type="gramEnd"/>
        <w:r w:rsidR="004E761E">
          <w:t xml:space="preserve"> and REF_AREA</w:t>
        </w:r>
      </w:ins>
      <w:ins w:id="1801" w:author="Matthew Nelson" w:date="2024-09-24T13:15:00Z" w16du:dateUtc="2024-09-24T12:15:00Z">
        <w:r>
          <w:t>.  Dataflow</w:t>
        </w:r>
      </w:ins>
      <w:ins w:id="1802" w:author="Matthew Nelson" w:date="2024-09-19T22:26:00Z">
        <w:r w:rsidR="004E761E">
          <w:t xml:space="preserve"> DF_POP_SA </w:t>
        </w:r>
      </w:ins>
      <w:ins w:id="1803" w:author="Matthew Nelson" w:date="2024-09-24T13:15:00Z" w16du:dateUtc="2024-09-24T12:15:00Z">
        <w:r>
          <w:t xml:space="preserve">does not reference a </w:t>
        </w:r>
      </w:ins>
      <w:ins w:id="1804" w:author="Matthew Nelson" w:date="2024-09-24T13:17:00Z" w16du:dateUtc="2024-09-24T12:17:00Z">
        <w:r w:rsidR="00B94313">
          <w:t>Dimension</w:t>
        </w:r>
      </w:ins>
      <w:ins w:id="1805" w:author="Matthew Nelson" w:date="2024-09-24T13:15:00Z" w16du:dateUtc="2024-09-24T12:15:00Z">
        <w:r>
          <w:t xml:space="preserve"> Constraint, and as such </w:t>
        </w:r>
      </w:ins>
      <w:ins w:id="1806" w:author="Matthew Nelson" w:date="2024-09-19T22:26:00Z">
        <w:r w:rsidR="004E761E">
          <w:t xml:space="preserve">includes </w:t>
        </w:r>
      </w:ins>
      <w:ins w:id="1807" w:author="Matthew Nelson" w:date="2024-09-24T13:15:00Z" w16du:dateUtc="2024-09-24T12:15:00Z">
        <w:r>
          <w:t xml:space="preserve">all </w:t>
        </w:r>
      </w:ins>
      <w:ins w:id="1808" w:author="Matthew Nelson" w:date="2024-09-24T13:16:00Z" w16du:dateUtc="2024-09-24T12:16:00Z">
        <w:r>
          <w:t>Dimensions</w:t>
        </w:r>
      </w:ins>
      <w:ins w:id="1809" w:author="Matthew Nelson" w:date="2024-09-24T13:15:00Z" w16du:dateUtc="2024-09-24T12:15:00Z">
        <w:r>
          <w:t xml:space="preserve"> as specified by </w:t>
        </w:r>
      </w:ins>
      <w:ins w:id="1810" w:author="Matthew Nelson" w:date="2024-09-24T13:16:00Z" w16du:dateUtc="2024-09-24T12:16:00Z">
        <w:r>
          <w:t xml:space="preserve">the DSD. </w:t>
        </w:r>
      </w:ins>
      <w:ins w:id="1811" w:author="Matthew Nelson" w:date="2024-09-19T22:26:00Z">
        <w:r w:rsidR="004E761E">
          <w:t xml:space="preserve">  The </w:t>
        </w:r>
      </w:ins>
      <w:ins w:id="1812" w:author="Matthew Nelson" w:date="2024-09-19T22:27:00Z">
        <w:r w:rsidR="004E761E">
          <w:t xml:space="preserve">resulting dataset </w:t>
        </w:r>
      </w:ins>
      <w:ins w:id="1813" w:author="Matthew Nelson" w:date="2024-09-24T13:16:00Z" w16du:dateUtc="2024-09-24T12:16:00Z">
        <w:r>
          <w:t xml:space="preserve">contains values ‘~’ for both the </w:t>
        </w:r>
      </w:ins>
      <w:ins w:id="1814" w:author="Matthew Nelson" w:date="2024-09-19T22:27:00Z">
        <w:r w:rsidR="004E761E">
          <w:t xml:space="preserve">SEX and AGE </w:t>
        </w:r>
      </w:ins>
      <w:ins w:id="1815" w:author="Matthew Nelson" w:date="2024-09-24T13:16:00Z" w16du:dateUtc="2024-09-24T12:16:00Z">
        <w:r>
          <w:t>Dimension</w:t>
        </w:r>
      </w:ins>
      <w:ins w:id="1816" w:author="Matthew Nelson" w:date="2024-09-24T13:17:00Z" w16du:dateUtc="2024-09-24T12:17:00Z">
        <w:r>
          <w:t xml:space="preserve"> </w:t>
        </w:r>
      </w:ins>
      <w:ins w:id="1817" w:author="Matthew Nelson" w:date="2024-09-19T22:27:00Z">
        <w:r w:rsidR="004E761E">
          <w:t>for</w:t>
        </w:r>
      </w:ins>
      <w:ins w:id="1818" w:author="Matthew Nelson" w:date="2024-09-24T13:17:00Z" w16du:dateUtc="2024-09-24T12:17:00Z">
        <w:r>
          <w:t xml:space="preserve"> the series related to</w:t>
        </w:r>
      </w:ins>
      <w:ins w:id="1819" w:author="Matthew Nelson" w:date="2024-09-19T22:27:00Z">
        <w:r w:rsidR="004E761E">
          <w:t xml:space="preserve"> DF_POP</w:t>
        </w:r>
      </w:ins>
      <w:ins w:id="1820" w:author="Matthew Nelson" w:date="2024-09-24T13:17:00Z" w16du:dateUtc="2024-09-24T12:17:00Z">
        <w:r>
          <w:t xml:space="preserve">. </w:t>
        </w:r>
      </w:ins>
    </w:p>
    <w:p w14:paraId="293DE914" w14:textId="77777777" w:rsidR="00E53387" w:rsidRPr="00E53387" w:rsidRDefault="00E53387" w:rsidP="00E53387">
      <w:pPr>
        <w:pStyle w:val="Paragraph"/>
        <w:rPr>
          <w:ins w:id="1821" w:author="Matthew Nelson" w:date="2024-09-19T22:19:00Z"/>
        </w:rPr>
      </w:pPr>
    </w:p>
    <w:tbl>
      <w:tblPr>
        <w:tblStyle w:val="LightList1"/>
        <w:tblW w:w="0" w:type="auto"/>
        <w:tblLook w:val="04A0" w:firstRow="1" w:lastRow="0" w:firstColumn="1" w:lastColumn="0" w:noHBand="0" w:noVBand="1"/>
      </w:tblPr>
      <w:tblGrid>
        <w:gridCol w:w="1206"/>
        <w:gridCol w:w="656"/>
        <w:gridCol w:w="1096"/>
        <w:gridCol w:w="546"/>
        <w:gridCol w:w="546"/>
        <w:gridCol w:w="1206"/>
        <w:gridCol w:w="1426"/>
        <w:gridCol w:w="656"/>
        <w:tblGridChange w:id="1822">
          <w:tblGrid>
            <w:gridCol w:w="1206"/>
            <w:gridCol w:w="99"/>
            <w:gridCol w:w="557"/>
            <w:gridCol w:w="265"/>
            <w:gridCol w:w="831"/>
            <w:gridCol w:w="395"/>
            <w:gridCol w:w="151"/>
            <w:gridCol w:w="546"/>
            <w:gridCol w:w="4"/>
            <w:gridCol w:w="726"/>
            <w:gridCol w:w="476"/>
            <w:gridCol w:w="862"/>
            <w:gridCol w:w="564"/>
            <w:gridCol w:w="656"/>
            <w:gridCol w:w="222"/>
            <w:gridCol w:w="752"/>
          </w:tblGrid>
        </w:tblGridChange>
      </w:tblGrid>
      <w:tr w:rsidR="00E53387" w:rsidRPr="00E53387" w14:paraId="15F56F29" w14:textId="77777777" w:rsidTr="00E53387">
        <w:trPr>
          <w:cnfStyle w:val="100000000000" w:firstRow="1" w:lastRow="0" w:firstColumn="0" w:lastColumn="0" w:oddVBand="0" w:evenVBand="0" w:oddHBand="0" w:evenHBand="0" w:firstRowFirstColumn="0" w:firstRowLastColumn="0" w:lastRowFirstColumn="0" w:lastRowLastColumn="0"/>
          <w:ins w:id="1823" w:author="Matthew Nelson" w:date="2024-09-19T22:19:00Z"/>
        </w:trPr>
        <w:tc>
          <w:tcPr>
            <w:cnfStyle w:val="001000000000" w:firstRow="0" w:lastRow="0" w:firstColumn="1" w:lastColumn="0" w:oddVBand="0" w:evenVBand="0" w:oddHBand="0" w:evenHBand="0" w:firstRowFirstColumn="0" w:firstRowLastColumn="0" w:lastRowFirstColumn="0" w:lastRowLastColumn="0"/>
            <w:tcW w:w="0" w:type="auto"/>
            <w:hideMark/>
          </w:tcPr>
          <w:p w14:paraId="3DF2CABF" w14:textId="77777777" w:rsidR="00E53387" w:rsidRPr="00E53387" w:rsidRDefault="00E53387" w:rsidP="00E53387">
            <w:pPr>
              <w:pStyle w:val="Paragraph"/>
              <w:rPr>
                <w:ins w:id="1824" w:author="Matthew Nelson" w:date="2024-09-19T22:19:00Z"/>
                <w:rStyle w:val="coding"/>
                <w:rPrChange w:id="1825" w:author="Matthew Nelson" w:date="2024-09-19T22:20:00Z">
                  <w:rPr>
                    <w:ins w:id="1826" w:author="Matthew Nelson" w:date="2024-09-19T22:19:00Z"/>
                  </w:rPr>
                </w:rPrChange>
              </w:rPr>
            </w:pPr>
            <w:ins w:id="1827" w:author="Matthew Nelson" w:date="2024-09-19T22:19:00Z">
              <w:r w:rsidRPr="00E53387">
                <w:rPr>
                  <w:rStyle w:val="coding"/>
                  <w:rPrChange w:id="1828" w:author="Matthew Nelson" w:date="2024-09-19T22:20:00Z">
                    <w:rPr/>
                  </w:rPrChange>
                </w:rPr>
                <w:t>Dataflow</w:t>
              </w:r>
            </w:ins>
          </w:p>
        </w:tc>
        <w:tc>
          <w:tcPr>
            <w:tcW w:w="0" w:type="auto"/>
            <w:hideMark/>
          </w:tcPr>
          <w:p w14:paraId="2658C7BF" w14:textId="77777777" w:rsidR="00E53387" w:rsidRPr="00E53387" w:rsidRDefault="00E53387" w:rsidP="00E53387">
            <w:pPr>
              <w:pStyle w:val="Paragraph"/>
              <w:cnfStyle w:val="100000000000" w:firstRow="1" w:lastRow="0" w:firstColumn="0" w:lastColumn="0" w:oddVBand="0" w:evenVBand="0" w:oddHBand="0" w:evenHBand="0" w:firstRowFirstColumn="0" w:firstRowLastColumn="0" w:lastRowFirstColumn="0" w:lastRowLastColumn="0"/>
              <w:rPr>
                <w:ins w:id="1829" w:author="Matthew Nelson" w:date="2024-09-19T22:19:00Z"/>
                <w:rStyle w:val="coding"/>
                <w:rPrChange w:id="1830" w:author="Matthew Nelson" w:date="2024-09-19T22:20:00Z">
                  <w:rPr>
                    <w:ins w:id="1831" w:author="Matthew Nelson" w:date="2024-09-19T22:19:00Z"/>
                  </w:rPr>
                </w:rPrChange>
              </w:rPr>
            </w:pPr>
            <w:ins w:id="1832" w:author="Matthew Nelson" w:date="2024-09-19T22:19:00Z">
              <w:r w:rsidRPr="00E53387">
                <w:rPr>
                  <w:rStyle w:val="coding"/>
                  <w:rPrChange w:id="1833" w:author="Matthew Nelson" w:date="2024-09-19T22:20:00Z">
                    <w:rPr/>
                  </w:rPrChange>
                </w:rPr>
                <w:t>FREQ</w:t>
              </w:r>
            </w:ins>
          </w:p>
        </w:tc>
        <w:tc>
          <w:tcPr>
            <w:tcW w:w="0" w:type="auto"/>
            <w:hideMark/>
          </w:tcPr>
          <w:p w14:paraId="36F3B35E" w14:textId="77777777" w:rsidR="00E53387" w:rsidRPr="00E53387" w:rsidRDefault="00E53387" w:rsidP="00E53387">
            <w:pPr>
              <w:pStyle w:val="Paragraph"/>
              <w:cnfStyle w:val="100000000000" w:firstRow="1" w:lastRow="0" w:firstColumn="0" w:lastColumn="0" w:oddVBand="0" w:evenVBand="0" w:oddHBand="0" w:evenHBand="0" w:firstRowFirstColumn="0" w:firstRowLastColumn="0" w:lastRowFirstColumn="0" w:lastRowLastColumn="0"/>
              <w:rPr>
                <w:ins w:id="1834" w:author="Matthew Nelson" w:date="2024-09-19T22:19:00Z"/>
                <w:rStyle w:val="coding"/>
                <w:rPrChange w:id="1835" w:author="Matthew Nelson" w:date="2024-09-19T22:20:00Z">
                  <w:rPr>
                    <w:ins w:id="1836" w:author="Matthew Nelson" w:date="2024-09-19T22:19:00Z"/>
                  </w:rPr>
                </w:rPrChange>
              </w:rPr>
            </w:pPr>
            <w:ins w:id="1837" w:author="Matthew Nelson" w:date="2024-09-19T22:19:00Z">
              <w:r w:rsidRPr="00E53387">
                <w:rPr>
                  <w:rStyle w:val="coding"/>
                  <w:rPrChange w:id="1838" w:author="Matthew Nelson" w:date="2024-09-19T22:20:00Z">
                    <w:rPr/>
                  </w:rPrChange>
                </w:rPr>
                <w:t>REF_AREA</w:t>
              </w:r>
            </w:ins>
          </w:p>
        </w:tc>
        <w:tc>
          <w:tcPr>
            <w:tcW w:w="0" w:type="auto"/>
            <w:hideMark/>
          </w:tcPr>
          <w:p w14:paraId="3E34F3D7" w14:textId="77777777" w:rsidR="00E53387" w:rsidRPr="00E53387" w:rsidRDefault="00E53387" w:rsidP="00E53387">
            <w:pPr>
              <w:pStyle w:val="Paragraph"/>
              <w:cnfStyle w:val="100000000000" w:firstRow="1" w:lastRow="0" w:firstColumn="0" w:lastColumn="0" w:oddVBand="0" w:evenVBand="0" w:oddHBand="0" w:evenHBand="0" w:firstRowFirstColumn="0" w:firstRowLastColumn="0" w:lastRowFirstColumn="0" w:lastRowLastColumn="0"/>
              <w:rPr>
                <w:ins w:id="1839" w:author="Matthew Nelson" w:date="2024-09-19T22:19:00Z"/>
                <w:rStyle w:val="coding"/>
                <w:rPrChange w:id="1840" w:author="Matthew Nelson" w:date="2024-09-19T22:20:00Z">
                  <w:rPr>
                    <w:ins w:id="1841" w:author="Matthew Nelson" w:date="2024-09-19T22:19:00Z"/>
                  </w:rPr>
                </w:rPrChange>
              </w:rPr>
            </w:pPr>
            <w:ins w:id="1842" w:author="Matthew Nelson" w:date="2024-09-19T22:19:00Z">
              <w:r w:rsidRPr="00E53387">
                <w:rPr>
                  <w:rStyle w:val="coding"/>
                  <w:rPrChange w:id="1843" w:author="Matthew Nelson" w:date="2024-09-19T22:20:00Z">
                    <w:rPr/>
                  </w:rPrChange>
                </w:rPr>
                <w:t>SEX</w:t>
              </w:r>
            </w:ins>
          </w:p>
        </w:tc>
        <w:tc>
          <w:tcPr>
            <w:tcW w:w="0" w:type="auto"/>
            <w:hideMark/>
          </w:tcPr>
          <w:p w14:paraId="107B5F04" w14:textId="77777777" w:rsidR="00E53387" w:rsidRPr="00E53387" w:rsidRDefault="00E53387" w:rsidP="00E53387">
            <w:pPr>
              <w:pStyle w:val="Paragraph"/>
              <w:cnfStyle w:val="100000000000" w:firstRow="1" w:lastRow="0" w:firstColumn="0" w:lastColumn="0" w:oddVBand="0" w:evenVBand="0" w:oddHBand="0" w:evenHBand="0" w:firstRowFirstColumn="0" w:firstRowLastColumn="0" w:lastRowFirstColumn="0" w:lastRowLastColumn="0"/>
              <w:rPr>
                <w:ins w:id="1844" w:author="Matthew Nelson" w:date="2024-09-19T22:19:00Z"/>
                <w:rStyle w:val="coding"/>
                <w:rPrChange w:id="1845" w:author="Matthew Nelson" w:date="2024-09-19T22:20:00Z">
                  <w:rPr>
                    <w:ins w:id="1846" w:author="Matthew Nelson" w:date="2024-09-19T22:19:00Z"/>
                  </w:rPr>
                </w:rPrChange>
              </w:rPr>
            </w:pPr>
            <w:ins w:id="1847" w:author="Matthew Nelson" w:date="2024-09-19T22:19:00Z">
              <w:r w:rsidRPr="00E53387">
                <w:rPr>
                  <w:rStyle w:val="coding"/>
                  <w:rPrChange w:id="1848" w:author="Matthew Nelson" w:date="2024-09-19T22:20:00Z">
                    <w:rPr/>
                  </w:rPrChange>
                </w:rPr>
                <w:t>AGE</w:t>
              </w:r>
            </w:ins>
          </w:p>
        </w:tc>
        <w:tc>
          <w:tcPr>
            <w:tcW w:w="0" w:type="auto"/>
            <w:hideMark/>
          </w:tcPr>
          <w:p w14:paraId="67F8E31C" w14:textId="77777777" w:rsidR="00E53387" w:rsidRPr="00E53387" w:rsidRDefault="00E53387" w:rsidP="00E53387">
            <w:pPr>
              <w:pStyle w:val="Paragraph"/>
              <w:cnfStyle w:val="100000000000" w:firstRow="1" w:lastRow="0" w:firstColumn="0" w:lastColumn="0" w:oddVBand="0" w:evenVBand="0" w:oddHBand="0" w:evenHBand="0" w:firstRowFirstColumn="0" w:firstRowLastColumn="0" w:lastRowFirstColumn="0" w:lastRowLastColumn="0"/>
              <w:rPr>
                <w:ins w:id="1849" w:author="Matthew Nelson" w:date="2024-09-19T22:19:00Z"/>
                <w:rStyle w:val="coding"/>
                <w:rPrChange w:id="1850" w:author="Matthew Nelson" w:date="2024-09-19T22:20:00Z">
                  <w:rPr>
                    <w:ins w:id="1851" w:author="Matthew Nelson" w:date="2024-09-19T22:19:00Z"/>
                  </w:rPr>
                </w:rPrChange>
              </w:rPr>
            </w:pPr>
            <w:ins w:id="1852" w:author="Matthew Nelson" w:date="2024-09-19T22:19:00Z">
              <w:r w:rsidRPr="00E53387">
                <w:rPr>
                  <w:rStyle w:val="coding"/>
                  <w:rPrChange w:id="1853" w:author="Matthew Nelson" w:date="2024-09-19T22:20:00Z">
                    <w:rPr/>
                  </w:rPrChange>
                </w:rPr>
                <w:t>OBS_VALUE</w:t>
              </w:r>
            </w:ins>
          </w:p>
        </w:tc>
        <w:tc>
          <w:tcPr>
            <w:tcW w:w="0" w:type="auto"/>
            <w:hideMark/>
          </w:tcPr>
          <w:p w14:paraId="522D8E06" w14:textId="77777777" w:rsidR="00E53387" w:rsidRPr="00E53387" w:rsidRDefault="00E53387" w:rsidP="00E53387">
            <w:pPr>
              <w:pStyle w:val="Paragraph"/>
              <w:cnfStyle w:val="100000000000" w:firstRow="1" w:lastRow="0" w:firstColumn="0" w:lastColumn="0" w:oddVBand="0" w:evenVBand="0" w:oddHBand="0" w:evenHBand="0" w:firstRowFirstColumn="0" w:firstRowLastColumn="0" w:lastRowFirstColumn="0" w:lastRowLastColumn="0"/>
              <w:rPr>
                <w:ins w:id="1854" w:author="Matthew Nelson" w:date="2024-09-19T22:19:00Z"/>
                <w:rStyle w:val="coding"/>
                <w:rPrChange w:id="1855" w:author="Matthew Nelson" w:date="2024-09-19T22:20:00Z">
                  <w:rPr>
                    <w:ins w:id="1856" w:author="Matthew Nelson" w:date="2024-09-19T22:19:00Z"/>
                  </w:rPr>
                </w:rPrChange>
              </w:rPr>
            </w:pPr>
            <w:ins w:id="1857" w:author="Matthew Nelson" w:date="2024-09-19T22:19:00Z">
              <w:r w:rsidRPr="00E53387">
                <w:rPr>
                  <w:rStyle w:val="coding"/>
                  <w:rPrChange w:id="1858" w:author="Matthew Nelson" w:date="2024-09-19T22:20:00Z">
                    <w:rPr/>
                  </w:rPrChange>
                </w:rPr>
                <w:t>TIME_PERIOD</w:t>
              </w:r>
            </w:ins>
          </w:p>
        </w:tc>
        <w:tc>
          <w:tcPr>
            <w:tcW w:w="0" w:type="auto"/>
            <w:hideMark/>
          </w:tcPr>
          <w:p w14:paraId="38AE68C0" w14:textId="77777777" w:rsidR="00E53387" w:rsidRPr="00E53387" w:rsidRDefault="00E53387" w:rsidP="00E53387">
            <w:pPr>
              <w:pStyle w:val="Paragraph"/>
              <w:cnfStyle w:val="100000000000" w:firstRow="1" w:lastRow="0" w:firstColumn="0" w:lastColumn="0" w:oddVBand="0" w:evenVBand="0" w:oddHBand="0" w:evenHBand="0" w:firstRowFirstColumn="0" w:firstRowLastColumn="0" w:lastRowFirstColumn="0" w:lastRowLastColumn="0"/>
              <w:rPr>
                <w:ins w:id="1859" w:author="Matthew Nelson" w:date="2024-09-19T22:19:00Z"/>
                <w:rStyle w:val="coding"/>
                <w:rPrChange w:id="1860" w:author="Matthew Nelson" w:date="2024-09-19T22:20:00Z">
                  <w:rPr>
                    <w:ins w:id="1861" w:author="Matthew Nelson" w:date="2024-09-19T22:19:00Z"/>
                  </w:rPr>
                </w:rPrChange>
              </w:rPr>
            </w:pPr>
            <w:ins w:id="1862" w:author="Matthew Nelson" w:date="2024-09-19T22:19:00Z">
              <w:r w:rsidRPr="00E53387">
                <w:rPr>
                  <w:rStyle w:val="coding"/>
                  <w:rPrChange w:id="1863" w:author="Matthew Nelson" w:date="2024-09-19T22:20:00Z">
                    <w:rPr/>
                  </w:rPrChange>
                </w:rPr>
                <w:t>UNIT</w:t>
              </w:r>
            </w:ins>
          </w:p>
        </w:tc>
      </w:tr>
      <w:tr w:rsidR="00E53387" w:rsidRPr="00E53387" w14:paraId="4E4E8067" w14:textId="77777777" w:rsidTr="00E53387">
        <w:tblPrEx>
          <w:tblW w:w="0" w:type="auto"/>
          <w:tblPrExChange w:id="1864" w:author="Matthew Nelson" w:date="2024-09-19T22:20:00Z">
            <w:tblPrEx>
              <w:tblW w:w="0" w:type="auto"/>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865" w:author="Matthew Nelson" w:date="2024-09-19T22:19:00Z"/>
        </w:trPr>
        <w:tc>
          <w:tcPr>
            <w:cnfStyle w:val="001000000000" w:firstRow="0" w:lastRow="0" w:firstColumn="1" w:lastColumn="0" w:oddVBand="0" w:evenVBand="0" w:oddHBand="0" w:evenHBand="0" w:firstRowFirstColumn="0" w:firstRowLastColumn="0" w:lastRowFirstColumn="0" w:lastRowLastColumn="0"/>
            <w:tcW w:w="0" w:type="auto"/>
            <w:hideMark/>
            <w:tcPrChange w:id="1866" w:author="Matthew Nelson" w:date="2024-09-19T22:20:00Z">
              <w:tcPr>
                <w:tcW w:w="0" w:type="auto"/>
                <w:gridSpan w:val="2"/>
                <w:tcMar>
                  <w:top w:w="90" w:type="dxa"/>
                  <w:left w:w="195" w:type="dxa"/>
                  <w:bottom w:w="90" w:type="dxa"/>
                  <w:right w:w="195" w:type="dxa"/>
                </w:tcMar>
                <w:vAlign w:val="center"/>
                <w:hideMark/>
              </w:tcPr>
            </w:tcPrChange>
          </w:tcPr>
          <w:p w14:paraId="03B63078" w14:textId="77777777" w:rsidR="00E53387" w:rsidRPr="00E53387" w:rsidRDefault="00E53387" w:rsidP="00E53387">
            <w:pPr>
              <w:pStyle w:val="Paragraph"/>
              <w:cnfStyle w:val="001000100000" w:firstRow="0" w:lastRow="0" w:firstColumn="1" w:lastColumn="0" w:oddVBand="0" w:evenVBand="0" w:oddHBand="1" w:evenHBand="0" w:firstRowFirstColumn="0" w:firstRowLastColumn="0" w:lastRowFirstColumn="0" w:lastRowLastColumn="0"/>
              <w:rPr>
                <w:ins w:id="1867" w:author="Matthew Nelson" w:date="2024-09-19T22:19:00Z"/>
                <w:rStyle w:val="coding"/>
                <w:rPrChange w:id="1868" w:author="Matthew Nelson" w:date="2024-09-19T22:20:00Z">
                  <w:rPr>
                    <w:ins w:id="1869" w:author="Matthew Nelson" w:date="2024-09-19T22:19:00Z"/>
                  </w:rPr>
                </w:rPrChange>
              </w:rPr>
            </w:pPr>
            <w:ins w:id="1870" w:author="Matthew Nelson" w:date="2024-09-19T22:19:00Z">
              <w:r w:rsidRPr="00E53387">
                <w:rPr>
                  <w:rStyle w:val="coding"/>
                  <w:rPrChange w:id="1871" w:author="Matthew Nelson" w:date="2024-09-19T22:20:00Z">
                    <w:rPr/>
                  </w:rPrChange>
                </w:rPr>
                <w:t>DF_POP</w:t>
              </w:r>
            </w:ins>
          </w:p>
        </w:tc>
        <w:tc>
          <w:tcPr>
            <w:tcW w:w="0" w:type="auto"/>
            <w:hideMark/>
            <w:tcPrChange w:id="1872" w:author="Matthew Nelson" w:date="2024-09-19T22:20:00Z">
              <w:tcPr>
                <w:tcW w:w="0" w:type="auto"/>
                <w:gridSpan w:val="2"/>
                <w:tcMar>
                  <w:top w:w="90" w:type="dxa"/>
                  <w:left w:w="195" w:type="dxa"/>
                  <w:bottom w:w="90" w:type="dxa"/>
                  <w:right w:w="195" w:type="dxa"/>
                </w:tcMar>
                <w:vAlign w:val="center"/>
                <w:hideMark/>
              </w:tcPr>
            </w:tcPrChange>
          </w:tcPr>
          <w:p w14:paraId="7F6E2463" w14:textId="77777777" w:rsidR="00E53387" w:rsidRPr="00E53387" w:rsidRDefault="00E53387" w:rsidP="00E53387">
            <w:pPr>
              <w:pStyle w:val="Paragraph"/>
              <w:cnfStyle w:val="000000100000" w:firstRow="0" w:lastRow="0" w:firstColumn="0" w:lastColumn="0" w:oddVBand="0" w:evenVBand="0" w:oddHBand="1" w:evenHBand="0" w:firstRowFirstColumn="0" w:firstRowLastColumn="0" w:lastRowFirstColumn="0" w:lastRowLastColumn="0"/>
              <w:rPr>
                <w:ins w:id="1873" w:author="Matthew Nelson" w:date="2024-09-19T22:19:00Z"/>
                <w:rStyle w:val="coding"/>
                <w:rPrChange w:id="1874" w:author="Matthew Nelson" w:date="2024-09-19T22:20:00Z">
                  <w:rPr>
                    <w:ins w:id="1875" w:author="Matthew Nelson" w:date="2024-09-19T22:19:00Z"/>
                  </w:rPr>
                </w:rPrChange>
              </w:rPr>
            </w:pPr>
            <w:ins w:id="1876" w:author="Matthew Nelson" w:date="2024-09-19T22:19:00Z">
              <w:r w:rsidRPr="00E53387">
                <w:rPr>
                  <w:rStyle w:val="coding"/>
                  <w:rPrChange w:id="1877" w:author="Matthew Nelson" w:date="2024-09-19T22:20:00Z">
                    <w:rPr/>
                  </w:rPrChange>
                </w:rPr>
                <w:t>A</w:t>
              </w:r>
            </w:ins>
          </w:p>
        </w:tc>
        <w:tc>
          <w:tcPr>
            <w:tcW w:w="0" w:type="auto"/>
            <w:hideMark/>
            <w:tcPrChange w:id="1878" w:author="Matthew Nelson" w:date="2024-09-19T22:20:00Z">
              <w:tcPr>
                <w:tcW w:w="0" w:type="auto"/>
                <w:gridSpan w:val="2"/>
                <w:tcMar>
                  <w:top w:w="90" w:type="dxa"/>
                  <w:left w:w="195" w:type="dxa"/>
                  <w:bottom w:w="90" w:type="dxa"/>
                  <w:right w:w="195" w:type="dxa"/>
                </w:tcMar>
                <w:vAlign w:val="center"/>
                <w:hideMark/>
              </w:tcPr>
            </w:tcPrChange>
          </w:tcPr>
          <w:p w14:paraId="3F76DE07" w14:textId="77777777" w:rsidR="00E53387" w:rsidRPr="00E53387" w:rsidRDefault="00E53387" w:rsidP="00E53387">
            <w:pPr>
              <w:pStyle w:val="Paragraph"/>
              <w:cnfStyle w:val="000000100000" w:firstRow="0" w:lastRow="0" w:firstColumn="0" w:lastColumn="0" w:oddVBand="0" w:evenVBand="0" w:oddHBand="1" w:evenHBand="0" w:firstRowFirstColumn="0" w:firstRowLastColumn="0" w:lastRowFirstColumn="0" w:lastRowLastColumn="0"/>
              <w:rPr>
                <w:ins w:id="1879" w:author="Matthew Nelson" w:date="2024-09-19T22:19:00Z"/>
                <w:rStyle w:val="coding"/>
                <w:rPrChange w:id="1880" w:author="Matthew Nelson" w:date="2024-09-19T22:20:00Z">
                  <w:rPr>
                    <w:ins w:id="1881" w:author="Matthew Nelson" w:date="2024-09-19T22:19:00Z"/>
                  </w:rPr>
                </w:rPrChange>
              </w:rPr>
            </w:pPr>
            <w:ins w:id="1882" w:author="Matthew Nelson" w:date="2024-09-19T22:19:00Z">
              <w:r w:rsidRPr="00E53387">
                <w:rPr>
                  <w:rStyle w:val="coding"/>
                  <w:rPrChange w:id="1883" w:author="Matthew Nelson" w:date="2024-09-19T22:20:00Z">
                    <w:rPr/>
                  </w:rPrChange>
                </w:rPr>
                <w:t>UK</w:t>
              </w:r>
            </w:ins>
          </w:p>
        </w:tc>
        <w:tc>
          <w:tcPr>
            <w:tcW w:w="0" w:type="auto"/>
            <w:hideMark/>
            <w:tcPrChange w:id="1884" w:author="Matthew Nelson" w:date="2024-09-19T22:20:00Z">
              <w:tcPr>
                <w:tcW w:w="0" w:type="auto"/>
                <w:gridSpan w:val="3"/>
                <w:tcMar>
                  <w:top w:w="90" w:type="dxa"/>
                  <w:left w:w="195" w:type="dxa"/>
                  <w:bottom w:w="90" w:type="dxa"/>
                  <w:right w:w="195" w:type="dxa"/>
                </w:tcMar>
                <w:vAlign w:val="center"/>
                <w:hideMark/>
              </w:tcPr>
            </w:tcPrChange>
          </w:tcPr>
          <w:p w14:paraId="4E309A51" w14:textId="1A4DE4F1" w:rsidR="00E53387" w:rsidRPr="00E53387" w:rsidRDefault="004E761E" w:rsidP="00E53387">
            <w:pPr>
              <w:pStyle w:val="Paragraph"/>
              <w:cnfStyle w:val="000000100000" w:firstRow="0" w:lastRow="0" w:firstColumn="0" w:lastColumn="0" w:oddVBand="0" w:evenVBand="0" w:oddHBand="1" w:evenHBand="0" w:firstRowFirstColumn="0" w:firstRowLastColumn="0" w:lastRowFirstColumn="0" w:lastRowLastColumn="0"/>
              <w:rPr>
                <w:ins w:id="1885" w:author="Matthew Nelson" w:date="2024-09-19T22:19:00Z"/>
                <w:rStyle w:val="coding"/>
                <w:rPrChange w:id="1886" w:author="Matthew Nelson" w:date="2024-09-19T22:20:00Z">
                  <w:rPr>
                    <w:ins w:id="1887" w:author="Matthew Nelson" w:date="2024-09-19T22:19:00Z"/>
                  </w:rPr>
                </w:rPrChange>
              </w:rPr>
            </w:pPr>
            <w:ins w:id="1888" w:author="Matthew Nelson" w:date="2024-09-19T22:27:00Z">
              <w:r>
                <w:rPr>
                  <w:rStyle w:val="coding"/>
                </w:rPr>
                <w:t>~</w:t>
              </w:r>
            </w:ins>
          </w:p>
        </w:tc>
        <w:tc>
          <w:tcPr>
            <w:tcW w:w="0" w:type="auto"/>
            <w:hideMark/>
            <w:tcPrChange w:id="1889" w:author="Matthew Nelson" w:date="2024-09-19T22:20:00Z">
              <w:tcPr>
                <w:tcW w:w="0" w:type="auto"/>
                <w:tcMar>
                  <w:top w:w="90" w:type="dxa"/>
                  <w:left w:w="195" w:type="dxa"/>
                  <w:bottom w:w="90" w:type="dxa"/>
                  <w:right w:w="195" w:type="dxa"/>
                </w:tcMar>
                <w:vAlign w:val="center"/>
                <w:hideMark/>
              </w:tcPr>
            </w:tcPrChange>
          </w:tcPr>
          <w:p w14:paraId="399D0538" w14:textId="03171B4C" w:rsidR="00E53387" w:rsidRPr="00E53387" w:rsidRDefault="004E761E" w:rsidP="00E53387">
            <w:pPr>
              <w:pStyle w:val="Paragraph"/>
              <w:cnfStyle w:val="000000100000" w:firstRow="0" w:lastRow="0" w:firstColumn="0" w:lastColumn="0" w:oddVBand="0" w:evenVBand="0" w:oddHBand="1" w:evenHBand="0" w:firstRowFirstColumn="0" w:firstRowLastColumn="0" w:lastRowFirstColumn="0" w:lastRowLastColumn="0"/>
              <w:rPr>
                <w:ins w:id="1890" w:author="Matthew Nelson" w:date="2024-09-19T22:19:00Z"/>
                <w:rStyle w:val="coding"/>
                <w:rPrChange w:id="1891" w:author="Matthew Nelson" w:date="2024-09-19T22:20:00Z">
                  <w:rPr>
                    <w:ins w:id="1892" w:author="Matthew Nelson" w:date="2024-09-19T22:19:00Z"/>
                  </w:rPr>
                </w:rPrChange>
              </w:rPr>
            </w:pPr>
            <w:ins w:id="1893" w:author="Matthew Nelson" w:date="2024-09-19T22:27:00Z">
              <w:r>
                <w:rPr>
                  <w:rStyle w:val="coding"/>
                </w:rPr>
                <w:t>~</w:t>
              </w:r>
            </w:ins>
          </w:p>
        </w:tc>
        <w:tc>
          <w:tcPr>
            <w:tcW w:w="0" w:type="auto"/>
            <w:hideMark/>
            <w:tcPrChange w:id="1894" w:author="Matthew Nelson" w:date="2024-09-19T22:20:00Z">
              <w:tcPr>
                <w:tcW w:w="0" w:type="auto"/>
                <w:gridSpan w:val="2"/>
                <w:tcMar>
                  <w:top w:w="90" w:type="dxa"/>
                  <w:left w:w="195" w:type="dxa"/>
                  <w:bottom w:w="90" w:type="dxa"/>
                  <w:right w:w="195" w:type="dxa"/>
                </w:tcMar>
                <w:vAlign w:val="center"/>
                <w:hideMark/>
              </w:tcPr>
            </w:tcPrChange>
          </w:tcPr>
          <w:p w14:paraId="57DE0F7B" w14:textId="77777777" w:rsidR="00E53387" w:rsidRPr="00E53387" w:rsidRDefault="00E53387" w:rsidP="00E53387">
            <w:pPr>
              <w:pStyle w:val="Paragraph"/>
              <w:cnfStyle w:val="000000100000" w:firstRow="0" w:lastRow="0" w:firstColumn="0" w:lastColumn="0" w:oddVBand="0" w:evenVBand="0" w:oddHBand="1" w:evenHBand="0" w:firstRowFirstColumn="0" w:firstRowLastColumn="0" w:lastRowFirstColumn="0" w:lastRowLastColumn="0"/>
              <w:rPr>
                <w:ins w:id="1895" w:author="Matthew Nelson" w:date="2024-09-19T22:19:00Z"/>
                <w:rStyle w:val="coding"/>
                <w:rPrChange w:id="1896" w:author="Matthew Nelson" w:date="2024-09-19T22:20:00Z">
                  <w:rPr>
                    <w:ins w:id="1897" w:author="Matthew Nelson" w:date="2024-09-19T22:19:00Z"/>
                  </w:rPr>
                </w:rPrChange>
              </w:rPr>
            </w:pPr>
            <w:ins w:id="1898" w:author="Matthew Nelson" w:date="2024-09-19T22:19:00Z">
              <w:r w:rsidRPr="00E53387">
                <w:rPr>
                  <w:rStyle w:val="coding"/>
                  <w:rPrChange w:id="1899" w:author="Matthew Nelson" w:date="2024-09-19T22:20:00Z">
                    <w:rPr/>
                  </w:rPrChange>
                </w:rPr>
                <w:t>65</w:t>
              </w:r>
            </w:ins>
          </w:p>
        </w:tc>
        <w:tc>
          <w:tcPr>
            <w:tcW w:w="0" w:type="auto"/>
            <w:hideMark/>
            <w:tcPrChange w:id="1900" w:author="Matthew Nelson" w:date="2024-09-19T22:20:00Z">
              <w:tcPr>
                <w:tcW w:w="0" w:type="auto"/>
                <w:gridSpan w:val="3"/>
                <w:tcMar>
                  <w:top w:w="90" w:type="dxa"/>
                  <w:left w:w="195" w:type="dxa"/>
                  <w:bottom w:w="90" w:type="dxa"/>
                  <w:right w:w="195" w:type="dxa"/>
                </w:tcMar>
                <w:vAlign w:val="center"/>
                <w:hideMark/>
              </w:tcPr>
            </w:tcPrChange>
          </w:tcPr>
          <w:p w14:paraId="7D04CF3A" w14:textId="77777777" w:rsidR="00E53387" w:rsidRPr="00E53387" w:rsidRDefault="00E53387" w:rsidP="00E53387">
            <w:pPr>
              <w:pStyle w:val="Paragraph"/>
              <w:cnfStyle w:val="000000100000" w:firstRow="0" w:lastRow="0" w:firstColumn="0" w:lastColumn="0" w:oddVBand="0" w:evenVBand="0" w:oddHBand="1" w:evenHBand="0" w:firstRowFirstColumn="0" w:firstRowLastColumn="0" w:lastRowFirstColumn="0" w:lastRowLastColumn="0"/>
              <w:rPr>
                <w:ins w:id="1901" w:author="Matthew Nelson" w:date="2024-09-19T22:19:00Z"/>
                <w:rStyle w:val="coding"/>
                <w:rPrChange w:id="1902" w:author="Matthew Nelson" w:date="2024-09-19T22:20:00Z">
                  <w:rPr>
                    <w:ins w:id="1903" w:author="Matthew Nelson" w:date="2024-09-19T22:19:00Z"/>
                  </w:rPr>
                </w:rPrChange>
              </w:rPr>
            </w:pPr>
            <w:ins w:id="1904" w:author="Matthew Nelson" w:date="2024-09-19T22:19:00Z">
              <w:r w:rsidRPr="00E53387">
                <w:rPr>
                  <w:rStyle w:val="coding"/>
                  <w:rPrChange w:id="1905" w:author="Matthew Nelson" w:date="2024-09-19T22:20:00Z">
                    <w:rPr/>
                  </w:rPrChange>
                </w:rPr>
                <w:t>2022</w:t>
              </w:r>
            </w:ins>
          </w:p>
        </w:tc>
        <w:tc>
          <w:tcPr>
            <w:tcW w:w="0" w:type="auto"/>
            <w:hideMark/>
            <w:tcPrChange w:id="1906" w:author="Matthew Nelson" w:date="2024-09-19T22:20:00Z">
              <w:tcPr>
                <w:tcW w:w="0" w:type="auto"/>
                <w:tcMar>
                  <w:top w:w="90" w:type="dxa"/>
                  <w:left w:w="195" w:type="dxa"/>
                  <w:bottom w:w="90" w:type="dxa"/>
                  <w:right w:w="195" w:type="dxa"/>
                </w:tcMar>
                <w:vAlign w:val="center"/>
                <w:hideMark/>
              </w:tcPr>
            </w:tcPrChange>
          </w:tcPr>
          <w:p w14:paraId="3C8ED357" w14:textId="77777777" w:rsidR="00E53387" w:rsidRPr="00E53387" w:rsidRDefault="00E53387" w:rsidP="00E53387">
            <w:pPr>
              <w:pStyle w:val="Paragraph"/>
              <w:cnfStyle w:val="000000100000" w:firstRow="0" w:lastRow="0" w:firstColumn="0" w:lastColumn="0" w:oddVBand="0" w:evenVBand="0" w:oddHBand="1" w:evenHBand="0" w:firstRowFirstColumn="0" w:firstRowLastColumn="0" w:lastRowFirstColumn="0" w:lastRowLastColumn="0"/>
              <w:rPr>
                <w:ins w:id="1907" w:author="Matthew Nelson" w:date="2024-09-19T22:19:00Z"/>
                <w:rStyle w:val="coding"/>
                <w:rPrChange w:id="1908" w:author="Matthew Nelson" w:date="2024-09-19T22:20:00Z">
                  <w:rPr>
                    <w:ins w:id="1909" w:author="Matthew Nelson" w:date="2024-09-19T22:19:00Z"/>
                  </w:rPr>
                </w:rPrChange>
              </w:rPr>
            </w:pPr>
            <w:ins w:id="1910" w:author="Matthew Nelson" w:date="2024-09-19T22:19:00Z">
              <w:r w:rsidRPr="00E53387">
                <w:rPr>
                  <w:rStyle w:val="coding"/>
                  <w:rPrChange w:id="1911" w:author="Matthew Nelson" w:date="2024-09-19T22:20:00Z">
                    <w:rPr/>
                  </w:rPrChange>
                </w:rPr>
                <w:t>6</w:t>
              </w:r>
            </w:ins>
          </w:p>
        </w:tc>
      </w:tr>
      <w:tr w:rsidR="00E53387" w:rsidRPr="00E53387" w14:paraId="78A84DDF" w14:textId="77777777" w:rsidTr="00E53387">
        <w:tblPrEx>
          <w:tblW w:w="0" w:type="auto"/>
          <w:tblPrExChange w:id="1912" w:author="Matthew Nelson" w:date="2024-09-19T22:20:00Z">
            <w:tblPrEx>
              <w:tblW w:w="0" w:type="auto"/>
              <w:tblCellMar>
                <w:top w:w="15" w:type="dxa"/>
                <w:left w:w="15" w:type="dxa"/>
                <w:bottom w:w="15" w:type="dxa"/>
                <w:right w:w="15" w:type="dxa"/>
              </w:tblCellMar>
            </w:tblPrEx>
          </w:tblPrExChange>
        </w:tblPrEx>
        <w:trPr>
          <w:ins w:id="1913" w:author="Matthew Nelson" w:date="2024-09-19T22:19:00Z"/>
        </w:trPr>
        <w:tc>
          <w:tcPr>
            <w:cnfStyle w:val="001000000000" w:firstRow="0" w:lastRow="0" w:firstColumn="1" w:lastColumn="0" w:oddVBand="0" w:evenVBand="0" w:oddHBand="0" w:evenHBand="0" w:firstRowFirstColumn="0" w:firstRowLastColumn="0" w:lastRowFirstColumn="0" w:lastRowLastColumn="0"/>
            <w:tcW w:w="0" w:type="auto"/>
            <w:hideMark/>
            <w:tcPrChange w:id="1914" w:author="Matthew Nelson" w:date="2024-09-19T22:20:00Z">
              <w:tcPr>
                <w:tcW w:w="0" w:type="auto"/>
                <w:gridSpan w:val="2"/>
                <w:tcMar>
                  <w:top w:w="90" w:type="dxa"/>
                  <w:left w:w="195" w:type="dxa"/>
                  <w:bottom w:w="90" w:type="dxa"/>
                  <w:right w:w="195" w:type="dxa"/>
                </w:tcMar>
                <w:vAlign w:val="center"/>
                <w:hideMark/>
              </w:tcPr>
            </w:tcPrChange>
          </w:tcPr>
          <w:p w14:paraId="34A0DA6B" w14:textId="77777777" w:rsidR="00E53387" w:rsidRPr="00E53387" w:rsidRDefault="00E53387" w:rsidP="00E53387">
            <w:pPr>
              <w:pStyle w:val="Paragraph"/>
              <w:rPr>
                <w:ins w:id="1915" w:author="Matthew Nelson" w:date="2024-09-19T22:19:00Z"/>
                <w:rStyle w:val="coding"/>
                <w:rPrChange w:id="1916" w:author="Matthew Nelson" w:date="2024-09-19T22:20:00Z">
                  <w:rPr>
                    <w:ins w:id="1917" w:author="Matthew Nelson" w:date="2024-09-19T22:19:00Z"/>
                  </w:rPr>
                </w:rPrChange>
              </w:rPr>
            </w:pPr>
            <w:ins w:id="1918" w:author="Matthew Nelson" w:date="2024-09-19T22:19:00Z">
              <w:r w:rsidRPr="00E53387">
                <w:rPr>
                  <w:rStyle w:val="coding"/>
                  <w:rPrChange w:id="1919" w:author="Matthew Nelson" w:date="2024-09-19T22:20:00Z">
                    <w:rPr/>
                  </w:rPrChange>
                </w:rPr>
                <w:t>DF_POP</w:t>
              </w:r>
            </w:ins>
          </w:p>
        </w:tc>
        <w:tc>
          <w:tcPr>
            <w:tcW w:w="0" w:type="auto"/>
            <w:hideMark/>
            <w:tcPrChange w:id="1920" w:author="Matthew Nelson" w:date="2024-09-19T22:20:00Z">
              <w:tcPr>
                <w:tcW w:w="0" w:type="auto"/>
                <w:gridSpan w:val="2"/>
                <w:tcMar>
                  <w:top w:w="90" w:type="dxa"/>
                  <w:left w:w="195" w:type="dxa"/>
                  <w:bottom w:w="90" w:type="dxa"/>
                  <w:right w:w="195" w:type="dxa"/>
                </w:tcMar>
                <w:vAlign w:val="center"/>
                <w:hideMark/>
              </w:tcPr>
            </w:tcPrChange>
          </w:tcPr>
          <w:p w14:paraId="19E7FD09" w14:textId="77777777" w:rsidR="00E53387" w:rsidRPr="00E53387" w:rsidRDefault="00E53387" w:rsidP="00E53387">
            <w:pPr>
              <w:pStyle w:val="Paragraph"/>
              <w:cnfStyle w:val="000000000000" w:firstRow="0" w:lastRow="0" w:firstColumn="0" w:lastColumn="0" w:oddVBand="0" w:evenVBand="0" w:oddHBand="0" w:evenHBand="0" w:firstRowFirstColumn="0" w:firstRowLastColumn="0" w:lastRowFirstColumn="0" w:lastRowLastColumn="0"/>
              <w:rPr>
                <w:ins w:id="1921" w:author="Matthew Nelson" w:date="2024-09-19T22:19:00Z"/>
                <w:rStyle w:val="coding"/>
                <w:rPrChange w:id="1922" w:author="Matthew Nelson" w:date="2024-09-19T22:20:00Z">
                  <w:rPr>
                    <w:ins w:id="1923" w:author="Matthew Nelson" w:date="2024-09-19T22:19:00Z"/>
                  </w:rPr>
                </w:rPrChange>
              </w:rPr>
            </w:pPr>
            <w:ins w:id="1924" w:author="Matthew Nelson" w:date="2024-09-19T22:19:00Z">
              <w:r w:rsidRPr="00E53387">
                <w:rPr>
                  <w:rStyle w:val="coding"/>
                  <w:rPrChange w:id="1925" w:author="Matthew Nelson" w:date="2024-09-19T22:20:00Z">
                    <w:rPr/>
                  </w:rPrChange>
                </w:rPr>
                <w:t>A</w:t>
              </w:r>
            </w:ins>
          </w:p>
        </w:tc>
        <w:tc>
          <w:tcPr>
            <w:tcW w:w="0" w:type="auto"/>
            <w:hideMark/>
            <w:tcPrChange w:id="1926" w:author="Matthew Nelson" w:date="2024-09-19T22:20:00Z">
              <w:tcPr>
                <w:tcW w:w="0" w:type="auto"/>
                <w:gridSpan w:val="2"/>
                <w:tcMar>
                  <w:top w:w="90" w:type="dxa"/>
                  <w:left w:w="195" w:type="dxa"/>
                  <w:bottom w:w="90" w:type="dxa"/>
                  <w:right w:w="195" w:type="dxa"/>
                </w:tcMar>
                <w:vAlign w:val="center"/>
                <w:hideMark/>
              </w:tcPr>
            </w:tcPrChange>
          </w:tcPr>
          <w:p w14:paraId="73E304A7" w14:textId="77777777" w:rsidR="00E53387" w:rsidRPr="00E53387" w:rsidRDefault="00E53387" w:rsidP="00E53387">
            <w:pPr>
              <w:pStyle w:val="Paragraph"/>
              <w:cnfStyle w:val="000000000000" w:firstRow="0" w:lastRow="0" w:firstColumn="0" w:lastColumn="0" w:oddVBand="0" w:evenVBand="0" w:oddHBand="0" w:evenHBand="0" w:firstRowFirstColumn="0" w:firstRowLastColumn="0" w:lastRowFirstColumn="0" w:lastRowLastColumn="0"/>
              <w:rPr>
                <w:ins w:id="1927" w:author="Matthew Nelson" w:date="2024-09-19T22:19:00Z"/>
                <w:rStyle w:val="coding"/>
                <w:rPrChange w:id="1928" w:author="Matthew Nelson" w:date="2024-09-19T22:20:00Z">
                  <w:rPr>
                    <w:ins w:id="1929" w:author="Matthew Nelson" w:date="2024-09-19T22:19:00Z"/>
                  </w:rPr>
                </w:rPrChange>
              </w:rPr>
            </w:pPr>
            <w:ins w:id="1930" w:author="Matthew Nelson" w:date="2024-09-19T22:19:00Z">
              <w:r w:rsidRPr="00E53387">
                <w:rPr>
                  <w:rStyle w:val="coding"/>
                  <w:rPrChange w:id="1931" w:author="Matthew Nelson" w:date="2024-09-19T22:20:00Z">
                    <w:rPr/>
                  </w:rPrChange>
                </w:rPr>
                <w:t>FR</w:t>
              </w:r>
            </w:ins>
          </w:p>
        </w:tc>
        <w:tc>
          <w:tcPr>
            <w:tcW w:w="0" w:type="auto"/>
            <w:hideMark/>
            <w:tcPrChange w:id="1932" w:author="Matthew Nelson" w:date="2024-09-19T22:20:00Z">
              <w:tcPr>
                <w:tcW w:w="0" w:type="auto"/>
                <w:gridSpan w:val="3"/>
                <w:tcMar>
                  <w:top w:w="90" w:type="dxa"/>
                  <w:left w:w="195" w:type="dxa"/>
                  <w:bottom w:w="90" w:type="dxa"/>
                  <w:right w:w="195" w:type="dxa"/>
                </w:tcMar>
                <w:vAlign w:val="center"/>
                <w:hideMark/>
              </w:tcPr>
            </w:tcPrChange>
          </w:tcPr>
          <w:p w14:paraId="67367852" w14:textId="5D446D03" w:rsidR="00E53387" w:rsidRPr="00E53387" w:rsidRDefault="004E761E" w:rsidP="00E53387">
            <w:pPr>
              <w:pStyle w:val="Paragraph"/>
              <w:cnfStyle w:val="000000000000" w:firstRow="0" w:lastRow="0" w:firstColumn="0" w:lastColumn="0" w:oddVBand="0" w:evenVBand="0" w:oddHBand="0" w:evenHBand="0" w:firstRowFirstColumn="0" w:firstRowLastColumn="0" w:lastRowFirstColumn="0" w:lastRowLastColumn="0"/>
              <w:rPr>
                <w:ins w:id="1933" w:author="Matthew Nelson" w:date="2024-09-19T22:19:00Z"/>
                <w:rStyle w:val="coding"/>
                <w:rPrChange w:id="1934" w:author="Matthew Nelson" w:date="2024-09-19T22:20:00Z">
                  <w:rPr>
                    <w:ins w:id="1935" w:author="Matthew Nelson" w:date="2024-09-19T22:19:00Z"/>
                  </w:rPr>
                </w:rPrChange>
              </w:rPr>
            </w:pPr>
            <w:ins w:id="1936" w:author="Matthew Nelson" w:date="2024-09-19T22:27:00Z">
              <w:r>
                <w:rPr>
                  <w:rStyle w:val="coding"/>
                </w:rPr>
                <w:t>~</w:t>
              </w:r>
            </w:ins>
          </w:p>
        </w:tc>
        <w:tc>
          <w:tcPr>
            <w:tcW w:w="0" w:type="auto"/>
            <w:hideMark/>
            <w:tcPrChange w:id="1937" w:author="Matthew Nelson" w:date="2024-09-19T22:20:00Z">
              <w:tcPr>
                <w:tcW w:w="0" w:type="auto"/>
                <w:tcMar>
                  <w:top w:w="90" w:type="dxa"/>
                  <w:left w:w="195" w:type="dxa"/>
                  <w:bottom w:w="90" w:type="dxa"/>
                  <w:right w:w="195" w:type="dxa"/>
                </w:tcMar>
                <w:vAlign w:val="center"/>
                <w:hideMark/>
              </w:tcPr>
            </w:tcPrChange>
          </w:tcPr>
          <w:p w14:paraId="2FB2D328" w14:textId="1F342FA6" w:rsidR="00E53387" w:rsidRPr="00E53387" w:rsidRDefault="004E761E" w:rsidP="00E53387">
            <w:pPr>
              <w:pStyle w:val="Paragraph"/>
              <w:cnfStyle w:val="000000000000" w:firstRow="0" w:lastRow="0" w:firstColumn="0" w:lastColumn="0" w:oddVBand="0" w:evenVBand="0" w:oddHBand="0" w:evenHBand="0" w:firstRowFirstColumn="0" w:firstRowLastColumn="0" w:lastRowFirstColumn="0" w:lastRowLastColumn="0"/>
              <w:rPr>
                <w:ins w:id="1938" w:author="Matthew Nelson" w:date="2024-09-19T22:19:00Z"/>
                <w:rStyle w:val="coding"/>
                <w:rPrChange w:id="1939" w:author="Matthew Nelson" w:date="2024-09-19T22:20:00Z">
                  <w:rPr>
                    <w:ins w:id="1940" w:author="Matthew Nelson" w:date="2024-09-19T22:19:00Z"/>
                  </w:rPr>
                </w:rPrChange>
              </w:rPr>
            </w:pPr>
            <w:ins w:id="1941" w:author="Matthew Nelson" w:date="2024-09-19T22:27:00Z">
              <w:r>
                <w:rPr>
                  <w:rStyle w:val="coding"/>
                </w:rPr>
                <w:t>~</w:t>
              </w:r>
            </w:ins>
          </w:p>
        </w:tc>
        <w:tc>
          <w:tcPr>
            <w:tcW w:w="0" w:type="auto"/>
            <w:hideMark/>
            <w:tcPrChange w:id="1942" w:author="Matthew Nelson" w:date="2024-09-19T22:20:00Z">
              <w:tcPr>
                <w:tcW w:w="0" w:type="auto"/>
                <w:gridSpan w:val="2"/>
                <w:tcMar>
                  <w:top w:w="90" w:type="dxa"/>
                  <w:left w:w="195" w:type="dxa"/>
                  <w:bottom w:w="90" w:type="dxa"/>
                  <w:right w:w="195" w:type="dxa"/>
                </w:tcMar>
                <w:vAlign w:val="center"/>
                <w:hideMark/>
              </w:tcPr>
            </w:tcPrChange>
          </w:tcPr>
          <w:p w14:paraId="7A5B788C" w14:textId="77777777" w:rsidR="00E53387" w:rsidRPr="00E53387" w:rsidRDefault="00E53387" w:rsidP="00E53387">
            <w:pPr>
              <w:pStyle w:val="Paragraph"/>
              <w:cnfStyle w:val="000000000000" w:firstRow="0" w:lastRow="0" w:firstColumn="0" w:lastColumn="0" w:oddVBand="0" w:evenVBand="0" w:oddHBand="0" w:evenHBand="0" w:firstRowFirstColumn="0" w:firstRowLastColumn="0" w:lastRowFirstColumn="0" w:lastRowLastColumn="0"/>
              <w:rPr>
                <w:ins w:id="1943" w:author="Matthew Nelson" w:date="2024-09-19T22:19:00Z"/>
                <w:rStyle w:val="coding"/>
                <w:rPrChange w:id="1944" w:author="Matthew Nelson" w:date="2024-09-19T22:20:00Z">
                  <w:rPr>
                    <w:ins w:id="1945" w:author="Matthew Nelson" w:date="2024-09-19T22:19:00Z"/>
                  </w:rPr>
                </w:rPrChange>
              </w:rPr>
            </w:pPr>
            <w:ins w:id="1946" w:author="Matthew Nelson" w:date="2024-09-19T22:19:00Z">
              <w:r w:rsidRPr="00E53387">
                <w:rPr>
                  <w:rStyle w:val="coding"/>
                  <w:rPrChange w:id="1947" w:author="Matthew Nelson" w:date="2024-09-19T22:20:00Z">
                    <w:rPr/>
                  </w:rPrChange>
                </w:rPr>
                <w:t>50</w:t>
              </w:r>
            </w:ins>
          </w:p>
        </w:tc>
        <w:tc>
          <w:tcPr>
            <w:tcW w:w="0" w:type="auto"/>
            <w:hideMark/>
            <w:tcPrChange w:id="1948" w:author="Matthew Nelson" w:date="2024-09-19T22:20:00Z">
              <w:tcPr>
                <w:tcW w:w="0" w:type="auto"/>
                <w:gridSpan w:val="3"/>
                <w:tcMar>
                  <w:top w:w="90" w:type="dxa"/>
                  <w:left w:w="195" w:type="dxa"/>
                  <w:bottom w:w="90" w:type="dxa"/>
                  <w:right w:w="195" w:type="dxa"/>
                </w:tcMar>
                <w:vAlign w:val="center"/>
                <w:hideMark/>
              </w:tcPr>
            </w:tcPrChange>
          </w:tcPr>
          <w:p w14:paraId="222C9CF4" w14:textId="77777777" w:rsidR="00E53387" w:rsidRPr="00E53387" w:rsidRDefault="00E53387" w:rsidP="00E53387">
            <w:pPr>
              <w:pStyle w:val="Paragraph"/>
              <w:cnfStyle w:val="000000000000" w:firstRow="0" w:lastRow="0" w:firstColumn="0" w:lastColumn="0" w:oddVBand="0" w:evenVBand="0" w:oddHBand="0" w:evenHBand="0" w:firstRowFirstColumn="0" w:firstRowLastColumn="0" w:lastRowFirstColumn="0" w:lastRowLastColumn="0"/>
              <w:rPr>
                <w:ins w:id="1949" w:author="Matthew Nelson" w:date="2024-09-19T22:19:00Z"/>
                <w:rStyle w:val="coding"/>
                <w:rPrChange w:id="1950" w:author="Matthew Nelson" w:date="2024-09-19T22:20:00Z">
                  <w:rPr>
                    <w:ins w:id="1951" w:author="Matthew Nelson" w:date="2024-09-19T22:19:00Z"/>
                  </w:rPr>
                </w:rPrChange>
              </w:rPr>
            </w:pPr>
            <w:ins w:id="1952" w:author="Matthew Nelson" w:date="2024-09-19T22:19:00Z">
              <w:r w:rsidRPr="00E53387">
                <w:rPr>
                  <w:rStyle w:val="coding"/>
                  <w:rPrChange w:id="1953" w:author="Matthew Nelson" w:date="2024-09-19T22:20:00Z">
                    <w:rPr/>
                  </w:rPrChange>
                </w:rPr>
                <w:t>2022</w:t>
              </w:r>
            </w:ins>
          </w:p>
        </w:tc>
        <w:tc>
          <w:tcPr>
            <w:tcW w:w="0" w:type="auto"/>
            <w:hideMark/>
            <w:tcPrChange w:id="1954" w:author="Matthew Nelson" w:date="2024-09-19T22:20:00Z">
              <w:tcPr>
                <w:tcW w:w="0" w:type="auto"/>
                <w:tcMar>
                  <w:top w:w="90" w:type="dxa"/>
                  <w:left w:w="195" w:type="dxa"/>
                  <w:bottom w:w="90" w:type="dxa"/>
                  <w:right w:w="195" w:type="dxa"/>
                </w:tcMar>
                <w:vAlign w:val="center"/>
                <w:hideMark/>
              </w:tcPr>
            </w:tcPrChange>
          </w:tcPr>
          <w:p w14:paraId="248E0D7E" w14:textId="77777777" w:rsidR="00E53387" w:rsidRPr="00E53387" w:rsidRDefault="00E53387" w:rsidP="00E53387">
            <w:pPr>
              <w:pStyle w:val="Paragraph"/>
              <w:cnfStyle w:val="000000000000" w:firstRow="0" w:lastRow="0" w:firstColumn="0" w:lastColumn="0" w:oddVBand="0" w:evenVBand="0" w:oddHBand="0" w:evenHBand="0" w:firstRowFirstColumn="0" w:firstRowLastColumn="0" w:lastRowFirstColumn="0" w:lastRowLastColumn="0"/>
              <w:rPr>
                <w:ins w:id="1955" w:author="Matthew Nelson" w:date="2024-09-19T22:19:00Z"/>
                <w:rStyle w:val="coding"/>
                <w:rPrChange w:id="1956" w:author="Matthew Nelson" w:date="2024-09-19T22:20:00Z">
                  <w:rPr>
                    <w:ins w:id="1957" w:author="Matthew Nelson" w:date="2024-09-19T22:19:00Z"/>
                  </w:rPr>
                </w:rPrChange>
              </w:rPr>
            </w:pPr>
            <w:ins w:id="1958" w:author="Matthew Nelson" w:date="2024-09-19T22:19:00Z">
              <w:r w:rsidRPr="00E53387">
                <w:rPr>
                  <w:rStyle w:val="coding"/>
                  <w:rPrChange w:id="1959" w:author="Matthew Nelson" w:date="2024-09-19T22:20:00Z">
                    <w:rPr/>
                  </w:rPrChange>
                </w:rPr>
                <w:t>6</w:t>
              </w:r>
            </w:ins>
          </w:p>
        </w:tc>
      </w:tr>
      <w:tr w:rsidR="00E53387" w:rsidRPr="00E53387" w14:paraId="665ED87F" w14:textId="77777777" w:rsidTr="00E53387">
        <w:tblPrEx>
          <w:tblW w:w="0" w:type="auto"/>
          <w:tblPrExChange w:id="1960" w:author="Matthew Nelson" w:date="2024-09-19T22:20:00Z">
            <w:tblPrEx>
              <w:tblW w:w="0" w:type="auto"/>
              <w:tblCellMar>
                <w:top w:w="15" w:type="dxa"/>
                <w:left w:w="15" w:type="dxa"/>
                <w:bottom w:w="15" w:type="dxa"/>
                <w:right w:w="15" w:type="dxa"/>
              </w:tblCellMar>
            </w:tblPrEx>
          </w:tblPrExChange>
        </w:tblPrEx>
        <w:trPr>
          <w:cnfStyle w:val="000000100000" w:firstRow="0" w:lastRow="0" w:firstColumn="0" w:lastColumn="0" w:oddVBand="0" w:evenVBand="0" w:oddHBand="1" w:evenHBand="0" w:firstRowFirstColumn="0" w:firstRowLastColumn="0" w:lastRowFirstColumn="0" w:lastRowLastColumn="0"/>
          <w:ins w:id="1961" w:author="Matthew Nelson" w:date="2024-09-19T22:19:00Z"/>
        </w:trPr>
        <w:tc>
          <w:tcPr>
            <w:cnfStyle w:val="001000000000" w:firstRow="0" w:lastRow="0" w:firstColumn="1" w:lastColumn="0" w:oddVBand="0" w:evenVBand="0" w:oddHBand="0" w:evenHBand="0" w:firstRowFirstColumn="0" w:firstRowLastColumn="0" w:lastRowFirstColumn="0" w:lastRowLastColumn="0"/>
            <w:tcW w:w="0" w:type="auto"/>
            <w:hideMark/>
            <w:tcPrChange w:id="1962" w:author="Matthew Nelson" w:date="2024-09-19T22:20:00Z">
              <w:tcPr>
                <w:tcW w:w="0" w:type="auto"/>
                <w:gridSpan w:val="2"/>
                <w:tcMar>
                  <w:top w:w="90" w:type="dxa"/>
                  <w:left w:w="195" w:type="dxa"/>
                  <w:bottom w:w="90" w:type="dxa"/>
                  <w:right w:w="195" w:type="dxa"/>
                </w:tcMar>
                <w:vAlign w:val="center"/>
                <w:hideMark/>
              </w:tcPr>
            </w:tcPrChange>
          </w:tcPr>
          <w:p w14:paraId="6BC05F91" w14:textId="77777777" w:rsidR="00E53387" w:rsidRPr="00E53387" w:rsidRDefault="00E53387" w:rsidP="00E53387">
            <w:pPr>
              <w:pStyle w:val="Paragraph"/>
              <w:cnfStyle w:val="001000100000" w:firstRow="0" w:lastRow="0" w:firstColumn="1" w:lastColumn="0" w:oddVBand="0" w:evenVBand="0" w:oddHBand="1" w:evenHBand="0" w:firstRowFirstColumn="0" w:firstRowLastColumn="0" w:lastRowFirstColumn="0" w:lastRowLastColumn="0"/>
              <w:rPr>
                <w:ins w:id="1963" w:author="Matthew Nelson" w:date="2024-09-19T22:19:00Z"/>
                <w:rStyle w:val="coding"/>
                <w:rPrChange w:id="1964" w:author="Matthew Nelson" w:date="2024-09-19T22:20:00Z">
                  <w:rPr>
                    <w:ins w:id="1965" w:author="Matthew Nelson" w:date="2024-09-19T22:19:00Z"/>
                  </w:rPr>
                </w:rPrChange>
              </w:rPr>
            </w:pPr>
            <w:ins w:id="1966" w:author="Matthew Nelson" w:date="2024-09-19T22:19:00Z">
              <w:r w:rsidRPr="00E53387">
                <w:rPr>
                  <w:rStyle w:val="coding"/>
                  <w:rPrChange w:id="1967" w:author="Matthew Nelson" w:date="2024-09-19T22:20:00Z">
                    <w:rPr/>
                  </w:rPrChange>
                </w:rPr>
                <w:t>DF_POP_SA</w:t>
              </w:r>
            </w:ins>
          </w:p>
        </w:tc>
        <w:tc>
          <w:tcPr>
            <w:tcW w:w="0" w:type="auto"/>
            <w:hideMark/>
            <w:tcPrChange w:id="1968" w:author="Matthew Nelson" w:date="2024-09-19T22:20:00Z">
              <w:tcPr>
                <w:tcW w:w="0" w:type="auto"/>
                <w:gridSpan w:val="2"/>
                <w:tcMar>
                  <w:top w:w="90" w:type="dxa"/>
                  <w:left w:w="195" w:type="dxa"/>
                  <w:bottom w:w="90" w:type="dxa"/>
                  <w:right w:w="195" w:type="dxa"/>
                </w:tcMar>
                <w:vAlign w:val="center"/>
                <w:hideMark/>
              </w:tcPr>
            </w:tcPrChange>
          </w:tcPr>
          <w:p w14:paraId="4E1F2BBF" w14:textId="77777777" w:rsidR="00E53387" w:rsidRPr="00E53387" w:rsidRDefault="00E53387" w:rsidP="00E53387">
            <w:pPr>
              <w:pStyle w:val="Paragraph"/>
              <w:cnfStyle w:val="000000100000" w:firstRow="0" w:lastRow="0" w:firstColumn="0" w:lastColumn="0" w:oddVBand="0" w:evenVBand="0" w:oddHBand="1" w:evenHBand="0" w:firstRowFirstColumn="0" w:firstRowLastColumn="0" w:lastRowFirstColumn="0" w:lastRowLastColumn="0"/>
              <w:rPr>
                <w:ins w:id="1969" w:author="Matthew Nelson" w:date="2024-09-19T22:19:00Z"/>
                <w:rStyle w:val="coding"/>
                <w:rPrChange w:id="1970" w:author="Matthew Nelson" w:date="2024-09-19T22:20:00Z">
                  <w:rPr>
                    <w:ins w:id="1971" w:author="Matthew Nelson" w:date="2024-09-19T22:19:00Z"/>
                  </w:rPr>
                </w:rPrChange>
              </w:rPr>
            </w:pPr>
            <w:ins w:id="1972" w:author="Matthew Nelson" w:date="2024-09-19T22:19:00Z">
              <w:r w:rsidRPr="00E53387">
                <w:rPr>
                  <w:rStyle w:val="coding"/>
                  <w:rPrChange w:id="1973" w:author="Matthew Nelson" w:date="2024-09-19T22:20:00Z">
                    <w:rPr/>
                  </w:rPrChange>
                </w:rPr>
                <w:t>A</w:t>
              </w:r>
            </w:ins>
          </w:p>
        </w:tc>
        <w:tc>
          <w:tcPr>
            <w:tcW w:w="0" w:type="auto"/>
            <w:hideMark/>
            <w:tcPrChange w:id="1974" w:author="Matthew Nelson" w:date="2024-09-19T22:20:00Z">
              <w:tcPr>
                <w:tcW w:w="0" w:type="auto"/>
                <w:gridSpan w:val="2"/>
                <w:tcMar>
                  <w:top w:w="90" w:type="dxa"/>
                  <w:left w:w="195" w:type="dxa"/>
                  <w:bottom w:w="90" w:type="dxa"/>
                  <w:right w:w="195" w:type="dxa"/>
                </w:tcMar>
                <w:vAlign w:val="center"/>
                <w:hideMark/>
              </w:tcPr>
            </w:tcPrChange>
          </w:tcPr>
          <w:p w14:paraId="1CDE11C9" w14:textId="77777777" w:rsidR="00E53387" w:rsidRPr="00E53387" w:rsidRDefault="00E53387" w:rsidP="00E53387">
            <w:pPr>
              <w:pStyle w:val="Paragraph"/>
              <w:cnfStyle w:val="000000100000" w:firstRow="0" w:lastRow="0" w:firstColumn="0" w:lastColumn="0" w:oddVBand="0" w:evenVBand="0" w:oddHBand="1" w:evenHBand="0" w:firstRowFirstColumn="0" w:firstRowLastColumn="0" w:lastRowFirstColumn="0" w:lastRowLastColumn="0"/>
              <w:rPr>
                <w:ins w:id="1975" w:author="Matthew Nelson" w:date="2024-09-19T22:19:00Z"/>
                <w:rStyle w:val="coding"/>
                <w:rPrChange w:id="1976" w:author="Matthew Nelson" w:date="2024-09-19T22:20:00Z">
                  <w:rPr>
                    <w:ins w:id="1977" w:author="Matthew Nelson" w:date="2024-09-19T22:19:00Z"/>
                  </w:rPr>
                </w:rPrChange>
              </w:rPr>
            </w:pPr>
            <w:ins w:id="1978" w:author="Matthew Nelson" w:date="2024-09-19T22:19:00Z">
              <w:r w:rsidRPr="00E53387">
                <w:rPr>
                  <w:rStyle w:val="coding"/>
                  <w:rPrChange w:id="1979" w:author="Matthew Nelson" w:date="2024-09-19T22:20:00Z">
                    <w:rPr/>
                  </w:rPrChange>
                </w:rPr>
                <w:t>UK</w:t>
              </w:r>
            </w:ins>
          </w:p>
        </w:tc>
        <w:tc>
          <w:tcPr>
            <w:tcW w:w="0" w:type="auto"/>
            <w:hideMark/>
            <w:tcPrChange w:id="1980" w:author="Matthew Nelson" w:date="2024-09-19T22:20:00Z">
              <w:tcPr>
                <w:tcW w:w="0" w:type="auto"/>
                <w:gridSpan w:val="3"/>
                <w:tcMar>
                  <w:top w:w="90" w:type="dxa"/>
                  <w:left w:w="195" w:type="dxa"/>
                  <w:bottom w:w="90" w:type="dxa"/>
                  <w:right w:w="195" w:type="dxa"/>
                </w:tcMar>
                <w:vAlign w:val="center"/>
                <w:hideMark/>
              </w:tcPr>
            </w:tcPrChange>
          </w:tcPr>
          <w:p w14:paraId="0E5D05DE" w14:textId="77777777" w:rsidR="00E53387" w:rsidRPr="00E53387" w:rsidRDefault="00E53387" w:rsidP="00E53387">
            <w:pPr>
              <w:pStyle w:val="Paragraph"/>
              <w:cnfStyle w:val="000000100000" w:firstRow="0" w:lastRow="0" w:firstColumn="0" w:lastColumn="0" w:oddVBand="0" w:evenVBand="0" w:oddHBand="1" w:evenHBand="0" w:firstRowFirstColumn="0" w:firstRowLastColumn="0" w:lastRowFirstColumn="0" w:lastRowLastColumn="0"/>
              <w:rPr>
                <w:ins w:id="1981" w:author="Matthew Nelson" w:date="2024-09-19T22:19:00Z"/>
                <w:rStyle w:val="coding"/>
                <w:rPrChange w:id="1982" w:author="Matthew Nelson" w:date="2024-09-19T22:20:00Z">
                  <w:rPr>
                    <w:ins w:id="1983" w:author="Matthew Nelson" w:date="2024-09-19T22:19:00Z"/>
                  </w:rPr>
                </w:rPrChange>
              </w:rPr>
            </w:pPr>
            <w:ins w:id="1984" w:author="Matthew Nelson" w:date="2024-09-19T22:19:00Z">
              <w:r w:rsidRPr="00E53387">
                <w:rPr>
                  <w:rStyle w:val="coding"/>
                  <w:rPrChange w:id="1985" w:author="Matthew Nelson" w:date="2024-09-19T22:20:00Z">
                    <w:rPr/>
                  </w:rPrChange>
                </w:rPr>
                <w:t>M</w:t>
              </w:r>
            </w:ins>
          </w:p>
        </w:tc>
        <w:tc>
          <w:tcPr>
            <w:tcW w:w="0" w:type="auto"/>
            <w:hideMark/>
            <w:tcPrChange w:id="1986" w:author="Matthew Nelson" w:date="2024-09-19T22:20:00Z">
              <w:tcPr>
                <w:tcW w:w="0" w:type="auto"/>
                <w:tcMar>
                  <w:top w:w="90" w:type="dxa"/>
                  <w:left w:w="195" w:type="dxa"/>
                  <w:bottom w:w="90" w:type="dxa"/>
                  <w:right w:w="195" w:type="dxa"/>
                </w:tcMar>
                <w:vAlign w:val="center"/>
                <w:hideMark/>
              </w:tcPr>
            </w:tcPrChange>
          </w:tcPr>
          <w:p w14:paraId="21B6D1D1" w14:textId="77777777" w:rsidR="00E53387" w:rsidRPr="00E53387" w:rsidRDefault="00E53387" w:rsidP="00E53387">
            <w:pPr>
              <w:pStyle w:val="Paragraph"/>
              <w:cnfStyle w:val="000000100000" w:firstRow="0" w:lastRow="0" w:firstColumn="0" w:lastColumn="0" w:oddVBand="0" w:evenVBand="0" w:oddHBand="1" w:evenHBand="0" w:firstRowFirstColumn="0" w:firstRowLastColumn="0" w:lastRowFirstColumn="0" w:lastRowLastColumn="0"/>
              <w:rPr>
                <w:ins w:id="1987" w:author="Matthew Nelson" w:date="2024-09-19T22:19:00Z"/>
                <w:rStyle w:val="coding"/>
                <w:rPrChange w:id="1988" w:author="Matthew Nelson" w:date="2024-09-19T22:20:00Z">
                  <w:rPr>
                    <w:ins w:id="1989" w:author="Matthew Nelson" w:date="2024-09-19T22:19:00Z"/>
                  </w:rPr>
                </w:rPrChange>
              </w:rPr>
            </w:pPr>
            <w:ins w:id="1990" w:author="Matthew Nelson" w:date="2024-09-19T22:19:00Z">
              <w:r w:rsidRPr="00E53387">
                <w:rPr>
                  <w:rStyle w:val="coding"/>
                  <w:rPrChange w:id="1991" w:author="Matthew Nelson" w:date="2024-09-19T22:20:00Z">
                    <w:rPr/>
                  </w:rPrChange>
                </w:rPr>
                <w:t>1</w:t>
              </w:r>
            </w:ins>
          </w:p>
        </w:tc>
        <w:tc>
          <w:tcPr>
            <w:tcW w:w="0" w:type="auto"/>
            <w:hideMark/>
            <w:tcPrChange w:id="1992" w:author="Matthew Nelson" w:date="2024-09-19T22:20:00Z">
              <w:tcPr>
                <w:tcW w:w="0" w:type="auto"/>
                <w:gridSpan w:val="2"/>
                <w:tcMar>
                  <w:top w:w="90" w:type="dxa"/>
                  <w:left w:w="195" w:type="dxa"/>
                  <w:bottom w:w="90" w:type="dxa"/>
                  <w:right w:w="195" w:type="dxa"/>
                </w:tcMar>
                <w:vAlign w:val="center"/>
                <w:hideMark/>
              </w:tcPr>
            </w:tcPrChange>
          </w:tcPr>
          <w:p w14:paraId="7D9C134B" w14:textId="77777777" w:rsidR="00E53387" w:rsidRPr="00E53387" w:rsidRDefault="00E53387" w:rsidP="00E53387">
            <w:pPr>
              <w:pStyle w:val="Paragraph"/>
              <w:cnfStyle w:val="000000100000" w:firstRow="0" w:lastRow="0" w:firstColumn="0" w:lastColumn="0" w:oddVBand="0" w:evenVBand="0" w:oddHBand="1" w:evenHBand="0" w:firstRowFirstColumn="0" w:firstRowLastColumn="0" w:lastRowFirstColumn="0" w:lastRowLastColumn="0"/>
              <w:rPr>
                <w:ins w:id="1993" w:author="Matthew Nelson" w:date="2024-09-19T22:19:00Z"/>
                <w:rStyle w:val="coding"/>
                <w:rPrChange w:id="1994" w:author="Matthew Nelson" w:date="2024-09-19T22:20:00Z">
                  <w:rPr>
                    <w:ins w:id="1995" w:author="Matthew Nelson" w:date="2024-09-19T22:19:00Z"/>
                  </w:rPr>
                </w:rPrChange>
              </w:rPr>
            </w:pPr>
            <w:ins w:id="1996" w:author="Matthew Nelson" w:date="2024-09-19T22:19:00Z">
              <w:r w:rsidRPr="00E53387">
                <w:rPr>
                  <w:rStyle w:val="coding"/>
                  <w:rPrChange w:id="1997" w:author="Matthew Nelson" w:date="2024-09-19T22:20:00Z">
                    <w:rPr/>
                  </w:rPrChange>
                </w:rPr>
                <w:t>1.2</w:t>
              </w:r>
            </w:ins>
          </w:p>
        </w:tc>
        <w:tc>
          <w:tcPr>
            <w:tcW w:w="0" w:type="auto"/>
            <w:hideMark/>
            <w:tcPrChange w:id="1998" w:author="Matthew Nelson" w:date="2024-09-19T22:20:00Z">
              <w:tcPr>
                <w:tcW w:w="0" w:type="auto"/>
                <w:gridSpan w:val="3"/>
                <w:tcMar>
                  <w:top w:w="90" w:type="dxa"/>
                  <w:left w:w="195" w:type="dxa"/>
                  <w:bottom w:w="90" w:type="dxa"/>
                  <w:right w:w="195" w:type="dxa"/>
                </w:tcMar>
                <w:vAlign w:val="center"/>
                <w:hideMark/>
              </w:tcPr>
            </w:tcPrChange>
          </w:tcPr>
          <w:p w14:paraId="679D1250" w14:textId="77777777" w:rsidR="00E53387" w:rsidRPr="00E53387" w:rsidRDefault="00E53387" w:rsidP="00E53387">
            <w:pPr>
              <w:pStyle w:val="Paragraph"/>
              <w:cnfStyle w:val="000000100000" w:firstRow="0" w:lastRow="0" w:firstColumn="0" w:lastColumn="0" w:oddVBand="0" w:evenVBand="0" w:oddHBand="1" w:evenHBand="0" w:firstRowFirstColumn="0" w:firstRowLastColumn="0" w:lastRowFirstColumn="0" w:lastRowLastColumn="0"/>
              <w:rPr>
                <w:ins w:id="1999" w:author="Matthew Nelson" w:date="2024-09-19T22:19:00Z"/>
                <w:rStyle w:val="coding"/>
                <w:rPrChange w:id="2000" w:author="Matthew Nelson" w:date="2024-09-19T22:20:00Z">
                  <w:rPr>
                    <w:ins w:id="2001" w:author="Matthew Nelson" w:date="2024-09-19T22:19:00Z"/>
                  </w:rPr>
                </w:rPrChange>
              </w:rPr>
            </w:pPr>
            <w:ins w:id="2002" w:author="Matthew Nelson" w:date="2024-09-19T22:19:00Z">
              <w:r w:rsidRPr="00E53387">
                <w:rPr>
                  <w:rStyle w:val="coding"/>
                  <w:rPrChange w:id="2003" w:author="Matthew Nelson" w:date="2024-09-19T22:20:00Z">
                    <w:rPr/>
                  </w:rPrChange>
                </w:rPr>
                <w:t>2022</w:t>
              </w:r>
            </w:ins>
          </w:p>
        </w:tc>
        <w:tc>
          <w:tcPr>
            <w:tcW w:w="0" w:type="auto"/>
            <w:hideMark/>
            <w:tcPrChange w:id="2004" w:author="Matthew Nelson" w:date="2024-09-19T22:20:00Z">
              <w:tcPr>
                <w:tcW w:w="0" w:type="auto"/>
                <w:tcMar>
                  <w:top w:w="90" w:type="dxa"/>
                  <w:left w:w="195" w:type="dxa"/>
                  <w:bottom w:w="90" w:type="dxa"/>
                  <w:right w:w="195" w:type="dxa"/>
                </w:tcMar>
                <w:vAlign w:val="center"/>
                <w:hideMark/>
              </w:tcPr>
            </w:tcPrChange>
          </w:tcPr>
          <w:p w14:paraId="0FD480D3" w14:textId="77777777" w:rsidR="00E53387" w:rsidRPr="00E53387" w:rsidRDefault="00E53387" w:rsidP="00E53387">
            <w:pPr>
              <w:pStyle w:val="Paragraph"/>
              <w:cnfStyle w:val="000000100000" w:firstRow="0" w:lastRow="0" w:firstColumn="0" w:lastColumn="0" w:oddVBand="0" w:evenVBand="0" w:oddHBand="1" w:evenHBand="0" w:firstRowFirstColumn="0" w:firstRowLastColumn="0" w:lastRowFirstColumn="0" w:lastRowLastColumn="0"/>
              <w:rPr>
                <w:ins w:id="2005" w:author="Matthew Nelson" w:date="2024-09-19T22:19:00Z"/>
                <w:rStyle w:val="coding"/>
                <w:rPrChange w:id="2006" w:author="Matthew Nelson" w:date="2024-09-19T22:20:00Z">
                  <w:rPr>
                    <w:ins w:id="2007" w:author="Matthew Nelson" w:date="2024-09-19T22:19:00Z"/>
                  </w:rPr>
                </w:rPrChange>
              </w:rPr>
            </w:pPr>
            <w:ins w:id="2008" w:author="Matthew Nelson" w:date="2024-09-19T22:19:00Z">
              <w:r w:rsidRPr="00E53387">
                <w:rPr>
                  <w:rStyle w:val="coding"/>
                  <w:rPrChange w:id="2009" w:author="Matthew Nelson" w:date="2024-09-19T22:20:00Z">
                    <w:rPr/>
                  </w:rPrChange>
                </w:rPr>
                <w:t>6</w:t>
              </w:r>
            </w:ins>
          </w:p>
        </w:tc>
      </w:tr>
    </w:tbl>
    <w:p w14:paraId="5F780847" w14:textId="7291AE5A" w:rsidR="00456658" w:rsidRDefault="00D4538C">
      <w:pPr>
        <w:pStyle w:val="Heading2"/>
        <w:numPr>
          <w:ilvl w:val="0"/>
          <w:numId w:val="0"/>
        </w:numPr>
        <w:rPr>
          <w:ins w:id="2010" w:author="Matthew Nelson" w:date="2024-09-19T20:13:00Z"/>
        </w:rPr>
        <w:pPrChange w:id="2011" w:author="Matthew Nelson" w:date="2024-09-19T20:25:00Z">
          <w:pPr>
            <w:pStyle w:val="Paragraph"/>
          </w:pPr>
        </w:pPrChange>
      </w:pPr>
      <w:bookmarkStart w:id="2012" w:name="_Toc178073133"/>
      <w:ins w:id="2013" w:author="Matthew Nelson" w:date="2024-09-19T20:17:00Z">
        <w:r>
          <w:lastRenderedPageBreak/>
          <w:t>Data Constraint</w:t>
        </w:r>
      </w:ins>
      <w:bookmarkEnd w:id="2012"/>
    </w:p>
    <w:p w14:paraId="03345BBA" w14:textId="6704060F" w:rsidR="009F24F7" w:rsidRPr="00AD2257" w:rsidRDefault="002D39F2" w:rsidP="009F24F7">
      <w:pPr>
        <w:pStyle w:val="Paragraph"/>
      </w:pPr>
      <w:ins w:id="2014" w:author="Matthew Nelson" w:date="2024-09-19T21:25:00Z">
        <w:r>
          <w:t>A Data Constraint is used to add additional restrictions to the a</w:t>
        </w:r>
      </w:ins>
      <w:ins w:id="2015" w:author="Matthew Nelson" w:date="2024-09-19T21:26:00Z">
        <w:r>
          <w:t xml:space="preserve">llowable values reported in a dataset and </w:t>
        </w:r>
        <w:proofErr w:type="spellStart"/>
        <w:r>
          <w:t>metadataset</w:t>
        </w:r>
        <w:proofErr w:type="spellEnd"/>
        <w:r>
          <w:t xml:space="preserve">.  Data Constraints can be applied </w:t>
        </w:r>
      </w:ins>
      <w:del w:id="2016" w:author="Matthew Nelson" w:date="2024-09-19T21:26:00Z">
        <w:r w:rsidR="00F44E3C" w:rsidDel="002D39F2">
          <w:delText xml:space="preserve">A </w:delText>
        </w:r>
        <w:r w:rsidR="009F24F7" w:rsidRPr="00AD2257" w:rsidDel="002D39F2">
          <w:delText>Constraint</w:delText>
        </w:r>
      </w:del>
      <w:del w:id="2017" w:author="Matthew Nelson" w:date="2024-09-19T21:23:00Z">
        <w:r w:rsidR="009F24F7" w:rsidRPr="00AD2257" w:rsidDel="002D39F2">
          <w:delText xml:space="preserve"> is a</w:delText>
        </w:r>
      </w:del>
      <w:del w:id="2018" w:author="Matthew Nelson" w:date="2024-09-19T21:26:00Z">
        <w:r w:rsidR="009F24F7" w:rsidRPr="00AD2257" w:rsidDel="002D39F2">
          <w:delText xml:space="preserve"> </w:delText>
        </w:r>
      </w:del>
      <w:del w:id="2019" w:author="Matthew Nelson" w:date="2024-09-19T21:23:00Z">
        <w:r w:rsidR="009F24F7" w:rsidRPr="00AD2257" w:rsidDel="002D39F2">
          <w:delText xml:space="preserve">Maintainable Artefact </w:delText>
        </w:r>
        <w:r w:rsidR="00F44E3C" w:rsidDel="002D39F2">
          <w:delText xml:space="preserve">that </w:delText>
        </w:r>
      </w:del>
      <w:del w:id="2020" w:author="Matthew Nelson" w:date="2024-09-19T21:26:00Z">
        <w:r w:rsidR="009F24F7" w:rsidRPr="00AD2257" w:rsidDel="002D39F2">
          <w:delText xml:space="preserve">can be </w:delText>
        </w:r>
      </w:del>
      <w:del w:id="2021" w:author="Matthew Nelson" w:date="2024-09-19T20:05:00Z">
        <w:r w:rsidR="009F24F7" w:rsidRPr="00AD2257" w:rsidDel="00456658">
          <w:delText xml:space="preserve">associated </w:delText>
        </w:r>
      </w:del>
      <w:del w:id="2022" w:author="Matthew Nelson" w:date="2024-09-19T20:06:00Z">
        <w:r w:rsidR="009F24F7" w:rsidRPr="00AD2257" w:rsidDel="00456658">
          <w:delText xml:space="preserve">to </w:delText>
        </w:r>
      </w:del>
      <w:ins w:id="2023" w:author="Matthew Nelson" w:date="2024-09-19T21:26:00Z">
        <w:r>
          <w:t>to</w:t>
        </w:r>
      </w:ins>
      <w:ins w:id="2024" w:author="Matthew Nelson" w:date="2024-09-19T20:06:00Z">
        <w:r w:rsidR="00456658">
          <w:t xml:space="preserve"> the follow structure</w:t>
        </w:r>
      </w:ins>
      <w:ins w:id="2025" w:author="Matthew Nelson" w:date="2024-09-19T21:26:00Z">
        <w:r>
          <w:t>s</w:t>
        </w:r>
      </w:ins>
      <w:ins w:id="2026" w:author="Matthew Nelson" w:date="2024-09-19T21:28:00Z">
        <w:r>
          <w:t xml:space="preserve"> which are collectively known as Constrainable structures</w:t>
        </w:r>
      </w:ins>
      <w:del w:id="2027" w:author="Matthew Nelson" w:date="2024-09-19T20:06:00Z">
        <w:r w:rsidR="009F24F7" w:rsidRPr="00AD2257" w:rsidDel="00456658">
          <w:delText>one or more of</w:delText>
        </w:r>
      </w:del>
      <w:r w:rsidR="009F24F7" w:rsidRPr="00AD2257">
        <w:t>:</w:t>
      </w:r>
    </w:p>
    <w:p w14:paraId="0AAF941D" w14:textId="7D75F79D" w:rsidR="009F24F7" w:rsidRPr="00AD2257" w:rsidDel="00403AE9" w:rsidRDefault="009F24F7" w:rsidP="00FD728D">
      <w:pPr>
        <w:pStyle w:val="bulleted"/>
        <w:rPr>
          <w:del w:id="2028" w:author="Matthew Nelson" w:date="2024-09-24T13:18:00Z" w16du:dateUtc="2024-09-24T12:18:00Z"/>
        </w:rPr>
      </w:pPr>
      <w:r w:rsidRPr="00AD2257">
        <w:t>Data Structure Definition</w:t>
      </w:r>
      <w:ins w:id="2029" w:author="Matthew Nelson" w:date="2024-09-24T13:18:00Z" w16du:dateUtc="2024-09-24T12:18:00Z">
        <w:r w:rsidR="00403AE9">
          <w:t xml:space="preserve"> / </w:t>
        </w:r>
      </w:ins>
    </w:p>
    <w:p w14:paraId="0CD1D017" w14:textId="77777777" w:rsidR="009F24F7" w:rsidRPr="00AD2257" w:rsidRDefault="009F24F7" w:rsidP="00FD728D">
      <w:pPr>
        <w:pStyle w:val="bulleted"/>
      </w:pPr>
      <w:r w:rsidRPr="00AD2257">
        <w:t>Metadata Structure Definition</w:t>
      </w:r>
    </w:p>
    <w:p w14:paraId="6828CBA0" w14:textId="02743A00" w:rsidR="009F24F7" w:rsidRPr="00AD2257" w:rsidDel="00403AE9" w:rsidRDefault="009F24F7" w:rsidP="00DA7E79">
      <w:pPr>
        <w:pStyle w:val="bulleted"/>
        <w:rPr>
          <w:del w:id="2030" w:author="Matthew Nelson" w:date="2024-09-24T13:18:00Z" w16du:dateUtc="2024-09-24T12:18:00Z"/>
        </w:rPr>
      </w:pPr>
      <w:r w:rsidRPr="00AD2257">
        <w:t>Dataflow</w:t>
      </w:r>
      <w:ins w:id="2031" w:author="Matthew Nelson" w:date="2024-09-24T13:18:00Z" w16du:dateUtc="2024-09-24T12:18:00Z">
        <w:r w:rsidR="00403AE9">
          <w:t xml:space="preserve"> /</w:t>
        </w:r>
      </w:ins>
    </w:p>
    <w:p w14:paraId="00189C70" w14:textId="1EB346F5" w:rsidR="009F24F7" w:rsidRPr="00AD2257" w:rsidRDefault="00403AE9" w:rsidP="00DA7E79">
      <w:pPr>
        <w:pStyle w:val="bulleted"/>
      </w:pPr>
      <w:ins w:id="2032" w:author="Matthew Nelson" w:date="2024-09-24T13:18:00Z" w16du:dateUtc="2024-09-24T12:18:00Z">
        <w:r>
          <w:t xml:space="preserve"> </w:t>
        </w:r>
      </w:ins>
      <w:proofErr w:type="spellStart"/>
      <w:r w:rsidR="009F24F7" w:rsidRPr="00AD2257">
        <w:t>Metadataflow</w:t>
      </w:r>
      <w:proofErr w:type="spellEnd"/>
    </w:p>
    <w:p w14:paraId="4B362311" w14:textId="0A551922" w:rsidR="009F24F7" w:rsidDel="00403AE9" w:rsidRDefault="009F24F7" w:rsidP="00D8546F">
      <w:pPr>
        <w:pStyle w:val="bulleted"/>
        <w:rPr>
          <w:del w:id="2033" w:author="Matthew Nelson" w:date="2024-09-24T13:18:00Z" w16du:dateUtc="2024-09-24T12:18:00Z"/>
        </w:rPr>
      </w:pPr>
      <w:r w:rsidRPr="00AD2257">
        <w:t>Provision Agreement</w:t>
      </w:r>
      <w:ins w:id="2034" w:author="Matthew Nelson" w:date="2024-09-24T13:18:00Z" w16du:dateUtc="2024-09-24T12:18:00Z">
        <w:r w:rsidR="00403AE9">
          <w:t xml:space="preserve"> /</w:t>
        </w:r>
      </w:ins>
    </w:p>
    <w:p w14:paraId="2003F098" w14:textId="5B0F34C0" w:rsidR="00F44E3C" w:rsidRPr="00AD2257" w:rsidRDefault="00403AE9" w:rsidP="00D8546F">
      <w:pPr>
        <w:pStyle w:val="bulleted"/>
      </w:pPr>
      <w:ins w:id="2035" w:author="Matthew Nelson" w:date="2024-09-24T13:18:00Z" w16du:dateUtc="2024-09-24T12:18:00Z">
        <w:r>
          <w:t xml:space="preserve"> </w:t>
        </w:r>
      </w:ins>
      <w:r w:rsidR="00F44E3C">
        <w:t>Metadata Provision Agreement</w:t>
      </w:r>
    </w:p>
    <w:p w14:paraId="76EC2DB9" w14:textId="7A5299E1" w:rsidR="009F24F7" w:rsidRPr="0017191F" w:rsidDel="00456658" w:rsidRDefault="009F24F7">
      <w:pPr>
        <w:pStyle w:val="bulleted"/>
        <w:numPr>
          <w:ilvl w:val="0"/>
          <w:numId w:val="0"/>
        </w:numPr>
        <w:ind w:left="144"/>
        <w:rPr>
          <w:del w:id="2036" w:author="Matthew Nelson" w:date="2024-09-19T20:07:00Z"/>
          <w:b/>
          <w:bCs/>
          <w:rPrChange w:id="2037" w:author="Matthew Nelson" w:date="2024-09-24T13:18:00Z" w16du:dateUtc="2024-09-24T12:18:00Z">
            <w:rPr>
              <w:del w:id="2038" w:author="Matthew Nelson" w:date="2024-09-19T20:07:00Z"/>
            </w:rPr>
          </w:rPrChange>
        </w:rPr>
        <w:pPrChange w:id="2039" w:author="Matthew Nelson" w:date="2024-09-19T20:07:00Z">
          <w:pPr>
            <w:pStyle w:val="bulleted"/>
          </w:pPr>
        </w:pPrChange>
      </w:pPr>
      <w:del w:id="2040" w:author="Matthew Nelson" w:date="2024-09-19T20:07:00Z">
        <w:r w:rsidRPr="0017191F" w:rsidDel="00456658">
          <w:rPr>
            <w:b/>
            <w:bCs/>
            <w:rPrChange w:id="2041" w:author="Matthew Nelson" w:date="2024-09-24T13:18:00Z" w16du:dateUtc="2024-09-24T12:18:00Z">
              <w:rPr/>
            </w:rPrChange>
          </w:rPr>
          <w:delText>Data Provider</w:delText>
        </w:r>
        <w:r w:rsidR="008F26D4" w:rsidRPr="0017191F" w:rsidDel="00456658">
          <w:rPr>
            <w:b/>
            <w:bCs/>
            <w:rPrChange w:id="2042" w:author="Matthew Nelson" w:date="2024-09-24T13:18:00Z" w16du:dateUtc="2024-09-24T12:18:00Z">
              <w:rPr/>
            </w:rPrChange>
          </w:rPr>
          <w:delText xml:space="preserve"> or Metadata Provider</w:delText>
        </w:r>
        <w:r w:rsidRPr="0017191F" w:rsidDel="00456658">
          <w:rPr>
            <w:b/>
            <w:bCs/>
            <w:rPrChange w:id="2043" w:author="Matthew Nelson" w:date="2024-09-24T13:18:00Z" w16du:dateUtc="2024-09-24T12:18:00Z">
              <w:rPr/>
            </w:rPrChange>
          </w:rPr>
          <w:delText xml:space="preserve"> (this is restricted to a Release Calendar Constraint)</w:delText>
        </w:r>
      </w:del>
    </w:p>
    <w:p w14:paraId="5DA304EC" w14:textId="02133090" w:rsidR="009F24F7" w:rsidRPr="0017191F" w:rsidDel="00456658" w:rsidRDefault="009F24F7">
      <w:pPr>
        <w:pStyle w:val="bulleted"/>
        <w:numPr>
          <w:ilvl w:val="0"/>
          <w:numId w:val="0"/>
        </w:numPr>
        <w:ind w:left="144"/>
        <w:rPr>
          <w:del w:id="2044" w:author="Matthew Nelson" w:date="2024-09-19T20:07:00Z"/>
          <w:b/>
          <w:bCs/>
          <w:rPrChange w:id="2045" w:author="Matthew Nelson" w:date="2024-09-24T13:18:00Z" w16du:dateUtc="2024-09-24T12:18:00Z">
            <w:rPr>
              <w:del w:id="2046" w:author="Matthew Nelson" w:date="2024-09-19T20:07:00Z"/>
            </w:rPr>
          </w:rPrChange>
        </w:rPr>
        <w:pPrChange w:id="2047" w:author="Matthew Nelson" w:date="2024-09-19T20:07:00Z">
          <w:pPr>
            <w:pStyle w:val="bulleted"/>
          </w:pPr>
        </w:pPrChange>
      </w:pPr>
      <w:del w:id="2048" w:author="Matthew Nelson" w:date="2024-09-19T20:07:00Z">
        <w:r w:rsidRPr="0017191F" w:rsidDel="00456658">
          <w:rPr>
            <w:b/>
            <w:bCs/>
            <w:rPrChange w:id="2049" w:author="Matthew Nelson" w:date="2024-09-24T13:18:00Z" w16du:dateUtc="2024-09-24T12:18:00Z">
              <w:rPr/>
            </w:rPrChange>
          </w:rPr>
          <w:delText>Simple or Queryable Data</w:delText>
        </w:r>
        <w:r w:rsidR="00F44E3C" w:rsidRPr="0017191F" w:rsidDel="00456658">
          <w:rPr>
            <w:b/>
            <w:bCs/>
            <w:rPrChange w:id="2050" w:author="Matthew Nelson" w:date="2024-09-24T13:18:00Z" w16du:dateUtc="2024-09-24T12:18:00Z">
              <w:rPr/>
            </w:rPrChange>
          </w:rPr>
          <w:delText xml:space="preserve"> S</w:delText>
        </w:r>
        <w:r w:rsidRPr="0017191F" w:rsidDel="00456658">
          <w:rPr>
            <w:b/>
            <w:bCs/>
            <w:rPrChange w:id="2051" w:author="Matthew Nelson" w:date="2024-09-24T13:18:00Z" w16du:dateUtc="2024-09-24T12:18:00Z">
              <w:rPr/>
            </w:rPrChange>
          </w:rPr>
          <w:delText>ources</w:delText>
        </w:r>
      </w:del>
    </w:p>
    <w:p w14:paraId="385686FB" w14:textId="26118FEF" w:rsidR="00E969FC" w:rsidRPr="0017191F" w:rsidDel="00456658" w:rsidRDefault="00E969FC">
      <w:pPr>
        <w:pStyle w:val="bulleted"/>
        <w:numPr>
          <w:ilvl w:val="0"/>
          <w:numId w:val="0"/>
        </w:numPr>
        <w:ind w:left="144"/>
        <w:rPr>
          <w:del w:id="2052" w:author="Matthew Nelson" w:date="2024-09-19T20:07:00Z"/>
          <w:b/>
          <w:bCs/>
          <w:rPrChange w:id="2053" w:author="Matthew Nelson" w:date="2024-09-24T13:18:00Z" w16du:dateUtc="2024-09-24T12:18:00Z">
            <w:rPr>
              <w:del w:id="2054" w:author="Matthew Nelson" w:date="2024-09-19T20:07:00Z"/>
            </w:rPr>
          </w:rPrChange>
        </w:rPr>
        <w:pPrChange w:id="2055" w:author="Matthew Nelson" w:date="2024-09-19T20:07:00Z">
          <w:pPr>
            <w:pStyle w:val="bulleted"/>
          </w:pPr>
        </w:pPrChange>
      </w:pPr>
      <w:del w:id="2056" w:author="Matthew Nelson" w:date="2024-09-19T20:07:00Z">
        <w:r w:rsidRPr="0017191F" w:rsidDel="00456658">
          <w:rPr>
            <w:b/>
            <w:bCs/>
            <w:rPrChange w:id="2057" w:author="Matthew Nelson" w:date="2024-09-24T13:18:00Z" w16du:dateUtc="2024-09-24T12:18:00Z">
              <w:rPr/>
            </w:rPrChange>
          </w:rPr>
          <w:delText>Dataset</w:delText>
        </w:r>
      </w:del>
    </w:p>
    <w:p w14:paraId="4520E513" w14:textId="0ACB86BD" w:rsidR="00E969FC" w:rsidRPr="0017191F" w:rsidDel="00456658" w:rsidRDefault="00E969FC">
      <w:pPr>
        <w:pStyle w:val="bulleted"/>
        <w:numPr>
          <w:ilvl w:val="0"/>
          <w:numId w:val="0"/>
        </w:numPr>
        <w:ind w:left="144"/>
        <w:rPr>
          <w:del w:id="2058" w:author="Matthew Nelson" w:date="2024-09-19T20:07:00Z"/>
          <w:b/>
          <w:bCs/>
          <w:rPrChange w:id="2059" w:author="Matthew Nelson" w:date="2024-09-24T13:18:00Z" w16du:dateUtc="2024-09-24T12:18:00Z">
            <w:rPr>
              <w:del w:id="2060" w:author="Matthew Nelson" w:date="2024-09-19T20:07:00Z"/>
            </w:rPr>
          </w:rPrChange>
        </w:rPr>
        <w:pPrChange w:id="2061" w:author="Matthew Nelson" w:date="2024-09-19T20:07:00Z">
          <w:pPr>
            <w:pStyle w:val="bulleted"/>
          </w:pPr>
        </w:pPrChange>
      </w:pPr>
      <w:del w:id="2062" w:author="Matthew Nelson" w:date="2024-09-19T20:07:00Z">
        <w:r w:rsidRPr="0017191F" w:rsidDel="00456658">
          <w:rPr>
            <w:b/>
            <w:bCs/>
            <w:rPrChange w:id="2063" w:author="Matthew Nelson" w:date="2024-09-24T13:18:00Z" w16du:dateUtc="2024-09-24T12:18:00Z">
              <w:rPr/>
            </w:rPrChange>
          </w:rPr>
          <w:delText>Metadataset</w:delText>
        </w:r>
      </w:del>
    </w:p>
    <w:p w14:paraId="7F4CF1DD" w14:textId="217B57D2" w:rsidR="009F24F7" w:rsidRPr="00AD2257" w:rsidRDefault="009F24F7">
      <w:pPr>
        <w:pStyle w:val="bulleted"/>
        <w:numPr>
          <w:ilvl w:val="0"/>
          <w:numId w:val="0"/>
        </w:numPr>
        <w:ind w:left="144"/>
        <w:pPrChange w:id="2064" w:author="Matthew Nelson" w:date="2024-09-19T20:25:00Z">
          <w:pPr>
            <w:pStyle w:val="Paragraph"/>
          </w:pPr>
        </w:pPrChange>
      </w:pPr>
      <w:r w:rsidRPr="0017191F">
        <w:rPr>
          <w:b/>
          <w:bCs/>
          <w:rPrChange w:id="2065" w:author="Matthew Nelson" w:date="2024-09-24T13:18:00Z" w16du:dateUtc="2024-09-24T12:18:00Z">
            <w:rPr/>
          </w:rPrChange>
        </w:rPr>
        <w:t>N</w:t>
      </w:r>
      <w:r w:rsidR="002272F4" w:rsidRPr="0017191F">
        <w:rPr>
          <w:b/>
          <w:bCs/>
          <w:rPrChange w:id="2066" w:author="Matthew Nelson" w:date="2024-09-24T13:18:00Z" w16du:dateUtc="2024-09-24T12:18:00Z">
            <w:rPr/>
          </w:rPrChange>
        </w:rPr>
        <w:t>ote</w:t>
      </w:r>
      <w:r w:rsidR="002272F4">
        <w:t xml:space="preserve"> </w:t>
      </w:r>
      <w:del w:id="2067" w:author="Matthew Nelson" w:date="2024-09-24T13:18:00Z" w16du:dateUtc="2024-09-24T12:18:00Z">
        <w:r w:rsidR="002272F4" w:rsidDel="0017191F">
          <w:delText xml:space="preserve">that </w:delText>
        </w:r>
      </w:del>
      <w:r w:rsidR="002272F4">
        <w:t>regardless of the A</w:t>
      </w:r>
      <w:r w:rsidRPr="00AD2257">
        <w:t>rt</w:t>
      </w:r>
      <w:r w:rsidR="00F44E3C">
        <w:t>e</w:t>
      </w:r>
      <w:r w:rsidRPr="00AD2257">
        <w:t xml:space="preserve">fact </w:t>
      </w:r>
      <w:del w:id="2068" w:author="Matthew Nelson" w:date="2024-09-24T13:18:00Z" w16du:dateUtc="2024-09-24T12:18:00Z">
        <w:r w:rsidRPr="00AD2257" w:rsidDel="00367634">
          <w:delText xml:space="preserve">to </w:delText>
        </w:r>
      </w:del>
      <w:r w:rsidRPr="00AD2257">
        <w:t xml:space="preserve">which </w:t>
      </w:r>
      <w:del w:id="2069" w:author="Matthew Nelson" w:date="2024-09-19T20:09:00Z">
        <w:r w:rsidRPr="00AD2257" w:rsidDel="00456658">
          <w:delText xml:space="preserve">the </w:delText>
        </w:r>
      </w:del>
      <w:ins w:id="2070" w:author="Matthew Nelson" w:date="2024-09-19T20:09:00Z">
        <w:r w:rsidR="00456658">
          <w:t>uses the</w:t>
        </w:r>
        <w:r w:rsidR="00456658" w:rsidRPr="00AD2257">
          <w:t xml:space="preserve"> </w:t>
        </w:r>
        <w:r w:rsidR="00456658">
          <w:t xml:space="preserve">Data </w:t>
        </w:r>
      </w:ins>
      <w:r w:rsidRPr="00AD2257">
        <w:t>Constraint</w:t>
      </w:r>
      <w:del w:id="2071" w:author="Matthew Nelson" w:date="2024-09-19T20:09:00Z">
        <w:r w:rsidRPr="00AD2257" w:rsidDel="00456658">
          <w:delText xml:space="preserve"> is associated</w:delText>
        </w:r>
      </w:del>
      <w:r w:rsidRPr="00AD2257">
        <w:t>,</w:t>
      </w:r>
      <w:ins w:id="2072" w:author="Matthew Nelson" w:date="2024-09-24T13:18:00Z" w16du:dateUtc="2024-09-24T12:18:00Z">
        <w:r w:rsidR="00367634">
          <w:t xml:space="preserve"> the values</w:t>
        </w:r>
      </w:ins>
      <w:r w:rsidRPr="00AD2257">
        <w:t xml:space="preserve"> </w:t>
      </w:r>
      <w:del w:id="2073" w:author="Matthew Nelson" w:date="2024-09-24T13:18:00Z" w16du:dateUtc="2024-09-24T12:18:00Z">
        <w:r w:rsidRPr="00AD2257" w:rsidDel="00367634">
          <w:delText xml:space="preserve">it is constraining the </w:delText>
        </w:r>
      </w:del>
      <w:del w:id="2074" w:author="Matthew Nelson" w:date="2024-09-19T20:10:00Z">
        <w:r w:rsidRPr="00AD2257" w:rsidDel="00456658">
          <w:delText>contents of code lists</w:delText>
        </w:r>
      </w:del>
      <w:ins w:id="2075" w:author="Matthew Nelson" w:date="2024-09-24T13:18:00Z" w16du:dateUtc="2024-09-24T12:18:00Z">
        <w:r w:rsidR="00367634">
          <w:t xml:space="preserve">relate to </w:t>
        </w:r>
      </w:ins>
      <w:del w:id="2076" w:author="Matthew Nelson" w:date="2024-09-24T13:18:00Z" w16du:dateUtc="2024-09-24T12:18:00Z">
        <w:r w:rsidRPr="00AD2257" w:rsidDel="00367634">
          <w:delText xml:space="preserve"> </w:delText>
        </w:r>
      </w:del>
      <w:del w:id="2077" w:author="Matthew Nelson" w:date="2024-09-19T20:10:00Z">
        <w:r w:rsidRPr="00AD2257" w:rsidDel="00456658">
          <w:delText xml:space="preserve">in </w:delText>
        </w:r>
      </w:del>
      <w:ins w:id="2078" w:author="Matthew Nelson" w:date="2024-09-19T20:10:00Z">
        <w:r w:rsidR="00456658" w:rsidRPr="00AD2257">
          <w:t xml:space="preserve"> </w:t>
        </w:r>
      </w:ins>
      <w:r w:rsidRPr="00AD2257">
        <w:t>th</w:t>
      </w:r>
      <w:ins w:id="2079" w:author="Matthew Nelson" w:date="2024-09-24T13:18:00Z" w16du:dateUtc="2024-09-24T12:18:00Z">
        <w:r w:rsidR="000926B4">
          <w:t>e al</w:t>
        </w:r>
      </w:ins>
      <w:ins w:id="2080" w:author="Matthew Nelson" w:date="2024-09-24T13:19:00Z" w16du:dateUtc="2024-09-24T12:19:00Z">
        <w:r w:rsidR="000926B4">
          <w:t>lowable content for the</w:t>
        </w:r>
      </w:ins>
      <w:del w:id="2081" w:author="Matthew Nelson" w:date="2024-09-24T13:18:00Z" w16du:dateUtc="2024-09-24T12:18:00Z">
        <w:r w:rsidRPr="00AD2257" w:rsidDel="000926B4">
          <w:delText>e</w:delText>
        </w:r>
      </w:del>
      <w:ins w:id="2082" w:author="Matthew Nelson" w:date="2024-09-24T13:18:00Z" w16du:dateUtc="2024-09-24T12:18:00Z">
        <w:r w:rsidR="00367634">
          <w:t xml:space="preserve"> </w:t>
        </w:r>
      </w:ins>
      <w:del w:id="2083" w:author="Matthew Nelson" w:date="2024-09-24T13:18:00Z" w16du:dateUtc="2024-09-24T12:18:00Z">
        <w:r w:rsidRPr="00AD2257" w:rsidDel="00367634">
          <w:delText xml:space="preserve"> </w:delText>
        </w:r>
      </w:del>
      <w:ins w:id="2084" w:author="Matthew Nelson" w:date="2024-09-24T13:18:00Z" w16du:dateUtc="2024-09-24T12:18:00Z">
        <w:r w:rsidR="00367634">
          <w:t>C</w:t>
        </w:r>
      </w:ins>
      <w:ins w:id="2085" w:author="Matthew Nelson" w:date="2024-09-19T20:10:00Z">
        <w:r w:rsidR="00456658">
          <w:t xml:space="preserve">omponent of the </w:t>
        </w:r>
      </w:ins>
      <w:r w:rsidRPr="00AD2257">
        <w:t xml:space="preserve">DSD </w:t>
      </w:r>
      <w:ins w:id="2086" w:author="Matthew Nelson" w:date="2024-09-19T20:10:00Z">
        <w:r w:rsidR="00456658">
          <w:t xml:space="preserve">or MSD </w:t>
        </w:r>
      </w:ins>
      <w:r w:rsidRPr="00AD2257">
        <w:t xml:space="preserve">to which the constrained object </w:t>
      </w:r>
      <w:del w:id="2087" w:author="Matthew Nelson" w:date="2024-09-19T20:10:00Z">
        <w:r w:rsidRPr="00AD2257" w:rsidDel="00456658">
          <w:delText xml:space="preserve">is </w:delText>
        </w:r>
      </w:del>
      <w:r w:rsidRPr="00AD2257">
        <w:t>relate</w:t>
      </w:r>
      <w:ins w:id="2088" w:author="Matthew Nelson" w:date="2024-09-19T20:10:00Z">
        <w:r w:rsidR="00456658">
          <w:t>s</w:t>
        </w:r>
      </w:ins>
      <w:del w:id="2089" w:author="Matthew Nelson" w:date="2024-09-19T20:10:00Z">
        <w:r w:rsidRPr="00AD2257" w:rsidDel="00456658">
          <w:delText>d</w:delText>
        </w:r>
      </w:del>
      <w:r w:rsidRPr="00AD2257">
        <w:t>.</w:t>
      </w:r>
      <w:ins w:id="2090" w:author="Matthew Nelson" w:date="2024-09-24T13:19:00Z" w16du:dateUtc="2024-09-24T12:19:00Z">
        <w:r w:rsidR="00C95660">
          <w:t xml:space="preserve">  </w:t>
        </w:r>
      </w:ins>
      <w:del w:id="2091" w:author="Matthew Nelson" w:date="2024-09-19T20:25:00Z">
        <w:r w:rsidRPr="00AD2257" w:rsidDel="00E24FFF">
          <w:delText xml:space="preserve"> </w:delText>
        </w:r>
      </w:del>
      <w:del w:id="2092" w:author="Matthew Nelson" w:date="2024-09-19T20:11:00Z">
        <w:r w:rsidRPr="00AD2257" w:rsidDel="00456658">
          <w:delText xml:space="preserve">This does not apply, of course, to a </w:delText>
        </w:r>
        <w:r w:rsidR="002272F4" w:rsidDel="00456658">
          <w:delText>Metadata/</w:delText>
        </w:r>
        <w:r w:rsidRPr="00AD2257" w:rsidDel="00456658">
          <w:delText xml:space="preserve">Data Provider as the </w:delText>
        </w:r>
        <w:r w:rsidR="002272F4" w:rsidDel="00456658">
          <w:delText>latter</w:delText>
        </w:r>
        <w:r w:rsidRPr="00AD2257" w:rsidDel="00456658">
          <w:delText xml:space="preserve"> can be associated, via the </w:delText>
        </w:r>
        <w:r w:rsidR="002272F4" w:rsidDel="00456658">
          <w:delText xml:space="preserve">(Metadata) </w:delText>
        </w:r>
        <w:r w:rsidRPr="00AD2257" w:rsidDel="00456658">
          <w:delText xml:space="preserve">Provision Agreement, to many </w:delText>
        </w:r>
        <w:r w:rsidR="009E65BA" w:rsidDel="00456658">
          <w:delText>MSDs/</w:delText>
        </w:r>
        <w:r w:rsidRPr="00AD2257" w:rsidDel="00456658">
          <w:delText xml:space="preserve">DSDs. Hence the reason for the restriction on the type of Constraint that can be attached to a </w:delText>
        </w:r>
        <w:r w:rsidR="002272F4" w:rsidDel="00456658">
          <w:delText>Metadata/</w:delText>
        </w:r>
        <w:r w:rsidRPr="00AD2257" w:rsidDel="00456658">
          <w:delText>Data Provider.</w:delText>
        </w:r>
      </w:del>
    </w:p>
    <w:p w14:paraId="45E7A50B" w14:textId="03554690" w:rsidR="009F24F7" w:rsidRPr="00AD2257" w:rsidDel="00456658" w:rsidRDefault="009F24F7" w:rsidP="004F524E">
      <w:pPr>
        <w:pStyle w:val="Heading2"/>
        <w:rPr>
          <w:del w:id="2093" w:author="Matthew Nelson" w:date="2024-09-19T20:12:00Z"/>
        </w:rPr>
      </w:pPr>
      <w:bookmarkStart w:id="2094" w:name="_Toc73460154"/>
      <w:del w:id="2095" w:author="Matthew Nelson" w:date="2024-09-19T20:12:00Z">
        <w:r w:rsidRPr="00AD2257" w:rsidDel="00456658">
          <w:delText>Types of Constraint</w:delText>
        </w:r>
        <w:bookmarkStart w:id="2096" w:name="_Toc177677555"/>
        <w:bookmarkStart w:id="2097" w:name="_Toc178073134"/>
        <w:bookmarkEnd w:id="2094"/>
        <w:bookmarkEnd w:id="2096"/>
        <w:bookmarkEnd w:id="2097"/>
      </w:del>
    </w:p>
    <w:p w14:paraId="19F3C84B" w14:textId="5AB68D73" w:rsidR="009F24F7" w:rsidRPr="00AD2257" w:rsidDel="00456658" w:rsidRDefault="009F24F7" w:rsidP="009F24F7">
      <w:pPr>
        <w:pStyle w:val="Paragraph"/>
        <w:rPr>
          <w:del w:id="2098" w:author="Matthew Nelson" w:date="2024-09-19T20:12:00Z"/>
        </w:rPr>
      </w:pPr>
      <w:del w:id="2099" w:author="Matthew Nelson" w:date="2024-09-19T20:12:00Z">
        <w:r w:rsidRPr="00AD2257" w:rsidDel="00456658">
          <w:delText>The Constraint can be of one of two types:</w:delText>
        </w:r>
        <w:bookmarkStart w:id="2100" w:name="_Toc177677556"/>
        <w:bookmarkStart w:id="2101" w:name="_Toc178073135"/>
        <w:bookmarkEnd w:id="2100"/>
        <w:bookmarkEnd w:id="2101"/>
      </w:del>
    </w:p>
    <w:p w14:paraId="3857B57F" w14:textId="5A49E563" w:rsidR="009F24F7" w:rsidRPr="00AD2257" w:rsidDel="00456658" w:rsidRDefault="00F44E3C" w:rsidP="00A6281D">
      <w:pPr>
        <w:pStyle w:val="bulleted"/>
        <w:rPr>
          <w:del w:id="2102" w:author="Matthew Nelson" w:date="2024-09-19T20:12:00Z"/>
        </w:rPr>
      </w:pPr>
      <w:del w:id="2103" w:author="Matthew Nelson" w:date="2024-09-19T20:12:00Z">
        <w:r w:rsidDel="00456658">
          <w:delText>Data</w:delText>
        </w:r>
        <w:r w:rsidRPr="00AD2257" w:rsidDel="00456658">
          <w:delText xml:space="preserve"> </w:delText>
        </w:r>
        <w:r w:rsidR="009F24F7" w:rsidRPr="00AD2257" w:rsidDel="00456658">
          <w:delText>constraint</w:delText>
        </w:r>
        <w:bookmarkStart w:id="2104" w:name="_Toc177677557"/>
        <w:bookmarkStart w:id="2105" w:name="_Toc178073136"/>
        <w:bookmarkEnd w:id="2104"/>
        <w:bookmarkEnd w:id="2105"/>
      </w:del>
    </w:p>
    <w:p w14:paraId="17DA9138" w14:textId="443939C3" w:rsidR="009F24F7" w:rsidRPr="00AD2257" w:rsidDel="00456658" w:rsidRDefault="00F44E3C" w:rsidP="00A6281D">
      <w:pPr>
        <w:pStyle w:val="bulleted"/>
        <w:rPr>
          <w:del w:id="2106" w:author="Matthew Nelson" w:date="2024-09-19T20:12:00Z"/>
        </w:rPr>
      </w:pPr>
      <w:del w:id="2107" w:author="Matthew Nelson" w:date="2024-09-19T20:12:00Z">
        <w:r w:rsidDel="00456658">
          <w:delText>Metadata</w:delText>
        </w:r>
        <w:r w:rsidRPr="00AD2257" w:rsidDel="00456658">
          <w:delText xml:space="preserve"> </w:delText>
        </w:r>
        <w:r w:rsidR="009F24F7" w:rsidRPr="00AD2257" w:rsidDel="00456658">
          <w:delText>constraint</w:delText>
        </w:r>
        <w:bookmarkStart w:id="2108" w:name="_Toc177677558"/>
        <w:bookmarkStart w:id="2109" w:name="_Toc178073137"/>
        <w:bookmarkEnd w:id="2108"/>
        <w:bookmarkEnd w:id="2109"/>
      </w:del>
    </w:p>
    <w:p w14:paraId="3701E125" w14:textId="6269C953" w:rsidR="009F24F7" w:rsidDel="00456658" w:rsidRDefault="009F24F7" w:rsidP="009F24F7">
      <w:pPr>
        <w:pStyle w:val="Paragraph"/>
        <w:rPr>
          <w:del w:id="2110" w:author="Matthew Nelson" w:date="2024-09-19T20:12:00Z"/>
        </w:rPr>
      </w:pPr>
      <w:bookmarkStart w:id="2111" w:name="_Toc177677559"/>
      <w:bookmarkStart w:id="2112" w:name="_Toc178073138"/>
      <w:bookmarkEnd w:id="2111"/>
      <w:bookmarkEnd w:id="2112"/>
    </w:p>
    <w:p w14:paraId="08445DA6" w14:textId="46FB591B" w:rsidR="00F44E3C" w:rsidDel="00456658" w:rsidRDefault="002272F4" w:rsidP="009F24F7">
      <w:pPr>
        <w:pStyle w:val="Paragraph"/>
        <w:rPr>
          <w:del w:id="2113" w:author="Matthew Nelson" w:date="2024-09-19T20:12:00Z"/>
        </w:rPr>
      </w:pPr>
      <w:del w:id="2114" w:author="Matthew Nelson" w:date="2024-09-19T20:12:00Z">
        <w:r w:rsidDel="00456658">
          <w:delText>The Data Constraint</w:delText>
        </w:r>
        <w:r w:rsidR="00F44E3C" w:rsidDel="00456658">
          <w:delText xml:space="preserve"> may serve t</w:delText>
        </w:r>
        <w:r w:rsidDel="00456658">
          <w:delText>wo different perspectives</w:delText>
        </w:r>
        <w:r w:rsidR="00F44E3C" w:rsidDel="00456658">
          <w:delText>, depending on the way the latter is retrieved. These are:</w:delText>
        </w:r>
        <w:bookmarkStart w:id="2115" w:name="_Toc177677560"/>
        <w:bookmarkStart w:id="2116" w:name="_Toc178073139"/>
        <w:bookmarkEnd w:id="2115"/>
        <w:bookmarkEnd w:id="2116"/>
      </w:del>
    </w:p>
    <w:p w14:paraId="35E42BDB" w14:textId="27DB86E1" w:rsidR="00F44E3C" w:rsidDel="00456658" w:rsidRDefault="00F44E3C" w:rsidP="00A6281D">
      <w:pPr>
        <w:pStyle w:val="bulleted"/>
        <w:rPr>
          <w:del w:id="2117" w:author="Matthew Nelson" w:date="2024-09-19T20:12:00Z"/>
        </w:rPr>
      </w:pPr>
      <w:del w:id="2118" w:author="Matthew Nelson" w:date="2024-09-19T20:12:00Z">
        <w:r w:rsidDel="00456658">
          <w:delText>Allowed constraint</w:delText>
        </w:r>
        <w:bookmarkStart w:id="2119" w:name="_Toc177677561"/>
        <w:bookmarkStart w:id="2120" w:name="_Toc178073140"/>
        <w:bookmarkEnd w:id="2119"/>
        <w:bookmarkEnd w:id="2120"/>
      </w:del>
    </w:p>
    <w:p w14:paraId="6B9DA60E" w14:textId="3AD28E77" w:rsidR="00F44E3C" w:rsidDel="00456658" w:rsidRDefault="00F44E3C" w:rsidP="00A6281D">
      <w:pPr>
        <w:pStyle w:val="bulleted"/>
        <w:rPr>
          <w:del w:id="2121" w:author="Matthew Nelson" w:date="2024-09-19T20:12:00Z"/>
        </w:rPr>
      </w:pPr>
      <w:del w:id="2122" w:author="Matthew Nelson" w:date="2024-09-19T20:12:00Z">
        <w:r w:rsidDel="00456658">
          <w:delText>Actual constraint</w:delText>
        </w:r>
        <w:bookmarkStart w:id="2123" w:name="_Toc177677562"/>
        <w:bookmarkStart w:id="2124" w:name="_Toc178073141"/>
        <w:bookmarkEnd w:id="2123"/>
        <w:bookmarkEnd w:id="2124"/>
      </w:del>
    </w:p>
    <w:p w14:paraId="6CFBA4F1" w14:textId="0F9E254F" w:rsidR="00F44E3C" w:rsidDel="00456658" w:rsidRDefault="00F44E3C" w:rsidP="00FD4515">
      <w:pPr>
        <w:rPr>
          <w:del w:id="2125" w:author="Matthew Nelson" w:date="2024-09-19T20:12:00Z"/>
        </w:rPr>
      </w:pPr>
      <w:del w:id="2126" w:author="Matthew Nelson" w:date="2024-09-19T20:12:00Z">
        <w:r w:rsidDel="00456658">
          <w:delText>The former (allowed</w:delText>
        </w:r>
        <w:r w:rsidR="002272F4" w:rsidDel="00456658">
          <w:delText xml:space="preserve"> – also valid for Metadata Constraint</w:delText>
        </w:r>
        <w:r w:rsidDel="00456658">
          <w:delText xml:space="preserve">) is specified by a data or metadata provider or consumer for sharing the allowed data and metadata in the context of their DSD or MSD exchanges, e.g., only Monthly data for a specific Dataflow. The latter (actual) is a dynamic Constraint in response to an availability </w:delText>
        </w:r>
        <w:r w:rsidR="00FF2A6D" w:rsidDel="00456658">
          <w:delText>requ</w:delText>
        </w:r>
        <w:r w:rsidR="002272F4" w:rsidDel="00456658">
          <w:delText>est (only possible for data</w:delText>
        </w:r>
        <w:r w:rsidR="00FF2A6D" w:rsidDel="00456658">
          <w:delText>).</w:delText>
        </w:r>
        <w:bookmarkStart w:id="2127" w:name="_Toc177677563"/>
        <w:bookmarkStart w:id="2128" w:name="_Toc178073142"/>
        <w:bookmarkEnd w:id="2127"/>
        <w:bookmarkEnd w:id="2128"/>
      </w:del>
    </w:p>
    <w:p w14:paraId="2D4395D5" w14:textId="4109F7BB" w:rsidR="002E1500" w:rsidDel="00456658" w:rsidRDefault="002E1500" w:rsidP="00FD4515">
      <w:pPr>
        <w:rPr>
          <w:del w:id="2129" w:author="Matthew Nelson" w:date="2024-09-19T20:12:00Z"/>
        </w:rPr>
      </w:pPr>
      <w:bookmarkStart w:id="2130" w:name="_Toc177677564"/>
      <w:bookmarkStart w:id="2131" w:name="_Toc178073143"/>
      <w:bookmarkEnd w:id="2130"/>
      <w:bookmarkEnd w:id="2131"/>
    </w:p>
    <w:p w14:paraId="022BDFA5" w14:textId="3C06F53C" w:rsidR="002E1500" w:rsidDel="00456658" w:rsidRDefault="002E1500" w:rsidP="00FD4515">
      <w:pPr>
        <w:rPr>
          <w:del w:id="2132" w:author="Matthew Nelson" w:date="2024-09-19T20:12:00Z"/>
        </w:rPr>
      </w:pPr>
      <w:del w:id="2133" w:author="Matthew Nelson" w:date="2024-09-19T20:12:00Z">
        <w:r w:rsidDel="00456658">
          <w:delText>For Actual Data Constraints, there a few characteristics that are worth noting:</w:delText>
        </w:r>
        <w:bookmarkStart w:id="2134" w:name="_Toc177677565"/>
        <w:bookmarkStart w:id="2135" w:name="_Toc178073144"/>
        <w:bookmarkEnd w:id="2134"/>
        <w:bookmarkEnd w:id="2135"/>
      </w:del>
    </w:p>
    <w:p w14:paraId="7FF432AB" w14:textId="40C2C676" w:rsidR="002E1500" w:rsidDel="00456658" w:rsidRDefault="002E1500" w:rsidP="0057322C">
      <w:pPr>
        <w:pStyle w:val="ListParagraph"/>
        <w:numPr>
          <w:ilvl w:val="0"/>
          <w:numId w:val="55"/>
        </w:numPr>
        <w:rPr>
          <w:del w:id="2136" w:author="Matthew Nelson" w:date="2024-09-19T20:12:00Z"/>
        </w:rPr>
      </w:pPr>
      <w:del w:id="2137" w:author="Matthew Nelson" w:date="2024-09-19T20:12:00Z">
        <w:r w:rsidDel="00456658">
          <w:delText>They can only be retrieved by the availability requests (as specified in the REST API).</w:delText>
        </w:r>
        <w:bookmarkStart w:id="2138" w:name="_Toc177677566"/>
        <w:bookmarkStart w:id="2139" w:name="_Toc178073145"/>
        <w:bookmarkEnd w:id="2138"/>
        <w:bookmarkEnd w:id="2139"/>
      </w:del>
    </w:p>
    <w:p w14:paraId="43974209" w14:textId="5E8A7867" w:rsidR="002E1500" w:rsidDel="00456658" w:rsidRDefault="002E1500" w:rsidP="0057322C">
      <w:pPr>
        <w:pStyle w:val="ListParagraph"/>
        <w:numPr>
          <w:ilvl w:val="0"/>
          <w:numId w:val="55"/>
        </w:numPr>
        <w:rPr>
          <w:del w:id="2140" w:author="Matthew Nelson" w:date="2024-09-19T20:12:00Z"/>
        </w:rPr>
      </w:pPr>
      <w:del w:id="2141" w:author="Matthew Nelson" w:date="2024-09-19T20:12:00Z">
        <w:r w:rsidDel="00456658">
          <w:delText>They depend on the data available in an SDMX Web Service and thus they can only be dynamically generated according to that data.</w:delText>
        </w:r>
        <w:bookmarkStart w:id="2142" w:name="_Toc177677567"/>
        <w:bookmarkStart w:id="2143" w:name="_Toc178073146"/>
        <w:bookmarkEnd w:id="2142"/>
        <w:bookmarkEnd w:id="2143"/>
      </w:del>
    </w:p>
    <w:p w14:paraId="441863DA" w14:textId="39060041" w:rsidR="002E1500" w:rsidDel="00456658" w:rsidRDefault="002E1500" w:rsidP="0057322C">
      <w:pPr>
        <w:pStyle w:val="ListParagraph"/>
        <w:numPr>
          <w:ilvl w:val="0"/>
          <w:numId w:val="55"/>
        </w:numPr>
        <w:rPr>
          <w:del w:id="2144" w:author="Matthew Nelson" w:date="2024-09-19T20:12:00Z"/>
        </w:rPr>
      </w:pPr>
      <w:del w:id="2145" w:author="Matthew Nelson" w:date="2024-09-19T20:12:00Z">
        <w:r w:rsidDel="00456658">
          <w:delText xml:space="preserve">Although they are Maintainable Artefacts, they cannot change independently of data; thus, they cannot be versioned (they are non-versioned, as explained in section </w:delText>
        </w:r>
        <w:r w:rsidDel="00456658">
          <w:fldChar w:fldCharType="begin"/>
        </w:r>
        <w:r w:rsidDel="00456658">
          <w:delInstrText xml:space="preserve"> REF _Ref60394755 \r \h </w:delInstrText>
        </w:r>
        <w:r w:rsidDel="00456658">
          <w:fldChar w:fldCharType="separate"/>
        </w:r>
        <w:r w:rsidR="00E65ED8" w:rsidDel="00456658">
          <w:delText>14</w:delText>
        </w:r>
        <w:r w:rsidDel="00456658">
          <w:fldChar w:fldCharType="end"/>
        </w:r>
        <w:r w:rsidDel="00456658">
          <w:delText>).</w:delText>
        </w:r>
        <w:bookmarkStart w:id="2146" w:name="_Toc177677568"/>
        <w:bookmarkStart w:id="2147" w:name="_Toc178073147"/>
        <w:bookmarkEnd w:id="2146"/>
        <w:bookmarkEnd w:id="2147"/>
      </w:del>
    </w:p>
    <w:p w14:paraId="31F484B0" w14:textId="737647B0" w:rsidR="002E1500" w:rsidRPr="00F44E3C" w:rsidDel="00456658" w:rsidRDefault="002E1500" w:rsidP="0057322C">
      <w:pPr>
        <w:pStyle w:val="ListParagraph"/>
        <w:numPr>
          <w:ilvl w:val="0"/>
          <w:numId w:val="55"/>
        </w:numPr>
        <w:rPr>
          <w:del w:id="2148" w:author="Matthew Nelson" w:date="2024-09-19T20:12:00Z"/>
        </w:rPr>
      </w:pPr>
      <w:del w:id="2149" w:author="Matthew Nelson" w:date="2024-09-19T20:12:00Z">
        <w:r w:rsidDel="00456658">
          <w:delText>Their identifier may also be dynamically generated</w:delText>
        </w:r>
        <w:r w:rsidR="007A5A9A" w:rsidDel="00456658">
          <w:delText xml:space="preserve"> and thus there</w:delText>
        </w:r>
        <w:r w:rsidDel="00456658">
          <w:delText xml:space="preserve"> is no REST resource based on their id</w:delText>
        </w:r>
        <w:r w:rsidR="00BF019B" w:rsidDel="00456658">
          <w:delText>entification.</w:delText>
        </w:r>
        <w:bookmarkStart w:id="2150" w:name="_Toc177677569"/>
        <w:bookmarkStart w:id="2151" w:name="_Toc178073148"/>
        <w:bookmarkEnd w:id="2150"/>
        <w:bookmarkEnd w:id="2151"/>
      </w:del>
    </w:p>
    <w:p w14:paraId="48F77591" w14:textId="36829039" w:rsidR="009F24F7" w:rsidRPr="00AD2257" w:rsidRDefault="009F24F7" w:rsidP="004F524E">
      <w:pPr>
        <w:pStyle w:val="Heading2"/>
      </w:pPr>
      <w:bookmarkStart w:id="2152" w:name="_Toc60400293"/>
      <w:bookmarkStart w:id="2153" w:name="_Toc60401793"/>
      <w:bookmarkStart w:id="2154" w:name="_Toc60480710"/>
      <w:bookmarkStart w:id="2155" w:name="_Toc60528530"/>
      <w:bookmarkStart w:id="2156" w:name="_Toc60528642"/>
      <w:bookmarkStart w:id="2157" w:name="_Toc60400294"/>
      <w:bookmarkStart w:id="2158" w:name="_Toc60401794"/>
      <w:bookmarkStart w:id="2159" w:name="_Toc60480711"/>
      <w:bookmarkStart w:id="2160" w:name="_Toc60528531"/>
      <w:bookmarkStart w:id="2161" w:name="_Toc60528643"/>
      <w:bookmarkStart w:id="2162" w:name="_Toc60400295"/>
      <w:bookmarkStart w:id="2163" w:name="_Toc60401795"/>
      <w:bookmarkStart w:id="2164" w:name="_Toc60480712"/>
      <w:bookmarkStart w:id="2165" w:name="_Toc60528532"/>
      <w:bookmarkStart w:id="2166" w:name="_Toc60528644"/>
      <w:bookmarkStart w:id="2167" w:name="_Toc60400296"/>
      <w:bookmarkStart w:id="2168" w:name="_Toc60401796"/>
      <w:bookmarkStart w:id="2169" w:name="_Toc60480713"/>
      <w:bookmarkStart w:id="2170" w:name="_Toc60528533"/>
      <w:bookmarkStart w:id="2171" w:name="_Toc60528645"/>
      <w:bookmarkStart w:id="2172" w:name="_Toc60400297"/>
      <w:bookmarkStart w:id="2173" w:name="_Toc60401797"/>
      <w:bookmarkStart w:id="2174" w:name="_Toc60480714"/>
      <w:bookmarkStart w:id="2175" w:name="_Toc60528534"/>
      <w:bookmarkStart w:id="2176" w:name="_Toc60528646"/>
      <w:bookmarkStart w:id="2177" w:name="_Toc60400298"/>
      <w:bookmarkStart w:id="2178" w:name="_Toc60401798"/>
      <w:bookmarkStart w:id="2179" w:name="_Toc60480715"/>
      <w:bookmarkStart w:id="2180" w:name="_Toc60528535"/>
      <w:bookmarkStart w:id="2181" w:name="_Toc60528647"/>
      <w:bookmarkStart w:id="2182" w:name="_Toc73460155"/>
      <w:bookmarkStart w:id="2183" w:name="_Toc178073149"/>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r w:rsidRPr="00AD2257">
        <w:t xml:space="preserve">Rules for a </w:t>
      </w:r>
      <w:ins w:id="2184" w:author="Matthew Nelson" w:date="2024-09-19T20:23:00Z">
        <w:r w:rsidR="00D4538C">
          <w:t xml:space="preserve">Data </w:t>
        </w:r>
      </w:ins>
      <w:r w:rsidRPr="00AD2257">
        <w:t>Constraint</w:t>
      </w:r>
      <w:bookmarkEnd w:id="2182"/>
      <w:bookmarkEnd w:id="2183"/>
    </w:p>
    <w:p w14:paraId="58660C13" w14:textId="25C3A30B" w:rsidR="009F24F7" w:rsidRPr="00AD2257" w:rsidRDefault="009F24F7">
      <w:pPr>
        <w:pStyle w:val="Heading3"/>
      </w:pPr>
      <w:bookmarkStart w:id="2185" w:name="_Toc73460156"/>
      <w:bookmarkStart w:id="2186" w:name="_Toc178073150"/>
      <w:r w:rsidRPr="00AD2257">
        <w:t xml:space="preserve">Scope of a </w:t>
      </w:r>
      <w:ins w:id="2187" w:author="Matthew Nelson" w:date="2024-09-19T20:23:00Z">
        <w:r w:rsidR="00D4538C">
          <w:t xml:space="preserve">Data </w:t>
        </w:r>
      </w:ins>
      <w:r w:rsidRPr="00AD2257">
        <w:t>Constraint</w:t>
      </w:r>
      <w:bookmarkEnd w:id="2185"/>
      <w:bookmarkEnd w:id="2186"/>
    </w:p>
    <w:p w14:paraId="5DEA0AEB" w14:textId="7876C872" w:rsidR="009F24F7" w:rsidRPr="00AD2257" w:rsidRDefault="009F24F7" w:rsidP="009F24F7">
      <w:pPr>
        <w:pStyle w:val="Paragraph"/>
      </w:pPr>
      <w:r w:rsidRPr="00AD2257">
        <w:t xml:space="preserve">A </w:t>
      </w:r>
      <w:ins w:id="2188" w:author="Matthew Nelson" w:date="2024-09-24T13:19:00Z" w16du:dateUtc="2024-09-24T12:19:00Z">
        <w:r w:rsidR="005C5442">
          <w:t xml:space="preserve">Data </w:t>
        </w:r>
      </w:ins>
      <w:r w:rsidRPr="00AD2257">
        <w:t xml:space="preserve">Constraint is used specify the </w:t>
      </w:r>
      <w:ins w:id="2189" w:author="Matthew Nelson" w:date="2024-09-19T20:12:00Z">
        <w:r w:rsidR="00456658">
          <w:t xml:space="preserve">allowable </w:t>
        </w:r>
      </w:ins>
      <w:r w:rsidRPr="00AD2257">
        <w:t xml:space="preserve">content of a data or metadata source in terms of the component values or the </w:t>
      </w:r>
      <w:ins w:id="2190" w:author="Matthew Nelson" w:date="2024-09-24T13:20:00Z" w16du:dateUtc="2024-09-24T12:20:00Z">
        <w:r w:rsidR="005C5442">
          <w:t xml:space="preserve">series </w:t>
        </w:r>
      </w:ins>
      <w:r w:rsidRPr="00AD2257">
        <w:t xml:space="preserve">keys. </w:t>
      </w:r>
      <w:ins w:id="2191" w:author="Matthew Nelson" w:date="2024-09-19T20:24:00Z">
        <w:r w:rsidR="00E24FFF">
          <w:t xml:space="preserve"> </w:t>
        </w:r>
      </w:ins>
    </w:p>
    <w:p w14:paraId="76B1C74A" w14:textId="77777777" w:rsidR="009F24F7" w:rsidRPr="00AD2257" w:rsidRDefault="009F24F7" w:rsidP="009F24F7">
      <w:pPr>
        <w:pStyle w:val="Paragraph"/>
      </w:pPr>
    </w:p>
    <w:p w14:paraId="6DA9FB1E" w14:textId="3296946A" w:rsidR="009F24F7" w:rsidRPr="00AD2257" w:rsidRDefault="009F24F7" w:rsidP="009F24F7">
      <w:pPr>
        <w:pStyle w:val="Paragraph"/>
      </w:pPr>
      <w:r w:rsidRPr="00AD2257">
        <w:t>In terms of data the components are:</w:t>
      </w:r>
    </w:p>
    <w:p w14:paraId="2D13A1BD" w14:textId="77777777" w:rsidR="009F24F7" w:rsidRPr="00A6281D" w:rsidRDefault="009F24F7" w:rsidP="00A6281D">
      <w:pPr>
        <w:pStyle w:val="bulleted"/>
      </w:pPr>
      <w:r w:rsidRPr="00A6281D">
        <w:t>Dimension</w:t>
      </w:r>
    </w:p>
    <w:p w14:paraId="15DAF113" w14:textId="77777777" w:rsidR="009F24F7" w:rsidRPr="00A6281D" w:rsidRDefault="009F24F7" w:rsidP="00A6281D">
      <w:pPr>
        <w:pStyle w:val="bulleted"/>
      </w:pPr>
      <w:r w:rsidRPr="00A6281D">
        <w:t>Time Dimension</w:t>
      </w:r>
    </w:p>
    <w:p w14:paraId="0B5F1470" w14:textId="77777777" w:rsidR="009F24F7" w:rsidRPr="00A6281D" w:rsidRDefault="009F24F7" w:rsidP="00A6281D">
      <w:pPr>
        <w:pStyle w:val="bulleted"/>
      </w:pPr>
      <w:r w:rsidRPr="00A6281D">
        <w:t>Data Attribute</w:t>
      </w:r>
    </w:p>
    <w:p w14:paraId="599FB872" w14:textId="7AB7B9B6" w:rsidR="009F24F7" w:rsidRPr="00A6281D" w:rsidRDefault="009F24F7" w:rsidP="00A6281D">
      <w:pPr>
        <w:pStyle w:val="bulleted"/>
      </w:pPr>
      <w:r w:rsidRPr="00A6281D">
        <w:t>Measure</w:t>
      </w:r>
    </w:p>
    <w:p w14:paraId="1707E3EE" w14:textId="77777777" w:rsidR="00955DA8" w:rsidRPr="00A6281D" w:rsidRDefault="003F36D5" w:rsidP="00A6281D">
      <w:pPr>
        <w:pStyle w:val="bulleted"/>
      </w:pPr>
      <w:r w:rsidRPr="00A6281D">
        <w:t>Metadata Attribute</w:t>
      </w:r>
    </w:p>
    <w:p w14:paraId="7822D51C" w14:textId="37AB7E7D" w:rsidR="009F24F7" w:rsidRPr="00AD2257" w:rsidDel="00E24FFF" w:rsidRDefault="00955DA8" w:rsidP="00A6281D">
      <w:pPr>
        <w:pStyle w:val="bulleted"/>
        <w:rPr>
          <w:del w:id="2192" w:author="Matthew Nelson" w:date="2024-09-19T20:24:00Z"/>
        </w:rPr>
      </w:pPr>
      <w:del w:id="2193" w:author="Matthew Nelson" w:date="2024-09-19T20:24:00Z">
        <w:r w:rsidDel="00E24FFF">
          <w:delText>DataKeySets:</w:delText>
        </w:r>
        <w:r w:rsidR="009F24F7" w:rsidRPr="00AD2257" w:rsidDel="00E24FFF">
          <w:delText xml:space="preserve"> the keys are the content of the KeyDescriptor – i.e.</w:delText>
        </w:r>
        <w:r w:rsidR="00651197" w:rsidDel="00E24FFF">
          <w:delText>,</w:delText>
        </w:r>
        <w:r w:rsidR="009F24F7" w:rsidRPr="00AD2257" w:rsidDel="00E24FFF">
          <w:delText xml:space="preserve"> the series keys composed, for each key, by a value for each Dimension</w:delText>
        </w:r>
        <w:r w:rsidR="00651197" w:rsidDel="00E24FFF">
          <w:delText>.</w:delText>
        </w:r>
      </w:del>
    </w:p>
    <w:p w14:paraId="6B568788" w14:textId="77777777" w:rsidR="009F24F7" w:rsidRPr="00AD2257" w:rsidRDefault="009F24F7" w:rsidP="009F24F7">
      <w:pPr>
        <w:pStyle w:val="Paragraph"/>
      </w:pPr>
    </w:p>
    <w:p w14:paraId="4CC9A878" w14:textId="6CD67370" w:rsidR="009F24F7" w:rsidRPr="00AD2257" w:rsidRDefault="009F24F7" w:rsidP="009F24F7">
      <w:pPr>
        <w:pStyle w:val="Paragraph"/>
      </w:pPr>
      <w:r w:rsidRPr="00AD2257">
        <w:t xml:space="preserve">In terms of reference </w:t>
      </w:r>
      <w:proofErr w:type="gramStart"/>
      <w:r w:rsidRPr="00AD2257">
        <w:t>metadata</w:t>
      </w:r>
      <w:proofErr w:type="gramEnd"/>
      <w:r w:rsidRPr="00AD2257">
        <w:t xml:space="preserve"> the components are:</w:t>
      </w:r>
    </w:p>
    <w:p w14:paraId="78E14A2E" w14:textId="77777777" w:rsidR="009F24F7" w:rsidRPr="00AD2257" w:rsidRDefault="009F24F7" w:rsidP="00A6281D">
      <w:pPr>
        <w:pStyle w:val="bulleted"/>
      </w:pPr>
      <w:r w:rsidRPr="00AD2257">
        <w:t>Metadata Attribute</w:t>
      </w:r>
    </w:p>
    <w:p w14:paraId="75E7B753" w14:textId="77777777" w:rsidR="009F24F7" w:rsidRPr="00AD2257" w:rsidDel="00D4538C" w:rsidRDefault="009F24F7" w:rsidP="009F24F7">
      <w:pPr>
        <w:pStyle w:val="Paragraph"/>
        <w:rPr>
          <w:del w:id="2194" w:author="Matthew Nelson" w:date="2024-09-19T20:24:00Z"/>
        </w:rPr>
      </w:pPr>
    </w:p>
    <w:p w14:paraId="74B99714" w14:textId="170E0129" w:rsidR="009F24F7" w:rsidRPr="00AD2257" w:rsidDel="00D4538C" w:rsidRDefault="009F24F7" w:rsidP="009F24F7">
      <w:pPr>
        <w:pStyle w:val="Paragraph"/>
        <w:rPr>
          <w:del w:id="2195" w:author="Matthew Nelson" w:date="2024-09-19T20:24:00Z"/>
        </w:rPr>
      </w:pPr>
      <w:del w:id="2196" w:author="Matthew Nelson" w:date="2024-09-19T20:24:00Z">
        <w:r w:rsidRPr="00AD2257" w:rsidDel="00D4538C">
          <w:delText>For a Constraint based on a DSD the Constraint can reference one or more of:</w:delText>
        </w:r>
      </w:del>
    </w:p>
    <w:p w14:paraId="0EE5BEAC" w14:textId="6C1B768E" w:rsidR="009F24F7" w:rsidRPr="00AD2257" w:rsidDel="00D4538C" w:rsidRDefault="009F24F7" w:rsidP="00A6281D">
      <w:pPr>
        <w:pStyle w:val="bulleted"/>
        <w:rPr>
          <w:del w:id="2197" w:author="Matthew Nelson" w:date="2024-09-19T20:24:00Z"/>
        </w:rPr>
      </w:pPr>
      <w:del w:id="2198" w:author="Matthew Nelson" w:date="2024-09-19T20:24:00Z">
        <w:r w:rsidRPr="00AD2257" w:rsidDel="00D4538C">
          <w:delText>Data Structure Definition</w:delText>
        </w:r>
      </w:del>
    </w:p>
    <w:p w14:paraId="1ED08F3F" w14:textId="39BAA2E6" w:rsidR="009F24F7" w:rsidRPr="00AD2257" w:rsidDel="00D4538C" w:rsidRDefault="009F24F7" w:rsidP="00A6281D">
      <w:pPr>
        <w:pStyle w:val="bulleted"/>
        <w:rPr>
          <w:del w:id="2199" w:author="Matthew Nelson" w:date="2024-09-19T20:24:00Z"/>
        </w:rPr>
      </w:pPr>
      <w:del w:id="2200" w:author="Matthew Nelson" w:date="2024-09-19T20:24:00Z">
        <w:r w:rsidRPr="00AD2257" w:rsidDel="00D4538C">
          <w:delText>Dataflow</w:delText>
        </w:r>
      </w:del>
    </w:p>
    <w:p w14:paraId="421437A8" w14:textId="7BB21C27" w:rsidR="009F24F7" w:rsidDel="00D4538C" w:rsidRDefault="009F24F7" w:rsidP="00A6281D">
      <w:pPr>
        <w:pStyle w:val="bulleted"/>
        <w:rPr>
          <w:del w:id="2201" w:author="Matthew Nelson" w:date="2024-09-19T20:24:00Z"/>
        </w:rPr>
      </w:pPr>
      <w:del w:id="2202" w:author="Matthew Nelson" w:date="2024-09-19T20:24:00Z">
        <w:r w:rsidRPr="00AD2257" w:rsidDel="00D4538C">
          <w:delText>Provision Agreement</w:delText>
        </w:r>
      </w:del>
    </w:p>
    <w:p w14:paraId="56FE522B" w14:textId="4036AEDC" w:rsidR="00EE7130" w:rsidRPr="00AD2257" w:rsidDel="00D4538C" w:rsidRDefault="00EE7130" w:rsidP="00A6281D">
      <w:pPr>
        <w:pStyle w:val="bulleted"/>
        <w:rPr>
          <w:del w:id="2203" w:author="Matthew Nelson" w:date="2024-09-19T20:24:00Z"/>
        </w:rPr>
      </w:pPr>
      <w:del w:id="2204" w:author="Matthew Nelson" w:date="2024-09-19T20:24:00Z">
        <w:r w:rsidDel="00D4538C">
          <w:delText>Data Provider</w:delText>
        </w:r>
      </w:del>
    </w:p>
    <w:p w14:paraId="1CA804B8" w14:textId="0CDF0A03" w:rsidR="009F24F7" w:rsidRPr="00AD2257" w:rsidDel="00D4538C" w:rsidRDefault="009F24F7" w:rsidP="009F24F7">
      <w:pPr>
        <w:pStyle w:val="Paragraph"/>
        <w:rPr>
          <w:del w:id="2205" w:author="Matthew Nelson" w:date="2024-09-19T20:24:00Z"/>
        </w:rPr>
      </w:pPr>
    </w:p>
    <w:p w14:paraId="7DF45FCE" w14:textId="1F6A04B4" w:rsidR="009F24F7" w:rsidRPr="00AD2257" w:rsidDel="00D4538C" w:rsidRDefault="009F24F7" w:rsidP="009F24F7">
      <w:pPr>
        <w:pStyle w:val="Paragraph"/>
        <w:rPr>
          <w:del w:id="2206" w:author="Matthew Nelson" w:date="2024-09-19T20:24:00Z"/>
        </w:rPr>
      </w:pPr>
      <w:del w:id="2207" w:author="Matthew Nelson" w:date="2024-09-19T20:24:00Z">
        <w:r w:rsidRPr="00AD2257" w:rsidDel="00D4538C">
          <w:delText>For a Constraint based on an MSD the Constraint can reference one or more of:</w:delText>
        </w:r>
      </w:del>
    </w:p>
    <w:p w14:paraId="230C64BD" w14:textId="474256F7" w:rsidR="009F24F7" w:rsidRPr="00AD2257" w:rsidDel="00D4538C" w:rsidRDefault="009F24F7" w:rsidP="00A6281D">
      <w:pPr>
        <w:pStyle w:val="bulleted"/>
        <w:rPr>
          <w:del w:id="2208" w:author="Matthew Nelson" w:date="2024-09-19T20:24:00Z"/>
        </w:rPr>
      </w:pPr>
      <w:del w:id="2209" w:author="Matthew Nelson" w:date="2024-09-19T20:24:00Z">
        <w:r w:rsidRPr="00AD2257" w:rsidDel="00D4538C">
          <w:delText>Metadata Structure Definition</w:delText>
        </w:r>
      </w:del>
    </w:p>
    <w:p w14:paraId="2D8166BA" w14:textId="7CA6BEEB" w:rsidR="009F24F7" w:rsidRPr="00AD2257" w:rsidDel="00D4538C" w:rsidRDefault="009F24F7" w:rsidP="00A6281D">
      <w:pPr>
        <w:pStyle w:val="bulleted"/>
        <w:rPr>
          <w:del w:id="2210" w:author="Matthew Nelson" w:date="2024-09-19T20:24:00Z"/>
        </w:rPr>
      </w:pPr>
      <w:del w:id="2211" w:author="Matthew Nelson" w:date="2024-09-19T20:24:00Z">
        <w:r w:rsidRPr="00AD2257" w:rsidDel="00D4538C">
          <w:delText>Metadataflow</w:delText>
        </w:r>
      </w:del>
    </w:p>
    <w:p w14:paraId="584EACA9" w14:textId="2A03DD28" w:rsidR="009F24F7" w:rsidDel="00D4538C" w:rsidRDefault="00651197" w:rsidP="00A6281D">
      <w:pPr>
        <w:pStyle w:val="bulleted"/>
        <w:rPr>
          <w:del w:id="2212" w:author="Matthew Nelson" w:date="2024-09-19T20:24:00Z"/>
        </w:rPr>
      </w:pPr>
      <w:del w:id="2213" w:author="Matthew Nelson" w:date="2024-09-19T20:24:00Z">
        <w:r w:rsidDel="00D4538C">
          <w:delText xml:space="preserve">Metadata </w:delText>
        </w:r>
        <w:r w:rsidR="009F24F7" w:rsidRPr="00AD2257" w:rsidDel="00D4538C">
          <w:delText>Provision Agreement</w:delText>
        </w:r>
      </w:del>
    </w:p>
    <w:p w14:paraId="32758F63" w14:textId="725B430D" w:rsidR="00EE7130" w:rsidDel="00D4538C" w:rsidRDefault="00EE7130" w:rsidP="00A6281D">
      <w:pPr>
        <w:pStyle w:val="bulleted"/>
        <w:rPr>
          <w:del w:id="2214" w:author="Matthew Nelson" w:date="2024-09-19T20:24:00Z"/>
        </w:rPr>
      </w:pPr>
      <w:del w:id="2215" w:author="Matthew Nelson" w:date="2024-09-19T20:24:00Z">
        <w:r w:rsidDel="00D4538C">
          <w:delText>Metadata Provider</w:delText>
        </w:r>
      </w:del>
    </w:p>
    <w:p w14:paraId="6CA6335F" w14:textId="4B2DC2EF" w:rsidR="00245B92" w:rsidRPr="00AD2257" w:rsidDel="00D4538C" w:rsidRDefault="00245B92" w:rsidP="00A6281D">
      <w:pPr>
        <w:pStyle w:val="bulleted"/>
        <w:rPr>
          <w:del w:id="2216" w:author="Matthew Nelson" w:date="2024-09-19T20:24:00Z"/>
        </w:rPr>
      </w:pPr>
      <w:del w:id="2217" w:author="Matthew Nelson" w:date="2024-09-19T20:24:00Z">
        <w:r w:rsidDel="00D4538C">
          <w:delText>Metadata Set</w:delText>
        </w:r>
      </w:del>
    </w:p>
    <w:p w14:paraId="5D42A6FC" w14:textId="77777777" w:rsidR="009F24F7" w:rsidRPr="00AD2257" w:rsidRDefault="009F24F7" w:rsidP="009F24F7">
      <w:pPr>
        <w:pStyle w:val="Paragraph"/>
      </w:pPr>
    </w:p>
    <w:p w14:paraId="610CF859" w14:textId="3D7681C4" w:rsidR="009F24F7" w:rsidRPr="00AD2257" w:rsidDel="002D39F2" w:rsidRDefault="009F24F7" w:rsidP="009F24F7">
      <w:pPr>
        <w:pStyle w:val="Paragraph"/>
        <w:rPr>
          <w:del w:id="2218" w:author="Matthew Nelson" w:date="2024-09-19T21:29:00Z"/>
        </w:rPr>
      </w:pPr>
      <w:del w:id="2219" w:author="Matthew Nelson" w:date="2024-09-19T21:27:00Z">
        <w:r w:rsidRPr="00AD2257" w:rsidDel="002D39F2">
          <w:delText>Furthermore, t</w:delText>
        </w:r>
      </w:del>
      <w:del w:id="2220" w:author="Matthew Nelson" w:date="2024-09-19T21:29:00Z">
        <w:r w:rsidRPr="00AD2257" w:rsidDel="002D39F2">
          <w:delText>here can be more than one Constraint specified for</w:delText>
        </w:r>
      </w:del>
      <w:del w:id="2221" w:author="Matthew Nelson" w:date="2024-09-19T21:28:00Z">
        <w:r w:rsidRPr="00AD2257" w:rsidDel="002D39F2">
          <w:delText xml:space="preserve"> a</w:delText>
        </w:r>
      </w:del>
      <w:del w:id="2222" w:author="Matthew Nelson" w:date="2024-09-19T21:29:00Z">
        <w:r w:rsidRPr="00AD2257" w:rsidDel="002D39F2">
          <w:delText xml:space="preserve"> </w:delText>
        </w:r>
      </w:del>
      <w:del w:id="2223" w:author="Matthew Nelson" w:date="2024-09-19T21:27:00Z">
        <w:r w:rsidRPr="00AD2257" w:rsidDel="002D39F2">
          <w:delText>specific object e.g.</w:delText>
        </w:r>
        <w:r w:rsidR="00651197" w:rsidDel="002D39F2">
          <w:delText>,</w:delText>
        </w:r>
        <w:r w:rsidRPr="00AD2257" w:rsidDel="002D39F2">
          <w:delText xml:space="preserve"> more than one Constraint for a specific DSD.</w:delText>
        </w:r>
      </w:del>
      <w:bookmarkStart w:id="2224" w:name="_Toc177677572"/>
      <w:bookmarkStart w:id="2225" w:name="_Toc178073151"/>
      <w:bookmarkEnd w:id="2224"/>
      <w:bookmarkEnd w:id="2225"/>
    </w:p>
    <w:p w14:paraId="305026EF" w14:textId="065D0A5B" w:rsidR="00245B92" w:rsidRPr="00AD2257" w:rsidDel="002D39F2" w:rsidRDefault="00245B92" w:rsidP="009F24F7">
      <w:pPr>
        <w:pStyle w:val="Paragraph"/>
        <w:rPr>
          <w:del w:id="2226" w:author="Matthew Nelson" w:date="2024-09-19T21:29:00Z"/>
        </w:rPr>
      </w:pPr>
      <w:bookmarkStart w:id="2227" w:name="_Toc177677573"/>
      <w:bookmarkStart w:id="2228" w:name="_Toc178073152"/>
      <w:bookmarkEnd w:id="2227"/>
      <w:bookmarkEnd w:id="2228"/>
    </w:p>
    <w:p w14:paraId="263403B1" w14:textId="047D7392" w:rsidR="009F24F7" w:rsidRPr="00AD2257" w:rsidDel="002D39F2" w:rsidRDefault="009F24F7" w:rsidP="009F24F7">
      <w:pPr>
        <w:pStyle w:val="Paragraph"/>
        <w:rPr>
          <w:del w:id="2229" w:author="Matthew Nelson" w:date="2024-09-19T21:29:00Z"/>
        </w:rPr>
      </w:pPr>
      <w:del w:id="2230" w:author="Matthew Nelson" w:date="2024-09-19T21:29:00Z">
        <w:r w:rsidRPr="00AD2257" w:rsidDel="002D39F2">
          <w:delText>In view of the flexibility of constraints attachment, clear rules on their usage are required. These are elaborated below.</w:delText>
        </w:r>
        <w:bookmarkStart w:id="2231" w:name="_Toc177677574"/>
        <w:bookmarkStart w:id="2232" w:name="_Toc178073153"/>
        <w:bookmarkEnd w:id="2231"/>
        <w:bookmarkEnd w:id="2232"/>
      </w:del>
    </w:p>
    <w:p w14:paraId="347E5F9D" w14:textId="1564942E" w:rsidR="009F24F7" w:rsidRPr="00AD2257" w:rsidRDefault="009F24F7">
      <w:pPr>
        <w:pStyle w:val="Heading3"/>
      </w:pPr>
      <w:bookmarkStart w:id="2233" w:name="_Toc73460157"/>
      <w:bookmarkStart w:id="2234" w:name="_Toc178073154"/>
      <w:r w:rsidRPr="00AD2257">
        <w:t>Multiple Constraints</w:t>
      </w:r>
      <w:bookmarkEnd w:id="2233"/>
      <w:bookmarkEnd w:id="2234"/>
    </w:p>
    <w:p w14:paraId="6F26DA5B" w14:textId="5976824B" w:rsidR="009F24F7" w:rsidRPr="00AD2257" w:rsidRDefault="009F24F7">
      <w:r w:rsidRPr="00AD2257">
        <w:t>There can be many Constraints for any Constrainable Artefact (e.g.</w:t>
      </w:r>
      <w:r w:rsidR="00651197">
        <w:t>,</w:t>
      </w:r>
      <w:r w:rsidRPr="00AD2257">
        <w:t xml:space="preserve"> DSD), subject to the following restrictions:</w:t>
      </w:r>
    </w:p>
    <w:p w14:paraId="4093CA79" w14:textId="77777777" w:rsidR="009F24F7" w:rsidRPr="00AD2257" w:rsidRDefault="009F24F7">
      <w:pPr>
        <w:pStyle w:val="Heading4"/>
      </w:pPr>
      <w:r w:rsidRPr="00AD2257">
        <w:t>Cube Region</w:t>
      </w:r>
    </w:p>
    <w:p w14:paraId="5E133B41" w14:textId="5557A2E7" w:rsidR="00F33C40" w:rsidRDefault="00F33C40" w:rsidP="00517923">
      <w:r>
        <w:t>A</w:t>
      </w:r>
      <w:r w:rsidR="009F24F7" w:rsidRPr="00AD2257">
        <w:t xml:space="preserve"> </w:t>
      </w:r>
      <w:r>
        <w:t>C</w:t>
      </w:r>
      <w:r w:rsidR="009F24F7" w:rsidRPr="00AD2257">
        <w:t>onstraint can contain multiple Member Selections (e.g.</w:t>
      </w:r>
      <w:r>
        <w:t>,</w:t>
      </w:r>
      <w:r w:rsidR="009F24F7" w:rsidRPr="00AD2257">
        <w:t xml:space="preserve"> Dimension</w:t>
      </w:r>
      <w:r>
        <w:t>s</w:t>
      </w:r>
      <w:r w:rsidR="009F24F7" w:rsidRPr="00AD2257">
        <w:t>)</w:t>
      </w:r>
      <w:r>
        <w:t>.</w:t>
      </w:r>
    </w:p>
    <w:p w14:paraId="5F6D260E" w14:textId="1044866C" w:rsidR="00F33C40" w:rsidRDefault="009F24F7" w:rsidP="00A6281D">
      <w:pPr>
        <w:pStyle w:val="bulleted"/>
      </w:pPr>
      <w:r w:rsidRPr="00AD2257">
        <w:t>A specific Member Selection (e.g.</w:t>
      </w:r>
      <w:r w:rsidR="00F33C40">
        <w:t>,</w:t>
      </w:r>
      <w:r w:rsidRPr="00AD2257">
        <w:t xml:space="preserve"> Dimension FREQ) can only be contained in one </w:t>
      </w:r>
      <w:r w:rsidR="00F33C40">
        <w:t>Cube Region</w:t>
      </w:r>
      <w:r w:rsidRPr="00AD2257">
        <w:t xml:space="preserve"> for any one attached object (e.g.</w:t>
      </w:r>
      <w:r w:rsidR="00F33C40">
        <w:t>,</w:t>
      </w:r>
      <w:r w:rsidRPr="00AD2257">
        <w:t xml:space="preserve"> a specific DSD or specific Dataflow)</w:t>
      </w:r>
      <w:r w:rsidR="00F33C40">
        <w:t>.</w:t>
      </w:r>
    </w:p>
    <w:p w14:paraId="12BDC519" w14:textId="41855C0D" w:rsidR="009F24F7" w:rsidRDefault="00356862" w:rsidP="00A6281D">
      <w:pPr>
        <w:pStyle w:val="bulleted"/>
      </w:pPr>
      <w:r>
        <w:t xml:space="preserve">Component </w:t>
      </w:r>
      <w:r w:rsidR="00E969FC">
        <w:t>values within a Member Selection may define a validity period. Otherwise, the value is valid for the whole validity of the</w:t>
      </w:r>
      <w:r w:rsidR="00F33C40">
        <w:t xml:space="preserve"> Cube Region.</w:t>
      </w:r>
    </w:p>
    <w:p w14:paraId="65C2A698" w14:textId="59EBE241" w:rsidR="00F33C40" w:rsidDel="002D39F2" w:rsidRDefault="00485D88" w:rsidP="00A6281D">
      <w:pPr>
        <w:pStyle w:val="bulleted"/>
        <w:rPr>
          <w:del w:id="2235" w:author="Matthew Nelson" w:date="2024-09-19T21:30:00Z"/>
        </w:rPr>
      </w:pPr>
      <w:del w:id="2236" w:author="Matthew Nelson" w:date="2024-09-19T21:30:00Z">
        <w:r w:rsidDel="002D39F2">
          <w:delText xml:space="preserve">For partial reference resolution </w:delText>
        </w:r>
        <w:r w:rsidR="0046629F" w:rsidDel="002D39F2">
          <w:delText>purposes</w:delText>
        </w:r>
        <w:r w:rsidR="009E65BA" w:rsidDel="002D39F2">
          <w:delText xml:space="preserve"> (as per the SDMX REST API)</w:delText>
        </w:r>
        <w:r w:rsidR="0046629F" w:rsidDel="002D39F2">
          <w:delText>,</w:delText>
        </w:r>
        <w:r w:rsidDel="002D39F2">
          <w:delText xml:space="preserve"> the latest non-draft Constraint must be considered.</w:delText>
        </w:r>
      </w:del>
    </w:p>
    <w:p w14:paraId="0661019C" w14:textId="342932CB" w:rsidR="001E07A2" w:rsidRDefault="0046629F" w:rsidP="00A6281D">
      <w:pPr>
        <w:pStyle w:val="bulleted"/>
      </w:pPr>
      <w:r>
        <w:t>A Member Selection may include wildcarding of values</w:t>
      </w:r>
      <w:r w:rsidR="00723D85">
        <w:t xml:space="preserve"> (using character ‘%’ to represent zero or more occurrences of any character)</w:t>
      </w:r>
      <w:r>
        <w:t xml:space="preserve">, as well as cascading through hierarchic structures (e.g., parents in </w:t>
      </w:r>
      <w:proofErr w:type="spellStart"/>
      <w:r>
        <w:t>Codelist</w:t>
      </w:r>
      <w:proofErr w:type="spellEnd"/>
      <w:r>
        <w:t>)</w:t>
      </w:r>
      <w:r w:rsidR="00E57C23">
        <w:t xml:space="preserve">, or localised values (e.g., text for English only). Lack of locale means any language may match. Cascading </w:t>
      </w:r>
      <w:r w:rsidR="00E57C23">
        <w:lastRenderedPageBreak/>
        <w:t xml:space="preserve">values are mutual exclusive to localised </w:t>
      </w:r>
      <w:r w:rsidR="00723D85">
        <w:t>values, as the former refer to coded values</w:t>
      </w:r>
      <w:r w:rsidR="00E57C23">
        <w:t>, whi</w:t>
      </w:r>
      <w:r w:rsidR="00723D85">
        <w:t>le the latter refer to uncoded values</w:t>
      </w:r>
      <w:r w:rsidR="00E57C23">
        <w:t>.</w:t>
      </w:r>
    </w:p>
    <w:p w14:paraId="05A417FC" w14:textId="61AD4002" w:rsidR="0046629F" w:rsidRDefault="001E07A2" w:rsidP="00A6281D">
      <w:pPr>
        <w:pStyle w:val="bulleted"/>
      </w:pPr>
      <w:r>
        <w:t>Any values included in a Member Selection for Components with an array data type (i.e., Measures, Attributes or Metadata Attributes), will be applied as single values and will not be assessed combined with other values to match all possible array values. For example, including the Code ‘A’ for an Attribute will allow any instance of the Attribute that includes ‘A’, like [‘A’, ‘B’] or [‘A’, ‘C’, ‘D’]. Similarly, if Code ‘A’ was excluded, all those arrays of values would also be excluded.</w:t>
      </w:r>
    </w:p>
    <w:p w14:paraId="6208446D" w14:textId="77777777" w:rsidR="0046629F" w:rsidRPr="00AD2257" w:rsidRDefault="0046629F" w:rsidP="00FD4515"/>
    <w:p w14:paraId="153F0A9B" w14:textId="77777777" w:rsidR="009F24F7" w:rsidRPr="00AD2257" w:rsidRDefault="009F24F7">
      <w:pPr>
        <w:pStyle w:val="Heading4"/>
      </w:pPr>
      <w:r w:rsidRPr="00AD2257">
        <w:t>Key Set</w:t>
      </w:r>
    </w:p>
    <w:p w14:paraId="7A064A37" w14:textId="77777777" w:rsidR="00E969FC" w:rsidRDefault="009F24F7" w:rsidP="009F24F7">
      <w:pPr>
        <w:pStyle w:val="Paragraph"/>
      </w:pPr>
      <w:r w:rsidRPr="00AD2257">
        <w:t>Key Sets will be processed in the order they appear in the Constraint and wildcards can be used (e.g.</w:t>
      </w:r>
      <w:r w:rsidR="0046629F">
        <w:t>,</w:t>
      </w:r>
      <w:r w:rsidRPr="00AD2257">
        <w:t xml:space="preserve"> any key position not reference explicitly is deemed to be </w:t>
      </w:r>
      <w:r w:rsidR="00593C29">
        <w:t>"</w:t>
      </w:r>
      <w:r w:rsidRPr="00AD2257">
        <w:t>all values</w:t>
      </w:r>
      <w:r w:rsidR="00593C29">
        <w:t>"</w:t>
      </w:r>
      <w:r w:rsidRPr="00AD2257">
        <w:t xml:space="preserve">). </w:t>
      </w:r>
    </w:p>
    <w:p w14:paraId="7FD4F1EA" w14:textId="77777777" w:rsidR="00E969FC" w:rsidRDefault="00E969FC" w:rsidP="009F24F7">
      <w:pPr>
        <w:pStyle w:val="Paragraph"/>
      </w:pPr>
    </w:p>
    <w:p w14:paraId="2E8695F8" w14:textId="47937AA5" w:rsidR="009F24F7" w:rsidRDefault="009F24F7" w:rsidP="009F24F7">
      <w:pPr>
        <w:pStyle w:val="Paragraph"/>
      </w:pPr>
      <w:r w:rsidRPr="00AD2257">
        <w:t xml:space="preserve">As the Key Sets can be </w:t>
      </w:r>
      <w:r w:rsidR="00593C29">
        <w:t>"</w:t>
      </w:r>
      <w:r w:rsidRPr="00AD2257">
        <w:t>included</w:t>
      </w:r>
      <w:r w:rsidR="00593C29">
        <w:t>"</w:t>
      </w:r>
      <w:r w:rsidRPr="00AD2257">
        <w:t xml:space="preserve"> or </w:t>
      </w:r>
      <w:r w:rsidR="00593C29">
        <w:t>"</w:t>
      </w:r>
      <w:r w:rsidRPr="00AD2257">
        <w:t>excluded</w:t>
      </w:r>
      <w:r w:rsidR="00593C29">
        <w:t>"</w:t>
      </w:r>
      <w:r w:rsidRPr="00AD2257">
        <w:t xml:space="preserve"> it is recommended that Key Sets with wildcards are declared before </w:t>
      </w:r>
      <w:proofErr w:type="spellStart"/>
      <w:r w:rsidRPr="00AD2257">
        <w:t>KeySets</w:t>
      </w:r>
      <w:proofErr w:type="spellEnd"/>
      <w:r w:rsidRPr="00AD2257">
        <w:t xml:space="preserve"> with specific series keys. This will minimize the risk that keys are inadvertently included or excluded.</w:t>
      </w:r>
    </w:p>
    <w:p w14:paraId="430B837D" w14:textId="1D3EC06E" w:rsidR="0046629F" w:rsidDel="00FA644A" w:rsidRDefault="0046629F" w:rsidP="009F24F7">
      <w:pPr>
        <w:pStyle w:val="Paragraph"/>
        <w:rPr>
          <w:del w:id="2237" w:author="Matthew Nelson" w:date="2024-09-24T13:20:00Z" w16du:dateUtc="2024-09-24T12:20:00Z"/>
        </w:rPr>
      </w:pPr>
    </w:p>
    <w:p w14:paraId="2CE07B03" w14:textId="0BE91BBF" w:rsidR="0046629F" w:rsidDel="001B77C3" w:rsidRDefault="0046629F" w:rsidP="009F24F7">
      <w:pPr>
        <w:pStyle w:val="Paragraph"/>
        <w:rPr>
          <w:del w:id="2238" w:author="Matthew Nelson" w:date="2024-09-19T21:35:00Z"/>
        </w:rPr>
      </w:pPr>
      <w:del w:id="2239" w:author="Matthew Nelson" w:date="2024-09-19T21:35:00Z">
        <w:r w:rsidDel="001B77C3">
          <w:delText>In addition, Attribute</w:delText>
        </w:r>
        <w:r w:rsidR="00CC5BB8" w:rsidDel="001B77C3">
          <w:delText>, Measure and Metadata Attribute</w:delText>
        </w:r>
        <w:r w:rsidDel="001B77C3">
          <w:delText xml:space="preserve"> constraints may accompany KeySets, in order to specify the allowed values per Key.</w:delText>
        </w:r>
        <w:r w:rsidR="00723D85" w:rsidDel="001B77C3">
          <w:delText xml:space="preserve"> Those are </w:delText>
        </w:r>
        <w:r w:rsidR="001E07A2" w:rsidDel="001B77C3">
          <w:delText>expressed following the rules for Cube Regions, as explained above.</w:delText>
        </w:r>
      </w:del>
    </w:p>
    <w:p w14:paraId="7FD0AB24" w14:textId="0BC307B8" w:rsidR="00E969FC" w:rsidRDefault="00E969FC" w:rsidP="009F24F7">
      <w:pPr>
        <w:pStyle w:val="Paragraph"/>
      </w:pPr>
    </w:p>
    <w:p w14:paraId="540BCF25" w14:textId="773ECDBD" w:rsidR="00E969FC" w:rsidRPr="00AD2257" w:rsidRDefault="00E969FC" w:rsidP="009F24F7">
      <w:pPr>
        <w:pStyle w:val="Paragraph"/>
      </w:pPr>
      <w:r>
        <w:t>Finally, a validity period may be specified per Key.</w:t>
      </w:r>
    </w:p>
    <w:p w14:paraId="7C340905" w14:textId="2B8E67F2" w:rsidR="009F24F7" w:rsidRPr="00AD2257" w:rsidRDefault="009F24F7">
      <w:pPr>
        <w:pStyle w:val="Heading3"/>
      </w:pPr>
      <w:bookmarkStart w:id="2240" w:name="_Toc73460158"/>
      <w:bookmarkStart w:id="2241" w:name="_Toc178073155"/>
      <w:r w:rsidRPr="00AD2257">
        <w:t>Inheritance of a Constraint</w:t>
      </w:r>
      <w:bookmarkEnd w:id="2240"/>
      <w:bookmarkEnd w:id="2241"/>
    </w:p>
    <w:p w14:paraId="734AF6AB" w14:textId="517C9790" w:rsidR="009F24F7" w:rsidRPr="00AD2257" w:rsidRDefault="009F24F7">
      <w:pPr>
        <w:pStyle w:val="Heading4"/>
      </w:pPr>
      <w:r w:rsidRPr="00AD2257">
        <w:t>Attachment levels of a Constraint</w:t>
      </w:r>
    </w:p>
    <w:p w14:paraId="1DE5EB4B" w14:textId="77777777" w:rsidR="009F24F7" w:rsidRPr="00AD2257" w:rsidRDefault="009F24F7">
      <w:r w:rsidRPr="00AD2257">
        <w:t>There are three levels of constraint attachment for which these inheritance rules apply:</w:t>
      </w:r>
    </w:p>
    <w:p w14:paraId="188068C0" w14:textId="77777777" w:rsidR="009F24F7" w:rsidRPr="00AD2257" w:rsidRDefault="009F24F7" w:rsidP="006C7C73">
      <w:pPr>
        <w:pStyle w:val="ListParagraph"/>
        <w:numPr>
          <w:ilvl w:val="0"/>
          <w:numId w:val="14"/>
        </w:numPr>
      </w:pPr>
      <w:r w:rsidRPr="00AD2257">
        <w:t>DSD/MSD – top level</w:t>
      </w:r>
    </w:p>
    <w:p w14:paraId="113F52B0" w14:textId="77777777" w:rsidR="009F24F7" w:rsidRPr="00AD2257" w:rsidRDefault="009F24F7" w:rsidP="00517923">
      <w:pPr>
        <w:pStyle w:val="bulleted2"/>
      </w:pPr>
      <w:r w:rsidRPr="00AD2257">
        <w:t>Dataflow/</w:t>
      </w:r>
      <w:proofErr w:type="spellStart"/>
      <w:r w:rsidRPr="00AD2257">
        <w:t>Metadataflow</w:t>
      </w:r>
      <w:proofErr w:type="spellEnd"/>
      <w:r w:rsidRPr="00AD2257">
        <w:t xml:space="preserve"> – second level</w:t>
      </w:r>
    </w:p>
    <w:p w14:paraId="4553E19C" w14:textId="77777777" w:rsidR="009F24F7" w:rsidRPr="00AD2257" w:rsidRDefault="009F24F7" w:rsidP="00517923">
      <w:pPr>
        <w:pStyle w:val="bulleted3"/>
      </w:pPr>
      <w:r w:rsidRPr="00AD2257">
        <w:t>Provision Agreement – third level</w:t>
      </w:r>
    </w:p>
    <w:p w14:paraId="3E02F5F0" w14:textId="77777777" w:rsidR="009F24F7" w:rsidRPr="00AD2257" w:rsidRDefault="009F24F7"/>
    <w:p w14:paraId="12A1D0FB" w14:textId="3B5DCC06" w:rsidR="009F24F7" w:rsidRPr="00AD2257" w:rsidDel="001B77C3" w:rsidRDefault="009F24F7">
      <w:pPr>
        <w:rPr>
          <w:del w:id="2242" w:author="Matthew Nelson" w:date="2024-09-19T21:37:00Z"/>
        </w:rPr>
      </w:pPr>
      <w:del w:id="2243" w:author="Matthew Nelson" w:date="2024-09-19T21:36:00Z">
        <w:r w:rsidRPr="00AD2257" w:rsidDel="001B77C3">
          <w:delText>Note that these rules do not apply to the Simple Datasour</w:delText>
        </w:r>
        <w:r w:rsidR="004E2080" w:rsidDel="001B77C3">
          <w:delText>c</w:delText>
        </w:r>
        <w:r w:rsidRPr="00AD2257" w:rsidDel="001B77C3">
          <w:delText>e or Queryable Datasource</w:delText>
        </w:r>
        <w:r w:rsidR="002462FA" w:rsidDel="001B77C3">
          <w:delText xml:space="preserve">; </w:delText>
        </w:r>
        <w:r w:rsidRPr="00AD2257" w:rsidDel="001B77C3">
          <w:delText>t</w:delText>
        </w:r>
      </w:del>
      <w:del w:id="2244" w:author="Matthew Nelson" w:date="2024-09-19T21:37:00Z">
        <w:r w:rsidRPr="00AD2257" w:rsidDel="001B77C3">
          <w:delText>he Constraint(s) attached to these artefacts are resolved for this artefact only and do not take into account Constraints attached to other artefacts (e.g.</w:delText>
        </w:r>
        <w:r w:rsidR="002462FA" w:rsidDel="001B77C3">
          <w:delText>,</w:delText>
        </w:r>
        <w:r w:rsidRPr="00AD2257" w:rsidDel="001B77C3">
          <w:delText xml:space="preserve"> Provision Agreement</w:delText>
        </w:r>
        <w:r w:rsidR="004E2080" w:rsidDel="001B77C3">
          <w:delText>,</w:delText>
        </w:r>
        <w:r w:rsidRPr="00AD2257" w:rsidDel="001B77C3">
          <w:delText xml:space="preserve"> Dataflow, DSD).</w:delText>
        </w:r>
      </w:del>
    </w:p>
    <w:p w14:paraId="64DAEA06" w14:textId="26E1325E" w:rsidR="009F24F7" w:rsidRPr="00AD2257" w:rsidRDefault="009F24F7">
      <w:r w:rsidRPr="00AD2257">
        <w:t xml:space="preserve">It is not necessary for a Constraint to be attached to </w:t>
      </w:r>
      <w:r w:rsidR="00CC5BB8">
        <w:t xml:space="preserve">a </w:t>
      </w:r>
      <w:proofErr w:type="gramStart"/>
      <w:r w:rsidRPr="00AD2257">
        <w:t>higher level</w:t>
      </w:r>
      <w:proofErr w:type="gramEnd"/>
      <w:r w:rsidRPr="00AD2257">
        <w:t xml:space="preserve"> art</w:t>
      </w:r>
      <w:r w:rsidR="002462FA">
        <w:t>e</w:t>
      </w:r>
      <w:r w:rsidRPr="00AD2257">
        <w:t>fact. e.g.</w:t>
      </w:r>
      <w:r w:rsidR="002462FA">
        <w:t>,</w:t>
      </w:r>
      <w:r w:rsidRPr="00AD2257">
        <w:t xml:space="preserve"> it is valid to have a Constraint for a Provision Agreement where there are no constraints attached the relevant dataflow or DSD.</w:t>
      </w:r>
    </w:p>
    <w:p w14:paraId="3D50D4E7" w14:textId="77777777" w:rsidR="009F24F7" w:rsidRPr="00AD2257" w:rsidRDefault="009F24F7">
      <w:pPr>
        <w:pStyle w:val="Heading4"/>
      </w:pPr>
      <w:r w:rsidRPr="00AD2257">
        <w:t>Cascade rules for processing Constraints</w:t>
      </w:r>
    </w:p>
    <w:p w14:paraId="61046AE5" w14:textId="6CF45B82" w:rsidR="009F24F7" w:rsidRDefault="009F24F7" w:rsidP="004E2476">
      <w:r w:rsidRPr="00AD2257">
        <w:t>The processing of the constraints on either Dataflow/</w:t>
      </w:r>
      <w:proofErr w:type="spellStart"/>
      <w:r w:rsidRPr="00AD2257">
        <w:t>Metadataflow</w:t>
      </w:r>
      <w:proofErr w:type="spellEnd"/>
      <w:r w:rsidRPr="00AD2257">
        <w:t xml:space="preserve"> or Provision Agreement must </w:t>
      </w:r>
      <w:proofErr w:type="gramStart"/>
      <w:r w:rsidRPr="00AD2257">
        <w:t>take into account</w:t>
      </w:r>
      <w:proofErr w:type="gramEnd"/>
      <w:r w:rsidRPr="00AD2257">
        <w:t xml:space="preserve"> the constraints declared at higher levels. The rules for the </w:t>
      </w:r>
      <w:r w:rsidR="002B4256" w:rsidRPr="00AD2257">
        <w:t>lower-level</w:t>
      </w:r>
      <w:r w:rsidRPr="00AD2257">
        <w:t xml:space="preserve"> constraints (attached to Dataflow/ </w:t>
      </w:r>
      <w:proofErr w:type="spellStart"/>
      <w:r w:rsidRPr="00AD2257">
        <w:t>Metadataflow</w:t>
      </w:r>
      <w:proofErr w:type="spellEnd"/>
      <w:r w:rsidRPr="00AD2257">
        <w:t xml:space="preserve"> and Provision Agreement) are detailed below.</w:t>
      </w:r>
    </w:p>
    <w:p w14:paraId="571667A1" w14:textId="77777777" w:rsidR="002B4256" w:rsidRPr="00AD2257" w:rsidRDefault="002B4256"/>
    <w:p w14:paraId="0185D040" w14:textId="34F27313" w:rsidR="009F24F7" w:rsidRPr="00AD2257" w:rsidRDefault="009F24F7" w:rsidP="002B4256">
      <w:r w:rsidRPr="00AD2257">
        <w:t xml:space="preserve">Note that there can be a situation where a constraint is specified at a lower level before a constraint is specified at a higher level. Therefore, it is possible that a </w:t>
      </w:r>
      <w:r w:rsidR="002B4256" w:rsidRPr="00AD2257">
        <w:t>higher-level</w:t>
      </w:r>
      <w:r w:rsidRPr="00AD2257">
        <w:t xml:space="preserve"> constraint makes a </w:t>
      </w:r>
      <w:r w:rsidR="002B4256" w:rsidRPr="00AD2257">
        <w:t>lower-level</w:t>
      </w:r>
      <w:r w:rsidRPr="00AD2257">
        <w:t xml:space="preserve"> constraint invalid. SDMX makes no rules on how such a conflict should be handled when processing the constraint for attachment. However, the cascade rules on evaluating constraints for usage are clear </w:t>
      </w:r>
      <w:r w:rsidR="002B4256">
        <w:t>–</w:t>
      </w:r>
      <w:r w:rsidRPr="00AD2257">
        <w:t xml:space="preserve"> the higher</w:t>
      </w:r>
      <w:r w:rsidR="002B4256">
        <w:t>-</w:t>
      </w:r>
      <w:r w:rsidRPr="00AD2257">
        <w:t>level constraint takes precedence in any conflicts that result in a less restrictive specification at the lower level.</w:t>
      </w:r>
    </w:p>
    <w:p w14:paraId="0592E0CC" w14:textId="77777777" w:rsidR="009F24F7" w:rsidRPr="00AD2257" w:rsidRDefault="009F24F7">
      <w:pPr>
        <w:pStyle w:val="Heading4"/>
      </w:pPr>
      <w:r w:rsidRPr="00AD2257">
        <w:t>Cube Region</w:t>
      </w:r>
    </w:p>
    <w:p w14:paraId="6EC6B8C4" w14:textId="3F7DB030" w:rsidR="009F24F7" w:rsidRPr="00AD2257" w:rsidRDefault="009F24F7" w:rsidP="00517923">
      <w:r w:rsidRPr="00AD2257">
        <w:t xml:space="preserve">It is not necessary to have a </w:t>
      </w:r>
      <w:r w:rsidR="00A17D00">
        <w:t>C</w:t>
      </w:r>
      <w:r w:rsidRPr="00AD2257">
        <w:t xml:space="preserve">onstraint on the </w:t>
      </w:r>
      <w:r w:rsidR="002B4256" w:rsidRPr="00AD2257">
        <w:t>higher-level</w:t>
      </w:r>
      <w:r w:rsidRPr="00AD2257">
        <w:t xml:space="preserve"> art</w:t>
      </w:r>
      <w:r w:rsidR="002B4256">
        <w:t>e</w:t>
      </w:r>
      <w:r w:rsidRPr="00AD2257">
        <w:t>fact (e.g.</w:t>
      </w:r>
      <w:r w:rsidR="002B4256">
        <w:t>,</w:t>
      </w:r>
      <w:r w:rsidRPr="00AD2257">
        <w:t xml:space="preserve"> DSD referenced by the Dataflow)</w:t>
      </w:r>
      <w:r w:rsidR="00662927">
        <w:t>,</w:t>
      </w:r>
      <w:r w:rsidRPr="00AD2257">
        <w:t xml:space="preserve"> but if there is such a </w:t>
      </w:r>
      <w:r w:rsidR="00A17D00">
        <w:t>C</w:t>
      </w:r>
      <w:r w:rsidRPr="00AD2257">
        <w:t>onstraint at the higher level(s) then:</w:t>
      </w:r>
    </w:p>
    <w:p w14:paraId="58AB278D" w14:textId="14568B3C" w:rsidR="009F24F7" w:rsidRPr="00AD2257" w:rsidRDefault="009F24F7" w:rsidP="00A6281D">
      <w:pPr>
        <w:pStyle w:val="bulleted"/>
      </w:pPr>
      <w:r w:rsidRPr="00AD2257">
        <w:lastRenderedPageBreak/>
        <w:t xml:space="preserve">The </w:t>
      </w:r>
      <w:r w:rsidR="002B4256" w:rsidRPr="00AD2257">
        <w:t>lower-level</w:t>
      </w:r>
      <w:r w:rsidRPr="00AD2257">
        <w:t xml:space="preserve"> </w:t>
      </w:r>
      <w:r w:rsidR="00A17D00">
        <w:t>C</w:t>
      </w:r>
      <w:r w:rsidRPr="00AD2257">
        <w:t xml:space="preserve">onstraint cannot be less restrictive than the </w:t>
      </w:r>
      <w:r w:rsidR="00A17D00">
        <w:t>C</w:t>
      </w:r>
      <w:r w:rsidRPr="00AD2257">
        <w:t>onstraint specified for the same Member Selection (e.g. Dimension) at the next higher level</w:t>
      </w:r>
      <w:r w:rsidR="00A17D00">
        <w:t>,</w:t>
      </w:r>
      <w:r w:rsidRPr="00AD2257">
        <w:t xml:space="preserve"> which constrains that Member Selection</w:t>
      </w:r>
      <w:r w:rsidR="00A17D00">
        <w:t>. For example</w:t>
      </w:r>
      <w:r w:rsidR="002B4256">
        <w:t>,</w:t>
      </w:r>
      <w:r w:rsidRPr="00AD2257">
        <w:t xml:space="preserve"> if the Dimension FREQ is constrained to A, Q in a DSD</w:t>
      </w:r>
      <w:r w:rsidR="00A17D00">
        <w:t>,</w:t>
      </w:r>
      <w:r w:rsidRPr="00AD2257">
        <w:t xml:space="preserve"> then the </w:t>
      </w:r>
      <w:r w:rsidR="00A17D00">
        <w:t>C</w:t>
      </w:r>
      <w:r w:rsidRPr="00AD2257">
        <w:t>onstraint at the Dataflow or Provision Agreement cannot be A, Q, M or even just M – it can only further constrain A,</w:t>
      </w:r>
      <w:r w:rsidR="002B4256">
        <w:t xml:space="preserve"> </w:t>
      </w:r>
      <w:r w:rsidRPr="00AD2257">
        <w:t>Q.</w:t>
      </w:r>
    </w:p>
    <w:p w14:paraId="39193FD6" w14:textId="57283FB5" w:rsidR="009F24F7" w:rsidRPr="00AD2257" w:rsidRDefault="009F24F7" w:rsidP="00A6281D">
      <w:pPr>
        <w:pStyle w:val="bulleted"/>
      </w:pPr>
      <w:r w:rsidRPr="00AD2257">
        <w:t xml:space="preserve">The </w:t>
      </w:r>
      <w:r w:rsidR="00A17D00">
        <w:t>C</w:t>
      </w:r>
      <w:r w:rsidRPr="00AD2257">
        <w:t>onstraint at the lower level for any one Member Selection further constrains the content for the same Member Selection at the higher level(s).</w:t>
      </w:r>
    </w:p>
    <w:p w14:paraId="18B2D900" w14:textId="072388C5" w:rsidR="009F24F7" w:rsidRPr="00AD2257" w:rsidRDefault="009F24F7" w:rsidP="00A6281D">
      <w:pPr>
        <w:pStyle w:val="bulleted"/>
      </w:pPr>
      <w:r w:rsidRPr="00AD2257">
        <w:t>Any Member Selection</w:t>
      </w:r>
      <w:r w:rsidR="00A17D00">
        <w:t>,</w:t>
      </w:r>
      <w:r w:rsidRPr="00AD2257">
        <w:t xml:space="preserve"> which is not referenced in a Constraint</w:t>
      </w:r>
      <w:r w:rsidR="00A17D00">
        <w:t>,</w:t>
      </w:r>
      <w:r w:rsidRPr="00AD2257">
        <w:t xml:space="preserve"> is deemed to be constrained according to the Constraint specified at the next higher level which constraints that Member Selection.</w:t>
      </w:r>
    </w:p>
    <w:p w14:paraId="203B89D4" w14:textId="04BD2FDD" w:rsidR="009F24F7" w:rsidRPr="00AD2257" w:rsidRDefault="009F24F7" w:rsidP="00A6281D">
      <w:pPr>
        <w:pStyle w:val="bulleted"/>
      </w:pPr>
      <w:r w:rsidRPr="00AD2257">
        <w:t xml:space="preserve">If there is a conflict when resolving the </w:t>
      </w:r>
      <w:r w:rsidR="009335B6">
        <w:t>C</w:t>
      </w:r>
      <w:r w:rsidRPr="00AD2257">
        <w:t xml:space="preserve">onstraint in terms of a lower-level </w:t>
      </w:r>
      <w:r w:rsidR="009335B6">
        <w:t>C</w:t>
      </w:r>
      <w:r w:rsidRPr="00AD2257">
        <w:t xml:space="preserve">onstraint being less restrictive than a higher-level </w:t>
      </w:r>
      <w:r w:rsidR="009335B6">
        <w:t>C</w:t>
      </w:r>
      <w:r w:rsidR="002B4256" w:rsidRPr="00AD2257">
        <w:t>onstraint,</w:t>
      </w:r>
      <w:r w:rsidRPr="00AD2257">
        <w:t xml:space="preserve"> then the </w:t>
      </w:r>
      <w:r w:rsidR="009335B6">
        <w:t>C</w:t>
      </w:r>
      <w:r w:rsidRPr="00AD2257">
        <w:t>onstraint at the higher-level is used.</w:t>
      </w:r>
    </w:p>
    <w:p w14:paraId="27233FAB" w14:textId="77777777" w:rsidR="009F24F7" w:rsidRPr="00AD2257" w:rsidRDefault="009F24F7"/>
    <w:p w14:paraId="0E4E38B3" w14:textId="04231ACE" w:rsidR="009F24F7" w:rsidRDefault="009F24F7" w:rsidP="004E2476">
      <w:r w:rsidRPr="00AD2257">
        <w:t xml:space="preserve">Note that it is possible for a Constraint at a higher level to constrain, say, four Dimensions in a single </w:t>
      </w:r>
      <w:r w:rsidR="009335B6">
        <w:t>C</w:t>
      </w:r>
      <w:r w:rsidRPr="00AD2257">
        <w:t>onstraint, and a Constraint at a lower level to constrain the same four in two, three, or four Constraints.</w:t>
      </w:r>
    </w:p>
    <w:p w14:paraId="0BA825BF" w14:textId="77777777" w:rsidR="002B4256" w:rsidRDefault="002B4256" w:rsidP="002B4256"/>
    <w:p w14:paraId="00036EDA" w14:textId="05FDFCF0" w:rsidR="002B4256" w:rsidRDefault="002B4256" w:rsidP="00FD4515">
      <w:pPr>
        <w:pStyle w:val="Heading4"/>
      </w:pPr>
      <w:r>
        <w:t>Key Set</w:t>
      </w:r>
    </w:p>
    <w:p w14:paraId="1EC04311" w14:textId="00D328D1" w:rsidR="002B4256" w:rsidRDefault="002B4256" w:rsidP="00517923">
      <w:r>
        <w:t xml:space="preserve">It is not necessary to have a </w:t>
      </w:r>
      <w:r w:rsidR="009335B6">
        <w:t>C</w:t>
      </w:r>
      <w:r>
        <w:t>onstraint on the higher-level artefact (e.g., DSD referenced by the Dataflow)</w:t>
      </w:r>
      <w:r w:rsidR="009335B6">
        <w:t>,</w:t>
      </w:r>
      <w:r>
        <w:t xml:space="preserve"> but if there is such a </w:t>
      </w:r>
      <w:r w:rsidR="009335B6">
        <w:t>C</w:t>
      </w:r>
      <w:r>
        <w:t>onstraint at the higher level(s) then:</w:t>
      </w:r>
    </w:p>
    <w:p w14:paraId="50D99A8C" w14:textId="656117A2" w:rsidR="002B4256" w:rsidRDefault="002B4256" w:rsidP="00A6281D">
      <w:pPr>
        <w:pStyle w:val="bulleted"/>
      </w:pPr>
      <w:r>
        <w:t xml:space="preserve">The lower-level </w:t>
      </w:r>
      <w:r w:rsidR="009335B6">
        <w:t>C</w:t>
      </w:r>
      <w:r>
        <w:t xml:space="preserve">onstraint cannot be less restrictive than the </w:t>
      </w:r>
      <w:r w:rsidR="009335B6">
        <w:t>C</w:t>
      </w:r>
      <w:r>
        <w:t>onstraint specified at the higher level.</w:t>
      </w:r>
    </w:p>
    <w:p w14:paraId="470ADD70" w14:textId="58D48521" w:rsidR="002B4256" w:rsidRDefault="002B4256" w:rsidP="00A6281D">
      <w:pPr>
        <w:pStyle w:val="bulleted"/>
      </w:pPr>
      <w:r>
        <w:t xml:space="preserve">The </w:t>
      </w:r>
      <w:r w:rsidR="009335B6">
        <w:t>C</w:t>
      </w:r>
      <w:r>
        <w:t>onstraint at the lower level for any one Member Selection further constrains the keys specified at the higher level(s).</w:t>
      </w:r>
    </w:p>
    <w:p w14:paraId="06DDFB7D" w14:textId="2FBAE475" w:rsidR="002B4256" w:rsidRDefault="002B4256" w:rsidP="00A6281D">
      <w:pPr>
        <w:pStyle w:val="bulleted"/>
      </w:pPr>
      <w:r>
        <w:t>Any Member Selection</w:t>
      </w:r>
      <w:r w:rsidR="009335B6">
        <w:t>,</w:t>
      </w:r>
      <w:r>
        <w:t xml:space="preserve"> which is not referenced in a Constraint</w:t>
      </w:r>
      <w:r w:rsidR="009335B6">
        <w:t>,</w:t>
      </w:r>
      <w:r>
        <w:t xml:space="preserve"> is deemed to be constrained according to the Constraint specified at the next higher level which constraints that Member Selection.</w:t>
      </w:r>
    </w:p>
    <w:p w14:paraId="74853FBA" w14:textId="716867AE" w:rsidR="002B4256" w:rsidRDefault="002B4256" w:rsidP="00A6281D">
      <w:pPr>
        <w:pStyle w:val="bulleted"/>
      </w:pPr>
      <w:r>
        <w:t xml:space="preserve">If there is a conflict when resolving the keys in the </w:t>
      </w:r>
      <w:r w:rsidR="009335B6">
        <w:t>C</w:t>
      </w:r>
      <w:r>
        <w:t xml:space="preserve">onstraint at two levels, in terms of a lower-level constraint being less restrictive than a higher-level </w:t>
      </w:r>
      <w:r w:rsidR="009335B6">
        <w:t>C</w:t>
      </w:r>
      <w:r>
        <w:t xml:space="preserve">onstraint, then the offending keys specified at the lower level are not deemed part of the </w:t>
      </w:r>
      <w:r w:rsidR="009335B6">
        <w:t>C</w:t>
      </w:r>
      <w:r>
        <w:t>onstraint.</w:t>
      </w:r>
    </w:p>
    <w:p w14:paraId="743608A3" w14:textId="77777777" w:rsidR="009F24F7" w:rsidRPr="00AD2257" w:rsidRDefault="009F24F7" w:rsidP="009F24F7">
      <w:pPr>
        <w:pStyle w:val="Paragraph"/>
      </w:pPr>
    </w:p>
    <w:p w14:paraId="57F63CFD" w14:textId="4D5E61A4" w:rsidR="009F24F7" w:rsidRPr="00AD2257" w:rsidRDefault="009F24F7" w:rsidP="009F24F7">
      <w:pPr>
        <w:pStyle w:val="Paragraph"/>
      </w:pPr>
      <w:r w:rsidRPr="00AD2257">
        <w:t>Note that a Key in a Key Set can have wildcarded Components. For instance</w:t>
      </w:r>
      <w:r w:rsidR="002B4256">
        <w:t>,</w:t>
      </w:r>
      <w:r w:rsidRPr="00AD2257">
        <w:t xml:space="preserve"> the </w:t>
      </w:r>
      <w:r w:rsidR="009335B6">
        <w:t>C</w:t>
      </w:r>
      <w:r w:rsidRPr="00AD2257">
        <w:t xml:space="preserve">onstraint may simply constrain the Dimension FREQ to </w:t>
      </w:r>
      <w:r w:rsidR="002B4256">
        <w:t>"</w:t>
      </w:r>
      <w:r w:rsidR="002B4256" w:rsidRPr="00AD2257">
        <w:t>A</w:t>
      </w:r>
      <w:r w:rsidR="002B4256">
        <w:t>"</w:t>
      </w:r>
      <w:r w:rsidRPr="00AD2257">
        <w:t>, and all keys where the FREQ=</w:t>
      </w:r>
      <w:r w:rsidR="002B4256">
        <w:t>"</w:t>
      </w:r>
      <w:r w:rsidRPr="00AD2257">
        <w:t>A</w:t>
      </w:r>
      <w:r w:rsidR="002B4256">
        <w:t>"</w:t>
      </w:r>
      <w:r w:rsidRPr="00AD2257">
        <w:t xml:space="preserve"> are therefore valid. </w:t>
      </w:r>
    </w:p>
    <w:p w14:paraId="1C8EA5C8" w14:textId="77777777" w:rsidR="009F24F7" w:rsidRPr="00AD2257" w:rsidRDefault="009F24F7" w:rsidP="009F24F7">
      <w:pPr>
        <w:pStyle w:val="Paragraph"/>
      </w:pPr>
    </w:p>
    <w:p w14:paraId="277AA467" w14:textId="4DA8E05E" w:rsidR="009F24F7" w:rsidRPr="00AD2257" w:rsidRDefault="009F24F7" w:rsidP="009F24F7">
      <w:pPr>
        <w:pStyle w:val="Paragraph"/>
      </w:pPr>
      <w:r w:rsidRPr="00AD2257">
        <w:t>The following logic explains how the inheritance mechanism works. Note that this is conceptual logic and actual systems may differ in the way this is implemented.</w:t>
      </w:r>
    </w:p>
    <w:p w14:paraId="2701C67B" w14:textId="77777777" w:rsidR="009F24F7" w:rsidRPr="00AD2257" w:rsidRDefault="009F24F7" w:rsidP="009F24F7">
      <w:pPr>
        <w:pStyle w:val="Paragraph"/>
      </w:pPr>
    </w:p>
    <w:p w14:paraId="0A2825F8" w14:textId="77777777" w:rsidR="009F24F7" w:rsidRPr="00AD2257" w:rsidRDefault="009F24F7" w:rsidP="006C7C73">
      <w:pPr>
        <w:pStyle w:val="Paragraph"/>
        <w:numPr>
          <w:ilvl w:val="0"/>
          <w:numId w:val="16"/>
        </w:numPr>
      </w:pPr>
      <w:r w:rsidRPr="00AD2257">
        <w:t>Determine all possible keys that are valid at the higher level.</w:t>
      </w:r>
    </w:p>
    <w:p w14:paraId="414540EF" w14:textId="38D4ABEB" w:rsidR="009F24F7" w:rsidRPr="00AD2257" w:rsidRDefault="009F24F7" w:rsidP="006C7C73">
      <w:pPr>
        <w:pStyle w:val="Paragraph"/>
        <w:numPr>
          <w:ilvl w:val="0"/>
          <w:numId w:val="16"/>
        </w:numPr>
      </w:pPr>
      <w:r w:rsidRPr="00AD2257">
        <w:t xml:space="preserve">These keys are deemed to be inherited by the </w:t>
      </w:r>
      <w:r w:rsidR="002B4256" w:rsidRPr="00AD2257">
        <w:t>lower-level</w:t>
      </w:r>
      <w:r w:rsidRPr="00AD2257">
        <w:t xml:space="preserve"> constrained object, subject to the </w:t>
      </w:r>
      <w:r w:rsidR="009335B6">
        <w:t>C</w:t>
      </w:r>
      <w:r w:rsidRPr="00AD2257">
        <w:t>onstraints specified at the lower level.</w:t>
      </w:r>
    </w:p>
    <w:p w14:paraId="18D8E040" w14:textId="51D419F5" w:rsidR="009F24F7" w:rsidRPr="00AD2257" w:rsidRDefault="009F24F7" w:rsidP="006C7C73">
      <w:pPr>
        <w:pStyle w:val="Paragraph"/>
        <w:numPr>
          <w:ilvl w:val="0"/>
          <w:numId w:val="16"/>
        </w:numPr>
      </w:pPr>
      <w:r w:rsidRPr="00AD2257">
        <w:t xml:space="preserve">Determine all possible keys that are possible using the </w:t>
      </w:r>
      <w:r w:rsidR="009335B6">
        <w:t>C</w:t>
      </w:r>
      <w:r w:rsidRPr="00AD2257">
        <w:t>onstraints specified at the lower level.</w:t>
      </w:r>
    </w:p>
    <w:p w14:paraId="531FBF68" w14:textId="50F49FB3" w:rsidR="009F24F7" w:rsidRPr="00AD2257" w:rsidRDefault="009F24F7" w:rsidP="006C7C73">
      <w:pPr>
        <w:pStyle w:val="Paragraph"/>
        <w:numPr>
          <w:ilvl w:val="0"/>
          <w:numId w:val="16"/>
        </w:numPr>
      </w:pPr>
      <w:r w:rsidRPr="00AD2257">
        <w:t xml:space="preserve">At the lower level inherit all keys that match with the </w:t>
      </w:r>
      <w:r w:rsidR="002B4256" w:rsidRPr="00AD2257">
        <w:t>higher-level</w:t>
      </w:r>
      <w:r w:rsidRPr="00AD2257">
        <w:t xml:space="preserve"> </w:t>
      </w:r>
      <w:r w:rsidR="0067514C">
        <w:t>C</w:t>
      </w:r>
      <w:r w:rsidRPr="00AD2257">
        <w:t>onstraint.</w:t>
      </w:r>
    </w:p>
    <w:p w14:paraId="03FECF8D" w14:textId="539F6BBF" w:rsidR="009F24F7" w:rsidRPr="00AD2257" w:rsidRDefault="009F24F7" w:rsidP="006C7C73">
      <w:pPr>
        <w:pStyle w:val="Paragraph"/>
        <w:numPr>
          <w:ilvl w:val="0"/>
          <w:numId w:val="16"/>
        </w:numPr>
      </w:pPr>
      <w:r w:rsidRPr="00AD2257">
        <w:lastRenderedPageBreak/>
        <w:t xml:space="preserve">If there are keys in the </w:t>
      </w:r>
      <w:r w:rsidR="002B4256" w:rsidRPr="00AD2257">
        <w:t>lower-level</w:t>
      </w:r>
      <w:r w:rsidRPr="00AD2257">
        <w:t xml:space="preserve"> </w:t>
      </w:r>
      <w:r w:rsidR="0067514C">
        <w:t>C</w:t>
      </w:r>
      <w:r w:rsidRPr="00AD2257">
        <w:t>onstraint that are not inherited then the key is invalid (i.e.</w:t>
      </w:r>
      <w:r w:rsidR="002B4256">
        <w:t>,</w:t>
      </w:r>
      <w:r w:rsidRPr="00AD2257">
        <w:t xml:space="preserve"> it is less restrictive).</w:t>
      </w:r>
    </w:p>
    <w:p w14:paraId="616D14BC" w14:textId="216D94B1" w:rsidR="009F24F7" w:rsidRDefault="009F24F7">
      <w:pPr>
        <w:pStyle w:val="Heading3"/>
      </w:pPr>
      <w:bookmarkStart w:id="2245" w:name="_Toc277777729"/>
      <w:bookmarkStart w:id="2246" w:name="_Toc73460159"/>
      <w:bookmarkStart w:id="2247" w:name="_Toc178073156"/>
      <w:r w:rsidRPr="00AD2257">
        <w:t>Constraints Examples</w:t>
      </w:r>
      <w:bookmarkEnd w:id="2245"/>
      <w:bookmarkEnd w:id="2246"/>
      <w:bookmarkEnd w:id="2247"/>
    </w:p>
    <w:p w14:paraId="03EE0559" w14:textId="2E702C41" w:rsidR="007E3001" w:rsidRPr="007E3001" w:rsidRDefault="007E3001" w:rsidP="007E3001">
      <w:pPr>
        <w:pStyle w:val="Heading4"/>
      </w:pPr>
      <w:bookmarkStart w:id="2248" w:name="_Ref68188351"/>
      <w:r>
        <w:t>Data Constraint and Cascading</w:t>
      </w:r>
      <w:bookmarkEnd w:id="2248"/>
    </w:p>
    <w:p w14:paraId="30C15933" w14:textId="77777777" w:rsidR="009F24F7" w:rsidRPr="00AD2257" w:rsidRDefault="009F24F7">
      <w:r w:rsidRPr="00AD2257">
        <w:t>The following scenario is used.</w:t>
      </w:r>
    </w:p>
    <w:p w14:paraId="6F58C98E" w14:textId="77777777" w:rsidR="002B4256" w:rsidRDefault="002B4256" w:rsidP="004E2476"/>
    <w:p w14:paraId="65B9BD60" w14:textId="51D688CA" w:rsidR="009F24F7" w:rsidRPr="00AD2257" w:rsidRDefault="009F040D">
      <w:r>
        <w:t xml:space="preserve">A </w:t>
      </w:r>
      <w:r w:rsidR="009F24F7" w:rsidRPr="00AD2257">
        <w:t>DSD contains the following Dimensions:</w:t>
      </w:r>
    </w:p>
    <w:p w14:paraId="21A2FF0B" w14:textId="77777777" w:rsidR="009F24F7" w:rsidRPr="00AD2257" w:rsidRDefault="009F24F7" w:rsidP="006C7C73">
      <w:pPr>
        <w:pStyle w:val="ListParagraph"/>
        <w:numPr>
          <w:ilvl w:val="0"/>
          <w:numId w:val="14"/>
        </w:numPr>
      </w:pPr>
      <w:r w:rsidRPr="00AD2257">
        <w:t>GEO – Geography</w:t>
      </w:r>
    </w:p>
    <w:p w14:paraId="051F0372" w14:textId="77777777" w:rsidR="009F24F7" w:rsidRPr="00AD2257" w:rsidRDefault="009F24F7" w:rsidP="006C7C73">
      <w:pPr>
        <w:pStyle w:val="ListParagraph"/>
        <w:numPr>
          <w:ilvl w:val="0"/>
          <w:numId w:val="14"/>
        </w:numPr>
      </w:pPr>
      <w:r w:rsidRPr="00AD2257">
        <w:t>SEX – Sex</w:t>
      </w:r>
    </w:p>
    <w:p w14:paraId="11D3D39B" w14:textId="77777777" w:rsidR="009F24F7" w:rsidRPr="00AD2257" w:rsidRDefault="009F24F7" w:rsidP="006C7C73">
      <w:pPr>
        <w:pStyle w:val="ListParagraph"/>
        <w:numPr>
          <w:ilvl w:val="0"/>
          <w:numId w:val="14"/>
        </w:numPr>
      </w:pPr>
      <w:r w:rsidRPr="00AD2257">
        <w:t>AGE – Age</w:t>
      </w:r>
    </w:p>
    <w:p w14:paraId="066994B7" w14:textId="77777777" w:rsidR="009F24F7" w:rsidRPr="00AD2257" w:rsidRDefault="009F24F7" w:rsidP="006C7C73">
      <w:pPr>
        <w:pStyle w:val="ListParagraph"/>
        <w:numPr>
          <w:ilvl w:val="0"/>
          <w:numId w:val="14"/>
        </w:numPr>
      </w:pPr>
      <w:r w:rsidRPr="00AD2257">
        <w:t>CAS – Current Activity Status</w:t>
      </w:r>
    </w:p>
    <w:p w14:paraId="1B7AD4D3" w14:textId="2E4A9ED3" w:rsidR="009F24F7" w:rsidRPr="00AD2257" w:rsidRDefault="009F24F7">
      <w:r w:rsidRPr="00AD2257">
        <w:t>In the DSD</w:t>
      </w:r>
      <w:r w:rsidR="009F040D">
        <w:t>,</w:t>
      </w:r>
      <w:r w:rsidRPr="00AD2257">
        <w:t xml:space="preserve"> common code lists are </w:t>
      </w:r>
      <w:proofErr w:type="gramStart"/>
      <w:r w:rsidRPr="00AD2257">
        <w:t>used</w:t>
      </w:r>
      <w:proofErr w:type="gramEnd"/>
      <w:r w:rsidRPr="00AD2257">
        <w:t xml:space="preserve"> and the requirement is to restrict these at various levels to specify the actual code that are valid for the object to which the Constraint is attached. </w:t>
      </w:r>
    </w:p>
    <w:p w14:paraId="524359CC" w14:textId="07077A1C" w:rsidR="009F24F7" w:rsidRPr="00AD2257" w:rsidRDefault="00624A7E">
      <w:r>
        <w:rPr>
          <w:noProof/>
        </w:rPr>
        <w:drawing>
          <wp:inline distT="0" distB="0" distL="0" distR="0" wp14:anchorId="5ACE582A" wp14:editId="6D0427CC">
            <wp:extent cx="5953124" cy="3438525"/>
            <wp:effectExtent l="0" t="0" r="0" b="0"/>
            <wp:docPr id="13" name="Object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3"/>
                    <pic:cNvPicPr/>
                  </pic:nvPicPr>
                  <pic:blipFill>
                    <a:blip r:embed="rId33">
                      <a:extLst>
                        <a:ext uri="{28A0092B-C50C-407E-A947-70E740481C1C}">
                          <a14:useLocalDpi xmlns:a14="http://schemas.microsoft.com/office/drawing/2010/main" val="0"/>
                        </a:ext>
                      </a:extLst>
                    </a:blip>
                    <a:srcRect t="-4611" r="-12701" b="-330"/>
                    <a:stretch>
                      <a:fillRect/>
                    </a:stretch>
                  </pic:blipFill>
                  <pic:spPr>
                    <a:xfrm>
                      <a:off x="0" y="0"/>
                      <a:ext cx="5953124" cy="3438525"/>
                    </a:xfrm>
                    <a:prstGeom prst="rect">
                      <a:avLst/>
                    </a:prstGeom>
                  </pic:spPr>
                </pic:pic>
              </a:graphicData>
            </a:graphic>
          </wp:inline>
        </w:drawing>
      </w:r>
    </w:p>
    <w:p w14:paraId="7CD8DB52" w14:textId="5A3C890E" w:rsidR="009F24F7" w:rsidRPr="00AD2257" w:rsidRDefault="009F24F7">
      <w:pPr>
        <w:pStyle w:val="Caption"/>
      </w:pPr>
      <w:r w:rsidRPr="00AD2257">
        <w:t xml:space="preserve">Figure </w:t>
      </w:r>
      <w:r w:rsidRPr="00AD2257">
        <w:fldChar w:fldCharType="begin"/>
      </w:r>
      <w:r w:rsidRPr="00AD2257">
        <w:instrText xml:space="preserve"> SEQ Figure \* ARABIC </w:instrText>
      </w:r>
      <w:r w:rsidRPr="00AD2257">
        <w:fldChar w:fldCharType="separate"/>
      </w:r>
      <w:r w:rsidR="00E65ED8">
        <w:rPr>
          <w:noProof/>
        </w:rPr>
        <w:t>20</w:t>
      </w:r>
      <w:r w:rsidRPr="00AD2257">
        <w:fldChar w:fldCharType="end"/>
      </w:r>
      <w:r w:rsidRPr="00AD2257">
        <w:t>: Example Scenario for Constraints</w:t>
      </w:r>
    </w:p>
    <w:p w14:paraId="2662CE6E" w14:textId="77777777" w:rsidR="009F24F7" w:rsidRPr="00AD2257" w:rsidRDefault="009F24F7">
      <w:r w:rsidRPr="00AD2257">
        <w:t>Constraints are declared as follows:</w:t>
      </w:r>
    </w:p>
    <w:p w14:paraId="37960C55" w14:textId="54E2C81E" w:rsidR="009F24F7" w:rsidRPr="00AD2257" w:rsidRDefault="00624A7E">
      <w:pPr>
        <w:rPr>
          <w:color w:val="C2D69B"/>
        </w:rPr>
      </w:pPr>
      <w:r>
        <w:rPr>
          <w:noProof/>
        </w:rPr>
        <w:lastRenderedPageBreak/>
        <w:drawing>
          <wp:inline distT="0" distB="0" distL="0" distR="0" wp14:anchorId="39192783" wp14:editId="01ED10B8">
            <wp:extent cx="5943600" cy="3571875"/>
            <wp:effectExtent l="0" t="0" r="0" b="0"/>
            <wp:docPr id="14" name="Object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4"/>
                    <pic:cNvPicPr/>
                  </pic:nvPicPr>
                  <pic:blipFill>
                    <a:blip r:embed="rId34">
                      <a:extLst>
                        <a:ext uri="{28A0092B-C50C-407E-A947-70E740481C1C}">
                          <a14:useLocalDpi xmlns:a14="http://schemas.microsoft.com/office/drawing/2010/main" val="0"/>
                        </a:ext>
                      </a:extLst>
                    </a:blip>
                    <a:srcRect l="-1898" t="-5002" r="-13486" b="-244"/>
                    <a:stretch>
                      <a:fillRect/>
                    </a:stretch>
                  </pic:blipFill>
                  <pic:spPr>
                    <a:xfrm>
                      <a:off x="0" y="0"/>
                      <a:ext cx="5943600" cy="3571875"/>
                    </a:xfrm>
                    <a:prstGeom prst="rect">
                      <a:avLst/>
                    </a:prstGeom>
                  </pic:spPr>
                </pic:pic>
              </a:graphicData>
            </a:graphic>
          </wp:inline>
        </w:drawing>
      </w:r>
    </w:p>
    <w:p w14:paraId="1263DF77" w14:textId="4AF9E702" w:rsidR="009F24F7" w:rsidRPr="00AD2257" w:rsidRDefault="009F24F7">
      <w:pPr>
        <w:pStyle w:val="Caption"/>
      </w:pPr>
      <w:r w:rsidRPr="00AD2257">
        <w:t xml:space="preserve">Figure </w:t>
      </w:r>
      <w:r w:rsidRPr="00AD2257">
        <w:fldChar w:fldCharType="begin"/>
      </w:r>
      <w:r w:rsidRPr="00AD2257">
        <w:instrText xml:space="preserve"> SEQ Figure \* ARABIC </w:instrText>
      </w:r>
      <w:r w:rsidRPr="00AD2257">
        <w:fldChar w:fldCharType="separate"/>
      </w:r>
      <w:r w:rsidR="00E65ED8">
        <w:rPr>
          <w:noProof/>
        </w:rPr>
        <w:t>21</w:t>
      </w:r>
      <w:r w:rsidRPr="00AD2257">
        <w:fldChar w:fldCharType="end"/>
      </w:r>
      <w:r w:rsidRPr="00AD2257">
        <w:t>: Example Constraints</w:t>
      </w:r>
    </w:p>
    <w:p w14:paraId="1C808FC1" w14:textId="77777777" w:rsidR="009F24F7" w:rsidRPr="00AD2257" w:rsidRDefault="009F24F7">
      <w:r w:rsidRPr="00AD2257">
        <w:t>Notes:</w:t>
      </w:r>
    </w:p>
    <w:p w14:paraId="0B17A972" w14:textId="77777777" w:rsidR="009F24F7" w:rsidRPr="00AD2257" w:rsidRDefault="009F24F7" w:rsidP="004848F7">
      <w:r w:rsidRPr="00AD2257">
        <w:t>AGE is constrained for the DSD and is further restricted for the Dataflow CENSUS_CUBE1.</w:t>
      </w:r>
    </w:p>
    <w:p w14:paraId="25CC3516" w14:textId="77777777" w:rsidR="009F24F7" w:rsidRPr="00AD2257" w:rsidRDefault="009F24F7" w:rsidP="0057322C">
      <w:pPr>
        <w:pStyle w:val="ListParagraph"/>
        <w:numPr>
          <w:ilvl w:val="0"/>
          <w:numId w:val="54"/>
        </w:numPr>
      </w:pPr>
      <w:r w:rsidRPr="00AD2257">
        <w:t>The same Constraint applies to both Provision Agreements.</w:t>
      </w:r>
    </w:p>
    <w:p w14:paraId="261D4916" w14:textId="77777777" w:rsidR="009F24F7" w:rsidRPr="00AD2257" w:rsidRDefault="009F24F7"/>
    <w:p w14:paraId="4C899E65" w14:textId="77777777" w:rsidR="009F24F7" w:rsidRPr="00AD2257" w:rsidRDefault="009F24F7">
      <w:r w:rsidRPr="00AD2257">
        <w:t>The cascade rules elaborated above result as follows:</w:t>
      </w:r>
    </w:p>
    <w:p w14:paraId="03874275" w14:textId="77777777" w:rsidR="004848F7" w:rsidRDefault="004848F7"/>
    <w:p w14:paraId="568E5485" w14:textId="6655C584" w:rsidR="009F24F7" w:rsidRPr="00AD2257" w:rsidRDefault="009F24F7">
      <w:r w:rsidRPr="00AD2257">
        <w:t>DSD</w:t>
      </w:r>
    </w:p>
    <w:p w14:paraId="2D4D4543" w14:textId="77777777" w:rsidR="009F24F7" w:rsidRPr="00AD2257" w:rsidRDefault="009F24F7" w:rsidP="0057322C">
      <w:pPr>
        <w:pStyle w:val="ListParagraph"/>
        <w:numPr>
          <w:ilvl w:val="0"/>
          <w:numId w:val="54"/>
        </w:numPr>
      </w:pPr>
      <w:r w:rsidRPr="00AD2257">
        <w:t>Constrained by eliminating code 001 from the code list for the AGE Dimension.</w:t>
      </w:r>
    </w:p>
    <w:p w14:paraId="0866F81B" w14:textId="77777777" w:rsidR="009F24F7" w:rsidRPr="00AD2257" w:rsidRDefault="009F24F7"/>
    <w:p w14:paraId="7148D256" w14:textId="77777777" w:rsidR="009F24F7" w:rsidRPr="00AD2257" w:rsidRDefault="009F24F7">
      <w:r w:rsidRPr="00AD2257">
        <w:t>Dataflow CENSUS_CUBE1</w:t>
      </w:r>
    </w:p>
    <w:p w14:paraId="11BA25BB" w14:textId="32201510" w:rsidR="009F24F7" w:rsidRPr="00AD2257" w:rsidRDefault="009F24F7" w:rsidP="0057322C">
      <w:pPr>
        <w:pStyle w:val="ListParagraph"/>
        <w:numPr>
          <w:ilvl w:val="0"/>
          <w:numId w:val="54"/>
        </w:numPr>
      </w:pPr>
      <w:r w:rsidRPr="00AD2257">
        <w:t>Constrained by restricting the code list for the AGE Dimension to codes 002 and 003</w:t>
      </w:r>
      <w:r w:rsidR="004848F7">
        <w:t xml:space="preserve"> </w:t>
      </w:r>
      <w:r w:rsidRPr="00AD2257">
        <w:t>(note that this is a more restrictive constraint than that declared for the DSD which specifies all codes except code 001).</w:t>
      </w:r>
    </w:p>
    <w:p w14:paraId="2D462D68" w14:textId="77777777" w:rsidR="009F24F7" w:rsidRPr="00AD2257" w:rsidRDefault="009F24F7" w:rsidP="0057322C">
      <w:pPr>
        <w:pStyle w:val="ListParagraph"/>
        <w:numPr>
          <w:ilvl w:val="1"/>
          <w:numId w:val="54"/>
        </w:numPr>
      </w:pPr>
      <w:r w:rsidRPr="00AD2257">
        <w:t>Restricts the CAS codes to 003 and 004.</w:t>
      </w:r>
    </w:p>
    <w:p w14:paraId="7848CAA4" w14:textId="77777777" w:rsidR="009F24F7" w:rsidRPr="00AD2257" w:rsidRDefault="009F24F7"/>
    <w:p w14:paraId="1B92E9F2" w14:textId="77777777" w:rsidR="009F24F7" w:rsidRPr="00AD2257" w:rsidRDefault="009F24F7">
      <w:r w:rsidRPr="00AD2257">
        <w:t>Dataflow CENSUS_CUBE2</w:t>
      </w:r>
    </w:p>
    <w:p w14:paraId="6E259FD6" w14:textId="77777777" w:rsidR="009F24F7" w:rsidRPr="00AD2257" w:rsidRDefault="009F24F7" w:rsidP="0057322C">
      <w:pPr>
        <w:pStyle w:val="ListParagraph"/>
        <w:numPr>
          <w:ilvl w:val="0"/>
          <w:numId w:val="54"/>
        </w:numPr>
      </w:pPr>
      <w:r w:rsidRPr="00AD2257">
        <w:t>Restricts the code list for the CAS Dimension to codes TOT and NAP.</w:t>
      </w:r>
    </w:p>
    <w:p w14:paraId="3471B40D" w14:textId="77777777" w:rsidR="009F24F7" w:rsidRPr="00AD2257" w:rsidRDefault="009F24F7" w:rsidP="0057322C">
      <w:pPr>
        <w:pStyle w:val="ListParagraph"/>
        <w:numPr>
          <w:ilvl w:val="1"/>
          <w:numId w:val="54"/>
        </w:numPr>
      </w:pPr>
      <w:r w:rsidRPr="00AD2257">
        <w:t>Inherits the AGE constraint applied at the level of the DSD.</w:t>
      </w:r>
    </w:p>
    <w:p w14:paraId="0915325D" w14:textId="77777777" w:rsidR="009F24F7" w:rsidRPr="00AD2257" w:rsidRDefault="009F24F7"/>
    <w:p w14:paraId="0D39D2E2" w14:textId="13B27E18" w:rsidR="009F24F7" w:rsidRPr="00AD2257" w:rsidRDefault="007E3001" w:rsidP="00FD4515">
      <w:r>
        <w:t>Provision Agreement</w:t>
      </w:r>
      <w:r w:rsidR="009F24F7" w:rsidRPr="00AD2257">
        <w:t xml:space="preserve"> CENSUS_CUBE1_IT</w:t>
      </w:r>
    </w:p>
    <w:p w14:paraId="7E5BEB4F" w14:textId="77777777" w:rsidR="009F24F7" w:rsidRPr="00AD2257" w:rsidRDefault="009F24F7" w:rsidP="0057322C">
      <w:pPr>
        <w:pStyle w:val="ListParagraph"/>
        <w:numPr>
          <w:ilvl w:val="0"/>
          <w:numId w:val="54"/>
        </w:numPr>
      </w:pPr>
      <w:r w:rsidRPr="00AD2257">
        <w:t>Restricts the codes for the GEO Dimension to IT and its children.</w:t>
      </w:r>
    </w:p>
    <w:p w14:paraId="275F3348" w14:textId="6B3B544D" w:rsidR="009F24F7" w:rsidRPr="00AD2257" w:rsidRDefault="009F24F7" w:rsidP="0057322C">
      <w:pPr>
        <w:pStyle w:val="ListParagraph"/>
        <w:numPr>
          <w:ilvl w:val="1"/>
          <w:numId w:val="54"/>
        </w:numPr>
      </w:pPr>
      <w:r w:rsidRPr="00AD2257">
        <w:t>Inherits the constraints from Dataflow CENSUS_CUBE1 for the AGE and CAS Dimensions.</w:t>
      </w:r>
    </w:p>
    <w:p w14:paraId="0A3F151F" w14:textId="77777777" w:rsidR="009F24F7" w:rsidRPr="00AD2257" w:rsidRDefault="009F24F7"/>
    <w:p w14:paraId="3119F013" w14:textId="6B6F4871" w:rsidR="009F24F7" w:rsidRPr="00AD2257" w:rsidRDefault="007E3001">
      <w:r>
        <w:t>Provision Agreement</w:t>
      </w:r>
      <w:r w:rsidR="009F24F7" w:rsidRPr="00AD2257">
        <w:t xml:space="preserve"> CENSUS_CUBE2_IT</w:t>
      </w:r>
    </w:p>
    <w:p w14:paraId="4B1BCA04" w14:textId="77777777" w:rsidR="009F24F7" w:rsidRPr="00AD2257" w:rsidRDefault="009F24F7" w:rsidP="0057322C">
      <w:pPr>
        <w:pStyle w:val="ListParagraph"/>
        <w:numPr>
          <w:ilvl w:val="0"/>
          <w:numId w:val="54"/>
        </w:numPr>
      </w:pPr>
      <w:r w:rsidRPr="00AD2257">
        <w:t>Restricts the codes for the GEO Dimension to IT and its children.</w:t>
      </w:r>
    </w:p>
    <w:p w14:paraId="0421CF60" w14:textId="77777777" w:rsidR="009F24F7" w:rsidRPr="007E3001" w:rsidRDefault="009F24F7" w:rsidP="0057322C">
      <w:pPr>
        <w:pStyle w:val="ListParagraph"/>
        <w:numPr>
          <w:ilvl w:val="1"/>
          <w:numId w:val="54"/>
        </w:numPr>
      </w:pPr>
      <w:r w:rsidRPr="007E3001">
        <w:lastRenderedPageBreak/>
        <w:t>Inherits the constraints from Dataflow CENSUS_CUBE2 for the CAS Dimension.</w:t>
      </w:r>
    </w:p>
    <w:p w14:paraId="201D5A23" w14:textId="77777777" w:rsidR="009F24F7" w:rsidRPr="00AD2257" w:rsidRDefault="009F24F7" w:rsidP="0057322C">
      <w:pPr>
        <w:pStyle w:val="ListParagraph"/>
        <w:numPr>
          <w:ilvl w:val="1"/>
          <w:numId w:val="54"/>
        </w:numPr>
      </w:pPr>
      <w:r w:rsidRPr="007E3001">
        <w:t>Inherits</w:t>
      </w:r>
      <w:r w:rsidRPr="00AD2257">
        <w:t xml:space="preserve"> the AGE constraint applied at the level of the DSD.</w:t>
      </w:r>
    </w:p>
    <w:p w14:paraId="2117B666" w14:textId="77777777" w:rsidR="009F24F7" w:rsidRPr="00AD2257" w:rsidRDefault="009F24F7"/>
    <w:p w14:paraId="25BD3E0C" w14:textId="25F5506F" w:rsidR="009F24F7" w:rsidRDefault="009F24F7">
      <w:pPr>
        <w:rPr>
          <w:ins w:id="2249" w:author="Matthew Nelson" w:date="2024-09-19T21:47:00Z"/>
        </w:rPr>
      </w:pPr>
      <w:r w:rsidRPr="00AD2257">
        <w:t xml:space="preserve">The </w:t>
      </w:r>
      <w:r w:rsidR="0067514C">
        <w:t>C</w:t>
      </w:r>
      <w:r w:rsidRPr="00AD2257">
        <w:t>onstraints are defined as follows:</w:t>
      </w:r>
    </w:p>
    <w:p w14:paraId="3F556CF3" w14:textId="77777777" w:rsidR="003542FC" w:rsidRPr="00AD2257" w:rsidRDefault="003542FC"/>
    <w:p w14:paraId="6B215859" w14:textId="77777777" w:rsidR="003542FC" w:rsidRDefault="003542FC">
      <w:pPr>
        <w:rPr>
          <w:ins w:id="2250" w:author="Matthew Nelson" w:date="2024-09-19T21:47:00Z"/>
        </w:rPr>
      </w:pPr>
      <w:ins w:id="2251" w:author="Matthew Nelson" w:date="2024-09-19T21:42:00Z">
        <w:r>
          <w:t xml:space="preserve">Data </w:t>
        </w:r>
      </w:ins>
      <w:del w:id="2252" w:author="Matthew Nelson" w:date="2024-09-19T21:42:00Z">
        <w:r w:rsidR="009F24F7" w:rsidRPr="00AD2257" w:rsidDel="003542FC">
          <w:delText xml:space="preserve">DSD </w:delText>
        </w:r>
      </w:del>
      <w:r w:rsidR="009F24F7" w:rsidRPr="00AD2257">
        <w:t>Constraint</w:t>
      </w:r>
      <w:ins w:id="2253" w:author="Matthew Nelson" w:date="2024-09-19T21:42:00Z">
        <w:r>
          <w:t xml:space="preserve"> referenced by  </w:t>
        </w:r>
      </w:ins>
    </w:p>
    <w:p w14:paraId="680227C7" w14:textId="782A438D" w:rsidR="009F24F7" w:rsidRPr="003542FC" w:rsidRDefault="003542FC">
      <w:pPr>
        <w:rPr>
          <w:ins w:id="2254" w:author="Matthew Nelson" w:date="2024-09-19T21:47:00Z"/>
          <w:rStyle w:val="Datatype"/>
          <w:rPrChange w:id="2255" w:author="Matthew Nelson" w:date="2024-09-19T21:47:00Z">
            <w:rPr>
              <w:ins w:id="2256" w:author="Matthew Nelson" w:date="2024-09-19T21:47:00Z"/>
              <w:b/>
              <w:bCs/>
            </w:rPr>
          </w:rPrChange>
        </w:rPr>
      </w:pPr>
      <w:ins w:id="2257" w:author="Matthew Nelson" w:date="2024-09-19T21:43:00Z">
        <w:r w:rsidRPr="003542FC">
          <w:rPr>
            <w:rStyle w:val="Datatype"/>
            <w:rPrChange w:id="2258" w:author="Matthew Nelson" w:date="2024-09-19T21:47:00Z">
              <w:rPr>
                <w:b/>
                <w:bCs/>
              </w:rPr>
            </w:rPrChange>
          </w:rPr>
          <w:t>DataStructure=CENSUSHUB:CENSUS(1.0.0)</w:t>
        </w:r>
      </w:ins>
    </w:p>
    <w:p w14:paraId="0451E842" w14:textId="77777777" w:rsidR="003542FC" w:rsidRPr="003542FC" w:rsidRDefault="003542FC">
      <w:pPr>
        <w:rPr>
          <w:b/>
          <w:bCs/>
          <w:rPrChange w:id="2259" w:author="Matthew Nelson" w:date="2024-09-19T21:47:00Z">
            <w:rPr/>
          </w:rPrChange>
        </w:rPr>
      </w:pPr>
    </w:p>
    <w:p w14:paraId="392E6CF1" w14:textId="72C0B2DA" w:rsidR="003604EE" w:rsidDel="003542FC" w:rsidRDefault="00E554C2">
      <w:pPr>
        <w:pBdr>
          <w:top w:val="single" w:sz="4" w:space="1" w:color="auto"/>
          <w:left w:val="single" w:sz="4" w:space="4" w:color="auto"/>
          <w:bottom w:val="single" w:sz="4" w:space="1" w:color="auto"/>
          <w:right w:val="single" w:sz="4" w:space="4" w:color="auto"/>
        </w:pBdr>
        <w:jc w:val="left"/>
        <w:rPr>
          <w:del w:id="2260" w:author="Matthew Nelson" w:date="2024-09-19T21:43:00Z"/>
          <w:rFonts w:ascii="Courier New" w:hAnsi="Courier New" w:cs="Courier New"/>
          <w:b/>
          <w:bCs/>
          <w:noProof/>
          <w:sz w:val="18"/>
          <w:szCs w:val="18"/>
        </w:rPr>
      </w:pPr>
      <w:r w:rsidRPr="00FD4515">
        <w:rPr>
          <w:rFonts w:ascii="Courier New" w:hAnsi="Courier New" w:cs="Courier New"/>
          <w:b/>
          <w:bCs/>
          <w:noProof/>
          <w:color w:val="0000FF"/>
          <w:sz w:val="18"/>
          <w:szCs w:val="18"/>
        </w:rPr>
        <w:t xml:space="preserve">&lt;str:DataConstraint </w:t>
      </w:r>
      <w:r w:rsidRPr="00FD4515">
        <w:rPr>
          <w:rFonts w:ascii="Courier New" w:hAnsi="Courier New" w:cs="Courier New"/>
          <w:b/>
          <w:bCs/>
          <w:noProof/>
          <w:color w:val="FF0000"/>
          <w:sz w:val="18"/>
          <w:szCs w:val="18"/>
        </w:rPr>
        <w:t>agencyID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"SDMX"</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"DATA_CONSTRAINT"</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version</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"1.0.0-draft"</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type</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"Allowed"</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SDMX 3.0 Data Constraint sample</w:t>
      </w:r>
      <w:r w:rsidRPr="00FD4515">
        <w:rPr>
          <w:rFonts w:ascii="Courier New" w:hAnsi="Courier New" w:cs="Courier New"/>
          <w:b/>
          <w:bCs/>
          <w:noProof/>
          <w:color w:val="0000FF"/>
          <w:sz w:val="18"/>
          <w:szCs w:val="18"/>
        </w:rPr>
        <w:t>&lt;/com:Name&gt;</w:t>
      </w:r>
      <w:del w:id="2261" w:author="Matthew Nelson" w:date="2024-09-19T21:43:00Z">
        <w:r w:rsidRPr="00FD4515" w:rsidDel="003542FC">
          <w:rPr>
            <w:rFonts w:ascii="Courier New" w:hAnsi="Courier New" w:cs="Courier New"/>
            <w:b/>
            <w:bCs/>
            <w:noProof/>
            <w:color w:val="000000"/>
            <w:sz w:val="18"/>
            <w:szCs w:val="18"/>
          </w:rPr>
          <w:br/>
          <w:delText xml:space="preserve">  </w:delText>
        </w:r>
        <w:r w:rsidRPr="00FD4515" w:rsidDel="003542FC">
          <w:rPr>
            <w:rFonts w:ascii="Courier New" w:hAnsi="Courier New" w:cs="Courier New"/>
            <w:b/>
            <w:bCs/>
            <w:noProof/>
            <w:color w:val="0000FF"/>
            <w:sz w:val="18"/>
            <w:szCs w:val="18"/>
          </w:rPr>
          <w:delText>&lt;str:ConstraintAttachment&gt;</w:delText>
        </w:r>
        <w:r w:rsidRPr="00FD4515" w:rsidDel="003542FC">
          <w:rPr>
            <w:rFonts w:ascii="Courier New" w:hAnsi="Courier New" w:cs="Courier New"/>
            <w:b/>
            <w:bCs/>
            <w:noProof/>
            <w:color w:val="000000"/>
            <w:sz w:val="18"/>
            <w:szCs w:val="18"/>
          </w:rPr>
          <w:br/>
          <w:delText xml:space="preserve">    </w:delText>
        </w:r>
        <w:r w:rsidRPr="00FD4515" w:rsidDel="003542FC">
          <w:rPr>
            <w:rFonts w:ascii="Courier New" w:hAnsi="Courier New" w:cs="Courier New"/>
            <w:b/>
            <w:bCs/>
            <w:noProof/>
            <w:color w:val="0000FF"/>
            <w:sz w:val="18"/>
            <w:szCs w:val="18"/>
          </w:rPr>
          <w:delText>&lt;str:DataStructure&gt;</w:delText>
        </w:r>
        <w:r w:rsidR="00BA0F62" w:rsidRPr="00B71FC3" w:rsidDel="003542FC">
          <w:rPr>
            <w:rFonts w:ascii="Courier New" w:hAnsi="Courier New" w:cs="Courier New"/>
            <w:b/>
            <w:bCs/>
            <w:noProof/>
            <w:sz w:val="18"/>
            <w:szCs w:val="18"/>
          </w:rPr>
          <w:delText>urn:sdmx:org.sdmx.infomodel.</w:delText>
        </w:r>
        <w:r w:rsidR="00BA0F62" w:rsidDel="003542FC">
          <w:rPr>
            <w:rFonts w:ascii="Courier New" w:hAnsi="Courier New" w:cs="Courier New"/>
            <w:b/>
            <w:bCs/>
            <w:noProof/>
            <w:sz w:val="18"/>
            <w:szCs w:val="18"/>
          </w:rPr>
          <w:delText>datastructure.</w:delText>
        </w:r>
      </w:del>
    </w:p>
    <w:p w14:paraId="0742CF23" w14:textId="7697F34C" w:rsidR="00E554C2" w:rsidRPr="00FD4515" w:rsidRDefault="003604EE" w:rsidP="003542FC">
      <w:pPr>
        <w:pBdr>
          <w:top w:val="single" w:sz="4" w:space="1" w:color="auto"/>
          <w:left w:val="single" w:sz="4" w:space="4" w:color="auto"/>
          <w:bottom w:val="single" w:sz="4" w:space="1" w:color="auto"/>
          <w:right w:val="single" w:sz="4" w:space="4" w:color="auto"/>
        </w:pBdr>
        <w:jc w:val="left"/>
        <w:rPr>
          <w:b/>
          <w:bCs/>
          <w:noProof/>
          <w:sz w:val="18"/>
          <w:szCs w:val="18"/>
        </w:rPr>
      </w:pPr>
      <w:del w:id="2262" w:author="Matthew Nelson" w:date="2024-09-19T21:43:00Z">
        <w:r w:rsidDel="003542FC">
          <w:rPr>
            <w:rFonts w:ascii="Courier New" w:hAnsi="Courier New" w:cs="Courier New"/>
            <w:b/>
            <w:bCs/>
            <w:noProof/>
            <w:sz w:val="18"/>
            <w:szCs w:val="18"/>
          </w:rPr>
          <w:delText xml:space="preserve">      </w:delText>
        </w:r>
        <w:r w:rsidR="00BA0F62" w:rsidDel="003542FC">
          <w:rPr>
            <w:rFonts w:ascii="Courier New" w:hAnsi="Courier New" w:cs="Courier New"/>
            <w:b/>
            <w:bCs/>
            <w:noProof/>
            <w:sz w:val="18"/>
            <w:szCs w:val="18"/>
          </w:rPr>
          <w:delText>DataStructure=CENSUSHUB:CENSUS(1.0.0</w:delText>
        </w:r>
        <w:r w:rsidDel="003542FC">
          <w:rPr>
            <w:rFonts w:ascii="Courier New" w:hAnsi="Courier New" w:cs="Courier New"/>
            <w:b/>
            <w:bCs/>
            <w:noProof/>
            <w:color w:val="000000"/>
            <w:sz w:val="18"/>
            <w:szCs w:val="18"/>
          </w:rPr>
          <w:delText>)</w:delText>
        </w:r>
        <w:r w:rsidR="00E554C2" w:rsidRPr="00FD4515" w:rsidDel="003542FC">
          <w:rPr>
            <w:rFonts w:ascii="Courier New" w:hAnsi="Courier New" w:cs="Courier New"/>
            <w:b/>
            <w:bCs/>
            <w:noProof/>
            <w:color w:val="0000FF"/>
            <w:sz w:val="18"/>
            <w:szCs w:val="18"/>
          </w:rPr>
          <w:delText>&lt;/str:DataStructure&gt;</w:delText>
        </w:r>
        <w:r w:rsidR="00E554C2" w:rsidRPr="00FD4515" w:rsidDel="003542FC">
          <w:rPr>
            <w:rFonts w:ascii="Courier New" w:hAnsi="Courier New" w:cs="Courier New"/>
            <w:b/>
            <w:bCs/>
            <w:noProof/>
            <w:color w:val="000000"/>
            <w:sz w:val="18"/>
            <w:szCs w:val="18"/>
          </w:rPr>
          <w:br/>
          <w:delText xml:space="preserve">  </w:delText>
        </w:r>
        <w:r w:rsidR="00E554C2" w:rsidRPr="00FD4515" w:rsidDel="003542FC">
          <w:rPr>
            <w:rFonts w:ascii="Courier New" w:hAnsi="Courier New" w:cs="Courier New"/>
            <w:b/>
            <w:bCs/>
            <w:noProof/>
            <w:color w:val="0000FF"/>
            <w:sz w:val="18"/>
            <w:szCs w:val="18"/>
          </w:rPr>
          <w:delText>&lt;/str:ConstraintAttachment&gt;</w:delText>
        </w:r>
      </w:del>
      <w:r w:rsidR="00E554C2" w:rsidRPr="00FD4515">
        <w:rPr>
          <w:rFonts w:ascii="Courier New" w:hAnsi="Courier New" w:cs="Courier New"/>
          <w:b/>
          <w:bCs/>
          <w:noProof/>
          <w:color w:val="000000"/>
          <w:sz w:val="18"/>
          <w:szCs w:val="18"/>
        </w:rPr>
        <w:br/>
        <w:t xml:space="preserve">  </w:t>
      </w:r>
      <w:r w:rsidR="00E554C2" w:rsidRPr="00FD4515">
        <w:rPr>
          <w:rFonts w:ascii="Courier New" w:hAnsi="Courier New" w:cs="Courier New"/>
          <w:b/>
          <w:bCs/>
          <w:noProof/>
          <w:color w:val="0000FF"/>
          <w:sz w:val="18"/>
          <w:szCs w:val="18"/>
        </w:rPr>
        <w:t xml:space="preserve">&lt;str:CubeRegion </w:t>
      </w:r>
      <w:r w:rsidR="00E554C2" w:rsidRPr="00FD4515">
        <w:rPr>
          <w:rFonts w:ascii="Courier New" w:hAnsi="Courier New" w:cs="Courier New"/>
          <w:b/>
          <w:bCs/>
          <w:noProof/>
          <w:color w:val="FF0000"/>
          <w:sz w:val="18"/>
          <w:szCs w:val="18"/>
        </w:rPr>
        <w:t>include</w:t>
      </w:r>
      <w:r w:rsidR="00E554C2" w:rsidRPr="00FD4515">
        <w:rPr>
          <w:rFonts w:ascii="Courier New" w:hAnsi="Courier New" w:cs="Courier New"/>
          <w:b/>
          <w:bCs/>
          <w:noProof/>
          <w:color w:val="0000FF"/>
          <w:sz w:val="18"/>
          <w:szCs w:val="18"/>
        </w:rPr>
        <w:t>=</w:t>
      </w:r>
      <w:r w:rsidR="00E554C2" w:rsidRPr="00FD4515">
        <w:rPr>
          <w:rFonts w:ascii="Courier New" w:hAnsi="Courier New" w:cs="Courier New"/>
          <w:b/>
          <w:bCs/>
          <w:noProof/>
          <w:color w:val="A31515"/>
          <w:sz w:val="18"/>
          <w:szCs w:val="18"/>
        </w:rPr>
        <w:t>"true"</w:t>
      </w:r>
      <w:r w:rsidR="00E554C2" w:rsidRPr="00FD4515">
        <w:rPr>
          <w:rFonts w:ascii="Courier New" w:hAnsi="Courier New" w:cs="Courier New"/>
          <w:b/>
          <w:bCs/>
          <w:noProof/>
          <w:color w:val="0000FF"/>
          <w:sz w:val="18"/>
          <w:szCs w:val="18"/>
        </w:rPr>
        <w:t>&gt;</w:t>
      </w:r>
      <w:r w:rsidR="00E554C2" w:rsidRPr="00FD4515">
        <w:rPr>
          <w:rFonts w:ascii="Courier New" w:hAnsi="Courier New" w:cs="Courier New"/>
          <w:b/>
          <w:bCs/>
          <w:noProof/>
          <w:color w:val="000000"/>
          <w:sz w:val="18"/>
          <w:szCs w:val="18"/>
        </w:rPr>
        <w:br/>
        <w:t xml:space="preserve">    </w:t>
      </w:r>
      <w:r w:rsidR="00E554C2" w:rsidRPr="00FD4515">
        <w:rPr>
          <w:rFonts w:ascii="Courier New" w:hAnsi="Courier New" w:cs="Courier New"/>
          <w:b/>
          <w:bCs/>
          <w:noProof/>
          <w:color w:val="008000"/>
          <w:sz w:val="18"/>
          <w:szCs w:val="18"/>
        </w:rPr>
        <w:t>&lt;!-- the ability to exclude values is illustrated – i.e., all values valid except this one --&gt;</w:t>
      </w:r>
      <w:r w:rsidR="00E554C2" w:rsidRPr="00FD4515">
        <w:rPr>
          <w:rFonts w:ascii="Courier New" w:hAnsi="Courier New" w:cs="Courier New"/>
          <w:b/>
          <w:bCs/>
          <w:noProof/>
          <w:color w:val="000000"/>
          <w:sz w:val="18"/>
          <w:szCs w:val="18"/>
        </w:rPr>
        <w:br/>
        <w:t xml:space="preserve">    </w:t>
      </w:r>
      <w:r w:rsidR="00E554C2" w:rsidRPr="00FD4515">
        <w:rPr>
          <w:rFonts w:ascii="Courier New" w:hAnsi="Courier New" w:cs="Courier New"/>
          <w:b/>
          <w:bCs/>
          <w:noProof/>
          <w:color w:val="0000FF"/>
          <w:sz w:val="18"/>
          <w:szCs w:val="18"/>
        </w:rPr>
        <w:t xml:space="preserve">&lt;com:KeyValue </w:t>
      </w:r>
      <w:r w:rsidR="00E554C2" w:rsidRPr="00FD4515">
        <w:rPr>
          <w:rFonts w:ascii="Courier New" w:hAnsi="Courier New" w:cs="Courier New"/>
          <w:b/>
          <w:bCs/>
          <w:noProof/>
          <w:color w:val="FF0000"/>
          <w:sz w:val="18"/>
          <w:szCs w:val="18"/>
        </w:rPr>
        <w:t>id</w:t>
      </w:r>
      <w:r w:rsidR="00E554C2" w:rsidRPr="00FD4515">
        <w:rPr>
          <w:rFonts w:ascii="Courier New" w:hAnsi="Courier New" w:cs="Courier New"/>
          <w:b/>
          <w:bCs/>
          <w:noProof/>
          <w:color w:val="0000FF"/>
          <w:sz w:val="18"/>
          <w:szCs w:val="18"/>
        </w:rPr>
        <w:t>=</w:t>
      </w:r>
      <w:r w:rsidR="00E554C2" w:rsidRPr="00FD4515">
        <w:rPr>
          <w:rFonts w:ascii="Courier New" w:hAnsi="Courier New" w:cs="Courier New"/>
          <w:b/>
          <w:bCs/>
          <w:noProof/>
          <w:color w:val="A31515"/>
          <w:sz w:val="18"/>
          <w:szCs w:val="18"/>
        </w:rPr>
        <w:t>"AGE"</w:t>
      </w:r>
      <w:r w:rsidR="00E554C2" w:rsidRPr="00FD4515">
        <w:rPr>
          <w:rFonts w:ascii="Courier New" w:hAnsi="Courier New" w:cs="Courier New"/>
          <w:b/>
          <w:bCs/>
          <w:noProof/>
          <w:color w:val="0000FF"/>
          <w:sz w:val="18"/>
          <w:szCs w:val="18"/>
        </w:rPr>
        <w:t xml:space="preserve"> </w:t>
      </w:r>
      <w:r w:rsidR="00E554C2" w:rsidRPr="00FD4515">
        <w:rPr>
          <w:rFonts w:ascii="Courier New" w:hAnsi="Courier New" w:cs="Courier New"/>
          <w:b/>
          <w:bCs/>
          <w:noProof/>
          <w:color w:val="FF0000"/>
          <w:sz w:val="18"/>
          <w:szCs w:val="18"/>
        </w:rPr>
        <w:t>include</w:t>
      </w:r>
      <w:r w:rsidR="00E554C2" w:rsidRPr="00FD4515">
        <w:rPr>
          <w:rFonts w:ascii="Courier New" w:hAnsi="Courier New" w:cs="Courier New"/>
          <w:b/>
          <w:bCs/>
          <w:noProof/>
          <w:color w:val="0000FF"/>
          <w:sz w:val="18"/>
          <w:szCs w:val="18"/>
        </w:rPr>
        <w:t>=</w:t>
      </w:r>
      <w:r w:rsidR="00E554C2" w:rsidRPr="00FD4515">
        <w:rPr>
          <w:rFonts w:ascii="Courier New" w:hAnsi="Courier New" w:cs="Courier New"/>
          <w:b/>
          <w:bCs/>
          <w:noProof/>
          <w:color w:val="A31515"/>
          <w:sz w:val="18"/>
          <w:szCs w:val="18"/>
        </w:rPr>
        <w:t>"false"</w:t>
      </w:r>
      <w:r w:rsidR="00E554C2" w:rsidRPr="00FD4515">
        <w:rPr>
          <w:rFonts w:ascii="Courier New" w:hAnsi="Courier New" w:cs="Courier New"/>
          <w:b/>
          <w:bCs/>
          <w:noProof/>
          <w:color w:val="0000FF"/>
          <w:sz w:val="18"/>
          <w:szCs w:val="18"/>
        </w:rPr>
        <w:t>&gt;</w:t>
      </w:r>
      <w:r w:rsidR="00E554C2" w:rsidRPr="00FD4515">
        <w:rPr>
          <w:rFonts w:ascii="Courier New" w:hAnsi="Courier New" w:cs="Courier New"/>
          <w:b/>
          <w:bCs/>
          <w:noProof/>
          <w:color w:val="000000"/>
          <w:sz w:val="18"/>
          <w:szCs w:val="18"/>
        </w:rPr>
        <w:br/>
        <w:t xml:space="preserve">      </w:t>
      </w:r>
      <w:r w:rsidR="00E554C2" w:rsidRPr="00FD4515">
        <w:rPr>
          <w:rFonts w:ascii="Courier New" w:hAnsi="Courier New" w:cs="Courier New"/>
          <w:b/>
          <w:bCs/>
          <w:noProof/>
          <w:color w:val="0000FF"/>
          <w:sz w:val="18"/>
          <w:szCs w:val="18"/>
        </w:rPr>
        <w:t>&lt;com:Value&gt;</w:t>
      </w:r>
      <w:r w:rsidR="00E554C2" w:rsidRPr="00FD4515">
        <w:rPr>
          <w:rFonts w:ascii="Courier New" w:hAnsi="Courier New" w:cs="Courier New"/>
          <w:b/>
          <w:bCs/>
          <w:noProof/>
          <w:color w:val="000000"/>
          <w:sz w:val="18"/>
          <w:szCs w:val="18"/>
        </w:rPr>
        <w:t>001</w:t>
      </w:r>
      <w:r w:rsidR="00E554C2" w:rsidRPr="00FD4515">
        <w:rPr>
          <w:rFonts w:ascii="Courier New" w:hAnsi="Courier New" w:cs="Courier New"/>
          <w:b/>
          <w:bCs/>
          <w:noProof/>
          <w:color w:val="0000FF"/>
          <w:sz w:val="18"/>
          <w:szCs w:val="18"/>
        </w:rPr>
        <w:t>&lt;/com:Value&gt;</w:t>
      </w:r>
      <w:r w:rsidR="00E554C2" w:rsidRPr="00FD4515">
        <w:rPr>
          <w:rFonts w:ascii="Courier New" w:hAnsi="Courier New" w:cs="Courier New"/>
          <w:b/>
          <w:bCs/>
          <w:noProof/>
          <w:color w:val="000000"/>
          <w:sz w:val="18"/>
          <w:szCs w:val="18"/>
        </w:rPr>
        <w:br/>
        <w:t xml:space="preserve">    </w:t>
      </w:r>
      <w:r w:rsidR="00E554C2" w:rsidRPr="00FD4515">
        <w:rPr>
          <w:rFonts w:ascii="Courier New" w:hAnsi="Courier New" w:cs="Courier New"/>
          <w:b/>
          <w:bCs/>
          <w:noProof/>
          <w:color w:val="0000FF"/>
          <w:sz w:val="18"/>
          <w:szCs w:val="18"/>
        </w:rPr>
        <w:t>&lt;/com:KeyValue&gt;</w:t>
      </w:r>
      <w:r w:rsidR="00E554C2" w:rsidRPr="00FD4515">
        <w:rPr>
          <w:rFonts w:ascii="Courier New" w:hAnsi="Courier New" w:cs="Courier New"/>
          <w:b/>
          <w:bCs/>
          <w:noProof/>
          <w:color w:val="000000"/>
          <w:sz w:val="18"/>
          <w:szCs w:val="18"/>
        </w:rPr>
        <w:br/>
        <w:t xml:space="preserve">  </w:t>
      </w:r>
      <w:r w:rsidR="00E554C2" w:rsidRPr="00FD4515">
        <w:rPr>
          <w:rFonts w:ascii="Courier New" w:hAnsi="Courier New" w:cs="Courier New"/>
          <w:b/>
          <w:bCs/>
          <w:noProof/>
          <w:color w:val="0000FF"/>
          <w:sz w:val="18"/>
          <w:szCs w:val="18"/>
        </w:rPr>
        <w:t>&lt;/str:CubeRegion&gt;</w:t>
      </w:r>
      <w:r w:rsidR="00E554C2" w:rsidRPr="00FD4515">
        <w:rPr>
          <w:rFonts w:ascii="Courier New" w:hAnsi="Courier New" w:cs="Courier New"/>
          <w:b/>
          <w:bCs/>
          <w:noProof/>
          <w:color w:val="000000"/>
          <w:sz w:val="18"/>
          <w:szCs w:val="18"/>
        </w:rPr>
        <w:br/>
      </w:r>
      <w:r w:rsidR="00E554C2" w:rsidRPr="00FD4515">
        <w:rPr>
          <w:rFonts w:ascii="Courier New" w:hAnsi="Courier New" w:cs="Courier New"/>
          <w:b/>
          <w:bCs/>
          <w:noProof/>
          <w:color w:val="0000FF"/>
          <w:sz w:val="18"/>
          <w:szCs w:val="18"/>
        </w:rPr>
        <w:t>&lt;/str:DataConstraint&gt;</w:t>
      </w:r>
    </w:p>
    <w:p w14:paraId="28FD805F" w14:textId="77777777" w:rsidR="009F24F7" w:rsidRPr="00AD2257" w:rsidRDefault="009F24F7"/>
    <w:p w14:paraId="0B39C5AF" w14:textId="77777777" w:rsidR="003542FC" w:rsidRDefault="003542FC">
      <w:pPr>
        <w:jc w:val="left"/>
        <w:rPr>
          <w:ins w:id="2263" w:author="Matthew Nelson" w:date="2024-09-19T21:47:00Z"/>
        </w:rPr>
      </w:pPr>
      <w:ins w:id="2264" w:author="Matthew Nelson" w:date="2024-09-19T21:47:00Z">
        <w:r>
          <w:br w:type="page"/>
        </w:r>
      </w:ins>
    </w:p>
    <w:p w14:paraId="03C86D9A" w14:textId="2D5D98F2" w:rsidR="003542FC" w:rsidRDefault="009F24F7" w:rsidP="003542FC">
      <w:pPr>
        <w:rPr>
          <w:ins w:id="2265" w:author="Matthew Nelson" w:date="2024-09-19T21:47:00Z"/>
        </w:rPr>
      </w:pPr>
      <w:del w:id="2266" w:author="Matthew Nelson" w:date="2024-09-19T21:43:00Z">
        <w:r w:rsidRPr="00AD2257" w:rsidDel="003542FC">
          <w:lastRenderedPageBreak/>
          <w:delText xml:space="preserve">Dataflow </w:delText>
        </w:r>
      </w:del>
      <w:ins w:id="2267" w:author="Matthew Nelson" w:date="2024-09-19T21:43:00Z">
        <w:r w:rsidR="003542FC">
          <w:t>Data</w:t>
        </w:r>
        <w:r w:rsidR="003542FC" w:rsidRPr="00AD2257">
          <w:t xml:space="preserve"> </w:t>
        </w:r>
      </w:ins>
      <w:r w:rsidRPr="00AD2257">
        <w:t>Constraint</w:t>
      </w:r>
      <w:ins w:id="2268" w:author="Matthew Nelson" w:date="2024-09-19T21:43:00Z">
        <w:r w:rsidR="003542FC">
          <w:t xml:space="preserve"> </w:t>
        </w:r>
      </w:ins>
      <w:ins w:id="2269" w:author="Matthew Nelson" w:date="2024-09-24T13:21:00Z" w16du:dateUtc="2024-09-24T12:21:00Z">
        <w:r w:rsidR="001E3886">
          <w:t>referenced</w:t>
        </w:r>
      </w:ins>
      <w:ins w:id="2270" w:author="Matthew Nelson" w:date="2024-09-19T21:43:00Z">
        <w:r w:rsidR="003542FC">
          <w:t xml:space="preserve"> by </w:t>
        </w:r>
      </w:ins>
    </w:p>
    <w:p w14:paraId="203274A3" w14:textId="248B0195" w:rsidR="009F24F7" w:rsidRPr="003542FC" w:rsidRDefault="003542FC" w:rsidP="003542FC">
      <w:pPr>
        <w:rPr>
          <w:ins w:id="2271" w:author="Matthew Nelson" w:date="2024-09-19T21:47:00Z"/>
          <w:rStyle w:val="Datatype"/>
          <w:rPrChange w:id="2272" w:author="Matthew Nelson" w:date="2024-09-19T21:47:00Z">
            <w:rPr>
              <w:ins w:id="2273" w:author="Matthew Nelson" w:date="2024-09-19T21:47:00Z"/>
              <w:b/>
              <w:bCs/>
            </w:rPr>
          </w:rPrChange>
        </w:rPr>
      </w:pPr>
      <w:ins w:id="2274" w:author="Matthew Nelson" w:date="2024-09-19T21:44:00Z">
        <w:r w:rsidRPr="003542FC">
          <w:rPr>
            <w:rStyle w:val="Datatype"/>
            <w:rPrChange w:id="2275" w:author="Matthew Nelson" w:date="2024-09-19T21:47:00Z">
              <w:rPr>
                <w:b/>
                <w:bCs/>
              </w:rPr>
            </w:rPrChange>
          </w:rPr>
          <w:t>Dataflow=CENSUSHUB:CENSUS_CUBE1(1.0.0)</w:t>
        </w:r>
      </w:ins>
      <w:del w:id="2276" w:author="Matthew Nelson" w:date="2024-09-19T21:43:00Z">
        <w:r w:rsidR="009F24F7" w:rsidRPr="003542FC" w:rsidDel="003542FC">
          <w:rPr>
            <w:rStyle w:val="Datatype"/>
            <w:rPrChange w:id="2277" w:author="Matthew Nelson" w:date="2024-09-19T21:47:00Z">
              <w:rPr/>
            </w:rPrChange>
          </w:rPr>
          <w:delText>s</w:delText>
        </w:r>
      </w:del>
    </w:p>
    <w:p w14:paraId="2FA2582B" w14:textId="77777777" w:rsidR="003542FC" w:rsidRPr="003542FC" w:rsidRDefault="003542FC" w:rsidP="003542FC">
      <w:pPr>
        <w:rPr>
          <w:b/>
          <w:bCs/>
          <w:rPrChange w:id="2278" w:author="Matthew Nelson" w:date="2024-09-19T21:44:00Z">
            <w:rPr/>
          </w:rPrChange>
        </w:rPr>
      </w:pPr>
    </w:p>
    <w:p w14:paraId="1E794C30" w14:textId="55DDD458" w:rsidR="00BA0F62" w:rsidDel="003542FC" w:rsidRDefault="00E554C2">
      <w:pPr>
        <w:pBdr>
          <w:top w:val="single" w:sz="4" w:space="1" w:color="auto"/>
          <w:left w:val="single" w:sz="4" w:space="4" w:color="auto"/>
          <w:bottom w:val="single" w:sz="4" w:space="1" w:color="auto"/>
          <w:right w:val="single" w:sz="4" w:space="4" w:color="auto"/>
        </w:pBdr>
        <w:jc w:val="left"/>
        <w:rPr>
          <w:del w:id="2279" w:author="Matthew Nelson" w:date="2024-09-19T21:44:00Z"/>
          <w:rFonts w:ascii="Courier New" w:hAnsi="Courier New" w:cs="Courier New"/>
          <w:b/>
          <w:bCs/>
          <w:noProof/>
          <w:sz w:val="18"/>
          <w:szCs w:val="18"/>
        </w:rPr>
      </w:pPr>
      <w:r w:rsidRPr="00FD4515">
        <w:rPr>
          <w:rFonts w:ascii="Courier New" w:hAnsi="Courier New" w:cs="Courier New"/>
          <w:b/>
          <w:bCs/>
          <w:noProof/>
          <w:color w:val="0000FF"/>
          <w:sz w:val="18"/>
          <w:szCs w:val="18"/>
        </w:rPr>
        <w:t xml:space="preserve">&lt;str:DataConstraint </w:t>
      </w:r>
      <w:r w:rsidRPr="00FD4515">
        <w:rPr>
          <w:rFonts w:ascii="Courier New" w:hAnsi="Courier New" w:cs="Courier New"/>
          <w:b/>
          <w:bCs/>
          <w:noProof/>
          <w:color w:val="FF0000"/>
          <w:sz w:val="18"/>
          <w:szCs w:val="18"/>
        </w:rPr>
        <w:t>agencyID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"SDMX"</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"DATA_CONSTRAINT_2"</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version</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"1.0.0-draft"</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type</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"Allowed"</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SDMX 3.0 Data Constraint sample</w:t>
      </w:r>
      <w:r w:rsidRPr="00FD4515">
        <w:rPr>
          <w:rFonts w:ascii="Courier New" w:hAnsi="Courier New" w:cs="Courier New"/>
          <w:b/>
          <w:bCs/>
          <w:noProof/>
          <w:color w:val="0000FF"/>
          <w:sz w:val="18"/>
          <w:szCs w:val="18"/>
        </w:rPr>
        <w:t>&lt;/com:Name&gt;</w:t>
      </w:r>
      <w:del w:id="2280" w:author="Matthew Nelson" w:date="2024-09-19T21:44:00Z">
        <w:r w:rsidRPr="00FD4515" w:rsidDel="003542FC">
          <w:rPr>
            <w:rFonts w:ascii="Courier New" w:hAnsi="Courier New" w:cs="Courier New"/>
            <w:b/>
            <w:bCs/>
            <w:noProof/>
            <w:color w:val="000000"/>
            <w:sz w:val="18"/>
            <w:szCs w:val="18"/>
          </w:rPr>
          <w:br/>
          <w:delText xml:space="preserve">  </w:delText>
        </w:r>
        <w:r w:rsidRPr="00FD4515" w:rsidDel="003542FC">
          <w:rPr>
            <w:rFonts w:ascii="Courier New" w:hAnsi="Courier New" w:cs="Courier New"/>
            <w:b/>
            <w:bCs/>
            <w:noProof/>
            <w:color w:val="0000FF"/>
            <w:sz w:val="18"/>
            <w:szCs w:val="18"/>
          </w:rPr>
          <w:delText>&lt;str:ConstraintAttachment&gt;</w:delText>
        </w:r>
        <w:r w:rsidRPr="00FD4515" w:rsidDel="003542FC">
          <w:rPr>
            <w:rFonts w:ascii="Courier New" w:hAnsi="Courier New" w:cs="Courier New"/>
            <w:b/>
            <w:bCs/>
            <w:noProof/>
            <w:color w:val="000000"/>
            <w:sz w:val="18"/>
            <w:szCs w:val="18"/>
          </w:rPr>
          <w:br/>
          <w:delText xml:space="preserve">    </w:delText>
        </w:r>
        <w:r w:rsidRPr="00FD4515" w:rsidDel="003542FC">
          <w:rPr>
            <w:rFonts w:ascii="Courier New" w:hAnsi="Courier New" w:cs="Courier New"/>
            <w:b/>
            <w:bCs/>
            <w:noProof/>
            <w:color w:val="0000FF"/>
            <w:sz w:val="18"/>
            <w:szCs w:val="18"/>
          </w:rPr>
          <w:delText>&lt;str:Dataflow&gt;</w:delText>
        </w:r>
        <w:r w:rsidR="00BA0F62" w:rsidRPr="00B71FC3" w:rsidDel="003542FC">
          <w:rPr>
            <w:rFonts w:ascii="Courier New" w:hAnsi="Courier New" w:cs="Courier New"/>
            <w:b/>
            <w:bCs/>
            <w:noProof/>
            <w:sz w:val="18"/>
            <w:szCs w:val="18"/>
          </w:rPr>
          <w:delText>urn:sdmx:org.sdmx.infomodel.</w:delText>
        </w:r>
        <w:r w:rsidR="00BA0F62" w:rsidDel="003542FC">
          <w:rPr>
            <w:rFonts w:ascii="Courier New" w:hAnsi="Courier New" w:cs="Courier New"/>
            <w:b/>
            <w:bCs/>
            <w:noProof/>
            <w:sz w:val="18"/>
            <w:szCs w:val="18"/>
          </w:rPr>
          <w:delText>datastructure.Dataflow=</w:delText>
        </w:r>
      </w:del>
    </w:p>
    <w:p w14:paraId="283FE342" w14:textId="644E2C1B" w:rsidR="00BA0F62" w:rsidDel="003542FC" w:rsidRDefault="00BA0F62">
      <w:pPr>
        <w:pBdr>
          <w:top w:val="single" w:sz="4" w:space="1" w:color="auto"/>
          <w:left w:val="single" w:sz="4" w:space="4" w:color="auto"/>
          <w:bottom w:val="single" w:sz="4" w:space="1" w:color="auto"/>
          <w:right w:val="single" w:sz="4" w:space="4" w:color="auto"/>
        </w:pBdr>
        <w:jc w:val="left"/>
        <w:rPr>
          <w:del w:id="2281" w:author="Matthew Nelson" w:date="2024-09-19T21:45:00Z"/>
          <w:rFonts w:ascii="Courier New" w:hAnsi="Courier New" w:cs="Courier New"/>
          <w:b/>
          <w:bCs/>
          <w:noProof/>
          <w:sz w:val="18"/>
          <w:szCs w:val="18"/>
        </w:rPr>
      </w:pPr>
      <w:del w:id="2282" w:author="Matthew Nelson" w:date="2024-09-19T21:44:00Z">
        <w:r w:rsidDel="003542FC">
          <w:rPr>
            <w:rFonts w:ascii="Courier New" w:hAnsi="Courier New" w:cs="Courier New"/>
            <w:b/>
            <w:bCs/>
            <w:noProof/>
            <w:sz w:val="18"/>
            <w:szCs w:val="18"/>
          </w:rPr>
          <w:delText xml:space="preserve">         CENSUSHUB:CENSUS_CUBE1(1.0.0)</w:delText>
        </w:r>
        <w:r w:rsidDel="003542FC">
          <w:rPr>
            <w:rFonts w:ascii="Courier New" w:hAnsi="Courier New" w:cs="Courier New"/>
            <w:b/>
            <w:bCs/>
            <w:noProof/>
            <w:color w:val="0000FF"/>
            <w:sz w:val="18"/>
            <w:szCs w:val="18"/>
          </w:rPr>
          <w:delText>&lt;/</w:delText>
        </w:r>
        <w:r w:rsidR="00E554C2" w:rsidRPr="00FD4515" w:rsidDel="003542FC">
          <w:rPr>
            <w:rFonts w:ascii="Courier New" w:hAnsi="Courier New" w:cs="Courier New"/>
            <w:b/>
            <w:bCs/>
            <w:noProof/>
            <w:color w:val="0000FF"/>
            <w:sz w:val="18"/>
            <w:szCs w:val="18"/>
          </w:rPr>
          <w:delText>str:Dataflow&gt;</w:delText>
        </w:r>
        <w:r w:rsidR="00E554C2" w:rsidRPr="00FD4515" w:rsidDel="003542FC">
          <w:rPr>
            <w:rFonts w:ascii="Courier New" w:hAnsi="Courier New" w:cs="Courier New"/>
            <w:b/>
            <w:bCs/>
            <w:noProof/>
            <w:color w:val="000000"/>
            <w:sz w:val="18"/>
            <w:szCs w:val="18"/>
          </w:rPr>
          <w:br/>
          <w:delText xml:space="preserve">  </w:delText>
        </w:r>
        <w:r w:rsidR="00E554C2" w:rsidRPr="00FD4515" w:rsidDel="003542FC">
          <w:rPr>
            <w:rFonts w:ascii="Courier New" w:hAnsi="Courier New" w:cs="Courier New"/>
            <w:b/>
            <w:bCs/>
            <w:noProof/>
            <w:color w:val="0000FF"/>
            <w:sz w:val="18"/>
            <w:szCs w:val="18"/>
          </w:rPr>
          <w:delText>&lt;/str:ConstraintAttachment&gt;</w:delText>
        </w:r>
      </w:del>
      <w:r w:rsidR="00E554C2" w:rsidRPr="00FD4515">
        <w:rPr>
          <w:rFonts w:ascii="Courier New" w:hAnsi="Courier New" w:cs="Courier New"/>
          <w:b/>
          <w:bCs/>
          <w:noProof/>
          <w:color w:val="000000"/>
          <w:sz w:val="18"/>
          <w:szCs w:val="18"/>
        </w:rPr>
        <w:br/>
        <w:t xml:space="preserve">  </w:t>
      </w:r>
      <w:r w:rsidR="00E554C2" w:rsidRPr="00FD4515">
        <w:rPr>
          <w:rFonts w:ascii="Courier New" w:hAnsi="Courier New" w:cs="Courier New"/>
          <w:b/>
          <w:bCs/>
          <w:noProof/>
          <w:color w:val="0000FF"/>
          <w:sz w:val="18"/>
          <w:szCs w:val="18"/>
        </w:rPr>
        <w:t xml:space="preserve">&lt;str:CubeRegion </w:t>
      </w:r>
      <w:r w:rsidR="00E554C2" w:rsidRPr="00FD4515">
        <w:rPr>
          <w:rFonts w:ascii="Courier New" w:hAnsi="Courier New" w:cs="Courier New"/>
          <w:b/>
          <w:bCs/>
          <w:noProof/>
          <w:color w:val="FF0000"/>
          <w:sz w:val="18"/>
          <w:szCs w:val="18"/>
        </w:rPr>
        <w:t>include</w:t>
      </w:r>
      <w:r w:rsidR="00E554C2" w:rsidRPr="00FD4515">
        <w:rPr>
          <w:rFonts w:ascii="Courier New" w:hAnsi="Courier New" w:cs="Courier New"/>
          <w:b/>
          <w:bCs/>
          <w:noProof/>
          <w:color w:val="0000FF"/>
          <w:sz w:val="18"/>
          <w:szCs w:val="18"/>
        </w:rPr>
        <w:t>=</w:t>
      </w:r>
      <w:r w:rsidR="00E554C2" w:rsidRPr="00FD4515">
        <w:rPr>
          <w:rFonts w:ascii="Courier New" w:hAnsi="Courier New" w:cs="Courier New"/>
          <w:b/>
          <w:bCs/>
          <w:noProof/>
          <w:color w:val="A31515"/>
          <w:sz w:val="18"/>
          <w:szCs w:val="18"/>
        </w:rPr>
        <w:t>"true"</w:t>
      </w:r>
      <w:r w:rsidR="00E554C2" w:rsidRPr="00FD4515">
        <w:rPr>
          <w:rFonts w:ascii="Courier New" w:hAnsi="Courier New" w:cs="Courier New"/>
          <w:b/>
          <w:bCs/>
          <w:noProof/>
          <w:color w:val="0000FF"/>
          <w:sz w:val="18"/>
          <w:szCs w:val="18"/>
        </w:rPr>
        <w:t>&gt;</w:t>
      </w:r>
      <w:r w:rsidR="00E554C2" w:rsidRPr="00FD4515">
        <w:rPr>
          <w:rFonts w:ascii="Courier New" w:hAnsi="Courier New" w:cs="Courier New"/>
          <w:b/>
          <w:bCs/>
          <w:noProof/>
          <w:color w:val="000000"/>
          <w:sz w:val="18"/>
          <w:szCs w:val="18"/>
        </w:rPr>
        <w:br/>
        <w:t xml:space="preserve">    </w:t>
      </w:r>
      <w:r w:rsidR="00E554C2" w:rsidRPr="00FD4515">
        <w:rPr>
          <w:rFonts w:ascii="Courier New" w:hAnsi="Courier New" w:cs="Courier New"/>
          <w:b/>
          <w:bCs/>
          <w:noProof/>
          <w:color w:val="0000FF"/>
          <w:sz w:val="18"/>
          <w:szCs w:val="18"/>
        </w:rPr>
        <w:t xml:space="preserve">&lt;com:KeyValue </w:t>
      </w:r>
      <w:r w:rsidR="00E554C2" w:rsidRPr="00FD4515">
        <w:rPr>
          <w:rFonts w:ascii="Courier New" w:hAnsi="Courier New" w:cs="Courier New"/>
          <w:b/>
          <w:bCs/>
          <w:noProof/>
          <w:color w:val="FF0000"/>
          <w:sz w:val="18"/>
          <w:szCs w:val="18"/>
        </w:rPr>
        <w:t>id</w:t>
      </w:r>
      <w:r w:rsidR="00E554C2" w:rsidRPr="00FD4515">
        <w:rPr>
          <w:rFonts w:ascii="Courier New" w:hAnsi="Courier New" w:cs="Courier New"/>
          <w:b/>
          <w:bCs/>
          <w:noProof/>
          <w:color w:val="0000FF"/>
          <w:sz w:val="18"/>
          <w:szCs w:val="18"/>
        </w:rPr>
        <w:t>=</w:t>
      </w:r>
      <w:r w:rsidR="00E554C2" w:rsidRPr="00FD4515">
        <w:rPr>
          <w:rFonts w:ascii="Courier New" w:hAnsi="Courier New" w:cs="Courier New"/>
          <w:b/>
          <w:bCs/>
          <w:noProof/>
          <w:color w:val="A31515"/>
          <w:sz w:val="18"/>
          <w:szCs w:val="18"/>
        </w:rPr>
        <w:t>"AGE"</w:t>
      </w:r>
      <w:r w:rsidR="00E554C2" w:rsidRPr="00FD4515">
        <w:rPr>
          <w:rFonts w:ascii="Courier New" w:hAnsi="Courier New" w:cs="Courier New"/>
          <w:b/>
          <w:bCs/>
          <w:noProof/>
          <w:color w:val="0000FF"/>
          <w:sz w:val="18"/>
          <w:szCs w:val="18"/>
        </w:rPr>
        <w:t xml:space="preserve"> </w:t>
      </w:r>
      <w:r w:rsidR="00E554C2" w:rsidRPr="00FD4515">
        <w:rPr>
          <w:rFonts w:ascii="Courier New" w:hAnsi="Courier New" w:cs="Courier New"/>
          <w:b/>
          <w:bCs/>
          <w:noProof/>
          <w:color w:val="FF0000"/>
          <w:sz w:val="18"/>
          <w:szCs w:val="18"/>
        </w:rPr>
        <w:t>include</w:t>
      </w:r>
      <w:r w:rsidR="00E554C2" w:rsidRPr="00FD4515">
        <w:rPr>
          <w:rFonts w:ascii="Courier New" w:hAnsi="Courier New" w:cs="Courier New"/>
          <w:b/>
          <w:bCs/>
          <w:noProof/>
          <w:color w:val="0000FF"/>
          <w:sz w:val="18"/>
          <w:szCs w:val="18"/>
        </w:rPr>
        <w:t>=</w:t>
      </w:r>
      <w:r w:rsidR="00E554C2" w:rsidRPr="00FD4515">
        <w:rPr>
          <w:rFonts w:ascii="Courier New" w:hAnsi="Courier New" w:cs="Courier New"/>
          <w:b/>
          <w:bCs/>
          <w:noProof/>
          <w:color w:val="A31515"/>
          <w:sz w:val="18"/>
          <w:szCs w:val="18"/>
        </w:rPr>
        <w:t>"true"</w:t>
      </w:r>
      <w:r w:rsidR="00E554C2" w:rsidRPr="00FD4515">
        <w:rPr>
          <w:rFonts w:ascii="Courier New" w:hAnsi="Courier New" w:cs="Courier New"/>
          <w:b/>
          <w:bCs/>
          <w:noProof/>
          <w:color w:val="0000FF"/>
          <w:sz w:val="18"/>
          <w:szCs w:val="18"/>
        </w:rPr>
        <w:t>&gt;</w:t>
      </w:r>
      <w:r w:rsidR="00E554C2" w:rsidRPr="00FD4515">
        <w:rPr>
          <w:rFonts w:ascii="Courier New" w:hAnsi="Courier New" w:cs="Courier New"/>
          <w:b/>
          <w:bCs/>
          <w:noProof/>
          <w:color w:val="000000"/>
          <w:sz w:val="18"/>
          <w:szCs w:val="18"/>
        </w:rPr>
        <w:br/>
        <w:t xml:space="preserve">      </w:t>
      </w:r>
      <w:r w:rsidR="00E554C2" w:rsidRPr="00FD4515">
        <w:rPr>
          <w:rFonts w:ascii="Courier New" w:hAnsi="Courier New" w:cs="Courier New"/>
          <w:b/>
          <w:bCs/>
          <w:noProof/>
          <w:color w:val="0000FF"/>
          <w:sz w:val="18"/>
          <w:szCs w:val="18"/>
        </w:rPr>
        <w:t>&lt;com:Value&gt;</w:t>
      </w:r>
      <w:r w:rsidR="00E554C2" w:rsidRPr="00FD4515">
        <w:rPr>
          <w:rFonts w:ascii="Courier New" w:hAnsi="Courier New" w:cs="Courier New"/>
          <w:b/>
          <w:bCs/>
          <w:noProof/>
          <w:color w:val="000000"/>
          <w:sz w:val="18"/>
          <w:szCs w:val="18"/>
        </w:rPr>
        <w:t>002</w:t>
      </w:r>
      <w:r w:rsidR="00E554C2" w:rsidRPr="00FD4515">
        <w:rPr>
          <w:rFonts w:ascii="Courier New" w:hAnsi="Courier New" w:cs="Courier New"/>
          <w:b/>
          <w:bCs/>
          <w:noProof/>
          <w:color w:val="0000FF"/>
          <w:sz w:val="18"/>
          <w:szCs w:val="18"/>
        </w:rPr>
        <w:t>&lt;/com:Value&gt;</w:t>
      </w:r>
      <w:r w:rsidR="00E554C2" w:rsidRPr="00FD4515">
        <w:rPr>
          <w:rFonts w:ascii="Courier New" w:hAnsi="Courier New" w:cs="Courier New"/>
          <w:b/>
          <w:bCs/>
          <w:noProof/>
          <w:color w:val="000000"/>
          <w:sz w:val="18"/>
          <w:szCs w:val="18"/>
        </w:rPr>
        <w:br/>
        <w:t xml:space="preserve">      </w:t>
      </w:r>
      <w:r w:rsidR="00E554C2" w:rsidRPr="00FD4515">
        <w:rPr>
          <w:rFonts w:ascii="Courier New" w:hAnsi="Courier New" w:cs="Courier New"/>
          <w:b/>
          <w:bCs/>
          <w:noProof/>
          <w:color w:val="0000FF"/>
          <w:sz w:val="18"/>
          <w:szCs w:val="18"/>
        </w:rPr>
        <w:t>&lt;com:Value&gt;</w:t>
      </w:r>
      <w:r w:rsidR="00E554C2" w:rsidRPr="00FD4515">
        <w:rPr>
          <w:rFonts w:ascii="Courier New" w:hAnsi="Courier New" w:cs="Courier New"/>
          <w:b/>
          <w:bCs/>
          <w:noProof/>
          <w:color w:val="000000"/>
          <w:sz w:val="18"/>
          <w:szCs w:val="18"/>
        </w:rPr>
        <w:t>003</w:t>
      </w:r>
      <w:r w:rsidR="00E554C2" w:rsidRPr="00FD4515">
        <w:rPr>
          <w:rFonts w:ascii="Courier New" w:hAnsi="Courier New" w:cs="Courier New"/>
          <w:b/>
          <w:bCs/>
          <w:noProof/>
          <w:color w:val="0000FF"/>
          <w:sz w:val="18"/>
          <w:szCs w:val="18"/>
        </w:rPr>
        <w:t>&lt;/com:Value&gt;</w:t>
      </w:r>
      <w:r w:rsidR="00E554C2" w:rsidRPr="00FD4515">
        <w:rPr>
          <w:rFonts w:ascii="Courier New" w:hAnsi="Courier New" w:cs="Courier New"/>
          <w:b/>
          <w:bCs/>
          <w:noProof/>
          <w:color w:val="000000"/>
          <w:sz w:val="18"/>
          <w:szCs w:val="18"/>
        </w:rPr>
        <w:br/>
        <w:t xml:space="preserve">    </w:t>
      </w:r>
      <w:r w:rsidR="00E554C2" w:rsidRPr="00FD4515">
        <w:rPr>
          <w:rFonts w:ascii="Courier New" w:hAnsi="Courier New" w:cs="Courier New"/>
          <w:b/>
          <w:bCs/>
          <w:noProof/>
          <w:color w:val="0000FF"/>
          <w:sz w:val="18"/>
          <w:szCs w:val="18"/>
        </w:rPr>
        <w:t>&lt;/com:KeyValue&gt;</w:t>
      </w:r>
      <w:r w:rsidR="00E554C2" w:rsidRPr="00FD4515">
        <w:rPr>
          <w:rFonts w:ascii="Courier New" w:hAnsi="Courier New" w:cs="Courier New"/>
          <w:b/>
          <w:bCs/>
          <w:noProof/>
          <w:color w:val="000000"/>
          <w:sz w:val="18"/>
          <w:szCs w:val="18"/>
        </w:rPr>
        <w:br/>
        <w:t xml:space="preserve">    </w:t>
      </w:r>
      <w:r w:rsidR="00E554C2" w:rsidRPr="00FD4515">
        <w:rPr>
          <w:rFonts w:ascii="Courier New" w:hAnsi="Courier New" w:cs="Courier New"/>
          <w:b/>
          <w:bCs/>
          <w:noProof/>
          <w:color w:val="0000FF"/>
          <w:sz w:val="18"/>
          <w:szCs w:val="18"/>
        </w:rPr>
        <w:t xml:space="preserve">&lt;com:KeyValue </w:t>
      </w:r>
      <w:r w:rsidR="00E554C2" w:rsidRPr="00FD4515">
        <w:rPr>
          <w:rFonts w:ascii="Courier New" w:hAnsi="Courier New" w:cs="Courier New"/>
          <w:b/>
          <w:bCs/>
          <w:noProof/>
          <w:color w:val="FF0000"/>
          <w:sz w:val="18"/>
          <w:szCs w:val="18"/>
        </w:rPr>
        <w:t>id</w:t>
      </w:r>
      <w:r w:rsidR="00E554C2" w:rsidRPr="00FD4515">
        <w:rPr>
          <w:rFonts w:ascii="Courier New" w:hAnsi="Courier New" w:cs="Courier New"/>
          <w:b/>
          <w:bCs/>
          <w:noProof/>
          <w:color w:val="0000FF"/>
          <w:sz w:val="18"/>
          <w:szCs w:val="18"/>
        </w:rPr>
        <w:t>=</w:t>
      </w:r>
      <w:r w:rsidR="00E554C2" w:rsidRPr="00FD4515">
        <w:rPr>
          <w:rFonts w:ascii="Courier New" w:hAnsi="Courier New" w:cs="Courier New"/>
          <w:b/>
          <w:bCs/>
          <w:noProof/>
          <w:color w:val="A31515"/>
          <w:sz w:val="18"/>
          <w:szCs w:val="18"/>
        </w:rPr>
        <w:t>"CAS"</w:t>
      </w:r>
      <w:r w:rsidR="00E554C2" w:rsidRPr="00FD4515">
        <w:rPr>
          <w:rFonts w:ascii="Courier New" w:hAnsi="Courier New" w:cs="Courier New"/>
          <w:b/>
          <w:bCs/>
          <w:noProof/>
          <w:color w:val="0000FF"/>
          <w:sz w:val="18"/>
          <w:szCs w:val="18"/>
        </w:rPr>
        <w:t>&gt;</w:t>
      </w:r>
      <w:r w:rsidR="00E554C2" w:rsidRPr="00FD4515">
        <w:rPr>
          <w:rFonts w:ascii="Courier New" w:hAnsi="Courier New" w:cs="Courier New"/>
          <w:b/>
          <w:bCs/>
          <w:noProof/>
          <w:color w:val="000000"/>
          <w:sz w:val="18"/>
          <w:szCs w:val="18"/>
        </w:rPr>
        <w:br/>
        <w:t xml:space="preserve">      </w:t>
      </w:r>
      <w:r w:rsidR="00E554C2" w:rsidRPr="00FD4515">
        <w:rPr>
          <w:rFonts w:ascii="Courier New" w:hAnsi="Courier New" w:cs="Courier New"/>
          <w:b/>
          <w:bCs/>
          <w:noProof/>
          <w:color w:val="0000FF"/>
          <w:sz w:val="18"/>
          <w:szCs w:val="18"/>
        </w:rPr>
        <w:t>&lt;com:Value&gt;</w:t>
      </w:r>
      <w:r w:rsidR="00E554C2" w:rsidRPr="00FD4515">
        <w:rPr>
          <w:rFonts w:ascii="Courier New" w:hAnsi="Courier New" w:cs="Courier New"/>
          <w:b/>
          <w:bCs/>
          <w:noProof/>
          <w:color w:val="000000"/>
          <w:sz w:val="18"/>
          <w:szCs w:val="18"/>
        </w:rPr>
        <w:t>003</w:t>
      </w:r>
      <w:r w:rsidR="00E554C2" w:rsidRPr="00FD4515">
        <w:rPr>
          <w:rFonts w:ascii="Courier New" w:hAnsi="Courier New" w:cs="Courier New"/>
          <w:b/>
          <w:bCs/>
          <w:noProof/>
          <w:color w:val="0000FF"/>
          <w:sz w:val="18"/>
          <w:szCs w:val="18"/>
        </w:rPr>
        <w:t>&lt;/com:Value&gt;</w:t>
      </w:r>
      <w:r w:rsidR="00E554C2" w:rsidRPr="00FD4515">
        <w:rPr>
          <w:rFonts w:ascii="Courier New" w:hAnsi="Courier New" w:cs="Courier New"/>
          <w:b/>
          <w:bCs/>
          <w:noProof/>
          <w:color w:val="000000"/>
          <w:sz w:val="18"/>
          <w:szCs w:val="18"/>
        </w:rPr>
        <w:br/>
        <w:t xml:space="preserve">      </w:t>
      </w:r>
      <w:r w:rsidR="00E554C2" w:rsidRPr="00FD4515">
        <w:rPr>
          <w:rFonts w:ascii="Courier New" w:hAnsi="Courier New" w:cs="Courier New"/>
          <w:b/>
          <w:bCs/>
          <w:noProof/>
          <w:color w:val="0000FF"/>
          <w:sz w:val="18"/>
          <w:szCs w:val="18"/>
        </w:rPr>
        <w:t>&lt;com:Value&gt;</w:t>
      </w:r>
      <w:r w:rsidR="00E554C2" w:rsidRPr="00FD4515">
        <w:rPr>
          <w:rFonts w:ascii="Courier New" w:hAnsi="Courier New" w:cs="Courier New"/>
          <w:b/>
          <w:bCs/>
          <w:noProof/>
          <w:color w:val="000000"/>
          <w:sz w:val="18"/>
          <w:szCs w:val="18"/>
        </w:rPr>
        <w:t>004</w:t>
      </w:r>
      <w:r w:rsidR="00E554C2" w:rsidRPr="00FD4515">
        <w:rPr>
          <w:rFonts w:ascii="Courier New" w:hAnsi="Courier New" w:cs="Courier New"/>
          <w:b/>
          <w:bCs/>
          <w:noProof/>
          <w:color w:val="0000FF"/>
          <w:sz w:val="18"/>
          <w:szCs w:val="18"/>
        </w:rPr>
        <w:t>&lt;/com:Value&gt;</w:t>
      </w:r>
      <w:r w:rsidR="00E554C2" w:rsidRPr="00FD4515">
        <w:rPr>
          <w:rFonts w:ascii="Courier New" w:hAnsi="Courier New" w:cs="Courier New"/>
          <w:b/>
          <w:bCs/>
          <w:noProof/>
          <w:color w:val="000000"/>
          <w:sz w:val="18"/>
          <w:szCs w:val="18"/>
        </w:rPr>
        <w:br/>
        <w:t xml:space="preserve">    </w:t>
      </w:r>
      <w:r w:rsidR="00E554C2" w:rsidRPr="00FD4515">
        <w:rPr>
          <w:rFonts w:ascii="Courier New" w:hAnsi="Courier New" w:cs="Courier New"/>
          <w:b/>
          <w:bCs/>
          <w:noProof/>
          <w:color w:val="0000FF"/>
          <w:sz w:val="18"/>
          <w:szCs w:val="18"/>
        </w:rPr>
        <w:t>&lt;/com:KeyValue&gt;</w:t>
      </w:r>
      <w:r w:rsidR="00E554C2" w:rsidRPr="00FD4515">
        <w:rPr>
          <w:rFonts w:ascii="Courier New" w:hAnsi="Courier New" w:cs="Courier New"/>
          <w:b/>
          <w:bCs/>
          <w:noProof/>
          <w:color w:val="000000"/>
          <w:sz w:val="18"/>
          <w:szCs w:val="18"/>
        </w:rPr>
        <w:br/>
        <w:t xml:space="preserve">  </w:t>
      </w:r>
      <w:r w:rsidR="00E554C2" w:rsidRPr="00FD4515">
        <w:rPr>
          <w:rFonts w:ascii="Courier New" w:hAnsi="Courier New" w:cs="Courier New"/>
          <w:b/>
          <w:bCs/>
          <w:noProof/>
          <w:color w:val="0000FF"/>
          <w:sz w:val="18"/>
          <w:szCs w:val="18"/>
        </w:rPr>
        <w:t>&lt;/str:CubeRegion&gt;</w:t>
      </w:r>
      <w:r w:rsidR="00E554C2" w:rsidRPr="00FD4515">
        <w:rPr>
          <w:rFonts w:ascii="Courier New" w:hAnsi="Courier New" w:cs="Courier New"/>
          <w:b/>
          <w:bCs/>
          <w:noProof/>
          <w:color w:val="000000"/>
          <w:sz w:val="18"/>
          <w:szCs w:val="18"/>
        </w:rPr>
        <w:br/>
      </w:r>
      <w:r w:rsidR="00E554C2" w:rsidRPr="00FD4515">
        <w:rPr>
          <w:rFonts w:ascii="Courier New" w:hAnsi="Courier New" w:cs="Courier New"/>
          <w:b/>
          <w:bCs/>
          <w:noProof/>
          <w:color w:val="0000FF"/>
          <w:sz w:val="18"/>
          <w:szCs w:val="18"/>
        </w:rPr>
        <w:t>&lt;/str:DataConstraint&gt;</w:t>
      </w:r>
      <w:del w:id="2283" w:author="Matthew Nelson" w:date="2024-09-19T21:45:00Z">
        <w:r w:rsidR="00E554C2" w:rsidRPr="00FD4515" w:rsidDel="003542FC">
          <w:rPr>
            <w:rFonts w:ascii="Courier New" w:hAnsi="Courier New" w:cs="Courier New"/>
            <w:b/>
            <w:bCs/>
            <w:noProof/>
            <w:color w:val="000000"/>
            <w:sz w:val="18"/>
            <w:szCs w:val="18"/>
          </w:rPr>
          <w:br/>
        </w:r>
        <w:r w:rsidR="00E554C2" w:rsidRPr="00FD4515" w:rsidDel="003542FC">
          <w:rPr>
            <w:rFonts w:ascii="Courier New" w:hAnsi="Courier New" w:cs="Courier New"/>
            <w:b/>
            <w:bCs/>
            <w:noProof/>
            <w:color w:val="000000"/>
            <w:sz w:val="18"/>
            <w:szCs w:val="18"/>
          </w:rPr>
          <w:br/>
        </w:r>
        <w:r w:rsidR="00E554C2" w:rsidRPr="00FD4515" w:rsidDel="003542FC">
          <w:rPr>
            <w:rFonts w:ascii="Courier New" w:hAnsi="Courier New" w:cs="Courier New"/>
            <w:b/>
            <w:bCs/>
            <w:noProof/>
            <w:color w:val="0000FF"/>
            <w:sz w:val="18"/>
            <w:szCs w:val="18"/>
          </w:rPr>
          <w:delText xml:space="preserve">&lt;str:DataConstraint </w:delText>
        </w:r>
        <w:r w:rsidR="00E554C2" w:rsidRPr="00FD4515" w:rsidDel="003542FC">
          <w:rPr>
            <w:rFonts w:ascii="Courier New" w:hAnsi="Courier New" w:cs="Courier New"/>
            <w:b/>
            <w:bCs/>
            <w:noProof/>
            <w:color w:val="FF0000"/>
            <w:sz w:val="18"/>
            <w:szCs w:val="18"/>
          </w:rPr>
          <w:delText>agencyID</w:delText>
        </w:r>
        <w:r w:rsidR="00E554C2" w:rsidRPr="00FD4515" w:rsidDel="003542FC">
          <w:rPr>
            <w:rFonts w:ascii="Courier New" w:hAnsi="Courier New" w:cs="Courier New"/>
            <w:b/>
            <w:bCs/>
            <w:noProof/>
            <w:color w:val="0000FF"/>
            <w:sz w:val="18"/>
            <w:szCs w:val="18"/>
          </w:rPr>
          <w:delText>=</w:delText>
        </w:r>
        <w:r w:rsidR="00E554C2" w:rsidRPr="00FD4515" w:rsidDel="003542FC">
          <w:rPr>
            <w:rFonts w:ascii="Courier New" w:hAnsi="Courier New" w:cs="Courier New"/>
            <w:b/>
            <w:bCs/>
            <w:noProof/>
            <w:color w:val="A31515"/>
            <w:sz w:val="18"/>
            <w:szCs w:val="18"/>
          </w:rPr>
          <w:delText>"SDMX"</w:delText>
        </w:r>
        <w:r w:rsidR="00E554C2" w:rsidRPr="00FD4515" w:rsidDel="003542FC">
          <w:rPr>
            <w:rFonts w:ascii="Courier New" w:hAnsi="Courier New" w:cs="Courier New"/>
            <w:b/>
            <w:bCs/>
            <w:noProof/>
            <w:color w:val="0000FF"/>
            <w:sz w:val="18"/>
            <w:szCs w:val="18"/>
          </w:rPr>
          <w:delText xml:space="preserve"> </w:delText>
        </w:r>
        <w:r w:rsidR="00E554C2" w:rsidRPr="00FD4515" w:rsidDel="003542FC">
          <w:rPr>
            <w:rFonts w:ascii="Courier New" w:hAnsi="Courier New" w:cs="Courier New"/>
            <w:b/>
            <w:bCs/>
            <w:noProof/>
            <w:color w:val="FF0000"/>
            <w:sz w:val="18"/>
            <w:szCs w:val="18"/>
          </w:rPr>
          <w:delText>id</w:delText>
        </w:r>
        <w:r w:rsidR="00E554C2" w:rsidRPr="00FD4515" w:rsidDel="003542FC">
          <w:rPr>
            <w:rFonts w:ascii="Courier New" w:hAnsi="Courier New" w:cs="Courier New"/>
            <w:b/>
            <w:bCs/>
            <w:noProof/>
            <w:color w:val="0000FF"/>
            <w:sz w:val="18"/>
            <w:szCs w:val="18"/>
          </w:rPr>
          <w:delText>=</w:delText>
        </w:r>
        <w:r w:rsidR="00E554C2" w:rsidRPr="00FD4515" w:rsidDel="003542FC">
          <w:rPr>
            <w:rFonts w:ascii="Courier New" w:hAnsi="Courier New" w:cs="Courier New"/>
            <w:b/>
            <w:bCs/>
            <w:noProof/>
            <w:color w:val="A31515"/>
            <w:sz w:val="18"/>
            <w:szCs w:val="18"/>
          </w:rPr>
          <w:delText>"DATA_CONSTRAINT_3"</w:delText>
        </w:r>
        <w:r w:rsidR="00E554C2" w:rsidRPr="00FD4515" w:rsidDel="003542FC">
          <w:rPr>
            <w:rFonts w:ascii="Courier New" w:hAnsi="Courier New" w:cs="Courier New"/>
            <w:b/>
            <w:bCs/>
            <w:noProof/>
            <w:color w:val="0000FF"/>
            <w:sz w:val="18"/>
            <w:szCs w:val="18"/>
          </w:rPr>
          <w:delText xml:space="preserve"> </w:delText>
        </w:r>
        <w:r w:rsidR="00E554C2" w:rsidRPr="00FD4515" w:rsidDel="003542FC">
          <w:rPr>
            <w:rFonts w:ascii="Courier New" w:hAnsi="Courier New" w:cs="Courier New"/>
            <w:b/>
            <w:bCs/>
            <w:noProof/>
            <w:color w:val="FF0000"/>
            <w:sz w:val="18"/>
            <w:szCs w:val="18"/>
          </w:rPr>
          <w:delText>version</w:delText>
        </w:r>
        <w:r w:rsidR="00E554C2" w:rsidRPr="00FD4515" w:rsidDel="003542FC">
          <w:rPr>
            <w:rFonts w:ascii="Courier New" w:hAnsi="Courier New" w:cs="Courier New"/>
            <w:b/>
            <w:bCs/>
            <w:noProof/>
            <w:color w:val="0000FF"/>
            <w:sz w:val="18"/>
            <w:szCs w:val="18"/>
          </w:rPr>
          <w:delText>=</w:delText>
        </w:r>
        <w:r w:rsidR="00E554C2" w:rsidRPr="00FD4515" w:rsidDel="003542FC">
          <w:rPr>
            <w:rFonts w:ascii="Courier New" w:hAnsi="Courier New" w:cs="Courier New"/>
            <w:b/>
            <w:bCs/>
            <w:noProof/>
            <w:color w:val="A31515"/>
            <w:sz w:val="18"/>
            <w:szCs w:val="18"/>
          </w:rPr>
          <w:delText>"1.0.0-draft"</w:delText>
        </w:r>
        <w:r w:rsidR="00E554C2" w:rsidRPr="00FD4515" w:rsidDel="003542FC">
          <w:rPr>
            <w:rFonts w:ascii="Courier New" w:hAnsi="Courier New" w:cs="Courier New"/>
            <w:b/>
            <w:bCs/>
            <w:noProof/>
            <w:color w:val="0000FF"/>
            <w:sz w:val="18"/>
            <w:szCs w:val="18"/>
          </w:rPr>
          <w:delText xml:space="preserve"> </w:delText>
        </w:r>
        <w:r w:rsidR="00E554C2" w:rsidRPr="00FD4515" w:rsidDel="003542FC">
          <w:rPr>
            <w:rFonts w:ascii="Courier New" w:hAnsi="Courier New" w:cs="Courier New"/>
            <w:b/>
            <w:bCs/>
            <w:noProof/>
            <w:color w:val="FF0000"/>
            <w:sz w:val="18"/>
            <w:szCs w:val="18"/>
          </w:rPr>
          <w:delText>type</w:delText>
        </w:r>
        <w:r w:rsidR="00E554C2" w:rsidRPr="00FD4515" w:rsidDel="003542FC">
          <w:rPr>
            <w:rFonts w:ascii="Courier New" w:hAnsi="Courier New" w:cs="Courier New"/>
            <w:b/>
            <w:bCs/>
            <w:noProof/>
            <w:color w:val="0000FF"/>
            <w:sz w:val="18"/>
            <w:szCs w:val="18"/>
          </w:rPr>
          <w:delText>=</w:delText>
        </w:r>
        <w:r w:rsidR="00E554C2" w:rsidRPr="00FD4515" w:rsidDel="003542FC">
          <w:rPr>
            <w:rFonts w:ascii="Courier New" w:hAnsi="Courier New" w:cs="Courier New"/>
            <w:b/>
            <w:bCs/>
            <w:noProof/>
            <w:color w:val="A31515"/>
            <w:sz w:val="18"/>
            <w:szCs w:val="18"/>
          </w:rPr>
          <w:delText>"Allowed"</w:delText>
        </w:r>
        <w:r w:rsidR="00E554C2" w:rsidRPr="00FD4515" w:rsidDel="003542FC">
          <w:rPr>
            <w:rFonts w:ascii="Courier New" w:hAnsi="Courier New" w:cs="Courier New"/>
            <w:b/>
            <w:bCs/>
            <w:noProof/>
            <w:color w:val="0000FF"/>
            <w:sz w:val="18"/>
            <w:szCs w:val="18"/>
          </w:rPr>
          <w:delText>&gt;</w:delText>
        </w:r>
        <w:r w:rsidR="00E554C2" w:rsidRPr="00FD4515" w:rsidDel="003542FC">
          <w:rPr>
            <w:rFonts w:ascii="Courier New" w:hAnsi="Courier New" w:cs="Courier New"/>
            <w:b/>
            <w:bCs/>
            <w:noProof/>
            <w:color w:val="000000"/>
            <w:sz w:val="18"/>
            <w:szCs w:val="18"/>
          </w:rPr>
          <w:br/>
          <w:delText xml:space="preserve">  </w:delText>
        </w:r>
        <w:r w:rsidR="00E554C2" w:rsidRPr="00FD4515" w:rsidDel="003542FC">
          <w:rPr>
            <w:rFonts w:ascii="Courier New" w:hAnsi="Courier New" w:cs="Courier New"/>
            <w:b/>
            <w:bCs/>
            <w:noProof/>
            <w:color w:val="0000FF"/>
            <w:sz w:val="18"/>
            <w:szCs w:val="18"/>
          </w:rPr>
          <w:delText xml:space="preserve">&lt;com:Name </w:delText>
        </w:r>
        <w:r w:rsidR="00E554C2" w:rsidRPr="00FD4515" w:rsidDel="003542FC">
          <w:rPr>
            <w:rFonts w:ascii="Courier New" w:hAnsi="Courier New" w:cs="Courier New"/>
            <w:b/>
            <w:bCs/>
            <w:noProof/>
            <w:color w:val="FF0000"/>
            <w:sz w:val="18"/>
            <w:szCs w:val="18"/>
          </w:rPr>
          <w:delText>xml:lang</w:delText>
        </w:r>
        <w:r w:rsidR="00E554C2" w:rsidRPr="00FD4515" w:rsidDel="003542FC">
          <w:rPr>
            <w:rFonts w:ascii="Courier New" w:hAnsi="Courier New" w:cs="Courier New"/>
            <w:b/>
            <w:bCs/>
            <w:noProof/>
            <w:color w:val="0000FF"/>
            <w:sz w:val="18"/>
            <w:szCs w:val="18"/>
          </w:rPr>
          <w:delText>=</w:delText>
        </w:r>
        <w:r w:rsidR="00E554C2" w:rsidRPr="00FD4515" w:rsidDel="003542FC">
          <w:rPr>
            <w:rFonts w:ascii="Courier New" w:hAnsi="Courier New" w:cs="Courier New"/>
            <w:b/>
            <w:bCs/>
            <w:noProof/>
            <w:color w:val="A31515"/>
            <w:sz w:val="18"/>
            <w:szCs w:val="18"/>
          </w:rPr>
          <w:delText>"en"</w:delText>
        </w:r>
        <w:r w:rsidR="00E554C2" w:rsidRPr="00FD4515" w:rsidDel="003542FC">
          <w:rPr>
            <w:rFonts w:ascii="Courier New" w:hAnsi="Courier New" w:cs="Courier New"/>
            <w:b/>
            <w:bCs/>
            <w:noProof/>
            <w:color w:val="0000FF"/>
            <w:sz w:val="18"/>
            <w:szCs w:val="18"/>
          </w:rPr>
          <w:delText>&gt;</w:delText>
        </w:r>
        <w:r w:rsidR="00E554C2" w:rsidRPr="00FD4515" w:rsidDel="003542FC">
          <w:rPr>
            <w:rFonts w:ascii="Courier New" w:hAnsi="Courier New" w:cs="Courier New"/>
            <w:b/>
            <w:bCs/>
            <w:noProof/>
            <w:color w:val="000000"/>
            <w:sz w:val="18"/>
            <w:szCs w:val="18"/>
          </w:rPr>
          <w:delText>SDMX 3.0 Data Constraint sample</w:delText>
        </w:r>
        <w:r w:rsidR="00E554C2" w:rsidRPr="00FD4515" w:rsidDel="003542FC">
          <w:rPr>
            <w:rFonts w:ascii="Courier New" w:hAnsi="Courier New" w:cs="Courier New"/>
            <w:b/>
            <w:bCs/>
            <w:noProof/>
            <w:color w:val="0000FF"/>
            <w:sz w:val="18"/>
            <w:szCs w:val="18"/>
          </w:rPr>
          <w:delText>&lt;/com:Name&gt;</w:delText>
        </w:r>
        <w:r w:rsidR="00E554C2" w:rsidRPr="00FD4515" w:rsidDel="003542FC">
          <w:rPr>
            <w:rFonts w:ascii="Courier New" w:hAnsi="Courier New" w:cs="Courier New"/>
            <w:b/>
            <w:bCs/>
            <w:noProof/>
            <w:color w:val="000000"/>
            <w:sz w:val="18"/>
            <w:szCs w:val="18"/>
          </w:rPr>
          <w:br/>
          <w:delText xml:space="preserve">  </w:delText>
        </w:r>
        <w:r w:rsidR="00E554C2" w:rsidRPr="00FD4515" w:rsidDel="003542FC">
          <w:rPr>
            <w:rFonts w:ascii="Courier New" w:hAnsi="Courier New" w:cs="Courier New"/>
            <w:b/>
            <w:bCs/>
            <w:noProof/>
            <w:color w:val="0000FF"/>
            <w:sz w:val="18"/>
            <w:szCs w:val="18"/>
          </w:rPr>
          <w:delText>&lt;str:ConstraintAttachment&gt;</w:delText>
        </w:r>
        <w:r w:rsidR="00E554C2" w:rsidRPr="00FD4515" w:rsidDel="003542FC">
          <w:rPr>
            <w:rFonts w:ascii="Courier New" w:hAnsi="Courier New" w:cs="Courier New"/>
            <w:b/>
            <w:bCs/>
            <w:noProof/>
            <w:color w:val="000000"/>
            <w:sz w:val="18"/>
            <w:szCs w:val="18"/>
          </w:rPr>
          <w:br/>
          <w:delText xml:space="preserve">    </w:delText>
        </w:r>
        <w:r w:rsidR="00E554C2" w:rsidRPr="00FD4515" w:rsidDel="003542FC">
          <w:rPr>
            <w:rFonts w:ascii="Courier New" w:hAnsi="Courier New" w:cs="Courier New"/>
            <w:b/>
            <w:bCs/>
            <w:noProof/>
            <w:color w:val="0000FF"/>
            <w:sz w:val="18"/>
            <w:szCs w:val="18"/>
          </w:rPr>
          <w:delText>&lt;str:Dataflow&gt;</w:delText>
        </w:r>
        <w:r w:rsidRPr="00B71FC3" w:rsidDel="003542FC">
          <w:rPr>
            <w:rFonts w:ascii="Courier New" w:hAnsi="Courier New" w:cs="Courier New"/>
            <w:b/>
            <w:bCs/>
            <w:noProof/>
            <w:sz w:val="18"/>
            <w:szCs w:val="18"/>
          </w:rPr>
          <w:delText>urn:sdmx:org.sdmx.infomodel.</w:delText>
        </w:r>
        <w:r w:rsidDel="003542FC">
          <w:rPr>
            <w:rFonts w:ascii="Courier New" w:hAnsi="Courier New" w:cs="Courier New"/>
            <w:b/>
            <w:bCs/>
            <w:noProof/>
            <w:sz w:val="18"/>
            <w:szCs w:val="18"/>
          </w:rPr>
          <w:delText>datastructure.Dataflow=</w:delText>
        </w:r>
      </w:del>
    </w:p>
    <w:p w14:paraId="33E59AF6" w14:textId="3D9091E2" w:rsidR="00E554C2" w:rsidRPr="00FD4515" w:rsidRDefault="00BA0F62" w:rsidP="003542FC">
      <w:pPr>
        <w:pBdr>
          <w:top w:val="single" w:sz="4" w:space="1" w:color="auto"/>
          <w:left w:val="single" w:sz="4" w:space="4" w:color="auto"/>
          <w:bottom w:val="single" w:sz="4" w:space="1" w:color="auto"/>
          <w:right w:val="single" w:sz="4" w:space="4" w:color="auto"/>
        </w:pBdr>
        <w:jc w:val="left"/>
        <w:rPr>
          <w:b/>
          <w:bCs/>
          <w:noProof/>
          <w:sz w:val="18"/>
          <w:szCs w:val="18"/>
        </w:rPr>
      </w:pPr>
      <w:del w:id="2284" w:author="Matthew Nelson" w:date="2024-09-19T21:45:00Z">
        <w:r w:rsidDel="003542FC">
          <w:rPr>
            <w:rFonts w:ascii="Courier New" w:hAnsi="Courier New" w:cs="Courier New"/>
            <w:b/>
            <w:bCs/>
            <w:noProof/>
            <w:sz w:val="18"/>
            <w:szCs w:val="18"/>
          </w:rPr>
          <w:delText xml:space="preserve">         CENSUSHUB:CENSUS_CUBE2(1.0.0)</w:delText>
        </w:r>
        <w:r w:rsidDel="003542FC">
          <w:rPr>
            <w:rFonts w:ascii="Courier New" w:hAnsi="Courier New" w:cs="Courier New"/>
            <w:b/>
            <w:bCs/>
            <w:noProof/>
            <w:color w:val="0000FF"/>
            <w:sz w:val="18"/>
            <w:szCs w:val="18"/>
          </w:rPr>
          <w:delText>&lt;/</w:delText>
        </w:r>
        <w:r w:rsidR="00E554C2" w:rsidRPr="00FD4515" w:rsidDel="003542FC">
          <w:rPr>
            <w:rFonts w:ascii="Courier New" w:hAnsi="Courier New" w:cs="Courier New"/>
            <w:b/>
            <w:bCs/>
            <w:noProof/>
            <w:color w:val="0000FF"/>
            <w:sz w:val="18"/>
            <w:szCs w:val="18"/>
          </w:rPr>
          <w:delText>str:Dataflow&gt;</w:delText>
        </w:r>
        <w:r w:rsidR="00E554C2" w:rsidRPr="00FD4515" w:rsidDel="003542FC">
          <w:rPr>
            <w:rFonts w:ascii="Courier New" w:hAnsi="Courier New" w:cs="Courier New"/>
            <w:b/>
            <w:bCs/>
            <w:noProof/>
            <w:color w:val="000000"/>
            <w:sz w:val="18"/>
            <w:szCs w:val="18"/>
          </w:rPr>
          <w:br/>
          <w:delText xml:space="preserve">  </w:delText>
        </w:r>
        <w:r w:rsidR="00E554C2" w:rsidRPr="00FD4515" w:rsidDel="003542FC">
          <w:rPr>
            <w:rFonts w:ascii="Courier New" w:hAnsi="Courier New" w:cs="Courier New"/>
            <w:b/>
            <w:bCs/>
            <w:noProof/>
            <w:color w:val="0000FF"/>
            <w:sz w:val="18"/>
            <w:szCs w:val="18"/>
          </w:rPr>
          <w:delText>&lt;/str:ConstraintAttachment&gt;</w:delText>
        </w:r>
        <w:r w:rsidR="00E554C2" w:rsidRPr="00FD4515" w:rsidDel="003542FC">
          <w:rPr>
            <w:rFonts w:ascii="Courier New" w:hAnsi="Courier New" w:cs="Courier New"/>
            <w:b/>
            <w:bCs/>
            <w:noProof/>
            <w:color w:val="000000"/>
            <w:sz w:val="18"/>
            <w:szCs w:val="18"/>
          </w:rPr>
          <w:br/>
          <w:delText xml:space="preserve">  </w:delText>
        </w:r>
        <w:r w:rsidR="00E554C2" w:rsidRPr="00FD4515" w:rsidDel="003542FC">
          <w:rPr>
            <w:rFonts w:ascii="Courier New" w:hAnsi="Courier New" w:cs="Courier New"/>
            <w:b/>
            <w:bCs/>
            <w:noProof/>
            <w:color w:val="0000FF"/>
            <w:sz w:val="18"/>
            <w:szCs w:val="18"/>
          </w:rPr>
          <w:delText xml:space="preserve">&lt;str:CubeRegion </w:delText>
        </w:r>
        <w:r w:rsidR="00E554C2" w:rsidRPr="00FD4515" w:rsidDel="003542FC">
          <w:rPr>
            <w:rFonts w:ascii="Courier New" w:hAnsi="Courier New" w:cs="Courier New"/>
            <w:b/>
            <w:bCs/>
            <w:noProof/>
            <w:color w:val="FF0000"/>
            <w:sz w:val="18"/>
            <w:szCs w:val="18"/>
          </w:rPr>
          <w:delText>include</w:delText>
        </w:r>
        <w:r w:rsidR="00E554C2" w:rsidRPr="00FD4515" w:rsidDel="003542FC">
          <w:rPr>
            <w:rFonts w:ascii="Courier New" w:hAnsi="Courier New" w:cs="Courier New"/>
            <w:b/>
            <w:bCs/>
            <w:noProof/>
            <w:color w:val="0000FF"/>
            <w:sz w:val="18"/>
            <w:szCs w:val="18"/>
          </w:rPr>
          <w:delText>=</w:delText>
        </w:r>
        <w:r w:rsidR="00E554C2" w:rsidRPr="00FD4515" w:rsidDel="003542FC">
          <w:rPr>
            <w:rFonts w:ascii="Courier New" w:hAnsi="Courier New" w:cs="Courier New"/>
            <w:b/>
            <w:bCs/>
            <w:noProof/>
            <w:color w:val="A31515"/>
            <w:sz w:val="18"/>
            <w:szCs w:val="18"/>
          </w:rPr>
          <w:delText>"true"</w:delText>
        </w:r>
        <w:r w:rsidR="00E554C2" w:rsidRPr="00FD4515" w:rsidDel="003542FC">
          <w:rPr>
            <w:rFonts w:ascii="Courier New" w:hAnsi="Courier New" w:cs="Courier New"/>
            <w:b/>
            <w:bCs/>
            <w:noProof/>
            <w:color w:val="0000FF"/>
            <w:sz w:val="18"/>
            <w:szCs w:val="18"/>
          </w:rPr>
          <w:delText>&gt;</w:delText>
        </w:r>
        <w:r w:rsidR="00E554C2" w:rsidRPr="00FD4515" w:rsidDel="003542FC">
          <w:rPr>
            <w:rFonts w:ascii="Courier New" w:hAnsi="Courier New" w:cs="Courier New"/>
            <w:b/>
            <w:bCs/>
            <w:noProof/>
            <w:color w:val="000000"/>
            <w:sz w:val="18"/>
            <w:szCs w:val="18"/>
          </w:rPr>
          <w:br/>
          <w:delText xml:space="preserve">    </w:delText>
        </w:r>
        <w:r w:rsidR="00E554C2" w:rsidRPr="00FD4515" w:rsidDel="003542FC">
          <w:rPr>
            <w:rFonts w:ascii="Courier New" w:hAnsi="Courier New" w:cs="Courier New"/>
            <w:b/>
            <w:bCs/>
            <w:noProof/>
            <w:color w:val="0000FF"/>
            <w:sz w:val="18"/>
            <w:szCs w:val="18"/>
          </w:rPr>
          <w:delText xml:space="preserve">&lt;com:KeyValue </w:delText>
        </w:r>
        <w:r w:rsidR="00E554C2" w:rsidRPr="00FD4515" w:rsidDel="003542FC">
          <w:rPr>
            <w:rFonts w:ascii="Courier New" w:hAnsi="Courier New" w:cs="Courier New"/>
            <w:b/>
            <w:bCs/>
            <w:noProof/>
            <w:color w:val="FF0000"/>
            <w:sz w:val="18"/>
            <w:szCs w:val="18"/>
          </w:rPr>
          <w:delText>id</w:delText>
        </w:r>
        <w:r w:rsidR="00E554C2" w:rsidRPr="00FD4515" w:rsidDel="003542FC">
          <w:rPr>
            <w:rFonts w:ascii="Courier New" w:hAnsi="Courier New" w:cs="Courier New"/>
            <w:b/>
            <w:bCs/>
            <w:noProof/>
            <w:color w:val="0000FF"/>
            <w:sz w:val="18"/>
            <w:szCs w:val="18"/>
          </w:rPr>
          <w:delText>=</w:delText>
        </w:r>
        <w:r w:rsidR="00E554C2" w:rsidRPr="00FD4515" w:rsidDel="003542FC">
          <w:rPr>
            <w:rFonts w:ascii="Courier New" w:hAnsi="Courier New" w:cs="Courier New"/>
            <w:b/>
            <w:bCs/>
            <w:noProof/>
            <w:color w:val="A31515"/>
            <w:sz w:val="18"/>
            <w:szCs w:val="18"/>
          </w:rPr>
          <w:delText>"CAS"</w:delText>
        </w:r>
        <w:r w:rsidR="00E554C2" w:rsidRPr="00FD4515" w:rsidDel="003542FC">
          <w:rPr>
            <w:rFonts w:ascii="Courier New" w:hAnsi="Courier New" w:cs="Courier New"/>
            <w:b/>
            <w:bCs/>
            <w:noProof/>
            <w:color w:val="0000FF"/>
            <w:sz w:val="18"/>
            <w:szCs w:val="18"/>
          </w:rPr>
          <w:delText xml:space="preserve"> </w:delText>
        </w:r>
        <w:r w:rsidR="00E554C2" w:rsidRPr="00FD4515" w:rsidDel="003542FC">
          <w:rPr>
            <w:rFonts w:ascii="Courier New" w:hAnsi="Courier New" w:cs="Courier New"/>
            <w:b/>
            <w:bCs/>
            <w:noProof/>
            <w:color w:val="FF0000"/>
            <w:sz w:val="18"/>
            <w:szCs w:val="18"/>
          </w:rPr>
          <w:delText>include</w:delText>
        </w:r>
        <w:r w:rsidR="00E554C2" w:rsidRPr="00FD4515" w:rsidDel="003542FC">
          <w:rPr>
            <w:rFonts w:ascii="Courier New" w:hAnsi="Courier New" w:cs="Courier New"/>
            <w:b/>
            <w:bCs/>
            <w:noProof/>
            <w:color w:val="0000FF"/>
            <w:sz w:val="18"/>
            <w:szCs w:val="18"/>
          </w:rPr>
          <w:delText>=</w:delText>
        </w:r>
        <w:r w:rsidR="00E554C2" w:rsidRPr="00FD4515" w:rsidDel="003542FC">
          <w:rPr>
            <w:rFonts w:ascii="Courier New" w:hAnsi="Courier New" w:cs="Courier New"/>
            <w:b/>
            <w:bCs/>
            <w:noProof/>
            <w:color w:val="A31515"/>
            <w:sz w:val="18"/>
            <w:szCs w:val="18"/>
          </w:rPr>
          <w:delText>"true"</w:delText>
        </w:r>
        <w:r w:rsidR="00E554C2" w:rsidRPr="00FD4515" w:rsidDel="003542FC">
          <w:rPr>
            <w:rFonts w:ascii="Courier New" w:hAnsi="Courier New" w:cs="Courier New"/>
            <w:b/>
            <w:bCs/>
            <w:noProof/>
            <w:color w:val="0000FF"/>
            <w:sz w:val="18"/>
            <w:szCs w:val="18"/>
          </w:rPr>
          <w:delText>&gt;</w:delText>
        </w:r>
        <w:r w:rsidR="00E554C2" w:rsidRPr="00FD4515" w:rsidDel="003542FC">
          <w:rPr>
            <w:rFonts w:ascii="Courier New" w:hAnsi="Courier New" w:cs="Courier New"/>
            <w:b/>
            <w:bCs/>
            <w:noProof/>
            <w:color w:val="000000"/>
            <w:sz w:val="18"/>
            <w:szCs w:val="18"/>
          </w:rPr>
          <w:br/>
          <w:delText xml:space="preserve">      </w:delText>
        </w:r>
        <w:r w:rsidR="00E554C2" w:rsidRPr="00FD4515" w:rsidDel="003542FC">
          <w:rPr>
            <w:rFonts w:ascii="Courier New" w:hAnsi="Courier New" w:cs="Courier New"/>
            <w:b/>
            <w:bCs/>
            <w:noProof/>
            <w:color w:val="0000FF"/>
            <w:sz w:val="18"/>
            <w:szCs w:val="18"/>
          </w:rPr>
          <w:delText>&lt;com:Value&gt;</w:delText>
        </w:r>
        <w:r w:rsidR="00E554C2" w:rsidRPr="00FD4515" w:rsidDel="003542FC">
          <w:rPr>
            <w:rFonts w:ascii="Courier New" w:hAnsi="Courier New" w:cs="Courier New"/>
            <w:b/>
            <w:bCs/>
            <w:noProof/>
            <w:color w:val="000000"/>
            <w:sz w:val="18"/>
            <w:szCs w:val="18"/>
          </w:rPr>
          <w:delText>TOT</w:delText>
        </w:r>
        <w:r w:rsidR="00E554C2" w:rsidRPr="00FD4515" w:rsidDel="003542FC">
          <w:rPr>
            <w:rFonts w:ascii="Courier New" w:hAnsi="Courier New" w:cs="Courier New"/>
            <w:b/>
            <w:bCs/>
            <w:noProof/>
            <w:color w:val="0000FF"/>
            <w:sz w:val="18"/>
            <w:szCs w:val="18"/>
          </w:rPr>
          <w:delText>&lt;/com:Value&gt;</w:delText>
        </w:r>
        <w:r w:rsidR="00E554C2" w:rsidRPr="00FD4515" w:rsidDel="003542FC">
          <w:rPr>
            <w:rFonts w:ascii="Courier New" w:hAnsi="Courier New" w:cs="Courier New"/>
            <w:b/>
            <w:bCs/>
            <w:noProof/>
            <w:color w:val="000000"/>
            <w:sz w:val="18"/>
            <w:szCs w:val="18"/>
          </w:rPr>
          <w:br/>
          <w:delText xml:space="preserve">      </w:delText>
        </w:r>
        <w:r w:rsidR="00E554C2" w:rsidRPr="00FD4515" w:rsidDel="003542FC">
          <w:rPr>
            <w:rFonts w:ascii="Courier New" w:hAnsi="Courier New" w:cs="Courier New"/>
            <w:b/>
            <w:bCs/>
            <w:noProof/>
            <w:color w:val="0000FF"/>
            <w:sz w:val="18"/>
            <w:szCs w:val="18"/>
          </w:rPr>
          <w:delText>&lt;com:Value&gt;</w:delText>
        </w:r>
        <w:r w:rsidR="00E554C2" w:rsidRPr="00FD4515" w:rsidDel="003542FC">
          <w:rPr>
            <w:rFonts w:ascii="Courier New" w:hAnsi="Courier New" w:cs="Courier New"/>
            <w:b/>
            <w:bCs/>
            <w:noProof/>
            <w:color w:val="000000"/>
            <w:sz w:val="18"/>
            <w:szCs w:val="18"/>
          </w:rPr>
          <w:delText>NAP</w:delText>
        </w:r>
        <w:r w:rsidR="00E554C2" w:rsidRPr="00FD4515" w:rsidDel="003542FC">
          <w:rPr>
            <w:rFonts w:ascii="Courier New" w:hAnsi="Courier New" w:cs="Courier New"/>
            <w:b/>
            <w:bCs/>
            <w:noProof/>
            <w:color w:val="0000FF"/>
            <w:sz w:val="18"/>
            <w:szCs w:val="18"/>
          </w:rPr>
          <w:delText>&lt;/com:Value&gt;</w:delText>
        </w:r>
        <w:r w:rsidR="00E554C2" w:rsidRPr="00FD4515" w:rsidDel="003542FC">
          <w:rPr>
            <w:rFonts w:ascii="Courier New" w:hAnsi="Courier New" w:cs="Courier New"/>
            <w:b/>
            <w:bCs/>
            <w:noProof/>
            <w:color w:val="000000"/>
            <w:sz w:val="18"/>
            <w:szCs w:val="18"/>
          </w:rPr>
          <w:br/>
          <w:delText xml:space="preserve">    </w:delText>
        </w:r>
        <w:r w:rsidR="00E554C2" w:rsidRPr="00FD4515" w:rsidDel="003542FC">
          <w:rPr>
            <w:rFonts w:ascii="Courier New" w:hAnsi="Courier New" w:cs="Courier New"/>
            <w:b/>
            <w:bCs/>
            <w:noProof/>
            <w:color w:val="0000FF"/>
            <w:sz w:val="18"/>
            <w:szCs w:val="18"/>
          </w:rPr>
          <w:delText>&lt;/com:KeyValue&gt;</w:delText>
        </w:r>
        <w:r w:rsidR="00E554C2" w:rsidRPr="00FD4515" w:rsidDel="003542FC">
          <w:rPr>
            <w:rFonts w:ascii="Courier New" w:hAnsi="Courier New" w:cs="Courier New"/>
            <w:b/>
            <w:bCs/>
            <w:noProof/>
            <w:color w:val="000000"/>
            <w:sz w:val="18"/>
            <w:szCs w:val="18"/>
          </w:rPr>
          <w:br/>
          <w:delText xml:space="preserve">  </w:delText>
        </w:r>
        <w:r w:rsidR="00E554C2" w:rsidRPr="00FD4515" w:rsidDel="003542FC">
          <w:rPr>
            <w:rFonts w:ascii="Courier New" w:hAnsi="Courier New" w:cs="Courier New"/>
            <w:b/>
            <w:bCs/>
            <w:noProof/>
            <w:color w:val="0000FF"/>
            <w:sz w:val="18"/>
            <w:szCs w:val="18"/>
          </w:rPr>
          <w:delText>&lt;/str:CubeRegion&gt;</w:delText>
        </w:r>
        <w:r w:rsidR="00E554C2" w:rsidRPr="00FD4515" w:rsidDel="003542FC">
          <w:rPr>
            <w:rFonts w:ascii="Courier New" w:hAnsi="Courier New" w:cs="Courier New"/>
            <w:b/>
            <w:bCs/>
            <w:noProof/>
            <w:color w:val="000000"/>
            <w:sz w:val="18"/>
            <w:szCs w:val="18"/>
          </w:rPr>
          <w:br/>
        </w:r>
        <w:r w:rsidR="00E554C2" w:rsidRPr="00FD4515" w:rsidDel="003542FC">
          <w:rPr>
            <w:rFonts w:ascii="Courier New" w:hAnsi="Courier New" w:cs="Courier New"/>
            <w:b/>
            <w:bCs/>
            <w:noProof/>
            <w:color w:val="0000FF"/>
            <w:sz w:val="18"/>
            <w:szCs w:val="18"/>
          </w:rPr>
          <w:delText>&lt;/str:DataConstraint&gt;</w:delText>
        </w:r>
      </w:del>
    </w:p>
    <w:p w14:paraId="3B180309" w14:textId="77777777" w:rsidR="00AE3985" w:rsidRPr="00FD4515" w:rsidDel="003542FC" w:rsidRDefault="00AE3985" w:rsidP="00FD4515">
      <w:pPr>
        <w:rPr>
          <w:del w:id="2285" w:author="Matthew Nelson" w:date="2024-09-19T21:48:00Z"/>
          <w:highlight w:val="white"/>
        </w:rPr>
      </w:pPr>
    </w:p>
    <w:p w14:paraId="69AD535E" w14:textId="77777777" w:rsidR="003542FC" w:rsidRDefault="003542FC">
      <w:pPr>
        <w:rPr>
          <w:ins w:id="2286" w:author="Matthew Nelson" w:date="2024-09-19T21:44:00Z"/>
        </w:rPr>
      </w:pPr>
    </w:p>
    <w:p w14:paraId="05DE427F" w14:textId="77777777" w:rsidR="003542FC" w:rsidRDefault="003542FC" w:rsidP="003542FC">
      <w:pPr>
        <w:rPr>
          <w:ins w:id="2287" w:author="Matthew Nelson" w:date="2024-09-19T21:46:00Z"/>
        </w:rPr>
      </w:pPr>
      <w:ins w:id="2288" w:author="Matthew Nelson" w:date="2024-09-19T21:45:00Z">
        <w:r>
          <w:t>Data</w:t>
        </w:r>
        <w:r w:rsidRPr="00AD2257">
          <w:t xml:space="preserve"> Constraint</w:t>
        </w:r>
        <w:r>
          <w:t xml:space="preserve"> </w:t>
        </w:r>
      </w:ins>
      <w:ins w:id="2289" w:author="Matthew Nelson" w:date="2024-09-19T21:46:00Z">
        <w:r>
          <w:t>referenced</w:t>
        </w:r>
      </w:ins>
      <w:ins w:id="2290" w:author="Matthew Nelson" w:date="2024-09-19T21:45:00Z">
        <w:r>
          <w:t xml:space="preserve"> by </w:t>
        </w:r>
      </w:ins>
    </w:p>
    <w:p w14:paraId="75C46933" w14:textId="259951A7" w:rsidR="003542FC" w:rsidRPr="003542FC" w:rsidRDefault="003542FC" w:rsidP="003542FC">
      <w:pPr>
        <w:rPr>
          <w:ins w:id="2291" w:author="Matthew Nelson" w:date="2024-09-19T21:46:00Z"/>
          <w:rStyle w:val="Datatype"/>
          <w:rPrChange w:id="2292" w:author="Matthew Nelson" w:date="2024-09-19T21:47:00Z">
            <w:rPr>
              <w:ins w:id="2293" w:author="Matthew Nelson" w:date="2024-09-19T21:46:00Z"/>
              <w:b/>
              <w:bCs/>
            </w:rPr>
          </w:rPrChange>
        </w:rPr>
      </w:pPr>
      <w:ins w:id="2294" w:author="Matthew Nelson" w:date="2024-09-19T21:45:00Z">
        <w:r w:rsidRPr="003542FC">
          <w:rPr>
            <w:rStyle w:val="Datatype"/>
            <w:rPrChange w:id="2295" w:author="Matthew Nelson" w:date="2024-09-19T21:47:00Z">
              <w:rPr>
                <w:b/>
                <w:bCs/>
              </w:rPr>
            </w:rPrChange>
          </w:rPr>
          <w:t>Dataflow=CENSUSHUB:CENSUS_CUBE2(1.0.0)</w:t>
        </w:r>
      </w:ins>
    </w:p>
    <w:p w14:paraId="4569808A" w14:textId="77777777" w:rsidR="003542FC" w:rsidRPr="00067295" w:rsidRDefault="003542FC" w:rsidP="003542FC">
      <w:pPr>
        <w:rPr>
          <w:ins w:id="2296" w:author="Matthew Nelson" w:date="2024-09-19T21:45:00Z"/>
          <w:b/>
          <w:bCs/>
        </w:rPr>
      </w:pPr>
    </w:p>
    <w:p w14:paraId="5009D022" w14:textId="2F38EA87" w:rsidR="003542FC" w:rsidRPr="00FD4515" w:rsidRDefault="003542FC" w:rsidP="003542FC">
      <w:pPr>
        <w:pBdr>
          <w:top w:val="single" w:sz="4" w:space="1" w:color="auto"/>
          <w:left w:val="single" w:sz="4" w:space="4" w:color="auto"/>
          <w:bottom w:val="single" w:sz="4" w:space="1" w:color="auto"/>
          <w:right w:val="single" w:sz="4" w:space="4" w:color="auto"/>
        </w:pBdr>
        <w:jc w:val="left"/>
        <w:rPr>
          <w:ins w:id="2297" w:author="Matthew Nelson" w:date="2024-09-19T21:45:00Z"/>
          <w:b/>
          <w:bCs/>
          <w:noProof/>
          <w:sz w:val="18"/>
          <w:szCs w:val="18"/>
        </w:rPr>
      </w:pPr>
      <w:ins w:id="2298" w:author="Matthew Nelson" w:date="2024-09-19T21:45:00Z">
        <w:r w:rsidRPr="00FD4515">
          <w:rPr>
            <w:rFonts w:ascii="Courier New" w:hAnsi="Courier New" w:cs="Courier New"/>
            <w:b/>
            <w:bCs/>
            <w:noProof/>
            <w:color w:val="0000FF"/>
            <w:sz w:val="18"/>
            <w:szCs w:val="18"/>
          </w:rPr>
          <w:t xml:space="preserve">&lt;str:DataConstraint </w:t>
        </w:r>
        <w:r w:rsidRPr="00FD4515">
          <w:rPr>
            <w:rFonts w:ascii="Courier New" w:hAnsi="Courier New" w:cs="Courier New"/>
            <w:b/>
            <w:bCs/>
            <w:noProof/>
            <w:color w:val="FF0000"/>
            <w:sz w:val="18"/>
            <w:szCs w:val="18"/>
          </w:rPr>
          <w:t>agencyID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"SDMX"</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"DATA_CONSTRAINT_3"</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version</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"1.0.0-draft"</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type</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"Allowed"</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SDMX 3.0 Data Constraint sample</w:t>
        </w:r>
        <w:r w:rsidRPr="00FD4515">
          <w:rPr>
            <w:rFonts w:ascii="Courier New" w:hAnsi="Courier New" w:cs="Courier New"/>
            <w:b/>
            <w:bCs/>
            <w:noProof/>
            <w:color w:val="0000FF"/>
            <w:sz w:val="18"/>
            <w:szCs w:val="18"/>
          </w:rPr>
          <w:t>&lt;/com:Name&gt;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&lt;str:CubeRegion </w:t>
        </w:r>
        <w:r w:rsidRPr="00FD4515">
          <w:rPr>
            <w:rFonts w:ascii="Courier New" w:hAnsi="Courier New" w:cs="Courier New"/>
            <w:b/>
            <w:bCs/>
            <w:noProof/>
            <w:color w:val="FF0000"/>
            <w:sz w:val="18"/>
            <w:szCs w:val="18"/>
          </w:rPr>
          <w:t>include</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"true"</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&lt;com:KeyValue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"CAS"</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include</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"true"</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&lt;com:Value&gt;</w:t>
        </w:r>
        <w:r w:rsidRPr="00FD4515">
          <w:rPr>
            <w:rFonts w:ascii="Courier New" w:hAnsi="Courier New" w:cs="Courier New"/>
            <w:b/>
            <w:bCs/>
            <w:noProof/>
            <w:color w:val="000000"/>
            <w:sz w:val="18"/>
            <w:szCs w:val="18"/>
          </w:rPr>
          <w:t>TOT</w:t>
        </w:r>
        <w:r w:rsidRPr="00FD4515">
          <w:rPr>
            <w:rFonts w:ascii="Courier New" w:hAnsi="Courier New" w:cs="Courier New"/>
            <w:b/>
            <w:bCs/>
            <w:noProof/>
            <w:color w:val="0000FF"/>
            <w:sz w:val="18"/>
            <w:szCs w:val="18"/>
          </w:rPr>
          <w:t>&lt;/com:Value&gt;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&lt;com:Value&gt;</w:t>
        </w:r>
        <w:r w:rsidRPr="00FD4515">
          <w:rPr>
            <w:rFonts w:ascii="Courier New" w:hAnsi="Courier New" w:cs="Courier New"/>
            <w:b/>
            <w:bCs/>
            <w:noProof/>
            <w:color w:val="000000"/>
            <w:sz w:val="18"/>
            <w:szCs w:val="18"/>
          </w:rPr>
          <w:t>NAP</w:t>
        </w:r>
        <w:r w:rsidRPr="00FD4515">
          <w:rPr>
            <w:rFonts w:ascii="Courier New" w:hAnsi="Courier New" w:cs="Courier New"/>
            <w:b/>
            <w:bCs/>
            <w:noProof/>
            <w:color w:val="0000FF"/>
            <w:sz w:val="18"/>
            <w:szCs w:val="18"/>
          </w:rPr>
          <w:t>&lt;/com:Value&gt;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&lt;/com:KeyValue&gt;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&lt;/str:CubeRegion&gt;</w:t>
        </w:r>
        <w:r w:rsidRPr="00FD4515">
          <w:rPr>
            <w:rFonts w:ascii="Courier New" w:hAnsi="Courier New" w:cs="Courier New"/>
            <w:b/>
            <w:bCs/>
            <w:noProof/>
            <w:color w:val="000000"/>
            <w:sz w:val="18"/>
            <w:szCs w:val="18"/>
          </w:rPr>
          <w:br/>
        </w:r>
        <w:r w:rsidRPr="00FD4515">
          <w:rPr>
            <w:rFonts w:ascii="Courier New" w:hAnsi="Courier New" w:cs="Courier New"/>
            <w:b/>
            <w:bCs/>
            <w:noProof/>
            <w:color w:val="0000FF"/>
            <w:sz w:val="18"/>
            <w:szCs w:val="18"/>
          </w:rPr>
          <w:t>&lt;/str:DataConstraint&gt;</w:t>
        </w:r>
      </w:ins>
    </w:p>
    <w:p w14:paraId="23828A36" w14:textId="77777777" w:rsidR="003542FC" w:rsidRPr="00FD4515" w:rsidRDefault="003542FC" w:rsidP="003542FC">
      <w:pPr>
        <w:rPr>
          <w:ins w:id="2299" w:author="Matthew Nelson" w:date="2024-09-19T21:45:00Z"/>
          <w:highlight w:val="white"/>
        </w:rPr>
      </w:pPr>
    </w:p>
    <w:p w14:paraId="11925EC5" w14:textId="77777777" w:rsidR="003542FC" w:rsidRDefault="003542FC">
      <w:pPr>
        <w:rPr>
          <w:ins w:id="2300" w:author="Matthew Nelson" w:date="2024-09-19T21:44:00Z"/>
        </w:rPr>
      </w:pPr>
    </w:p>
    <w:p w14:paraId="210C2550" w14:textId="77777777" w:rsidR="003542FC" w:rsidRDefault="003542FC">
      <w:pPr>
        <w:rPr>
          <w:ins w:id="2301" w:author="Matthew Nelson" w:date="2024-09-19T21:44:00Z"/>
        </w:rPr>
      </w:pPr>
    </w:p>
    <w:p w14:paraId="7B797AA2" w14:textId="4E0647F0" w:rsidR="003542FC" w:rsidRDefault="003542FC">
      <w:pPr>
        <w:rPr>
          <w:ins w:id="2302" w:author="Matthew Nelson" w:date="2024-09-19T21:46:00Z"/>
        </w:rPr>
      </w:pPr>
      <w:ins w:id="2303" w:author="Matthew Nelson" w:date="2024-09-19T21:46:00Z">
        <w:r>
          <w:t>Data</w:t>
        </w:r>
        <w:r w:rsidRPr="00AD2257">
          <w:t xml:space="preserve"> Constraint</w:t>
        </w:r>
        <w:r>
          <w:t xml:space="preserve"> referenced by </w:t>
        </w:r>
      </w:ins>
    </w:p>
    <w:p w14:paraId="0CAC1FE3" w14:textId="38A2D3D5" w:rsidR="003542FC" w:rsidRDefault="003542FC">
      <w:pPr>
        <w:rPr>
          <w:ins w:id="2304" w:author="Matthew Nelson" w:date="2024-09-19T21:46:00Z"/>
          <w:rFonts w:ascii="Courier New" w:hAnsi="Courier New" w:cs="Courier New"/>
          <w:b/>
          <w:bCs/>
          <w:noProof/>
          <w:sz w:val="18"/>
          <w:szCs w:val="18"/>
        </w:rPr>
      </w:pPr>
      <w:ins w:id="2305" w:author="Matthew Nelson" w:date="2024-09-19T21:46:00Z">
        <w:r>
          <w:rPr>
            <w:rFonts w:ascii="Courier New" w:hAnsi="Courier New" w:cs="Courier New"/>
            <w:b/>
            <w:bCs/>
            <w:noProof/>
            <w:sz w:val="18"/>
            <w:szCs w:val="18"/>
          </w:rPr>
          <w:t>ProvisionAgreement=CENSUSHUB:CENSUS_CUBE1_IT(1.0.0)</w:t>
        </w:r>
      </w:ins>
    </w:p>
    <w:p w14:paraId="2FDA40E2" w14:textId="598C4689" w:rsidR="003542FC" w:rsidRDefault="003542FC">
      <w:pPr>
        <w:rPr>
          <w:ins w:id="2306" w:author="Matthew Nelson" w:date="2024-09-19T21:46:00Z"/>
          <w:rFonts w:ascii="Courier New" w:hAnsi="Courier New" w:cs="Courier New"/>
          <w:b/>
          <w:bCs/>
          <w:noProof/>
          <w:sz w:val="18"/>
          <w:szCs w:val="18"/>
        </w:rPr>
      </w:pPr>
      <w:ins w:id="2307" w:author="Matthew Nelson" w:date="2024-09-19T21:46:00Z">
        <w:r>
          <w:rPr>
            <w:rFonts w:ascii="Courier New" w:hAnsi="Courier New" w:cs="Courier New"/>
            <w:b/>
            <w:bCs/>
            <w:noProof/>
            <w:sz w:val="18"/>
            <w:szCs w:val="18"/>
          </w:rPr>
          <w:t>ProvisionAgreement=CENSUSHUB:CENSUS_CUBE2_IT(1.0.0)</w:t>
        </w:r>
      </w:ins>
    </w:p>
    <w:p w14:paraId="2D499470" w14:textId="77777777" w:rsidR="003542FC" w:rsidRDefault="003542FC">
      <w:pPr>
        <w:rPr>
          <w:ins w:id="2308" w:author="Matthew Nelson" w:date="2024-09-19T21:46:00Z"/>
        </w:rPr>
      </w:pPr>
    </w:p>
    <w:p w14:paraId="54A9801D" w14:textId="7D0E050E" w:rsidR="009F24F7" w:rsidDel="003542FC" w:rsidRDefault="009F24F7">
      <w:pPr>
        <w:rPr>
          <w:del w:id="2309" w:author="Matthew Nelson" w:date="2024-09-19T21:46:00Z"/>
        </w:rPr>
      </w:pPr>
      <w:del w:id="2310" w:author="Matthew Nelson" w:date="2024-09-19T21:46:00Z">
        <w:r w:rsidRPr="00AD2257" w:rsidDel="003542FC">
          <w:delText>Provision Agreement Constraint</w:delText>
        </w:r>
      </w:del>
    </w:p>
    <w:p w14:paraId="6FDDD2FB" w14:textId="52C2DB66" w:rsidR="003604EE" w:rsidDel="003542FC" w:rsidRDefault="00AE3985">
      <w:pPr>
        <w:pBdr>
          <w:top w:val="single" w:sz="4" w:space="1" w:color="auto"/>
          <w:left w:val="single" w:sz="4" w:space="4" w:color="auto"/>
          <w:bottom w:val="single" w:sz="4" w:space="1" w:color="auto"/>
          <w:right w:val="single" w:sz="4" w:space="4" w:color="auto"/>
        </w:pBdr>
        <w:jc w:val="left"/>
        <w:rPr>
          <w:del w:id="2311" w:author="Matthew Nelson" w:date="2024-09-19T21:48:00Z"/>
          <w:rFonts w:ascii="Courier New" w:hAnsi="Courier New" w:cs="Courier New"/>
          <w:b/>
          <w:bCs/>
          <w:noProof/>
          <w:sz w:val="18"/>
          <w:szCs w:val="18"/>
        </w:rPr>
      </w:pPr>
      <w:r w:rsidRPr="00FD4515">
        <w:rPr>
          <w:rFonts w:ascii="Courier New" w:hAnsi="Courier New" w:cs="Courier New"/>
          <w:b/>
          <w:bCs/>
          <w:noProof/>
          <w:color w:val="0000FF"/>
          <w:sz w:val="18"/>
          <w:szCs w:val="18"/>
        </w:rPr>
        <w:t xml:space="preserve">&lt;str:DataConstraint </w:t>
      </w:r>
      <w:r w:rsidRPr="00FD4515">
        <w:rPr>
          <w:rFonts w:ascii="Courier New" w:hAnsi="Courier New" w:cs="Courier New"/>
          <w:b/>
          <w:bCs/>
          <w:noProof/>
          <w:color w:val="FF0000"/>
          <w:sz w:val="18"/>
          <w:szCs w:val="18"/>
        </w:rPr>
        <w:t>agencyID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"SDMX"</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"DATA_CONSTRAINT_</w:t>
      </w:r>
      <w:r>
        <w:rPr>
          <w:rFonts w:ascii="Courier New" w:hAnsi="Courier New" w:cs="Courier New"/>
          <w:b/>
          <w:bCs/>
          <w:noProof/>
          <w:color w:val="A31515"/>
          <w:sz w:val="18"/>
          <w:szCs w:val="18"/>
        </w:rPr>
        <w:t>4</w:t>
      </w:r>
      <w:r w:rsidRPr="00FD4515">
        <w:rPr>
          <w:rFonts w:ascii="Courier New" w:hAnsi="Courier New" w:cs="Courier New"/>
          <w:b/>
          <w:bCs/>
          <w:noProof/>
          <w:color w:val="A31515"/>
          <w:sz w:val="18"/>
          <w:szCs w:val="18"/>
        </w:rPr>
        <w:t>"</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version</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"1.0.0-draft"</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type</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"Allowed"</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&lt;com:Name </w:t>
      </w:r>
      <w:r w:rsidRPr="00FD4515">
        <w:rPr>
          <w:rFonts w:ascii="Courier New" w:hAnsi="Courier New" w:cs="Courier New"/>
          <w:b/>
          <w:bCs/>
          <w:noProof/>
          <w:color w:val="FF0000"/>
          <w:sz w:val="18"/>
          <w:szCs w:val="18"/>
        </w:rPr>
        <w:t>xml:lang</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"en"</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SDMX 3.0 Data Constraint sample</w:t>
      </w:r>
      <w:r w:rsidRPr="00FD4515">
        <w:rPr>
          <w:rFonts w:ascii="Courier New" w:hAnsi="Courier New" w:cs="Courier New"/>
          <w:b/>
          <w:bCs/>
          <w:noProof/>
          <w:color w:val="0000FF"/>
          <w:sz w:val="18"/>
          <w:szCs w:val="18"/>
        </w:rPr>
        <w:t>&lt;/com:Name&gt;</w:t>
      </w:r>
      <w:del w:id="2312" w:author="Matthew Nelson" w:date="2024-09-19T21:48:00Z">
        <w:r w:rsidRPr="00FD4515" w:rsidDel="003542FC">
          <w:rPr>
            <w:rFonts w:ascii="Courier New" w:hAnsi="Courier New" w:cs="Courier New"/>
            <w:b/>
            <w:bCs/>
            <w:noProof/>
            <w:color w:val="000000"/>
            <w:sz w:val="18"/>
            <w:szCs w:val="18"/>
          </w:rPr>
          <w:br/>
          <w:delText xml:space="preserve">  </w:delText>
        </w:r>
        <w:r w:rsidRPr="00FD4515" w:rsidDel="003542FC">
          <w:rPr>
            <w:rFonts w:ascii="Courier New" w:hAnsi="Courier New" w:cs="Courier New"/>
            <w:b/>
            <w:bCs/>
            <w:noProof/>
            <w:color w:val="0000FF"/>
            <w:sz w:val="18"/>
            <w:szCs w:val="18"/>
          </w:rPr>
          <w:delText>&lt;str:ConstraintAttachment&gt;</w:delText>
        </w:r>
        <w:r w:rsidRPr="00FD4515" w:rsidDel="003542FC">
          <w:rPr>
            <w:rFonts w:ascii="Courier New" w:hAnsi="Courier New" w:cs="Courier New"/>
            <w:b/>
            <w:bCs/>
            <w:noProof/>
            <w:color w:val="000000"/>
            <w:sz w:val="18"/>
            <w:szCs w:val="18"/>
          </w:rPr>
          <w:br/>
          <w:delText xml:space="preserve">    </w:delText>
        </w:r>
        <w:r w:rsidRPr="00FD4515" w:rsidDel="003542FC">
          <w:rPr>
            <w:rFonts w:ascii="Courier New" w:hAnsi="Courier New" w:cs="Courier New"/>
            <w:b/>
            <w:bCs/>
            <w:noProof/>
            <w:color w:val="0000FF"/>
            <w:sz w:val="18"/>
            <w:szCs w:val="18"/>
          </w:rPr>
          <w:delText>&lt;str:ProvisionAgreement&gt;</w:delText>
        </w:r>
        <w:r w:rsidR="00BA0F62" w:rsidRPr="00B71FC3" w:rsidDel="003542FC">
          <w:rPr>
            <w:rFonts w:ascii="Courier New" w:hAnsi="Courier New" w:cs="Courier New"/>
            <w:b/>
            <w:bCs/>
            <w:noProof/>
            <w:sz w:val="18"/>
            <w:szCs w:val="18"/>
          </w:rPr>
          <w:delText>urn:sdmx:org.sdmx.infomodel.</w:delText>
        </w:r>
        <w:r w:rsidR="00BA0F62" w:rsidDel="003542FC">
          <w:rPr>
            <w:rFonts w:ascii="Courier New" w:hAnsi="Courier New" w:cs="Courier New"/>
            <w:b/>
            <w:bCs/>
            <w:noProof/>
            <w:sz w:val="18"/>
            <w:szCs w:val="18"/>
          </w:rPr>
          <w:delText>registry.</w:delText>
        </w:r>
      </w:del>
    </w:p>
    <w:p w14:paraId="76F6D4BE" w14:textId="154A43BA" w:rsidR="003604EE" w:rsidDel="003542FC" w:rsidRDefault="003604EE">
      <w:pPr>
        <w:pBdr>
          <w:top w:val="single" w:sz="4" w:space="1" w:color="auto"/>
          <w:left w:val="single" w:sz="4" w:space="4" w:color="auto"/>
          <w:bottom w:val="single" w:sz="4" w:space="1" w:color="auto"/>
          <w:right w:val="single" w:sz="4" w:space="4" w:color="auto"/>
        </w:pBdr>
        <w:jc w:val="left"/>
        <w:rPr>
          <w:del w:id="2313" w:author="Matthew Nelson" w:date="2024-09-19T21:48:00Z"/>
          <w:rFonts w:ascii="Courier New" w:hAnsi="Courier New" w:cs="Courier New"/>
          <w:b/>
          <w:bCs/>
          <w:noProof/>
          <w:sz w:val="18"/>
          <w:szCs w:val="18"/>
        </w:rPr>
      </w:pPr>
      <w:del w:id="2314" w:author="Matthew Nelson" w:date="2024-09-19T21:48:00Z">
        <w:r w:rsidDel="003542FC">
          <w:rPr>
            <w:rFonts w:ascii="Courier New" w:hAnsi="Courier New" w:cs="Courier New"/>
            <w:b/>
            <w:bCs/>
            <w:noProof/>
            <w:sz w:val="18"/>
            <w:szCs w:val="18"/>
          </w:rPr>
          <w:delText xml:space="preserve">      </w:delText>
        </w:r>
        <w:r w:rsidR="00BA0F62" w:rsidDel="003542FC">
          <w:rPr>
            <w:rFonts w:ascii="Courier New" w:hAnsi="Courier New" w:cs="Courier New"/>
            <w:b/>
            <w:bCs/>
            <w:noProof/>
            <w:sz w:val="18"/>
            <w:szCs w:val="18"/>
          </w:rPr>
          <w:delText>ProvisionAgreement=CENSUSHUB:CENSUS_CUBE1_IT(1.0.0)</w:delText>
        </w:r>
      </w:del>
    </w:p>
    <w:p w14:paraId="3DFCCFA7" w14:textId="6F73A59F" w:rsidR="003604EE" w:rsidDel="003542FC" w:rsidRDefault="003604EE">
      <w:pPr>
        <w:pBdr>
          <w:top w:val="single" w:sz="4" w:space="1" w:color="auto"/>
          <w:left w:val="single" w:sz="4" w:space="4" w:color="auto"/>
          <w:bottom w:val="single" w:sz="4" w:space="1" w:color="auto"/>
          <w:right w:val="single" w:sz="4" w:space="4" w:color="auto"/>
        </w:pBdr>
        <w:jc w:val="left"/>
        <w:rPr>
          <w:del w:id="2315" w:author="Matthew Nelson" w:date="2024-09-19T21:48:00Z"/>
          <w:rFonts w:ascii="Courier New" w:hAnsi="Courier New" w:cs="Courier New"/>
          <w:b/>
          <w:bCs/>
          <w:noProof/>
          <w:sz w:val="18"/>
          <w:szCs w:val="18"/>
        </w:rPr>
      </w:pPr>
      <w:del w:id="2316" w:author="Matthew Nelson" w:date="2024-09-19T21:48:00Z">
        <w:r w:rsidDel="003542FC">
          <w:rPr>
            <w:rFonts w:ascii="Courier New" w:hAnsi="Courier New" w:cs="Courier New"/>
            <w:b/>
            <w:bCs/>
            <w:noProof/>
            <w:sz w:val="18"/>
            <w:szCs w:val="18"/>
          </w:rPr>
          <w:delText xml:space="preserve">    </w:delText>
        </w:r>
        <w:r w:rsidR="00BA0F62" w:rsidDel="003542FC">
          <w:rPr>
            <w:rFonts w:ascii="Courier New" w:hAnsi="Courier New" w:cs="Courier New"/>
            <w:b/>
            <w:bCs/>
            <w:noProof/>
            <w:color w:val="0000FF"/>
            <w:sz w:val="18"/>
            <w:szCs w:val="18"/>
          </w:rPr>
          <w:delText>&lt;/</w:delText>
        </w:r>
        <w:r w:rsidR="00AE3985" w:rsidRPr="00FD4515" w:rsidDel="003542FC">
          <w:rPr>
            <w:rFonts w:ascii="Courier New" w:hAnsi="Courier New" w:cs="Courier New"/>
            <w:b/>
            <w:bCs/>
            <w:noProof/>
            <w:color w:val="0000FF"/>
            <w:sz w:val="18"/>
            <w:szCs w:val="18"/>
          </w:rPr>
          <w:delText>str:ProvisionAgreement&gt;</w:delText>
        </w:r>
        <w:r w:rsidR="00AE3985" w:rsidRPr="00FD4515" w:rsidDel="003542FC">
          <w:rPr>
            <w:rFonts w:ascii="Courier New" w:hAnsi="Courier New" w:cs="Courier New"/>
            <w:b/>
            <w:bCs/>
            <w:noProof/>
            <w:color w:val="000000"/>
            <w:sz w:val="18"/>
            <w:szCs w:val="18"/>
          </w:rPr>
          <w:br/>
          <w:delText xml:space="preserve">    </w:delText>
        </w:r>
        <w:r w:rsidR="00AE3985" w:rsidRPr="00FD4515" w:rsidDel="003542FC">
          <w:rPr>
            <w:rFonts w:ascii="Courier New" w:hAnsi="Courier New" w:cs="Courier New"/>
            <w:b/>
            <w:bCs/>
            <w:noProof/>
            <w:color w:val="0000FF"/>
            <w:sz w:val="18"/>
            <w:szCs w:val="18"/>
          </w:rPr>
          <w:delText>&lt;str:ProvisionAgreement&gt;</w:delText>
        </w:r>
        <w:r w:rsidR="00BA0F62" w:rsidRPr="00B71FC3" w:rsidDel="003542FC">
          <w:rPr>
            <w:rFonts w:ascii="Courier New" w:hAnsi="Courier New" w:cs="Courier New"/>
            <w:b/>
            <w:bCs/>
            <w:noProof/>
            <w:sz w:val="18"/>
            <w:szCs w:val="18"/>
          </w:rPr>
          <w:delText>urn:sdmx:org.sdmx.infomodel.</w:delText>
        </w:r>
        <w:r w:rsidR="00BA0F62" w:rsidDel="003542FC">
          <w:rPr>
            <w:rFonts w:ascii="Courier New" w:hAnsi="Courier New" w:cs="Courier New"/>
            <w:b/>
            <w:bCs/>
            <w:noProof/>
            <w:sz w:val="18"/>
            <w:szCs w:val="18"/>
          </w:rPr>
          <w:delText>registry.</w:delText>
        </w:r>
      </w:del>
    </w:p>
    <w:p w14:paraId="19B87259" w14:textId="5F983A7D" w:rsidR="00BA0F62" w:rsidDel="003542FC" w:rsidRDefault="003604EE">
      <w:pPr>
        <w:pBdr>
          <w:top w:val="single" w:sz="4" w:space="1" w:color="auto"/>
          <w:left w:val="single" w:sz="4" w:space="4" w:color="auto"/>
          <w:bottom w:val="single" w:sz="4" w:space="1" w:color="auto"/>
          <w:right w:val="single" w:sz="4" w:space="4" w:color="auto"/>
        </w:pBdr>
        <w:jc w:val="left"/>
        <w:rPr>
          <w:del w:id="2317" w:author="Matthew Nelson" w:date="2024-09-19T21:48:00Z"/>
          <w:rFonts w:ascii="Courier New" w:hAnsi="Courier New" w:cs="Courier New"/>
          <w:b/>
          <w:bCs/>
          <w:noProof/>
          <w:color w:val="0000FF"/>
          <w:sz w:val="18"/>
          <w:szCs w:val="18"/>
        </w:rPr>
      </w:pPr>
      <w:del w:id="2318" w:author="Matthew Nelson" w:date="2024-09-19T21:48:00Z">
        <w:r w:rsidDel="003542FC">
          <w:rPr>
            <w:rFonts w:ascii="Courier New" w:hAnsi="Courier New" w:cs="Courier New"/>
            <w:b/>
            <w:bCs/>
            <w:noProof/>
            <w:sz w:val="18"/>
            <w:szCs w:val="18"/>
          </w:rPr>
          <w:delText xml:space="preserve">      </w:delText>
        </w:r>
        <w:r w:rsidR="00BA0F62" w:rsidDel="003542FC">
          <w:rPr>
            <w:rFonts w:ascii="Courier New" w:hAnsi="Courier New" w:cs="Courier New"/>
            <w:b/>
            <w:bCs/>
            <w:noProof/>
            <w:sz w:val="18"/>
            <w:szCs w:val="18"/>
          </w:rPr>
          <w:delText>ProvisionAgreement=CENSUSHUB:CENSUS_CUBE2_IT(1.0.0)</w:delText>
        </w:r>
      </w:del>
    </w:p>
    <w:p w14:paraId="0651465D" w14:textId="5C939633" w:rsidR="00E554C2" w:rsidRPr="00FD4515" w:rsidRDefault="00AE3985" w:rsidP="003542FC">
      <w:pPr>
        <w:pBdr>
          <w:top w:val="single" w:sz="4" w:space="1" w:color="auto"/>
          <w:left w:val="single" w:sz="4" w:space="4" w:color="auto"/>
          <w:bottom w:val="single" w:sz="4" w:space="1" w:color="auto"/>
          <w:right w:val="single" w:sz="4" w:space="4" w:color="auto"/>
        </w:pBdr>
        <w:jc w:val="left"/>
        <w:rPr>
          <w:b/>
          <w:bCs/>
          <w:noProof/>
          <w:sz w:val="18"/>
          <w:szCs w:val="18"/>
        </w:rPr>
      </w:pPr>
      <w:del w:id="2319" w:author="Matthew Nelson" w:date="2024-09-19T21:48:00Z">
        <w:r w:rsidRPr="00FD4515" w:rsidDel="003542FC">
          <w:rPr>
            <w:rFonts w:ascii="Courier New" w:hAnsi="Courier New" w:cs="Courier New"/>
            <w:b/>
            <w:bCs/>
            <w:noProof/>
            <w:color w:val="000000"/>
            <w:sz w:val="18"/>
            <w:szCs w:val="18"/>
          </w:rPr>
          <w:delText xml:space="preserve">    </w:delText>
        </w:r>
        <w:r w:rsidRPr="00FD4515" w:rsidDel="003542FC">
          <w:rPr>
            <w:rFonts w:ascii="Courier New" w:hAnsi="Courier New" w:cs="Courier New"/>
            <w:b/>
            <w:bCs/>
            <w:noProof/>
            <w:color w:val="0000FF"/>
            <w:sz w:val="18"/>
            <w:szCs w:val="18"/>
          </w:rPr>
          <w:delText>&lt;/str:ProvisionAgreement&gt;</w:delText>
        </w:r>
        <w:r w:rsidRPr="00FD4515" w:rsidDel="003542FC">
          <w:rPr>
            <w:rFonts w:ascii="Courier New" w:hAnsi="Courier New" w:cs="Courier New"/>
            <w:b/>
            <w:bCs/>
            <w:noProof/>
            <w:color w:val="000000"/>
            <w:sz w:val="18"/>
            <w:szCs w:val="18"/>
          </w:rPr>
          <w:br/>
          <w:delText xml:space="preserve">  </w:delText>
        </w:r>
        <w:r w:rsidRPr="00FD4515" w:rsidDel="003542FC">
          <w:rPr>
            <w:rFonts w:ascii="Courier New" w:hAnsi="Courier New" w:cs="Courier New"/>
            <w:b/>
            <w:bCs/>
            <w:noProof/>
            <w:color w:val="0000FF"/>
            <w:sz w:val="18"/>
            <w:szCs w:val="18"/>
          </w:rPr>
          <w:delText>&lt;/str:ConstraintAttachment&gt;</w:delText>
        </w:r>
      </w:del>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&lt;str:CubeRegion </w:t>
      </w:r>
      <w:r w:rsidRPr="00FD4515">
        <w:rPr>
          <w:rFonts w:ascii="Courier New" w:hAnsi="Courier New" w:cs="Courier New"/>
          <w:b/>
          <w:bCs/>
          <w:noProof/>
          <w:color w:val="FF0000"/>
          <w:sz w:val="18"/>
          <w:szCs w:val="18"/>
        </w:rPr>
        <w:t>include</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"true"</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&lt;com:KeyValue </w:t>
      </w:r>
      <w:r w:rsidRPr="00FD4515">
        <w:rPr>
          <w:rFonts w:ascii="Courier New" w:hAnsi="Courier New" w:cs="Courier New"/>
          <w:b/>
          <w:bCs/>
          <w:noProof/>
          <w:color w:val="FF0000"/>
          <w:sz w:val="18"/>
          <w:szCs w:val="18"/>
        </w:rPr>
        <w:t>id</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"GEO"</w:t>
      </w:r>
      <w:r w:rsidRPr="00FD4515">
        <w:rPr>
          <w:rFonts w:ascii="Courier New" w:hAnsi="Courier New" w:cs="Courier New"/>
          <w:b/>
          <w:bCs/>
          <w:noProof/>
          <w:color w:val="0000FF"/>
          <w:sz w:val="18"/>
          <w:szCs w:val="18"/>
        </w:rPr>
        <w:t xml:space="preserve"> </w:t>
      </w:r>
      <w:r w:rsidRPr="00FD4515">
        <w:rPr>
          <w:rFonts w:ascii="Courier New" w:hAnsi="Courier New" w:cs="Courier New"/>
          <w:b/>
          <w:bCs/>
          <w:noProof/>
          <w:color w:val="FF0000"/>
          <w:sz w:val="18"/>
          <w:szCs w:val="18"/>
        </w:rPr>
        <w:t>include</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"true"</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 xml:space="preserve">&lt;com:Value </w:t>
      </w:r>
      <w:r w:rsidRPr="00FD4515">
        <w:rPr>
          <w:rFonts w:ascii="Courier New" w:hAnsi="Courier New" w:cs="Courier New"/>
          <w:b/>
          <w:bCs/>
          <w:noProof/>
          <w:color w:val="FF0000"/>
          <w:sz w:val="18"/>
          <w:szCs w:val="18"/>
        </w:rPr>
        <w:t>cascadeValues</w:t>
      </w:r>
      <w:r w:rsidRPr="00FD4515">
        <w:rPr>
          <w:rFonts w:ascii="Courier New" w:hAnsi="Courier New" w:cs="Courier New"/>
          <w:b/>
          <w:bCs/>
          <w:noProof/>
          <w:color w:val="0000FF"/>
          <w:sz w:val="18"/>
          <w:szCs w:val="18"/>
        </w:rPr>
        <w:t>=</w:t>
      </w:r>
      <w:r w:rsidRPr="00FD4515">
        <w:rPr>
          <w:rFonts w:ascii="Courier New" w:hAnsi="Courier New" w:cs="Courier New"/>
          <w:b/>
          <w:bCs/>
          <w:noProof/>
          <w:color w:val="A31515"/>
          <w:sz w:val="18"/>
          <w:szCs w:val="18"/>
        </w:rPr>
        <w:t>"true"</w:t>
      </w:r>
      <w:r w:rsidRPr="00FD4515">
        <w:rPr>
          <w:rFonts w:ascii="Courier New" w:hAnsi="Courier New" w:cs="Courier New"/>
          <w:b/>
          <w:bCs/>
          <w:noProof/>
          <w:color w:val="0000FF"/>
          <w:sz w:val="18"/>
          <w:szCs w:val="18"/>
        </w:rPr>
        <w:t>&gt;</w:t>
      </w:r>
      <w:r w:rsidRPr="00FD4515">
        <w:rPr>
          <w:rFonts w:ascii="Courier New" w:hAnsi="Courier New" w:cs="Courier New"/>
          <w:b/>
          <w:bCs/>
          <w:noProof/>
          <w:color w:val="000000"/>
          <w:sz w:val="18"/>
          <w:szCs w:val="18"/>
        </w:rPr>
        <w:t>IT</w:t>
      </w:r>
      <w:r w:rsidRPr="00FD4515">
        <w:rPr>
          <w:rFonts w:ascii="Courier New" w:hAnsi="Courier New" w:cs="Courier New"/>
          <w:b/>
          <w:bCs/>
          <w:noProof/>
          <w:color w:val="0000FF"/>
          <w:sz w:val="18"/>
          <w:szCs w:val="18"/>
        </w:rPr>
        <w:t>&lt;/com:Value&gt;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&lt;/com:KeyValue&gt;</w:t>
      </w:r>
      <w:r w:rsidRPr="00FD4515">
        <w:rPr>
          <w:rFonts w:ascii="Courier New" w:hAnsi="Courier New" w:cs="Courier New"/>
          <w:b/>
          <w:bCs/>
          <w:noProof/>
          <w:color w:val="000000"/>
          <w:sz w:val="18"/>
          <w:szCs w:val="18"/>
        </w:rPr>
        <w:br/>
        <w:t xml:space="preserve">  </w:t>
      </w:r>
      <w:r w:rsidRPr="00FD4515">
        <w:rPr>
          <w:rFonts w:ascii="Courier New" w:hAnsi="Courier New" w:cs="Courier New"/>
          <w:b/>
          <w:bCs/>
          <w:noProof/>
          <w:color w:val="0000FF"/>
          <w:sz w:val="18"/>
          <w:szCs w:val="18"/>
        </w:rPr>
        <w:t>&lt;/str:CubeRegion&gt;</w:t>
      </w:r>
      <w:r w:rsidRPr="00FD4515">
        <w:rPr>
          <w:rFonts w:ascii="Courier New" w:hAnsi="Courier New" w:cs="Courier New"/>
          <w:b/>
          <w:bCs/>
          <w:noProof/>
          <w:color w:val="000000"/>
          <w:sz w:val="18"/>
          <w:szCs w:val="18"/>
        </w:rPr>
        <w:br/>
      </w:r>
      <w:r w:rsidRPr="00FD4515">
        <w:rPr>
          <w:rFonts w:ascii="Courier New" w:hAnsi="Courier New" w:cs="Courier New"/>
          <w:b/>
          <w:bCs/>
          <w:noProof/>
          <w:color w:val="0000FF"/>
          <w:sz w:val="18"/>
          <w:szCs w:val="18"/>
        </w:rPr>
        <w:t>&lt;/str:DataConstraint</w:t>
      </w:r>
    </w:p>
    <w:p w14:paraId="1A05A26E" w14:textId="0CFF0B52" w:rsidR="009F24F7" w:rsidRDefault="009F24F7"/>
    <w:p w14:paraId="2F620B54" w14:textId="57A78E96" w:rsidR="007E3001" w:rsidRDefault="007E3001" w:rsidP="006936D8">
      <w:pPr>
        <w:pStyle w:val="Heading4"/>
      </w:pPr>
      <w:r>
        <w:t>Combination of Constraints</w:t>
      </w:r>
    </w:p>
    <w:p w14:paraId="5215E7C8" w14:textId="5A38E563" w:rsidR="007E3001" w:rsidRDefault="006936D8" w:rsidP="007E3001">
      <w:pPr>
        <w:pStyle w:val="Paragraph"/>
      </w:pPr>
      <w:r>
        <w:t xml:space="preserve">The possible combination of constraining terms </w:t>
      </w:r>
      <w:proofErr w:type="gramStart"/>
      <w:r>
        <w:t>are</w:t>
      </w:r>
      <w:proofErr w:type="gramEnd"/>
      <w:r>
        <w:t xml:space="preserve"> explained in this section, following a few examples.</w:t>
      </w:r>
    </w:p>
    <w:p w14:paraId="53C4E4C6" w14:textId="77777777" w:rsidR="006936D8" w:rsidRDefault="006936D8" w:rsidP="007E3001">
      <w:pPr>
        <w:pStyle w:val="Paragraph"/>
      </w:pPr>
    </w:p>
    <w:p w14:paraId="13FD613A" w14:textId="77777777" w:rsidR="006936D8" w:rsidRDefault="006936D8" w:rsidP="006936D8">
      <w:pPr>
        <w:rPr>
          <w:rFonts w:asciiTheme="minorHAnsi" w:hAnsiTheme="minorHAnsi"/>
          <w:sz w:val="24"/>
          <w:lang w:eastAsia="en-GB"/>
        </w:rPr>
      </w:pPr>
      <w:r>
        <w:t>Let’s assume a DSD with the following Components:</w:t>
      </w:r>
    </w:p>
    <w:tbl>
      <w:tblPr>
        <w:tblStyle w:val="TableGrid"/>
        <w:tblW w:w="2500" w:type="pct"/>
        <w:tblCellMar>
          <w:top w:w="28" w:type="dxa"/>
          <w:bottom w:w="28" w:type="dxa"/>
        </w:tblCellMar>
        <w:tblLook w:val="04A0" w:firstRow="1" w:lastRow="0" w:firstColumn="1" w:lastColumn="0" w:noHBand="0" w:noVBand="1"/>
      </w:tblPr>
      <w:tblGrid>
        <w:gridCol w:w="2009"/>
        <w:gridCol w:w="2142"/>
      </w:tblGrid>
      <w:tr w:rsidR="006936D8" w14:paraId="4A343B16" w14:textId="77777777" w:rsidTr="006936D8">
        <w:tc>
          <w:tcPr>
            <w:tcW w:w="1741" w:type="dxa"/>
            <w:tcBorders>
              <w:top w:val="single" w:sz="4" w:space="0" w:color="auto"/>
              <w:left w:val="single" w:sz="4" w:space="0" w:color="auto"/>
              <w:bottom w:val="single" w:sz="4" w:space="0" w:color="auto"/>
              <w:right w:val="single" w:sz="4" w:space="0" w:color="auto"/>
            </w:tcBorders>
            <w:hideMark/>
          </w:tcPr>
          <w:p w14:paraId="7A87B27A" w14:textId="77777777" w:rsidR="006936D8" w:rsidRDefault="006936D8">
            <w:pPr>
              <w:rPr>
                <w:color w:val="4472C4" w:themeColor="accent1"/>
              </w:rPr>
            </w:pPr>
            <w:r>
              <w:rPr>
                <w:color w:val="4472C4" w:themeColor="accent1"/>
              </w:rPr>
              <w:t>Dimension</w:t>
            </w:r>
          </w:p>
        </w:tc>
        <w:tc>
          <w:tcPr>
            <w:tcW w:w="2082" w:type="dxa"/>
            <w:tcBorders>
              <w:top w:val="single" w:sz="4" w:space="0" w:color="auto"/>
              <w:left w:val="single" w:sz="4" w:space="0" w:color="auto"/>
              <w:bottom w:val="single" w:sz="4" w:space="0" w:color="auto"/>
              <w:right w:val="single" w:sz="4" w:space="0" w:color="auto"/>
            </w:tcBorders>
            <w:hideMark/>
          </w:tcPr>
          <w:p w14:paraId="42D6EC4E" w14:textId="77777777" w:rsidR="006936D8" w:rsidRDefault="006936D8">
            <w:pPr>
              <w:rPr>
                <w:color w:val="4472C4" w:themeColor="accent1"/>
              </w:rPr>
            </w:pPr>
            <w:r>
              <w:rPr>
                <w:color w:val="4472C4" w:themeColor="accent1"/>
              </w:rPr>
              <w:t>FREQ</w:t>
            </w:r>
          </w:p>
        </w:tc>
      </w:tr>
      <w:tr w:rsidR="006936D8" w14:paraId="2AFE6479" w14:textId="77777777" w:rsidTr="006936D8">
        <w:tc>
          <w:tcPr>
            <w:tcW w:w="1741" w:type="dxa"/>
            <w:tcBorders>
              <w:top w:val="single" w:sz="4" w:space="0" w:color="auto"/>
              <w:left w:val="single" w:sz="4" w:space="0" w:color="auto"/>
              <w:bottom w:val="single" w:sz="4" w:space="0" w:color="auto"/>
              <w:right w:val="single" w:sz="4" w:space="0" w:color="auto"/>
            </w:tcBorders>
            <w:hideMark/>
          </w:tcPr>
          <w:p w14:paraId="50CB9129" w14:textId="77777777" w:rsidR="006936D8" w:rsidRDefault="006936D8">
            <w:pPr>
              <w:rPr>
                <w:color w:val="4472C4" w:themeColor="accent1"/>
              </w:rPr>
            </w:pPr>
            <w:r>
              <w:rPr>
                <w:color w:val="4472C4" w:themeColor="accent1"/>
              </w:rPr>
              <w:t>Dimension</w:t>
            </w:r>
          </w:p>
        </w:tc>
        <w:tc>
          <w:tcPr>
            <w:tcW w:w="2082" w:type="dxa"/>
            <w:tcBorders>
              <w:top w:val="single" w:sz="4" w:space="0" w:color="auto"/>
              <w:left w:val="single" w:sz="4" w:space="0" w:color="auto"/>
              <w:bottom w:val="single" w:sz="4" w:space="0" w:color="auto"/>
              <w:right w:val="single" w:sz="4" w:space="0" w:color="auto"/>
            </w:tcBorders>
            <w:hideMark/>
          </w:tcPr>
          <w:p w14:paraId="2C8CA764" w14:textId="77777777" w:rsidR="006936D8" w:rsidRDefault="006936D8">
            <w:pPr>
              <w:rPr>
                <w:color w:val="4472C4" w:themeColor="accent1"/>
              </w:rPr>
            </w:pPr>
            <w:r>
              <w:rPr>
                <w:color w:val="4472C4" w:themeColor="accent1"/>
              </w:rPr>
              <w:t>JD_TYPE</w:t>
            </w:r>
          </w:p>
        </w:tc>
      </w:tr>
      <w:tr w:rsidR="006936D8" w14:paraId="0D545BEF" w14:textId="77777777" w:rsidTr="006936D8">
        <w:tc>
          <w:tcPr>
            <w:tcW w:w="1741" w:type="dxa"/>
            <w:tcBorders>
              <w:top w:val="single" w:sz="4" w:space="0" w:color="auto"/>
              <w:left w:val="single" w:sz="4" w:space="0" w:color="auto"/>
              <w:bottom w:val="single" w:sz="4" w:space="0" w:color="auto"/>
              <w:right w:val="single" w:sz="4" w:space="0" w:color="auto"/>
            </w:tcBorders>
            <w:hideMark/>
          </w:tcPr>
          <w:p w14:paraId="7C6131D2" w14:textId="77777777" w:rsidR="006936D8" w:rsidRDefault="006936D8">
            <w:pPr>
              <w:rPr>
                <w:color w:val="4472C4" w:themeColor="accent1"/>
              </w:rPr>
            </w:pPr>
            <w:r>
              <w:rPr>
                <w:color w:val="4472C4" w:themeColor="accent1"/>
              </w:rPr>
              <w:t>Dimension</w:t>
            </w:r>
          </w:p>
        </w:tc>
        <w:tc>
          <w:tcPr>
            <w:tcW w:w="2082" w:type="dxa"/>
            <w:tcBorders>
              <w:top w:val="single" w:sz="4" w:space="0" w:color="auto"/>
              <w:left w:val="single" w:sz="4" w:space="0" w:color="auto"/>
              <w:bottom w:val="single" w:sz="4" w:space="0" w:color="auto"/>
              <w:right w:val="single" w:sz="4" w:space="0" w:color="auto"/>
            </w:tcBorders>
            <w:hideMark/>
          </w:tcPr>
          <w:p w14:paraId="37C14A83" w14:textId="77777777" w:rsidR="006936D8" w:rsidRDefault="006936D8">
            <w:pPr>
              <w:rPr>
                <w:color w:val="4472C4" w:themeColor="accent1"/>
              </w:rPr>
            </w:pPr>
            <w:r>
              <w:rPr>
                <w:color w:val="4472C4" w:themeColor="accent1"/>
              </w:rPr>
              <w:t>JD_CATEGORY</w:t>
            </w:r>
          </w:p>
        </w:tc>
      </w:tr>
      <w:tr w:rsidR="006936D8" w14:paraId="6984BAC4" w14:textId="77777777" w:rsidTr="006936D8">
        <w:tc>
          <w:tcPr>
            <w:tcW w:w="1741" w:type="dxa"/>
            <w:tcBorders>
              <w:top w:val="single" w:sz="4" w:space="0" w:color="auto"/>
              <w:left w:val="single" w:sz="4" w:space="0" w:color="auto"/>
              <w:bottom w:val="single" w:sz="4" w:space="0" w:color="auto"/>
              <w:right w:val="single" w:sz="4" w:space="0" w:color="auto"/>
            </w:tcBorders>
            <w:hideMark/>
          </w:tcPr>
          <w:p w14:paraId="78579937" w14:textId="77777777" w:rsidR="006936D8" w:rsidRDefault="006936D8">
            <w:pPr>
              <w:rPr>
                <w:color w:val="4472C4" w:themeColor="accent1"/>
              </w:rPr>
            </w:pPr>
            <w:r>
              <w:rPr>
                <w:color w:val="4472C4" w:themeColor="accent1"/>
              </w:rPr>
              <w:lastRenderedPageBreak/>
              <w:t>Dimension</w:t>
            </w:r>
          </w:p>
        </w:tc>
        <w:tc>
          <w:tcPr>
            <w:tcW w:w="2082" w:type="dxa"/>
            <w:tcBorders>
              <w:top w:val="single" w:sz="4" w:space="0" w:color="auto"/>
              <w:left w:val="single" w:sz="4" w:space="0" w:color="auto"/>
              <w:bottom w:val="single" w:sz="4" w:space="0" w:color="auto"/>
              <w:right w:val="single" w:sz="4" w:space="0" w:color="auto"/>
            </w:tcBorders>
            <w:hideMark/>
          </w:tcPr>
          <w:p w14:paraId="539DD86D" w14:textId="77777777" w:rsidR="006936D8" w:rsidRDefault="006936D8">
            <w:pPr>
              <w:rPr>
                <w:color w:val="4472C4" w:themeColor="accent1"/>
              </w:rPr>
            </w:pPr>
            <w:r>
              <w:rPr>
                <w:color w:val="4472C4" w:themeColor="accent1"/>
              </w:rPr>
              <w:t>VIS_CTY</w:t>
            </w:r>
          </w:p>
        </w:tc>
      </w:tr>
      <w:tr w:rsidR="006936D8" w14:paraId="1CCCD51B" w14:textId="77777777" w:rsidTr="006936D8">
        <w:tc>
          <w:tcPr>
            <w:tcW w:w="1741" w:type="dxa"/>
            <w:tcBorders>
              <w:top w:val="single" w:sz="4" w:space="0" w:color="auto"/>
              <w:left w:val="single" w:sz="4" w:space="0" w:color="auto"/>
              <w:bottom w:val="single" w:sz="4" w:space="0" w:color="auto"/>
              <w:right w:val="single" w:sz="4" w:space="0" w:color="auto"/>
            </w:tcBorders>
            <w:hideMark/>
          </w:tcPr>
          <w:p w14:paraId="23FDE3FF" w14:textId="77777777" w:rsidR="006936D8" w:rsidRDefault="006936D8">
            <w:pPr>
              <w:rPr>
                <w:color w:val="1F4E79" w:themeColor="accent5" w:themeShade="80"/>
              </w:rPr>
            </w:pPr>
            <w:proofErr w:type="spellStart"/>
            <w:r>
              <w:rPr>
                <w:color w:val="1F4E79" w:themeColor="accent5" w:themeShade="80"/>
              </w:rPr>
              <w:t>TimeDimension</w:t>
            </w:r>
            <w:proofErr w:type="spellEnd"/>
          </w:p>
        </w:tc>
        <w:tc>
          <w:tcPr>
            <w:tcW w:w="2082" w:type="dxa"/>
            <w:tcBorders>
              <w:top w:val="single" w:sz="4" w:space="0" w:color="auto"/>
              <w:left w:val="single" w:sz="4" w:space="0" w:color="auto"/>
              <w:bottom w:val="single" w:sz="4" w:space="0" w:color="auto"/>
              <w:right w:val="single" w:sz="4" w:space="0" w:color="auto"/>
            </w:tcBorders>
            <w:hideMark/>
          </w:tcPr>
          <w:p w14:paraId="5E206B9A" w14:textId="77777777" w:rsidR="006936D8" w:rsidRDefault="006936D8">
            <w:pPr>
              <w:rPr>
                <w:color w:val="1F4E79" w:themeColor="accent5" w:themeShade="80"/>
              </w:rPr>
            </w:pPr>
            <w:r>
              <w:rPr>
                <w:color w:val="1F4E79" w:themeColor="accent5" w:themeShade="80"/>
              </w:rPr>
              <w:t>TIME_PERIOD</w:t>
            </w:r>
          </w:p>
        </w:tc>
      </w:tr>
      <w:tr w:rsidR="006936D8" w14:paraId="09EC0A09" w14:textId="77777777" w:rsidTr="006936D8">
        <w:tc>
          <w:tcPr>
            <w:tcW w:w="1741" w:type="dxa"/>
            <w:tcBorders>
              <w:top w:val="single" w:sz="4" w:space="0" w:color="auto"/>
              <w:left w:val="single" w:sz="4" w:space="0" w:color="auto"/>
              <w:bottom w:val="single" w:sz="4" w:space="0" w:color="auto"/>
              <w:right w:val="single" w:sz="4" w:space="0" w:color="auto"/>
            </w:tcBorders>
            <w:hideMark/>
          </w:tcPr>
          <w:p w14:paraId="79181E55" w14:textId="77777777" w:rsidR="006936D8" w:rsidRDefault="006936D8">
            <w:pPr>
              <w:rPr>
                <w:color w:val="00B050"/>
              </w:rPr>
            </w:pPr>
            <w:r>
              <w:rPr>
                <w:color w:val="00B050"/>
              </w:rPr>
              <w:t>Attribute</w:t>
            </w:r>
          </w:p>
        </w:tc>
        <w:tc>
          <w:tcPr>
            <w:tcW w:w="2082" w:type="dxa"/>
            <w:tcBorders>
              <w:top w:val="single" w:sz="4" w:space="0" w:color="auto"/>
              <w:left w:val="single" w:sz="4" w:space="0" w:color="auto"/>
              <w:bottom w:val="single" w:sz="4" w:space="0" w:color="auto"/>
              <w:right w:val="single" w:sz="4" w:space="0" w:color="auto"/>
            </w:tcBorders>
            <w:hideMark/>
          </w:tcPr>
          <w:p w14:paraId="2D50A58E" w14:textId="77777777" w:rsidR="006936D8" w:rsidRDefault="006936D8">
            <w:pPr>
              <w:rPr>
                <w:color w:val="00B050"/>
              </w:rPr>
            </w:pPr>
            <w:r>
              <w:rPr>
                <w:color w:val="00B050"/>
              </w:rPr>
              <w:t>OBS_STATUS</w:t>
            </w:r>
          </w:p>
        </w:tc>
      </w:tr>
      <w:tr w:rsidR="006936D8" w14:paraId="50A2A905" w14:textId="77777777" w:rsidTr="006936D8">
        <w:tc>
          <w:tcPr>
            <w:tcW w:w="1741" w:type="dxa"/>
            <w:tcBorders>
              <w:top w:val="single" w:sz="4" w:space="0" w:color="auto"/>
              <w:left w:val="single" w:sz="4" w:space="0" w:color="auto"/>
              <w:bottom w:val="single" w:sz="4" w:space="0" w:color="auto"/>
              <w:right w:val="single" w:sz="4" w:space="0" w:color="auto"/>
            </w:tcBorders>
            <w:hideMark/>
          </w:tcPr>
          <w:p w14:paraId="3F49BFC1" w14:textId="77777777" w:rsidR="006936D8" w:rsidRDefault="006936D8">
            <w:pPr>
              <w:rPr>
                <w:color w:val="00B050"/>
              </w:rPr>
            </w:pPr>
            <w:r>
              <w:rPr>
                <w:color w:val="00B050"/>
              </w:rPr>
              <w:t>Attribute</w:t>
            </w:r>
          </w:p>
        </w:tc>
        <w:tc>
          <w:tcPr>
            <w:tcW w:w="2082" w:type="dxa"/>
            <w:tcBorders>
              <w:top w:val="single" w:sz="4" w:space="0" w:color="auto"/>
              <w:left w:val="single" w:sz="4" w:space="0" w:color="auto"/>
              <w:bottom w:val="single" w:sz="4" w:space="0" w:color="auto"/>
              <w:right w:val="single" w:sz="4" w:space="0" w:color="auto"/>
            </w:tcBorders>
            <w:hideMark/>
          </w:tcPr>
          <w:p w14:paraId="0B4E29B5" w14:textId="77777777" w:rsidR="006936D8" w:rsidRDefault="006936D8">
            <w:pPr>
              <w:rPr>
                <w:color w:val="00B050"/>
              </w:rPr>
            </w:pPr>
            <w:r>
              <w:rPr>
                <w:color w:val="00B050"/>
              </w:rPr>
              <w:t>UNIT</w:t>
            </w:r>
          </w:p>
        </w:tc>
      </w:tr>
      <w:tr w:rsidR="006936D8" w14:paraId="08665398" w14:textId="77777777" w:rsidTr="006936D8">
        <w:tc>
          <w:tcPr>
            <w:tcW w:w="1741" w:type="dxa"/>
            <w:tcBorders>
              <w:top w:val="single" w:sz="4" w:space="0" w:color="auto"/>
              <w:left w:val="single" w:sz="4" w:space="0" w:color="auto"/>
              <w:bottom w:val="single" w:sz="4" w:space="0" w:color="auto"/>
              <w:right w:val="single" w:sz="4" w:space="0" w:color="auto"/>
            </w:tcBorders>
            <w:hideMark/>
          </w:tcPr>
          <w:p w14:paraId="0B3AFB5D" w14:textId="77777777" w:rsidR="006936D8" w:rsidRDefault="006936D8">
            <w:pPr>
              <w:rPr>
                <w:color w:val="00B050"/>
              </w:rPr>
            </w:pPr>
            <w:r>
              <w:rPr>
                <w:color w:val="00B050"/>
              </w:rPr>
              <w:t>Attribute</w:t>
            </w:r>
          </w:p>
        </w:tc>
        <w:tc>
          <w:tcPr>
            <w:tcW w:w="2082" w:type="dxa"/>
            <w:tcBorders>
              <w:top w:val="single" w:sz="4" w:space="0" w:color="auto"/>
              <w:left w:val="single" w:sz="4" w:space="0" w:color="auto"/>
              <w:bottom w:val="single" w:sz="4" w:space="0" w:color="auto"/>
              <w:right w:val="single" w:sz="4" w:space="0" w:color="auto"/>
            </w:tcBorders>
            <w:hideMark/>
          </w:tcPr>
          <w:p w14:paraId="70C9CA64" w14:textId="4F1B8831" w:rsidR="006936D8" w:rsidRDefault="00165BAC">
            <w:pPr>
              <w:rPr>
                <w:color w:val="00B050"/>
              </w:rPr>
            </w:pPr>
            <w:r>
              <w:rPr>
                <w:color w:val="00B050"/>
              </w:rPr>
              <w:t>COMMENT</w:t>
            </w:r>
          </w:p>
        </w:tc>
      </w:tr>
      <w:tr w:rsidR="006936D8" w14:paraId="50E0008B" w14:textId="77777777" w:rsidTr="006936D8">
        <w:tc>
          <w:tcPr>
            <w:tcW w:w="1741" w:type="dxa"/>
            <w:tcBorders>
              <w:top w:val="single" w:sz="4" w:space="0" w:color="auto"/>
              <w:left w:val="single" w:sz="4" w:space="0" w:color="auto"/>
              <w:bottom w:val="single" w:sz="4" w:space="0" w:color="auto"/>
              <w:right w:val="single" w:sz="4" w:space="0" w:color="auto"/>
            </w:tcBorders>
            <w:hideMark/>
          </w:tcPr>
          <w:p w14:paraId="58A1AC09" w14:textId="27BFFDF4" w:rsidR="006936D8" w:rsidRDefault="006936D8">
            <w:pPr>
              <w:rPr>
                <w:color w:val="FFC000"/>
              </w:rPr>
            </w:pPr>
            <w:proofErr w:type="spellStart"/>
            <w:r w:rsidRPr="004F2DB5">
              <w:rPr>
                <w:color w:val="FFC000"/>
              </w:rPr>
              <w:t>MetadataAttribute</w:t>
            </w:r>
            <w:proofErr w:type="spellEnd"/>
          </w:p>
        </w:tc>
        <w:tc>
          <w:tcPr>
            <w:tcW w:w="2082" w:type="dxa"/>
            <w:tcBorders>
              <w:top w:val="single" w:sz="4" w:space="0" w:color="auto"/>
              <w:left w:val="single" w:sz="4" w:space="0" w:color="auto"/>
              <w:bottom w:val="single" w:sz="4" w:space="0" w:color="auto"/>
              <w:right w:val="single" w:sz="4" w:space="0" w:color="auto"/>
            </w:tcBorders>
            <w:hideMark/>
          </w:tcPr>
          <w:p w14:paraId="4D51A97D" w14:textId="3E1B45B7" w:rsidR="006936D8" w:rsidRDefault="006936D8" w:rsidP="006936D8">
            <w:pPr>
              <w:rPr>
                <w:color w:val="FFC000"/>
              </w:rPr>
            </w:pPr>
            <w:r>
              <w:rPr>
                <w:color w:val="FFC000"/>
              </w:rPr>
              <w:t>CONTACT</w:t>
            </w:r>
          </w:p>
        </w:tc>
      </w:tr>
      <w:tr w:rsidR="006936D8" w14:paraId="3DD96FE2" w14:textId="77777777" w:rsidTr="006936D8">
        <w:tc>
          <w:tcPr>
            <w:tcW w:w="1741" w:type="dxa"/>
            <w:tcBorders>
              <w:top w:val="single" w:sz="4" w:space="0" w:color="auto"/>
              <w:left w:val="single" w:sz="4" w:space="0" w:color="auto"/>
              <w:bottom w:val="single" w:sz="4" w:space="0" w:color="auto"/>
              <w:right w:val="single" w:sz="4" w:space="0" w:color="auto"/>
            </w:tcBorders>
            <w:hideMark/>
          </w:tcPr>
          <w:p w14:paraId="3C81B00F" w14:textId="77777777" w:rsidR="006936D8" w:rsidRDefault="006936D8">
            <w:pPr>
              <w:rPr>
                <w:color w:val="FF0000"/>
              </w:rPr>
            </w:pPr>
            <w:r>
              <w:rPr>
                <w:color w:val="FF0000"/>
              </w:rPr>
              <w:t>Measure</w:t>
            </w:r>
          </w:p>
        </w:tc>
        <w:tc>
          <w:tcPr>
            <w:tcW w:w="2082" w:type="dxa"/>
            <w:tcBorders>
              <w:top w:val="single" w:sz="4" w:space="0" w:color="auto"/>
              <w:left w:val="single" w:sz="4" w:space="0" w:color="auto"/>
              <w:bottom w:val="single" w:sz="4" w:space="0" w:color="auto"/>
              <w:right w:val="single" w:sz="4" w:space="0" w:color="auto"/>
            </w:tcBorders>
            <w:hideMark/>
          </w:tcPr>
          <w:p w14:paraId="564C07F0" w14:textId="6E449FC8" w:rsidR="006936D8" w:rsidRDefault="00165BAC">
            <w:pPr>
              <w:rPr>
                <w:color w:val="FF0000"/>
              </w:rPr>
            </w:pPr>
            <w:r>
              <w:rPr>
                <w:color w:val="FF0000"/>
              </w:rPr>
              <w:t>MULTISELECT</w:t>
            </w:r>
          </w:p>
        </w:tc>
      </w:tr>
      <w:tr w:rsidR="006936D8" w14:paraId="73158578" w14:textId="77777777" w:rsidTr="006936D8">
        <w:tc>
          <w:tcPr>
            <w:tcW w:w="1741" w:type="dxa"/>
            <w:tcBorders>
              <w:top w:val="single" w:sz="4" w:space="0" w:color="auto"/>
              <w:left w:val="single" w:sz="4" w:space="0" w:color="auto"/>
              <w:bottom w:val="single" w:sz="4" w:space="0" w:color="auto"/>
              <w:right w:val="single" w:sz="4" w:space="0" w:color="auto"/>
            </w:tcBorders>
            <w:hideMark/>
          </w:tcPr>
          <w:p w14:paraId="59A607F1" w14:textId="77777777" w:rsidR="006936D8" w:rsidRDefault="006936D8">
            <w:pPr>
              <w:rPr>
                <w:color w:val="FF0000"/>
              </w:rPr>
            </w:pPr>
            <w:r>
              <w:rPr>
                <w:color w:val="FF0000"/>
              </w:rPr>
              <w:t>Measure</w:t>
            </w:r>
          </w:p>
        </w:tc>
        <w:tc>
          <w:tcPr>
            <w:tcW w:w="2082" w:type="dxa"/>
            <w:tcBorders>
              <w:top w:val="single" w:sz="4" w:space="0" w:color="auto"/>
              <w:left w:val="single" w:sz="4" w:space="0" w:color="auto"/>
              <w:bottom w:val="single" w:sz="4" w:space="0" w:color="auto"/>
              <w:right w:val="single" w:sz="4" w:space="0" w:color="auto"/>
            </w:tcBorders>
            <w:hideMark/>
          </w:tcPr>
          <w:p w14:paraId="518B9665" w14:textId="59B2AFA5" w:rsidR="006936D8" w:rsidRDefault="00165BAC">
            <w:pPr>
              <w:rPr>
                <w:color w:val="FF0000"/>
              </w:rPr>
            </w:pPr>
            <w:r>
              <w:rPr>
                <w:color w:val="FF0000"/>
              </w:rPr>
              <w:t>CHOICE</w:t>
            </w:r>
          </w:p>
        </w:tc>
      </w:tr>
    </w:tbl>
    <w:p w14:paraId="50FD2535" w14:textId="77777777" w:rsidR="0067514C" w:rsidRDefault="0067514C" w:rsidP="006936D8"/>
    <w:p w14:paraId="1BAE3233" w14:textId="37092DAD" w:rsidR="006936D8" w:rsidRDefault="0067514C" w:rsidP="006936D8">
      <w:pPr>
        <w:rPr>
          <w:rFonts w:asciiTheme="minorHAnsi" w:hAnsiTheme="minorHAnsi" w:cstheme="minorBidi"/>
        </w:rPr>
      </w:pPr>
      <w:r>
        <w:t>On the above, l</w:t>
      </w:r>
      <w:r w:rsidR="006936D8">
        <w:t>et’s assume the following use cases with their constraining requirements:</w:t>
      </w:r>
    </w:p>
    <w:p w14:paraId="04C88DB2" w14:textId="77777777" w:rsidR="006936D8" w:rsidRDefault="006936D8" w:rsidP="006936D8">
      <w:pPr>
        <w:pStyle w:val="Heading5"/>
      </w:pPr>
      <w:r>
        <w:t>Use Case 1: A Constraint on allowed values for some Dimensions</w:t>
      </w:r>
    </w:p>
    <w:p w14:paraId="1CF09DDD" w14:textId="77777777" w:rsidR="006936D8" w:rsidRDefault="006936D8" w:rsidP="006936D8">
      <w:r>
        <w:t xml:space="preserve">R1: Allow </w:t>
      </w:r>
      <w:r>
        <w:rPr>
          <w:rStyle w:val="fixed"/>
        </w:rPr>
        <w:t>monthly</w:t>
      </w:r>
      <w:r>
        <w:t xml:space="preserve"> and </w:t>
      </w:r>
      <w:r>
        <w:rPr>
          <w:rStyle w:val="fixed"/>
        </w:rPr>
        <w:t>quarterly</w:t>
      </w:r>
      <w:r>
        <w:t xml:space="preserve"> data</w:t>
      </w:r>
    </w:p>
    <w:p w14:paraId="55E4E39A" w14:textId="77777777" w:rsidR="006936D8" w:rsidRDefault="006936D8" w:rsidP="006936D8">
      <w:r>
        <w:t xml:space="preserve">R2: Allow </w:t>
      </w:r>
      <w:r>
        <w:rPr>
          <w:rStyle w:val="fixed"/>
        </w:rPr>
        <w:t>Mexico</w:t>
      </w:r>
      <w:r>
        <w:t xml:space="preserve"> for vis-à-vis country </w:t>
      </w:r>
    </w:p>
    <w:p w14:paraId="277E2887" w14:textId="77777777" w:rsidR="00374441" w:rsidRDefault="00374441" w:rsidP="006936D8"/>
    <w:p w14:paraId="48FC6D40" w14:textId="047F6CD0" w:rsidR="006936D8" w:rsidRDefault="006936D8" w:rsidP="006936D8">
      <w:r>
        <w:t xml:space="preserve">This is expressed with the following </w:t>
      </w:r>
      <w:r>
        <w:rPr>
          <w:rStyle w:val="fixed"/>
        </w:rPr>
        <w:t>CubeRegion</w:t>
      </w:r>
      <w:r>
        <w:t>:</w:t>
      </w:r>
    </w:p>
    <w:tbl>
      <w:tblPr>
        <w:tblStyle w:val="TableGrid"/>
        <w:tblW w:w="2500" w:type="pct"/>
        <w:tblCellMar>
          <w:top w:w="28" w:type="dxa"/>
          <w:bottom w:w="28" w:type="dxa"/>
        </w:tblCellMar>
        <w:tblLook w:val="04A0" w:firstRow="1" w:lastRow="0" w:firstColumn="1" w:lastColumn="0" w:noHBand="0" w:noVBand="1"/>
      </w:tblPr>
      <w:tblGrid>
        <w:gridCol w:w="1937"/>
        <w:gridCol w:w="2214"/>
      </w:tblGrid>
      <w:tr w:rsidR="006936D8" w14:paraId="6432A270" w14:textId="77777777" w:rsidTr="006936D8">
        <w:tc>
          <w:tcPr>
            <w:tcW w:w="2053" w:type="dxa"/>
            <w:tcBorders>
              <w:top w:val="single" w:sz="4" w:space="0" w:color="auto"/>
              <w:left w:val="single" w:sz="4" w:space="0" w:color="auto"/>
              <w:bottom w:val="single" w:sz="4" w:space="0" w:color="auto"/>
              <w:right w:val="single" w:sz="4" w:space="0" w:color="auto"/>
            </w:tcBorders>
            <w:hideMark/>
          </w:tcPr>
          <w:p w14:paraId="16F81615" w14:textId="77777777" w:rsidR="006936D8" w:rsidRDefault="006936D8">
            <w:pPr>
              <w:rPr>
                <w:color w:val="4472C4" w:themeColor="accent1"/>
              </w:rPr>
            </w:pPr>
            <w:r>
              <w:rPr>
                <w:color w:val="4472C4" w:themeColor="accent1"/>
              </w:rPr>
              <w:t>FREQ</w:t>
            </w:r>
          </w:p>
        </w:tc>
        <w:tc>
          <w:tcPr>
            <w:tcW w:w="2455" w:type="dxa"/>
            <w:tcBorders>
              <w:top w:val="single" w:sz="4" w:space="0" w:color="auto"/>
              <w:left w:val="single" w:sz="4" w:space="0" w:color="auto"/>
              <w:bottom w:val="single" w:sz="4" w:space="0" w:color="auto"/>
              <w:right w:val="single" w:sz="4" w:space="0" w:color="auto"/>
            </w:tcBorders>
            <w:hideMark/>
          </w:tcPr>
          <w:p w14:paraId="4673D156" w14:textId="77777777" w:rsidR="006936D8" w:rsidRDefault="006936D8">
            <w:pPr>
              <w:rPr>
                <w:color w:val="4472C4" w:themeColor="accent1"/>
              </w:rPr>
            </w:pPr>
            <w:r>
              <w:rPr>
                <w:color w:val="4472C4" w:themeColor="accent1"/>
              </w:rPr>
              <w:t>M, Q</w:t>
            </w:r>
          </w:p>
        </w:tc>
      </w:tr>
      <w:tr w:rsidR="006936D8" w14:paraId="3AF20154" w14:textId="77777777" w:rsidTr="006936D8">
        <w:tc>
          <w:tcPr>
            <w:tcW w:w="2053" w:type="dxa"/>
            <w:tcBorders>
              <w:top w:val="single" w:sz="4" w:space="0" w:color="auto"/>
              <w:left w:val="single" w:sz="4" w:space="0" w:color="auto"/>
              <w:bottom w:val="single" w:sz="4" w:space="0" w:color="auto"/>
              <w:right w:val="single" w:sz="4" w:space="0" w:color="auto"/>
            </w:tcBorders>
            <w:hideMark/>
          </w:tcPr>
          <w:p w14:paraId="058E867F" w14:textId="77777777" w:rsidR="006936D8" w:rsidRDefault="006936D8">
            <w:pPr>
              <w:rPr>
                <w:color w:val="4472C4" w:themeColor="accent1"/>
              </w:rPr>
            </w:pPr>
            <w:r>
              <w:rPr>
                <w:color w:val="4472C4" w:themeColor="accent1"/>
              </w:rPr>
              <w:t>VIS_CTY</w:t>
            </w:r>
          </w:p>
        </w:tc>
        <w:tc>
          <w:tcPr>
            <w:tcW w:w="2455" w:type="dxa"/>
            <w:tcBorders>
              <w:top w:val="single" w:sz="4" w:space="0" w:color="auto"/>
              <w:left w:val="single" w:sz="4" w:space="0" w:color="auto"/>
              <w:bottom w:val="single" w:sz="4" w:space="0" w:color="auto"/>
              <w:right w:val="single" w:sz="4" w:space="0" w:color="auto"/>
            </w:tcBorders>
            <w:hideMark/>
          </w:tcPr>
          <w:p w14:paraId="47CA6784" w14:textId="77777777" w:rsidR="006936D8" w:rsidRDefault="006936D8">
            <w:pPr>
              <w:rPr>
                <w:color w:val="4472C4" w:themeColor="accent1"/>
              </w:rPr>
            </w:pPr>
            <w:r>
              <w:rPr>
                <w:color w:val="4472C4" w:themeColor="accent1"/>
              </w:rPr>
              <w:t>MX</w:t>
            </w:r>
          </w:p>
        </w:tc>
      </w:tr>
    </w:tbl>
    <w:p w14:paraId="7129CD34" w14:textId="77777777" w:rsidR="006936D8" w:rsidRPr="004F2DB5" w:rsidRDefault="006936D8" w:rsidP="006936D8">
      <w:pPr>
        <w:pStyle w:val="Heading5"/>
      </w:pPr>
      <w:r>
        <w:t>Use Case 2: A Constraint on allowed combinations for some Dimensions</w:t>
      </w:r>
    </w:p>
    <w:p w14:paraId="6BB22DFD" w14:textId="77777777" w:rsidR="006936D8" w:rsidRDefault="006936D8" w:rsidP="006936D8">
      <w:r>
        <w:t xml:space="preserve">R1: Allow </w:t>
      </w:r>
      <w:r>
        <w:rPr>
          <w:rStyle w:val="fixed"/>
        </w:rPr>
        <w:t>monthly</w:t>
      </w:r>
      <w:r>
        <w:t xml:space="preserve"> data for </w:t>
      </w:r>
      <w:r>
        <w:rPr>
          <w:rStyle w:val="fixed"/>
        </w:rPr>
        <w:t>Germany</w:t>
      </w:r>
      <w:r>
        <w:t xml:space="preserve"> </w:t>
      </w:r>
    </w:p>
    <w:p w14:paraId="2D9B248B" w14:textId="77777777" w:rsidR="006936D8" w:rsidRDefault="006936D8" w:rsidP="006936D8">
      <w:r>
        <w:t xml:space="preserve">R2: Allow </w:t>
      </w:r>
      <w:r>
        <w:rPr>
          <w:rStyle w:val="fixed"/>
        </w:rPr>
        <w:t>quarterly</w:t>
      </w:r>
      <w:r>
        <w:t xml:space="preserve"> data for </w:t>
      </w:r>
      <w:r>
        <w:rPr>
          <w:rStyle w:val="fixed"/>
        </w:rPr>
        <w:t>Mexico</w:t>
      </w:r>
    </w:p>
    <w:p w14:paraId="6E39A7BA" w14:textId="77777777" w:rsidR="00374441" w:rsidRDefault="00374441" w:rsidP="006936D8"/>
    <w:p w14:paraId="33D5B60C" w14:textId="1DCD7622" w:rsidR="006936D8" w:rsidRDefault="006936D8" w:rsidP="006936D8">
      <w:r>
        <w:t xml:space="preserve">This is expressed with the following </w:t>
      </w:r>
      <w:r>
        <w:rPr>
          <w:rStyle w:val="fixed"/>
        </w:rPr>
        <w:t>DataKeySet</w:t>
      </w:r>
      <w:r>
        <w:t>:</w:t>
      </w:r>
    </w:p>
    <w:tbl>
      <w:tblPr>
        <w:tblStyle w:val="TableGrid"/>
        <w:tblW w:w="3639" w:type="pct"/>
        <w:tblCellMar>
          <w:top w:w="28" w:type="dxa"/>
          <w:bottom w:w="28" w:type="dxa"/>
        </w:tblCellMar>
        <w:tblLook w:val="04A0" w:firstRow="1" w:lastRow="0" w:firstColumn="1" w:lastColumn="0" w:noHBand="0" w:noVBand="1"/>
      </w:tblPr>
      <w:tblGrid>
        <w:gridCol w:w="1887"/>
        <w:gridCol w:w="1938"/>
        <w:gridCol w:w="2217"/>
      </w:tblGrid>
      <w:tr w:rsidR="006936D8" w14:paraId="39BE9865" w14:textId="77777777" w:rsidTr="006936D8">
        <w:tc>
          <w:tcPr>
            <w:tcW w:w="2054" w:type="dxa"/>
            <w:vMerge w:val="restart"/>
            <w:tcBorders>
              <w:top w:val="single" w:sz="4" w:space="0" w:color="auto"/>
              <w:left w:val="single" w:sz="4" w:space="0" w:color="auto"/>
              <w:bottom w:val="single" w:sz="4" w:space="0" w:color="auto"/>
              <w:right w:val="single" w:sz="4" w:space="0" w:color="auto"/>
            </w:tcBorders>
            <w:hideMark/>
          </w:tcPr>
          <w:p w14:paraId="28B5C420" w14:textId="77777777" w:rsidR="006936D8" w:rsidRDefault="006936D8">
            <w:pPr>
              <w:rPr>
                <w:color w:val="4472C4" w:themeColor="accent1"/>
              </w:rPr>
            </w:pPr>
            <w:r>
              <w:rPr>
                <w:color w:val="4472C4" w:themeColor="accent1"/>
              </w:rPr>
              <w:t>Key1</w:t>
            </w:r>
          </w:p>
        </w:tc>
        <w:tc>
          <w:tcPr>
            <w:tcW w:w="2053" w:type="dxa"/>
            <w:tcBorders>
              <w:top w:val="single" w:sz="4" w:space="0" w:color="auto"/>
              <w:left w:val="single" w:sz="4" w:space="0" w:color="auto"/>
              <w:bottom w:val="single" w:sz="4" w:space="0" w:color="auto"/>
              <w:right w:val="single" w:sz="4" w:space="0" w:color="auto"/>
            </w:tcBorders>
            <w:hideMark/>
          </w:tcPr>
          <w:p w14:paraId="6031CA54" w14:textId="77777777" w:rsidR="006936D8" w:rsidRDefault="006936D8">
            <w:pPr>
              <w:rPr>
                <w:color w:val="4472C4" w:themeColor="accent1"/>
              </w:rPr>
            </w:pPr>
            <w:r>
              <w:rPr>
                <w:color w:val="4472C4" w:themeColor="accent1"/>
              </w:rPr>
              <w:t>FREQ</w:t>
            </w:r>
          </w:p>
        </w:tc>
        <w:tc>
          <w:tcPr>
            <w:tcW w:w="2455" w:type="dxa"/>
            <w:tcBorders>
              <w:top w:val="single" w:sz="4" w:space="0" w:color="auto"/>
              <w:left w:val="single" w:sz="4" w:space="0" w:color="auto"/>
              <w:bottom w:val="single" w:sz="4" w:space="0" w:color="auto"/>
              <w:right w:val="single" w:sz="4" w:space="0" w:color="auto"/>
            </w:tcBorders>
            <w:hideMark/>
          </w:tcPr>
          <w:p w14:paraId="712BD606" w14:textId="77777777" w:rsidR="006936D8" w:rsidRDefault="006936D8">
            <w:pPr>
              <w:rPr>
                <w:color w:val="4472C4" w:themeColor="accent1"/>
              </w:rPr>
            </w:pPr>
            <w:r>
              <w:rPr>
                <w:color w:val="4472C4" w:themeColor="accent1"/>
              </w:rPr>
              <w:t>M</w:t>
            </w:r>
          </w:p>
        </w:tc>
      </w:tr>
      <w:tr w:rsidR="006936D8" w14:paraId="4521A5DE" w14:textId="77777777" w:rsidTr="006936D8">
        <w:tc>
          <w:tcPr>
            <w:tcW w:w="0" w:type="auto"/>
            <w:vMerge/>
            <w:tcBorders>
              <w:top w:val="single" w:sz="4" w:space="0" w:color="auto"/>
              <w:left w:val="single" w:sz="4" w:space="0" w:color="auto"/>
              <w:bottom w:val="single" w:sz="4" w:space="0" w:color="auto"/>
              <w:right w:val="single" w:sz="4" w:space="0" w:color="auto"/>
            </w:tcBorders>
            <w:vAlign w:val="center"/>
            <w:hideMark/>
          </w:tcPr>
          <w:p w14:paraId="5FE92A0A" w14:textId="77777777" w:rsidR="006936D8" w:rsidRDefault="006936D8">
            <w:pPr>
              <w:jc w:val="left"/>
              <w:rPr>
                <w:color w:val="4472C4" w:themeColor="accent1"/>
                <w:sz w:val="24"/>
                <w:szCs w:val="24"/>
              </w:rPr>
            </w:pPr>
          </w:p>
        </w:tc>
        <w:tc>
          <w:tcPr>
            <w:tcW w:w="2053" w:type="dxa"/>
            <w:tcBorders>
              <w:top w:val="single" w:sz="4" w:space="0" w:color="auto"/>
              <w:left w:val="single" w:sz="4" w:space="0" w:color="auto"/>
              <w:bottom w:val="single" w:sz="4" w:space="0" w:color="auto"/>
              <w:right w:val="single" w:sz="4" w:space="0" w:color="auto"/>
            </w:tcBorders>
            <w:hideMark/>
          </w:tcPr>
          <w:p w14:paraId="0EFEA930" w14:textId="77777777" w:rsidR="006936D8" w:rsidRDefault="006936D8">
            <w:pPr>
              <w:rPr>
                <w:color w:val="4472C4" w:themeColor="accent1"/>
              </w:rPr>
            </w:pPr>
            <w:r>
              <w:rPr>
                <w:color w:val="4472C4" w:themeColor="accent1"/>
              </w:rPr>
              <w:t>VIS_CTY</w:t>
            </w:r>
          </w:p>
        </w:tc>
        <w:tc>
          <w:tcPr>
            <w:tcW w:w="2455" w:type="dxa"/>
            <w:tcBorders>
              <w:top w:val="single" w:sz="4" w:space="0" w:color="auto"/>
              <w:left w:val="single" w:sz="4" w:space="0" w:color="auto"/>
              <w:bottom w:val="single" w:sz="4" w:space="0" w:color="auto"/>
              <w:right w:val="single" w:sz="4" w:space="0" w:color="auto"/>
            </w:tcBorders>
            <w:hideMark/>
          </w:tcPr>
          <w:p w14:paraId="5AAD4AF6" w14:textId="77777777" w:rsidR="006936D8" w:rsidRDefault="006936D8">
            <w:pPr>
              <w:rPr>
                <w:color w:val="4472C4" w:themeColor="accent1"/>
              </w:rPr>
            </w:pPr>
            <w:r>
              <w:rPr>
                <w:color w:val="4472C4" w:themeColor="accent1"/>
              </w:rPr>
              <w:t>DE</w:t>
            </w:r>
          </w:p>
        </w:tc>
      </w:tr>
      <w:tr w:rsidR="006936D8" w14:paraId="2EB4E354" w14:textId="77777777" w:rsidTr="006936D8">
        <w:tc>
          <w:tcPr>
            <w:tcW w:w="2054" w:type="dxa"/>
            <w:vMerge w:val="restart"/>
            <w:tcBorders>
              <w:top w:val="single" w:sz="4" w:space="0" w:color="auto"/>
              <w:left w:val="single" w:sz="4" w:space="0" w:color="auto"/>
              <w:bottom w:val="single" w:sz="4" w:space="0" w:color="auto"/>
              <w:right w:val="single" w:sz="4" w:space="0" w:color="auto"/>
            </w:tcBorders>
            <w:hideMark/>
          </w:tcPr>
          <w:p w14:paraId="36E52212" w14:textId="77777777" w:rsidR="006936D8" w:rsidRDefault="006936D8">
            <w:pPr>
              <w:rPr>
                <w:color w:val="4472C4" w:themeColor="accent1"/>
              </w:rPr>
            </w:pPr>
            <w:r>
              <w:rPr>
                <w:color w:val="4472C4" w:themeColor="accent1"/>
              </w:rPr>
              <w:t>Key2</w:t>
            </w:r>
          </w:p>
        </w:tc>
        <w:tc>
          <w:tcPr>
            <w:tcW w:w="2053" w:type="dxa"/>
            <w:tcBorders>
              <w:top w:val="single" w:sz="4" w:space="0" w:color="auto"/>
              <w:left w:val="single" w:sz="4" w:space="0" w:color="auto"/>
              <w:bottom w:val="single" w:sz="4" w:space="0" w:color="auto"/>
              <w:right w:val="single" w:sz="4" w:space="0" w:color="auto"/>
            </w:tcBorders>
            <w:hideMark/>
          </w:tcPr>
          <w:p w14:paraId="0F58E003" w14:textId="77777777" w:rsidR="006936D8" w:rsidRDefault="006936D8">
            <w:pPr>
              <w:rPr>
                <w:color w:val="4472C4" w:themeColor="accent1"/>
              </w:rPr>
            </w:pPr>
            <w:r>
              <w:rPr>
                <w:color w:val="4472C4" w:themeColor="accent1"/>
              </w:rPr>
              <w:t>FREQ</w:t>
            </w:r>
          </w:p>
        </w:tc>
        <w:tc>
          <w:tcPr>
            <w:tcW w:w="2455" w:type="dxa"/>
            <w:tcBorders>
              <w:top w:val="single" w:sz="4" w:space="0" w:color="auto"/>
              <w:left w:val="single" w:sz="4" w:space="0" w:color="auto"/>
              <w:bottom w:val="single" w:sz="4" w:space="0" w:color="auto"/>
              <w:right w:val="single" w:sz="4" w:space="0" w:color="auto"/>
            </w:tcBorders>
            <w:hideMark/>
          </w:tcPr>
          <w:p w14:paraId="5F9693E7" w14:textId="77777777" w:rsidR="006936D8" w:rsidRDefault="006936D8">
            <w:pPr>
              <w:rPr>
                <w:color w:val="4472C4" w:themeColor="accent1"/>
              </w:rPr>
            </w:pPr>
            <w:r>
              <w:rPr>
                <w:color w:val="4472C4" w:themeColor="accent1"/>
              </w:rPr>
              <w:t>Q</w:t>
            </w:r>
          </w:p>
        </w:tc>
      </w:tr>
      <w:tr w:rsidR="006936D8" w14:paraId="05374A56" w14:textId="77777777" w:rsidTr="006936D8">
        <w:tc>
          <w:tcPr>
            <w:tcW w:w="0" w:type="auto"/>
            <w:vMerge/>
            <w:tcBorders>
              <w:top w:val="single" w:sz="4" w:space="0" w:color="auto"/>
              <w:left w:val="single" w:sz="4" w:space="0" w:color="auto"/>
              <w:bottom w:val="single" w:sz="4" w:space="0" w:color="auto"/>
              <w:right w:val="single" w:sz="4" w:space="0" w:color="auto"/>
            </w:tcBorders>
            <w:vAlign w:val="center"/>
            <w:hideMark/>
          </w:tcPr>
          <w:p w14:paraId="6C81E242" w14:textId="77777777" w:rsidR="006936D8" w:rsidRDefault="006936D8">
            <w:pPr>
              <w:jc w:val="left"/>
              <w:rPr>
                <w:color w:val="4472C4" w:themeColor="accent1"/>
                <w:sz w:val="24"/>
                <w:szCs w:val="24"/>
              </w:rPr>
            </w:pPr>
          </w:p>
        </w:tc>
        <w:tc>
          <w:tcPr>
            <w:tcW w:w="2053" w:type="dxa"/>
            <w:tcBorders>
              <w:top w:val="single" w:sz="4" w:space="0" w:color="auto"/>
              <w:left w:val="single" w:sz="4" w:space="0" w:color="auto"/>
              <w:bottom w:val="single" w:sz="4" w:space="0" w:color="auto"/>
              <w:right w:val="single" w:sz="4" w:space="0" w:color="auto"/>
            </w:tcBorders>
            <w:hideMark/>
          </w:tcPr>
          <w:p w14:paraId="4DD1E886" w14:textId="77777777" w:rsidR="006936D8" w:rsidRDefault="006936D8">
            <w:pPr>
              <w:rPr>
                <w:color w:val="4472C4" w:themeColor="accent1"/>
              </w:rPr>
            </w:pPr>
            <w:r>
              <w:rPr>
                <w:color w:val="4472C4" w:themeColor="accent1"/>
              </w:rPr>
              <w:t>VIS_CTY</w:t>
            </w:r>
          </w:p>
        </w:tc>
        <w:tc>
          <w:tcPr>
            <w:tcW w:w="2455" w:type="dxa"/>
            <w:tcBorders>
              <w:top w:val="single" w:sz="4" w:space="0" w:color="auto"/>
              <w:left w:val="single" w:sz="4" w:space="0" w:color="auto"/>
              <w:bottom w:val="single" w:sz="4" w:space="0" w:color="auto"/>
              <w:right w:val="single" w:sz="4" w:space="0" w:color="auto"/>
            </w:tcBorders>
            <w:hideMark/>
          </w:tcPr>
          <w:p w14:paraId="08D241E9" w14:textId="77777777" w:rsidR="006936D8" w:rsidRDefault="006936D8">
            <w:pPr>
              <w:rPr>
                <w:color w:val="4472C4" w:themeColor="accent1"/>
              </w:rPr>
            </w:pPr>
            <w:r>
              <w:rPr>
                <w:color w:val="4472C4" w:themeColor="accent1"/>
              </w:rPr>
              <w:t>MX</w:t>
            </w:r>
          </w:p>
        </w:tc>
      </w:tr>
    </w:tbl>
    <w:p w14:paraId="352B6BAE" w14:textId="77777777" w:rsidR="006936D8" w:rsidRPr="004F2DB5" w:rsidRDefault="006936D8" w:rsidP="006936D8">
      <w:pPr>
        <w:pStyle w:val="Heading5"/>
      </w:pPr>
      <w:r>
        <w:t>Use Case 3: A Constraint on allowed values for some Dimensions combined with allowed values for some Attributes</w:t>
      </w:r>
    </w:p>
    <w:p w14:paraId="5DCED304" w14:textId="77777777" w:rsidR="006936D8" w:rsidRDefault="006936D8" w:rsidP="006936D8">
      <w:r>
        <w:t xml:space="preserve">R1: Allow </w:t>
      </w:r>
      <w:r>
        <w:rPr>
          <w:rStyle w:val="fixed"/>
        </w:rPr>
        <w:t>monthly</w:t>
      </w:r>
      <w:r>
        <w:t xml:space="preserve"> and </w:t>
      </w:r>
      <w:r>
        <w:rPr>
          <w:rStyle w:val="fixed"/>
        </w:rPr>
        <w:t>quarterly</w:t>
      </w:r>
      <w:r>
        <w:t xml:space="preserve"> data</w:t>
      </w:r>
    </w:p>
    <w:p w14:paraId="6282345E" w14:textId="77777777" w:rsidR="006936D8" w:rsidRDefault="006936D8" w:rsidP="006936D8">
      <w:r>
        <w:t xml:space="preserve">R2: Allow </w:t>
      </w:r>
      <w:r>
        <w:rPr>
          <w:rStyle w:val="fixed"/>
        </w:rPr>
        <w:t>Mexico</w:t>
      </w:r>
      <w:r>
        <w:t xml:space="preserve"> for vis-à-vis country</w:t>
      </w:r>
    </w:p>
    <w:p w14:paraId="381FD3EA" w14:textId="77777777" w:rsidR="006936D8" w:rsidRDefault="006936D8" w:rsidP="006936D8">
      <w:r>
        <w:t xml:space="preserve">R3: Allow </w:t>
      </w:r>
      <w:r>
        <w:rPr>
          <w:rStyle w:val="fixed"/>
        </w:rPr>
        <w:t>present</w:t>
      </w:r>
      <w:r>
        <w:t xml:space="preserve"> for status </w:t>
      </w:r>
    </w:p>
    <w:p w14:paraId="67AE9967" w14:textId="77777777" w:rsidR="00374441" w:rsidRDefault="00374441" w:rsidP="006936D8"/>
    <w:p w14:paraId="381182B6" w14:textId="4872658C" w:rsidR="006936D8" w:rsidRDefault="006936D8" w:rsidP="006936D8">
      <w:r>
        <w:t xml:space="preserve">This may be expressed with the following </w:t>
      </w:r>
      <w:r>
        <w:rPr>
          <w:rStyle w:val="fixed"/>
        </w:rPr>
        <w:t>CubeRegion</w:t>
      </w:r>
      <w:r>
        <w:t>:</w:t>
      </w:r>
    </w:p>
    <w:tbl>
      <w:tblPr>
        <w:tblStyle w:val="TableGrid"/>
        <w:tblW w:w="2500" w:type="pct"/>
        <w:tblCellMar>
          <w:top w:w="28" w:type="dxa"/>
          <w:bottom w:w="28" w:type="dxa"/>
        </w:tblCellMar>
        <w:tblLook w:val="04A0" w:firstRow="1" w:lastRow="0" w:firstColumn="1" w:lastColumn="0" w:noHBand="0" w:noVBand="1"/>
      </w:tblPr>
      <w:tblGrid>
        <w:gridCol w:w="1993"/>
        <w:gridCol w:w="2158"/>
      </w:tblGrid>
      <w:tr w:rsidR="006936D8" w14:paraId="701A53E1" w14:textId="77777777" w:rsidTr="006936D8">
        <w:tc>
          <w:tcPr>
            <w:tcW w:w="2053" w:type="dxa"/>
            <w:tcBorders>
              <w:top w:val="single" w:sz="4" w:space="0" w:color="auto"/>
              <w:left w:val="single" w:sz="4" w:space="0" w:color="auto"/>
              <w:bottom w:val="single" w:sz="4" w:space="0" w:color="auto"/>
              <w:right w:val="single" w:sz="4" w:space="0" w:color="auto"/>
            </w:tcBorders>
            <w:hideMark/>
          </w:tcPr>
          <w:p w14:paraId="12D05DA1" w14:textId="77777777" w:rsidR="006936D8" w:rsidRDefault="006936D8">
            <w:pPr>
              <w:rPr>
                <w:color w:val="4472C4" w:themeColor="accent1"/>
              </w:rPr>
            </w:pPr>
            <w:r>
              <w:rPr>
                <w:color w:val="4472C4" w:themeColor="accent1"/>
              </w:rPr>
              <w:t>FREQ</w:t>
            </w:r>
          </w:p>
        </w:tc>
        <w:tc>
          <w:tcPr>
            <w:tcW w:w="2455" w:type="dxa"/>
            <w:tcBorders>
              <w:top w:val="single" w:sz="4" w:space="0" w:color="auto"/>
              <w:left w:val="single" w:sz="4" w:space="0" w:color="auto"/>
              <w:bottom w:val="single" w:sz="4" w:space="0" w:color="auto"/>
              <w:right w:val="single" w:sz="4" w:space="0" w:color="auto"/>
            </w:tcBorders>
            <w:hideMark/>
          </w:tcPr>
          <w:p w14:paraId="5EA4B756" w14:textId="77777777" w:rsidR="006936D8" w:rsidRDefault="006936D8">
            <w:pPr>
              <w:rPr>
                <w:color w:val="4472C4" w:themeColor="accent1"/>
              </w:rPr>
            </w:pPr>
            <w:r>
              <w:rPr>
                <w:color w:val="4472C4" w:themeColor="accent1"/>
              </w:rPr>
              <w:t>M, Q</w:t>
            </w:r>
          </w:p>
        </w:tc>
      </w:tr>
      <w:tr w:rsidR="006936D8" w14:paraId="7F6AD71B" w14:textId="77777777" w:rsidTr="006936D8">
        <w:tc>
          <w:tcPr>
            <w:tcW w:w="2053" w:type="dxa"/>
            <w:tcBorders>
              <w:top w:val="single" w:sz="4" w:space="0" w:color="auto"/>
              <w:left w:val="single" w:sz="4" w:space="0" w:color="auto"/>
              <w:bottom w:val="single" w:sz="4" w:space="0" w:color="auto"/>
              <w:right w:val="single" w:sz="4" w:space="0" w:color="auto"/>
            </w:tcBorders>
            <w:hideMark/>
          </w:tcPr>
          <w:p w14:paraId="3D10BF52" w14:textId="77777777" w:rsidR="006936D8" w:rsidRDefault="006936D8">
            <w:pPr>
              <w:rPr>
                <w:color w:val="4472C4" w:themeColor="accent1"/>
              </w:rPr>
            </w:pPr>
            <w:r>
              <w:rPr>
                <w:color w:val="4472C4" w:themeColor="accent1"/>
              </w:rPr>
              <w:t>VIS_CTY</w:t>
            </w:r>
          </w:p>
        </w:tc>
        <w:tc>
          <w:tcPr>
            <w:tcW w:w="2455" w:type="dxa"/>
            <w:tcBorders>
              <w:top w:val="single" w:sz="4" w:space="0" w:color="auto"/>
              <w:left w:val="single" w:sz="4" w:space="0" w:color="auto"/>
              <w:bottom w:val="single" w:sz="4" w:space="0" w:color="auto"/>
              <w:right w:val="single" w:sz="4" w:space="0" w:color="auto"/>
            </w:tcBorders>
            <w:hideMark/>
          </w:tcPr>
          <w:p w14:paraId="46888BDF" w14:textId="77777777" w:rsidR="006936D8" w:rsidRDefault="006936D8">
            <w:pPr>
              <w:rPr>
                <w:color w:val="4472C4" w:themeColor="accent1"/>
              </w:rPr>
            </w:pPr>
            <w:r>
              <w:rPr>
                <w:color w:val="4472C4" w:themeColor="accent1"/>
              </w:rPr>
              <w:t>MX</w:t>
            </w:r>
          </w:p>
        </w:tc>
      </w:tr>
      <w:tr w:rsidR="006936D8" w14:paraId="3092C2D7" w14:textId="77777777" w:rsidTr="006936D8">
        <w:tc>
          <w:tcPr>
            <w:tcW w:w="20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0CB12A1" w14:textId="77777777" w:rsidR="006936D8" w:rsidRDefault="006936D8">
            <w:pPr>
              <w:rPr>
                <w:color w:val="00B050"/>
              </w:rPr>
            </w:pPr>
            <w:r>
              <w:rPr>
                <w:color w:val="00B050"/>
              </w:rPr>
              <w:t>OBS_STATUS</w:t>
            </w:r>
          </w:p>
        </w:tc>
        <w:tc>
          <w:tcPr>
            <w:tcW w:w="245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9969303" w14:textId="77777777" w:rsidR="006936D8" w:rsidRDefault="006936D8">
            <w:pPr>
              <w:rPr>
                <w:color w:val="00B050"/>
              </w:rPr>
            </w:pPr>
            <w:r>
              <w:rPr>
                <w:color w:val="00B050"/>
              </w:rPr>
              <w:t>A</w:t>
            </w:r>
          </w:p>
        </w:tc>
      </w:tr>
    </w:tbl>
    <w:p w14:paraId="09498967" w14:textId="77777777" w:rsidR="006936D8" w:rsidRPr="004F2DB5" w:rsidRDefault="006936D8" w:rsidP="006936D8">
      <w:pPr>
        <w:pStyle w:val="Heading5"/>
      </w:pPr>
      <w:r>
        <w:t>Use Case 4: A Constraint on allowed combinations for some Dimensions combined with specific Attribute values</w:t>
      </w:r>
    </w:p>
    <w:p w14:paraId="6528D8FB" w14:textId="77777777" w:rsidR="006936D8" w:rsidRDefault="006936D8" w:rsidP="006936D8">
      <w:r>
        <w:t xml:space="preserve">R1: Allow </w:t>
      </w:r>
      <w:r>
        <w:rPr>
          <w:rStyle w:val="fixed"/>
        </w:rPr>
        <w:t>monthly</w:t>
      </w:r>
      <w:r>
        <w:t xml:space="preserve"> data, for </w:t>
      </w:r>
      <w:r>
        <w:rPr>
          <w:rStyle w:val="fixed"/>
        </w:rPr>
        <w:t>Germany</w:t>
      </w:r>
      <w:r>
        <w:t xml:space="preserve">, with unit </w:t>
      </w:r>
      <w:r>
        <w:rPr>
          <w:rStyle w:val="fixed"/>
        </w:rPr>
        <w:t>euro</w:t>
      </w:r>
    </w:p>
    <w:p w14:paraId="6B190799" w14:textId="77777777" w:rsidR="006936D8" w:rsidRDefault="006936D8" w:rsidP="006936D8">
      <w:r>
        <w:t xml:space="preserve">R2: Allow </w:t>
      </w:r>
      <w:r>
        <w:rPr>
          <w:rStyle w:val="fixed"/>
        </w:rPr>
        <w:t>quarterly</w:t>
      </w:r>
      <w:r>
        <w:t xml:space="preserve"> data, for </w:t>
      </w:r>
      <w:r>
        <w:rPr>
          <w:rStyle w:val="fixed"/>
        </w:rPr>
        <w:t>Mexico</w:t>
      </w:r>
      <w:r>
        <w:t xml:space="preserve">, with unit </w:t>
      </w:r>
      <w:r>
        <w:rPr>
          <w:rStyle w:val="fixed"/>
        </w:rPr>
        <w:t>usd</w:t>
      </w:r>
    </w:p>
    <w:p w14:paraId="3AF1BE27" w14:textId="77777777" w:rsidR="00374441" w:rsidRDefault="00374441" w:rsidP="006936D8"/>
    <w:p w14:paraId="3A45606F" w14:textId="2CCFCCD4" w:rsidR="006936D8" w:rsidRDefault="006936D8" w:rsidP="006936D8">
      <w:r>
        <w:t xml:space="preserve">This </w:t>
      </w:r>
      <w:proofErr w:type="gramStart"/>
      <w:r>
        <w:t>is may be</w:t>
      </w:r>
      <w:proofErr w:type="gramEnd"/>
      <w:r>
        <w:t xml:space="preserve"> expressed with the following </w:t>
      </w:r>
      <w:r>
        <w:rPr>
          <w:rStyle w:val="fixed"/>
        </w:rPr>
        <w:t>DataKeySet</w:t>
      </w:r>
      <w:r>
        <w:t>:</w:t>
      </w:r>
    </w:p>
    <w:tbl>
      <w:tblPr>
        <w:tblStyle w:val="TableGrid"/>
        <w:tblW w:w="3639" w:type="pct"/>
        <w:tblCellMar>
          <w:top w:w="28" w:type="dxa"/>
          <w:bottom w:w="28" w:type="dxa"/>
        </w:tblCellMar>
        <w:tblLook w:val="04A0" w:firstRow="1" w:lastRow="0" w:firstColumn="1" w:lastColumn="0" w:noHBand="0" w:noVBand="1"/>
      </w:tblPr>
      <w:tblGrid>
        <w:gridCol w:w="1882"/>
        <w:gridCol w:w="1934"/>
        <w:gridCol w:w="2226"/>
      </w:tblGrid>
      <w:tr w:rsidR="006936D8" w14:paraId="18ABFF5B" w14:textId="77777777" w:rsidTr="006936D8">
        <w:tc>
          <w:tcPr>
            <w:tcW w:w="2054" w:type="dxa"/>
            <w:vMerge w:val="restart"/>
            <w:tcBorders>
              <w:top w:val="single" w:sz="4" w:space="0" w:color="auto"/>
              <w:left w:val="single" w:sz="4" w:space="0" w:color="auto"/>
              <w:bottom w:val="single" w:sz="4" w:space="0" w:color="auto"/>
              <w:right w:val="single" w:sz="4" w:space="0" w:color="auto"/>
            </w:tcBorders>
            <w:hideMark/>
          </w:tcPr>
          <w:p w14:paraId="129152E0" w14:textId="77777777" w:rsidR="006936D8" w:rsidRDefault="006936D8">
            <w:pPr>
              <w:rPr>
                <w:color w:val="4472C4" w:themeColor="accent1"/>
              </w:rPr>
            </w:pPr>
            <w:r>
              <w:rPr>
                <w:color w:val="4472C4" w:themeColor="accent1"/>
              </w:rPr>
              <w:t>Key1</w:t>
            </w:r>
          </w:p>
        </w:tc>
        <w:tc>
          <w:tcPr>
            <w:tcW w:w="2053" w:type="dxa"/>
            <w:tcBorders>
              <w:top w:val="single" w:sz="4" w:space="0" w:color="auto"/>
              <w:left w:val="single" w:sz="4" w:space="0" w:color="auto"/>
              <w:bottom w:val="single" w:sz="4" w:space="0" w:color="auto"/>
              <w:right w:val="single" w:sz="4" w:space="0" w:color="auto"/>
            </w:tcBorders>
            <w:hideMark/>
          </w:tcPr>
          <w:p w14:paraId="6C2518F7" w14:textId="77777777" w:rsidR="006936D8" w:rsidRDefault="006936D8">
            <w:pPr>
              <w:rPr>
                <w:color w:val="4472C4" w:themeColor="accent1"/>
              </w:rPr>
            </w:pPr>
            <w:r>
              <w:rPr>
                <w:color w:val="4472C4" w:themeColor="accent1"/>
              </w:rPr>
              <w:t>FREQ</w:t>
            </w:r>
          </w:p>
        </w:tc>
        <w:tc>
          <w:tcPr>
            <w:tcW w:w="2455" w:type="dxa"/>
            <w:tcBorders>
              <w:top w:val="single" w:sz="4" w:space="0" w:color="auto"/>
              <w:left w:val="single" w:sz="4" w:space="0" w:color="auto"/>
              <w:bottom w:val="single" w:sz="4" w:space="0" w:color="auto"/>
              <w:right w:val="single" w:sz="4" w:space="0" w:color="auto"/>
            </w:tcBorders>
            <w:hideMark/>
          </w:tcPr>
          <w:p w14:paraId="663BA168" w14:textId="77777777" w:rsidR="006936D8" w:rsidRDefault="006936D8">
            <w:pPr>
              <w:rPr>
                <w:color w:val="4472C4" w:themeColor="accent1"/>
              </w:rPr>
            </w:pPr>
            <w:r>
              <w:rPr>
                <w:color w:val="4472C4" w:themeColor="accent1"/>
              </w:rPr>
              <w:t>M</w:t>
            </w:r>
          </w:p>
        </w:tc>
      </w:tr>
      <w:tr w:rsidR="006936D8" w14:paraId="3556C7E8" w14:textId="77777777" w:rsidTr="006936D8">
        <w:tc>
          <w:tcPr>
            <w:tcW w:w="0" w:type="auto"/>
            <w:vMerge/>
            <w:tcBorders>
              <w:top w:val="single" w:sz="4" w:space="0" w:color="auto"/>
              <w:left w:val="single" w:sz="4" w:space="0" w:color="auto"/>
              <w:bottom w:val="single" w:sz="4" w:space="0" w:color="auto"/>
              <w:right w:val="single" w:sz="4" w:space="0" w:color="auto"/>
            </w:tcBorders>
            <w:vAlign w:val="center"/>
            <w:hideMark/>
          </w:tcPr>
          <w:p w14:paraId="1970011B" w14:textId="77777777" w:rsidR="006936D8" w:rsidRDefault="006936D8">
            <w:pPr>
              <w:jc w:val="left"/>
              <w:rPr>
                <w:color w:val="4472C4" w:themeColor="accent1"/>
                <w:sz w:val="24"/>
                <w:szCs w:val="24"/>
              </w:rPr>
            </w:pPr>
          </w:p>
        </w:tc>
        <w:tc>
          <w:tcPr>
            <w:tcW w:w="2053" w:type="dxa"/>
            <w:tcBorders>
              <w:top w:val="single" w:sz="4" w:space="0" w:color="auto"/>
              <w:left w:val="single" w:sz="4" w:space="0" w:color="auto"/>
              <w:bottom w:val="single" w:sz="4" w:space="0" w:color="auto"/>
              <w:right w:val="single" w:sz="4" w:space="0" w:color="auto"/>
            </w:tcBorders>
            <w:hideMark/>
          </w:tcPr>
          <w:p w14:paraId="78E72160" w14:textId="77777777" w:rsidR="006936D8" w:rsidRDefault="006936D8">
            <w:pPr>
              <w:rPr>
                <w:color w:val="4472C4" w:themeColor="accent1"/>
              </w:rPr>
            </w:pPr>
            <w:r>
              <w:rPr>
                <w:color w:val="4472C4" w:themeColor="accent1"/>
              </w:rPr>
              <w:t>VIS_CTY</w:t>
            </w:r>
          </w:p>
        </w:tc>
        <w:tc>
          <w:tcPr>
            <w:tcW w:w="2455" w:type="dxa"/>
            <w:tcBorders>
              <w:top w:val="single" w:sz="4" w:space="0" w:color="auto"/>
              <w:left w:val="single" w:sz="4" w:space="0" w:color="auto"/>
              <w:bottom w:val="single" w:sz="4" w:space="0" w:color="auto"/>
              <w:right w:val="single" w:sz="4" w:space="0" w:color="auto"/>
            </w:tcBorders>
            <w:hideMark/>
          </w:tcPr>
          <w:p w14:paraId="55F86565" w14:textId="77777777" w:rsidR="006936D8" w:rsidRDefault="006936D8">
            <w:pPr>
              <w:rPr>
                <w:color w:val="4472C4" w:themeColor="accent1"/>
              </w:rPr>
            </w:pPr>
            <w:r>
              <w:rPr>
                <w:color w:val="4472C4" w:themeColor="accent1"/>
              </w:rPr>
              <w:t>DE</w:t>
            </w:r>
          </w:p>
        </w:tc>
      </w:tr>
      <w:tr w:rsidR="006936D8" w14:paraId="5E11D49D" w14:textId="77777777" w:rsidTr="006936D8">
        <w:tc>
          <w:tcPr>
            <w:tcW w:w="0" w:type="auto"/>
            <w:vMerge/>
            <w:tcBorders>
              <w:top w:val="single" w:sz="4" w:space="0" w:color="auto"/>
              <w:left w:val="single" w:sz="4" w:space="0" w:color="auto"/>
              <w:bottom w:val="single" w:sz="4" w:space="0" w:color="auto"/>
              <w:right w:val="single" w:sz="4" w:space="0" w:color="auto"/>
            </w:tcBorders>
            <w:vAlign w:val="center"/>
            <w:hideMark/>
          </w:tcPr>
          <w:p w14:paraId="5D3FDE8E" w14:textId="77777777" w:rsidR="006936D8" w:rsidRDefault="006936D8">
            <w:pPr>
              <w:jc w:val="left"/>
              <w:rPr>
                <w:color w:val="4472C4" w:themeColor="accent1"/>
                <w:sz w:val="24"/>
                <w:szCs w:val="24"/>
              </w:rPr>
            </w:pPr>
          </w:p>
        </w:tc>
        <w:tc>
          <w:tcPr>
            <w:tcW w:w="2053" w:type="dxa"/>
            <w:tcBorders>
              <w:top w:val="single" w:sz="4" w:space="0" w:color="auto"/>
              <w:left w:val="single" w:sz="4" w:space="0" w:color="auto"/>
              <w:bottom w:val="single" w:sz="4" w:space="0" w:color="auto"/>
              <w:right w:val="single" w:sz="4" w:space="0" w:color="auto"/>
            </w:tcBorders>
            <w:hideMark/>
          </w:tcPr>
          <w:p w14:paraId="7649CE2A" w14:textId="77777777" w:rsidR="006936D8" w:rsidRDefault="006936D8">
            <w:pPr>
              <w:rPr>
                <w:color w:val="4472C4" w:themeColor="accent1"/>
              </w:rPr>
            </w:pPr>
            <w:r>
              <w:rPr>
                <w:color w:val="00B050"/>
              </w:rPr>
              <w:t>UNIT</w:t>
            </w:r>
          </w:p>
        </w:tc>
        <w:tc>
          <w:tcPr>
            <w:tcW w:w="2455" w:type="dxa"/>
            <w:tcBorders>
              <w:top w:val="single" w:sz="4" w:space="0" w:color="auto"/>
              <w:left w:val="single" w:sz="4" w:space="0" w:color="auto"/>
              <w:bottom w:val="single" w:sz="4" w:space="0" w:color="auto"/>
              <w:right w:val="single" w:sz="4" w:space="0" w:color="auto"/>
            </w:tcBorders>
            <w:hideMark/>
          </w:tcPr>
          <w:p w14:paraId="087726A2" w14:textId="77777777" w:rsidR="006936D8" w:rsidRDefault="006936D8">
            <w:pPr>
              <w:rPr>
                <w:color w:val="4472C4" w:themeColor="accent1"/>
              </w:rPr>
            </w:pPr>
            <w:r>
              <w:rPr>
                <w:color w:val="00B050"/>
              </w:rPr>
              <w:t>EUR</w:t>
            </w:r>
          </w:p>
        </w:tc>
      </w:tr>
      <w:tr w:rsidR="006936D8" w14:paraId="67FF7FA9" w14:textId="77777777" w:rsidTr="006936D8">
        <w:tc>
          <w:tcPr>
            <w:tcW w:w="2054" w:type="dxa"/>
            <w:vMerge w:val="restart"/>
            <w:tcBorders>
              <w:top w:val="single" w:sz="4" w:space="0" w:color="auto"/>
              <w:left w:val="single" w:sz="4" w:space="0" w:color="auto"/>
              <w:bottom w:val="single" w:sz="4" w:space="0" w:color="auto"/>
              <w:right w:val="single" w:sz="4" w:space="0" w:color="auto"/>
            </w:tcBorders>
            <w:hideMark/>
          </w:tcPr>
          <w:p w14:paraId="6D167AFA" w14:textId="77777777" w:rsidR="006936D8" w:rsidRDefault="006936D8">
            <w:pPr>
              <w:rPr>
                <w:color w:val="4472C4" w:themeColor="accent1"/>
              </w:rPr>
            </w:pPr>
            <w:r>
              <w:rPr>
                <w:color w:val="4472C4" w:themeColor="accent1"/>
              </w:rPr>
              <w:t>Key2</w:t>
            </w:r>
          </w:p>
        </w:tc>
        <w:tc>
          <w:tcPr>
            <w:tcW w:w="2053" w:type="dxa"/>
            <w:tcBorders>
              <w:top w:val="single" w:sz="4" w:space="0" w:color="auto"/>
              <w:left w:val="single" w:sz="4" w:space="0" w:color="auto"/>
              <w:bottom w:val="single" w:sz="4" w:space="0" w:color="auto"/>
              <w:right w:val="single" w:sz="4" w:space="0" w:color="auto"/>
            </w:tcBorders>
            <w:hideMark/>
          </w:tcPr>
          <w:p w14:paraId="1278B0E6" w14:textId="77777777" w:rsidR="006936D8" w:rsidRDefault="006936D8">
            <w:pPr>
              <w:rPr>
                <w:color w:val="4472C4" w:themeColor="accent1"/>
              </w:rPr>
            </w:pPr>
            <w:r>
              <w:rPr>
                <w:color w:val="4472C4" w:themeColor="accent1"/>
              </w:rPr>
              <w:t>FREQ</w:t>
            </w:r>
          </w:p>
        </w:tc>
        <w:tc>
          <w:tcPr>
            <w:tcW w:w="2455" w:type="dxa"/>
            <w:tcBorders>
              <w:top w:val="single" w:sz="4" w:space="0" w:color="auto"/>
              <w:left w:val="single" w:sz="4" w:space="0" w:color="auto"/>
              <w:bottom w:val="single" w:sz="4" w:space="0" w:color="auto"/>
              <w:right w:val="single" w:sz="4" w:space="0" w:color="auto"/>
            </w:tcBorders>
            <w:hideMark/>
          </w:tcPr>
          <w:p w14:paraId="3B272692" w14:textId="77777777" w:rsidR="006936D8" w:rsidRDefault="006936D8">
            <w:pPr>
              <w:rPr>
                <w:color w:val="4472C4" w:themeColor="accent1"/>
              </w:rPr>
            </w:pPr>
            <w:r>
              <w:rPr>
                <w:color w:val="4472C4" w:themeColor="accent1"/>
              </w:rPr>
              <w:t>Q</w:t>
            </w:r>
          </w:p>
        </w:tc>
      </w:tr>
      <w:tr w:rsidR="006936D8" w14:paraId="4D5E1B01" w14:textId="77777777" w:rsidTr="006936D8">
        <w:tc>
          <w:tcPr>
            <w:tcW w:w="0" w:type="auto"/>
            <w:vMerge/>
            <w:tcBorders>
              <w:top w:val="single" w:sz="4" w:space="0" w:color="auto"/>
              <w:left w:val="single" w:sz="4" w:space="0" w:color="auto"/>
              <w:bottom w:val="single" w:sz="4" w:space="0" w:color="auto"/>
              <w:right w:val="single" w:sz="4" w:space="0" w:color="auto"/>
            </w:tcBorders>
            <w:vAlign w:val="center"/>
            <w:hideMark/>
          </w:tcPr>
          <w:p w14:paraId="4FD16151" w14:textId="77777777" w:rsidR="006936D8" w:rsidRDefault="006936D8">
            <w:pPr>
              <w:jc w:val="left"/>
              <w:rPr>
                <w:color w:val="4472C4" w:themeColor="accent1"/>
                <w:sz w:val="24"/>
                <w:szCs w:val="24"/>
              </w:rPr>
            </w:pPr>
          </w:p>
        </w:tc>
        <w:tc>
          <w:tcPr>
            <w:tcW w:w="2053" w:type="dxa"/>
            <w:tcBorders>
              <w:top w:val="single" w:sz="4" w:space="0" w:color="auto"/>
              <w:left w:val="single" w:sz="4" w:space="0" w:color="auto"/>
              <w:bottom w:val="single" w:sz="4" w:space="0" w:color="auto"/>
              <w:right w:val="single" w:sz="4" w:space="0" w:color="auto"/>
            </w:tcBorders>
            <w:hideMark/>
          </w:tcPr>
          <w:p w14:paraId="2E8F41FC" w14:textId="77777777" w:rsidR="006936D8" w:rsidRDefault="006936D8">
            <w:pPr>
              <w:rPr>
                <w:color w:val="4472C4" w:themeColor="accent1"/>
              </w:rPr>
            </w:pPr>
            <w:r>
              <w:rPr>
                <w:color w:val="4472C4" w:themeColor="accent1"/>
              </w:rPr>
              <w:t>VIS_CTY</w:t>
            </w:r>
          </w:p>
        </w:tc>
        <w:tc>
          <w:tcPr>
            <w:tcW w:w="2455" w:type="dxa"/>
            <w:tcBorders>
              <w:top w:val="single" w:sz="4" w:space="0" w:color="auto"/>
              <w:left w:val="single" w:sz="4" w:space="0" w:color="auto"/>
              <w:bottom w:val="single" w:sz="4" w:space="0" w:color="auto"/>
              <w:right w:val="single" w:sz="4" w:space="0" w:color="auto"/>
            </w:tcBorders>
            <w:hideMark/>
          </w:tcPr>
          <w:p w14:paraId="48E3270E" w14:textId="77777777" w:rsidR="006936D8" w:rsidRDefault="006936D8">
            <w:pPr>
              <w:rPr>
                <w:color w:val="4472C4" w:themeColor="accent1"/>
              </w:rPr>
            </w:pPr>
            <w:r>
              <w:rPr>
                <w:color w:val="4472C4" w:themeColor="accent1"/>
              </w:rPr>
              <w:t>MX</w:t>
            </w:r>
          </w:p>
        </w:tc>
      </w:tr>
      <w:tr w:rsidR="006936D8" w14:paraId="11D448CC" w14:textId="77777777" w:rsidTr="006936D8">
        <w:tc>
          <w:tcPr>
            <w:tcW w:w="0" w:type="auto"/>
            <w:vMerge/>
            <w:tcBorders>
              <w:top w:val="single" w:sz="4" w:space="0" w:color="auto"/>
              <w:left w:val="single" w:sz="4" w:space="0" w:color="auto"/>
              <w:bottom w:val="single" w:sz="4" w:space="0" w:color="auto"/>
              <w:right w:val="single" w:sz="4" w:space="0" w:color="auto"/>
            </w:tcBorders>
            <w:vAlign w:val="center"/>
            <w:hideMark/>
          </w:tcPr>
          <w:p w14:paraId="2E3EC3D1" w14:textId="77777777" w:rsidR="006936D8" w:rsidRDefault="006936D8">
            <w:pPr>
              <w:jc w:val="left"/>
              <w:rPr>
                <w:color w:val="4472C4" w:themeColor="accent1"/>
                <w:sz w:val="24"/>
                <w:szCs w:val="24"/>
              </w:rPr>
            </w:pPr>
          </w:p>
        </w:tc>
        <w:tc>
          <w:tcPr>
            <w:tcW w:w="2053" w:type="dxa"/>
            <w:tcBorders>
              <w:top w:val="single" w:sz="4" w:space="0" w:color="auto"/>
              <w:left w:val="single" w:sz="4" w:space="0" w:color="auto"/>
              <w:bottom w:val="single" w:sz="4" w:space="0" w:color="auto"/>
              <w:right w:val="single" w:sz="4" w:space="0" w:color="auto"/>
            </w:tcBorders>
            <w:hideMark/>
          </w:tcPr>
          <w:p w14:paraId="38EAE339" w14:textId="77777777" w:rsidR="006936D8" w:rsidRDefault="006936D8">
            <w:pPr>
              <w:rPr>
                <w:color w:val="4472C4" w:themeColor="accent1"/>
              </w:rPr>
            </w:pPr>
            <w:r>
              <w:rPr>
                <w:color w:val="00B050"/>
              </w:rPr>
              <w:t>UNIT</w:t>
            </w:r>
          </w:p>
        </w:tc>
        <w:tc>
          <w:tcPr>
            <w:tcW w:w="2455" w:type="dxa"/>
            <w:tcBorders>
              <w:top w:val="single" w:sz="4" w:space="0" w:color="auto"/>
              <w:left w:val="single" w:sz="4" w:space="0" w:color="auto"/>
              <w:bottom w:val="single" w:sz="4" w:space="0" w:color="auto"/>
              <w:right w:val="single" w:sz="4" w:space="0" w:color="auto"/>
            </w:tcBorders>
            <w:hideMark/>
          </w:tcPr>
          <w:p w14:paraId="261BC153" w14:textId="77777777" w:rsidR="006936D8" w:rsidRDefault="006936D8">
            <w:pPr>
              <w:rPr>
                <w:color w:val="4472C4" w:themeColor="accent1"/>
              </w:rPr>
            </w:pPr>
            <w:r>
              <w:rPr>
                <w:color w:val="00B050"/>
              </w:rPr>
              <w:t>USD</w:t>
            </w:r>
          </w:p>
        </w:tc>
      </w:tr>
    </w:tbl>
    <w:p w14:paraId="17F98411" w14:textId="77777777" w:rsidR="006936D8" w:rsidRPr="004F2DB5" w:rsidRDefault="006936D8" w:rsidP="006936D8">
      <w:pPr>
        <w:pStyle w:val="Heading5"/>
      </w:pPr>
      <w:r>
        <w:t>Use Case 5: A Constraint on allowed values for some Dimensions together with some combination of Dimension values</w:t>
      </w:r>
    </w:p>
    <w:p w14:paraId="5A4C3E5D" w14:textId="77777777" w:rsidR="006936D8" w:rsidRDefault="006936D8" w:rsidP="006936D8">
      <w:r>
        <w:t xml:space="preserve">R1: For </w:t>
      </w:r>
      <w:r>
        <w:rPr>
          <w:rStyle w:val="fixed"/>
        </w:rPr>
        <w:t>annually</w:t>
      </w:r>
      <w:r>
        <w:t xml:space="preserve"> and </w:t>
      </w:r>
      <w:r>
        <w:rPr>
          <w:rStyle w:val="fixed"/>
        </w:rPr>
        <w:t>quarterly</w:t>
      </w:r>
      <w:r>
        <w:t xml:space="preserve"> data, for </w:t>
      </w:r>
      <w:r>
        <w:rPr>
          <w:rStyle w:val="fixed"/>
        </w:rPr>
        <w:t>Mexico</w:t>
      </w:r>
      <w:r>
        <w:t xml:space="preserve"> and </w:t>
      </w:r>
      <w:r>
        <w:rPr>
          <w:rStyle w:val="fixed"/>
        </w:rPr>
        <w:t>Germany</w:t>
      </w:r>
      <w:r>
        <w:t xml:space="preserve">, only </w:t>
      </w:r>
      <w:r>
        <w:rPr>
          <w:rStyle w:val="fixed"/>
        </w:rPr>
        <w:t>A</w:t>
      </w:r>
      <w:r>
        <w:t xml:space="preserve"> status is allowed</w:t>
      </w:r>
    </w:p>
    <w:p w14:paraId="3A016CD9" w14:textId="77777777" w:rsidR="006936D8" w:rsidRDefault="006936D8" w:rsidP="006936D8">
      <w:r>
        <w:t xml:space="preserve">R2: For </w:t>
      </w:r>
      <w:r>
        <w:rPr>
          <w:rStyle w:val="fixed"/>
        </w:rPr>
        <w:t>monthly</w:t>
      </w:r>
      <w:r>
        <w:t xml:space="preserve"> data, for </w:t>
      </w:r>
      <w:r>
        <w:rPr>
          <w:rStyle w:val="fixed"/>
        </w:rPr>
        <w:t>Mexico</w:t>
      </w:r>
      <w:r>
        <w:t xml:space="preserve"> and </w:t>
      </w:r>
      <w:r>
        <w:rPr>
          <w:rStyle w:val="fixed"/>
        </w:rPr>
        <w:t>Germany</w:t>
      </w:r>
      <w:r>
        <w:t xml:space="preserve">, only </w:t>
      </w:r>
      <w:r>
        <w:rPr>
          <w:rStyle w:val="fixed"/>
        </w:rPr>
        <w:t>F</w:t>
      </w:r>
      <w:r>
        <w:t xml:space="preserve"> status is allowed</w:t>
      </w:r>
    </w:p>
    <w:p w14:paraId="4467E5C9" w14:textId="77777777" w:rsidR="00374441" w:rsidRDefault="00374441" w:rsidP="006936D8"/>
    <w:p w14:paraId="63B98C5C" w14:textId="070776DE" w:rsidR="006936D8" w:rsidRDefault="006936D8" w:rsidP="006936D8">
      <w:r>
        <w:t xml:space="preserve">Considering the above examples, the following </w:t>
      </w:r>
      <w:r>
        <w:rPr>
          <w:rStyle w:val="fixed"/>
        </w:rPr>
        <w:t>CubeRegion</w:t>
      </w:r>
      <w:r w:rsidRPr="004F2DB5">
        <w:rPr>
          <w:rStyle w:val="fixed"/>
        </w:rPr>
        <w:t>s</w:t>
      </w:r>
      <w:r>
        <w:t xml:space="preserve"> would be created:</w:t>
      </w:r>
    </w:p>
    <w:tbl>
      <w:tblPr>
        <w:tblStyle w:val="TableGrid"/>
        <w:tblW w:w="3639" w:type="pct"/>
        <w:tblLook w:val="04A0" w:firstRow="1" w:lastRow="0" w:firstColumn="1" w:lastColumn="0" w:noHBand="0" w:noVBand="1"/>
      </w:tblPr>
      <w:tblGrid>
        <w:gridCol w:w="1960"/>
        <w:gridCol w:w="1980"/>
        <w:gridCol w:w="2102"/>
      </w:tblGrid>
      <w:tr w:rsidR="006936D8" w14:paraId="119619A5" w14:textId="77777777" w:rsidTr="006936D8">
        <w:tc>
          <w:tcPr>
            <w:tcW w:w="2054" w:type="dxa"/>
            <w:vMerge w:val="restart"/>
            <w:tcBorders>
              <w:top w:val="single" w:sz="4" w:space="0" w:color="auto"/>
              <w:left w:val="single" w:sz="4" w:space="0" w:color="auto"/>
              <w:bottom w:val="single" w:sz="4" w:space="0" w:color="auto"/>
              <w:right w:val="single" w:sz="4" w:space="0" w:color="auto"/>
            </w:tcBorders>
            <w:hideMark/>
          </w:tcPr>
          <w:p w14:paraId="604A82DB" w14:textId="77777777" w:rsidR="006936D8" w:rsidRDefault="006936D8">
            <w:pPr>
              <w:rPr>
                <w:color w:val="4472C4" w:themeColor="accent1"/>
              </w:rPr>
            </w:pPr>
            <w:r>
              <w:rPr>
                <w:color w:val="4472C4" w:themeColor="accent1"/>
              </w:rPr>
              <w:t>CubeRegion1</w:t>
            </w:r>
          </w:p>
        </w:tc>
        <w:tc>
          <w:tcPr>
            <w:tcW w:w="2053" w:type="dxa"/>
            <w:tcBorders>
              <w:top w:val="single" w:sz="4" w:space="0" w:color="auto"/>
              <w:left w:val="single" w:sz="4" w:space="0" w:color="auto"/>
              <w:bottom w:val="single" w:sz="4" w:space="0" w:color="auto"/>
              <w:right w:val="single" w:sz="4" w:space="0" w:color="auto"/>
            </w:tcBorders>
            <w:hideMark/>
          </w:tcPr>
          <w:p w14:paraId="258AF8CE" w14:textId="77777777" w:rsidR="006936D8" w:rsidRDefault="006936D8">
            <w:pPr>
              <w:rPr>
                <w:color w:val="4472C4" w:themeColor="accent1"/>
              </w:rPr>
            </w:pPr>
            <w:r>
              <w:rPr>
                <w:color w:val="4472C4" w:themeColor="accent1"/>
              </w:rPr>
              <w:t>FREQ</w:t>
            </w:r>
          </w:p>
        </w:tc>
        <w:tc>
          <w:tcPr>
            <w:tcW w:w="2455" w:type="dxa"/>
            <w:tcBorders>
              <w:top w:val="single" w:sz="4" w:space="0" w:color="auto"/>
              <w:left w:val="single" w:sz="4" w:space="0" w:color="auto"/>
              <w:bottom w:val="single" w:sz="4" w:space="0" w:color="auto"/>
              <w:right w:val="single" w:sz="4" w:space="0" w:color="auto"/>
            </w:tcBorders>
            <w:hideMark/>
          </w:tcPr>
          <w:p w14:paraId="5F77CA3B" w14:textId="77777777" w:rsidR="006936D8" w:rsidRDefault="006936D8">
            <w:pPr>
              <w:rPr>
                <w:color w:val="4472C4" w:themeColor="accent1"/>
              </w:rPr>
            </w:pPr>
            <w:r>
              <w:rPr>
                <w:color w:val="4472C4" w:themeColor="accent1"/>
              </w:rPr>
              <w:t>Q, A</w:t>
            </w:r>
          </w:p>
        </w:tc>
      </w:tr>
      <w:tr w:rsidR="006936D8" w14:paraId="2CC2B736" w14:textId="77777777" w:rsidTr="006936D8">
        <w:tc>
          <w:tcPr>
            <w:tcW w:w="0" w:type="auto"/>
            <w:vMerge/>
            <w:tcBorders>
              <w:top w:val="single" w:sz="4" w:space="0" w:color="auto"/>
              <w:left w:val="single" w:sz="4" w:space="0" w:color="auto"/>
              <w:bottom w:val="single" w:sz="4" w:space="0" w:color="auto"/>
              <w:right w:val="single" w:sz="4" w:space="0" w:color="auto"/>
            </w:tcBorders>
            <w:vAlign w:val="center"/>
            <w:hideMark/>
          </w:tcPr>
          <w:p w14:paraId="46628B1C" w14:textId="77777777" w:rsidR="006936D8" w:rsidRDefault="006936D8">
            <w:pPr>
              <w:jc w:val="left"/>
              <w:rPr>
                <w:color w:val="4472C4" w:themeColor="accent1"/>
                <w:sz w:val="24"/>
                <w:szCs w:val="24"/>
              </w:rPr>
            </w:pPr>
          </w:p>
        </w:tc>
        <w:tc>
          <w:tcPr>
            <w:tcW w:w="2053" w:type="dxa"/>
            <w:tcBorders>
              <w:top w:val="single" w:sz="4" w:space="0" w:color="auto"/>
              <w:left w:val="single" w:sz="4" w:space="0" w:color="auto"/>
              <w:bottom w:val="single" w:sz="4" w:space="0" w:color="auto"/>
              <w:right w:val="single" w:sz="4" w:space="0" w:color="auto"/>
            </w:tcBorders>
            <w:hideMark/>
          </w:tcPr>
          <w:p w14:paraId="4D7F858A" w14:textId="77777777" w:rsidR="006936D8" w:rsidRDefault="006936D8">
            <w:pPr>
              <w:rPr>
                <w:color w:val="4472C4" w:themeColor="accent1"/>
              </w:rPr>
            </w:pPr>
            <w:r>
              <w:rPr>
                <w:color w:val="4472C4" w:themeColor="accent1"/>
              </w:rPr>
              <w:t>VIS_CTY</w:t>
            </w:r>
          </w:p>
        </w:tc>
        <w:tc>
          <w:tcPr>
            <w:tcW w:w="2455" w:type="dxa"/>
            <w:tcBorders>
              <w:top w:val="single" w:sz="4" w:space="0" w:color="auto"/>
              <w:left w:val="single" w:sz="4" w:space="0" w:color="auto"/>
              <w:bottom w:val="single" w:sz="4" w:space="0" w:color="auto"/>
              <w:right w:val="single" w:sz="4" w:space="0" w:color="auto"/>
            </w:tcBorders>
            <w:hideMark/>
          </w:tcPr>
          <w:p w14:paraId="3032ED34" w14:textId="77777777" w:rsidR="006936D8" w:rsidRDefault="006936D8">
            <w:pPr>
              <w:rPr>
                <w:color w:val="4472C4" w:themeColor="accent1"/>
              </w:rPr>
            </w:pPr>
            <w:r>
              <w:rPr>
                <w:color w:val="4472C4" w:themeColor="accent1"/>
              </w:rPr>
              <w:t>MX, DE</w:t>
            </w:r>
          </w:p>
        </w:tc>
      </w:tr>
      <w:tr w:rsidR="006936D8" w14:paraId="61DE4056" w14:textId="77777777" w:rsidTr="006936D8">
        <w:tc>
          <w:tcPr>
            <w:tcW w:w="0" w:type="auto"/>
            <w:vMerge/>
            <w:tcBorders>
              <w:top w:val="single" w:sz="4" w:space="0" w:color="auto"/>
              <w:left w:val="single" w:sz="4" w:space="0" w:color="auto"/>
              <w:bottom w:val="single" w:sz="4" w:space="0" w:color="auto"/>
              <w:right w:val="single" w:sz="4" w:space="0" w:color="auto"/>
            </w:tcBorders>
            <w:vAlign w:val="center"/>
            <w:hideMark/>
          </w:tcPr>
          <w:p w14:paraId="44FB6BDB" w14:textId="77777777" w:rsidR="006936D8" w:rsidRDefault="006936D8">
            <w:pPr>
              <w:jc w:val="left"/>
              <w:rPr>
                <w:color w:val="4472C4" w:themeColor="accent1"/>
                <w:sz w:val="24"/>
                <w:szCs w:val="24"/>
              </w:rPr>
            </w:pPr>
          </w:p>
        </w:tc>
        <w:tc>
          <w:tcPr>
            <w:tcW w:w="2053" w:type="dxa"/>
            <w:tcBorders>
              <w:top w:val="single" w:sz="4" w:space="0" w:color="auto"/>
              <w:left w:val="single" w:sz="4" w:space="0" w:color="auto"/>
              <w:bottom w:val="single" w:sz="4" w:space="0" w:color="auto"/>
              <w:right w:val="single" w:sz="4" w:space="0" w:color="auto"/>
            </w:tcBorders>
            <w:hideMark/>
          </w:tcPr>
          <w:p w14:paraId="7C659735" w14:textId="77777777" w:rsidR="006936D8" w:rsidRDefault="006936D8">
            <w:pPr>
              <w:rPr>
                <w:color w:val="00B050"/>
              </w:rPr>
            </w:pPr>
            <w:r>
              <w:rPr>
                <w:color w:val="00B050"/>
              </w:rPr>
              <w:t>OBS_STATUS</w:t>
            </w:r>
          </w:p>
        </w:tc>
        <w:tc>
          <w:tcPr>
            <w:tcW w:w="2455" w:type="dxa"/>
            <w:tcBorders>
              <w:top w:val="single" w:sz="4" w:space="0" w:color="auto"/>
              <w:left w:val="single" w:sz="4" w:space="0" w:color="auto"/>
              <w:bottom w:val="single" w:sz="4" w:space="0" w:color="auto"/>
              <w:right w:val="single" w:sz="4" w:space="0" w:color="auto"/>
            </w:tcBorders>
            <w:hideMark/>
          </w:tcPr>
          <w:p w14:paraId="6066C69C" w14:textId="762A0C6D" w:rsidR="006936D8" w:rsidRDefault="006936D8">
            <w:pPr>
              <w:rPr>
                <w:color w:val="00B050"/>
              </w:rPr>
            </w:pPr>
            <w:r>
              <w:rPr>
                <w:color w:val="00B050"/>
              </w:rPr>
              <w:t>A</w:t>
            </w:r>
          </w:p>
        </w:tc>
      </w:tr>
      <w:tr w:rsidR="006936D8" w14:paraId="3EAB9E23" w14:textId="77777777" w:rsidTr="006936D8">
        <w:tc>
          <w:tcPr>
            <w:tcW w:w="2054" w:type="dxa"/>
            <w:vMerge w:val="restart"/>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hideMark/>
          </w:tcPr>
          <w:p w14:paraId="26571223" w14:textId="77777777" w:rsidR="006936D8" w:rsidRDefault="006936D8">
            <w:pPr>
              <w:rPr>
                <w:color w:val="4472C4" w:themeColor="accent1"/>
              </w:rPr>
            </w:pPr>
            <w:r>
              <w:rPr>
                <w:color w:val="4472C4" w:themeColor="accent1"/>
              </w:rPr>
              <w:t>CubeRegion2</w:t>
            </w:r>
          </w:p>
        </w:tc>
        <w:tc>
          <w:tcPr>
            <w:tcW w:w="2053"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hideMark/>
          </w:tcPr>
          <w:p w14:paraId="755F9BF5" w14:textId="77777777" w:rsidR="006936D8" w:rsidRDefault="006936D8">
            <w:pPr>
              <w:rPr>
                <w:color w:val="4472C4" w:themeColor="accent1"/>
              </w:rPr>
            </w:pPr>
            <w:r>
              <w:rPr>
                <w:color w:val="4472C4" w:themeColor="accent1"/>
              </w:rPr>
              <w:t>FREQ</w:t>
            </w:r>
          </w:p>
        </w:tc>
        <w:tc>
          <w:tcPr>
            <w:tcW w:w="2455"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hideMark/>
          </w:tcPr>
          <w:p w14:paraId="6FEEFEA3" w14:textId="77777777" w:rsidR="006936D8" w:rsidRDefault="006936D8">
            <w:pPr>
              <w:rPr>
                <w:color w:val="4472C4" w:themeColor="accent1"/>
              </w:rPr>
            </w:pPr>
            <w:r>
              <w:rPr>
                <w:color w:val="4472C4" w:themeColor="accent1"/>
              </w:rPr>
              <w:t>M</w:t>
            </w:r>
          </w:p>
        </w:tc>
      </w:tr>
      <w:tr w:rsidR="006936D8" w14:paraId="336F398A" w14:textId="77777777" w:rsidTr="006936D8">
        <w:tc>
          <w:tcPr>
            <w:tcW w:w="0" w:type="auto"/>
            <w:vMerge/>
            <w:tcBorders>
              <w:top w:val="single" w:sz="4" w:space="0" w:color="auto"/>
              <w:left w:val="single" w:sz="4" w:space="0" w:color="auto"/>
              <w:bottom w:val="single" w:sz="4" w:space="0" w:color="auto"/>
              <w:right w:val="single" w:sz="4" w:space="0" w:color="auto"/>
            </w:tcBorders>
            <w:vAlign w:val="center"/>
            <w:hideMark/>
          </w:tcPr>
          <w:p w14:paraId="58DE8658" w14:textId="77777777" w:rsidR="006936D8" w:rsidRDefault="006936D8">
            <w:pPr>
              <w:jc w:val="left"/>
              <w:rPr>
                <w:color w:val="4472C4" w:themeColor="accent1"/>
                <w:sz w:val="24"/>
                <w:szCs w:val="24"/>
              </w:rPr>
            </w:pPr>
          </w:p>
        </w:tc>
        <w:tc>
          <w:tcPr>
            <w:tcW w:w="2053"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hideMark/>
          </w:tcPr>
          <w:p w14:paraId="6BD4D1CE" w14:textId="77777777" w:rsidR="006936D8" w:rsidRDefault="006936D8">
            <w:pPr>
              <w:rPr>
                <w:color w:val="4472C4" w:themeColor="accent1"/>
              </w:rPr>
            </w:pPr>
            <w:r>
              <w:rPr>
                <w:color w:val="4472C4" w:themeColor="accent1"/>
              </w:rPr>
              <w:t>VIS_CTY</w:t>
            </w:r>
          </w:p>
        </w:tc>
        <w:tc>
          <w:tcPr>
            <w:tcW w:w="2455"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hideMark/>
          </w:tcPr>
          <w:p w14:paraId="5E81C4FE" w14:textId="77777777" w:rsidR="006936D8" w:rsidRDefault="006936D8">
            <w:pPr>
              <w:rPr>
                <w:color w:val="4472C4" w:themeColor="accent1"/>
              </w:rPr>
            </w:pPr>
            <w:r>
              <w:rPr>
                <w:color w:val="4472C4" w:themeColor="accent1"/>
              </w:rPr>
              <w:t>MX, DE</w:t>
            </w:r>
          </w:p>
        </w:tc>
      </w:tr>
      <w:tr w:rsidR="006936D8" w14:paraId="573D7893" w14:textId="77777777" w:rsidTr="006936D8">
        <w:tc>
          <w:tcPr>
            <w:tcW w:w="0" w:type="auto"/>
            <w:vMerge/>
            <w:tcBorders>
              <w:top w:val="single" w:sz="4" w:space="0" w:color="auto"/>
              <w:left w:val="single" w:sz="4" w:space="0" w:color="auto"/>
              <w:bottom w:val="single" w:sz="4" w:space="0" w:color="auto"/>
              <w:right w:val="single" w:sz="4" w:space="0" w:color="auto"/>
            </w:tcBorders>
            <w:vAlign w:val="center"/>
            <w:hideMark/>
          </w:tcPr>
          <w:p w14:paraId="4CFF20E0" w14:textId="77777777" w:rsidR="006936D8" w:rsidRDefault="006936D8">
            <w:pPr>
              <w:jc w:val="left"/>
              <w:rPr>
                <w:color w:val="4472C4" w:themeColor="accent1"/>
                <w:sz w:val="24"/>
                <w:szCs w:val="24"/>
              </w:rPr>
            </w:pPr>
          </w:p>
        </w:tc>
        <w:tc>
          <w:tcPr>
            <w:tcW w:w="2053" w:type="dxa"/>
            <w:tcBorders>
              <w:top w:val="single" w:sz="4" w:space="0" w:color="auto"/>
              <w:left w:val="single" w:sz="4" w:space="0" w:color="auto"/>
              <w:bottom w:val="single" w:sz="4" w:space="0" w:color="auto"/>
              <w:right w:val="single" w:sz="4" w:space="0" w:color="auto"/>
            </w:tcBorders>
            <w:hideMark/>
          </w:tcPr>
          <w:p w14:paraId="729CFEA0" w14:textId="77777777" w:rsidR="006936D8" w:rsidRDefault="006936D8">
            <w:pPr>
              <w:rPr>
                <w:color w:val="00B050"/>
              </w:rPr>
            </w:pPr>
            <w:r>
              <w:rPr>
                <w:color w:val="00B050"/>
              </w:rPr>
              <w:t>OBS_STATUS</w:t>
            </w:r>
          </w:p>
        </w:tc>
        <w:tc>
          <w:tcPr>
            <w:tcW w:w="2455" w:type="dxa"/>
            <w:tcBorders>
              <w:top w:val="single" w:sz="4" w:space="0" w:color="auto"/>
              <w:left w:val="single" w:sz="4" w:space="0" w:color="auto"/>
              <w:bottom w:val="single" w:sz="4" w:space="0" w:color="auto"/>
              <w:right w:val="single" w:sz="4" w:space="0" w:color="auto"/>
            </w:tcBorders>
            <w:hideMark/>
          </w:tcPr>
          <w:p w14:paraId="0BE12462" w14:textId="462BB5D9" w:rsidR="006936D8" w:rsidRDefault="006936D8">
            <w:pPr>
              <w:rPr>
                <w:color w:val="00B050"/>
              </w:rPr>
            </w:pPr>
            <w:r>
              <w:rPr>
                <w:color w:val="00B050"/>
              </w:rPr>
              <w:t>F</w:t>
            </w:r>
          </w:p>
        </w:tc>
      </w:tr>
    </w:tbl>
    <w:p w14:paraId="4CF91B88" w14:textId="77777777" w:rsidR="006936D8" w:rsidRDefault="006936D8" w:rsidP="006936D8"/>
    <w:p w14:paraId="6C478959" w14:textId="436D2389" w:rsidR="006936D8" w:rsidRDefault="006936D8" w:rsidP="006936D8">
      <w:r>
        <w:t xml:space="preserve">The problem with this approach is that according to the business rule for </w:t>
      </w:r>
      <w:r>
        <w:rPr>
          <w:rStyle w:val="fixed"/>
        </w:rPr>
        <w:t>Constraint</w:t>
      </w:r>
      <w:r w:rsidRPr="004F2DB5">
        <w:rPr>
          <w:rStyle w:val="fixed"/>
        </w:rPr>
        <w:t>s</w:t>
      </w:r>
      <w:r>
        <w:t xml:space="preserve">, only one should be specified per </w:t>
      </w:r>
      <w:r>
        <w:rPr>
          <w:rStyle w:val="fixed"/>
        </w:rPr>
        <w:t>Component</w:t>
      </w:r>
      <w:r>
        <w:t xml:space="preserve">. Thus, if a software would perform some conflict resolution would end up with empty sets for </w:t>
      </w:r>
      <w:r>
        <w:rPr>
          <w:rStyle w:val="fixed"/>
        </w:rPr>
        <w:t>FREQ</w:t>
      </w:r>
      <w:r>
        <w:t xml:space="preserve"> and </w:t>
      </w:r>
      <w:r>
        <w:rPr>
          <w:rStyle w:val="fixed"/>
        </w:rPr>
        <w:t>OBS_STATUS</w:t>
      </w:r>
      <w:r>
        <w:t xml:space="preserve"> (as they do not share any values).</w:t>
      </w:r>
    </w:p>
    <w:p w14:paraId="2EEDB635" w14:textId="77777777" w:rsidR="006936D8" w:rsidRDefault="006936D8" w:rsidP="006936D8">
      <w:pPr>
        <w:rPr>
          <w:rFonts w:asciiTheme="minorHAnsi" w:hAnsiTheme="minorHAnsi" w:cstheme="minorBidi"/>
        </w:rPr>
      </w:pPr>
    </w:p>
    <w:p w14:paraId="0F6D1565" w14:textId="19A4F578" w:rsidR="006936D8" w:rsidRDefault="006936D8" w:rsidP="006936D8">
      <w:r>
        <w:t xml:space="preserve">Nevertheless, there is a much easier approach to that; this is the cascading mechanism of </w:t>
      </w:r>
      <w:r>
        <w:rPr>
          <w:rStyle w:val="fixed"/>
        </w:rPr>
        <w:t>Constraint</w:t>
      </w:r>
      <w:r w:rsidRPr="004F2DB5">
        <w:rPr>
          <w:rStyle w:val="fixed"/>
        </w:rPr>
        <w:t>s</w:t>
      </w:r>
      <w:r>
        <w:t xml:space="preserve"> (as shown in </w:t>
      </w:r>
      <w:r>
        <w:fldChar w:fldCharType="begin"/>
      </w:r>
      <w:r>
        <w:instrText xml:space="preserve"> REF _Ref68188351 \r \h </w:instrText>
      </w:r>
      <w:r>
        <w:fldChar w:fldCharType="separate"/>
      </w:r>
      <w:r w:rsidR="00E65ED8">
        <w:t>10.3.4.1</w:t>
      </w:r>
      <w:r>
        <w:fldChar w:fldCharType="end"/>
      </w:r>
      <w:r>
        <w:t xml:space="preserve">). Hence, these rules would be expressed into two levels of </w:t>
      </w:r>
      <w:r>
        <w:rPr>
          <w:rStyle w:val="fixed"/>
        </w:rPr>
        <w:t>Constraint</w:t>
      </w:r>
      <w:r w:rsidRPr="004F2DB5">
        <w:rPr>
          <w:rStyle w:val="fixed"/>
        </w:rPr>
        <w:t>s</w:t>
      </w:r>
      <w:r>
        <w:t xml:space="preserve">, e.g., </w:t>
      </w:r>
      <w:r>
        <w:rPr>
          <w:rStyle w:val="fixed"/>
        </w:rPr>
        <w:t>DSD</w:t>
      </w:r>
      <w:r>
        <w:t xml:space="preserve"> and </w:t>
      </w:r>
      <w:r>
        <w:rPr>
          <w:rStyle w:val="fixed"/>
        </w:rPr>
        <w:t>Dataflow</w:t>
      </w:r>
      <w:r w:rsidRPr="004F2DB5">
        <w:rPr>
          <w:rStyle w:val="fixed"/>
        </w:rPr>
        <w:t>s</w:t>
      </w:r>
      <w:r>
        <w:t>:</w:t>
      </w:r>
    </w:p>
    <w:p w14:paraId="433DA00A" w14:textId="77777777" w:rsidR="00374441" w:rsidRDefault="00374441" w:rsidP="006936D8"/>
    <w:p w14:paraId="66DA731E" w14:textId="6DC8965F" w:rsidR="006936D8" w:rsidRDefault="006936D8" w:rsidP="006936D8">
      <w:r>
        <w:t xml:space="preserve">DSD </w:t>
      </w:r>
      <w:r>
        <w:rPr>
          <w:rStyle w:val="fixed"/>
        </w:rPr>
        <w:t>CubeRegion</w:t>
      </w:r>
      <w:r>
        <w:t>:</w:t>
      </w:r>
    </w:p>
    <w:tbl>
      <w:tblPr>
        <w:tblStyle w:val="TableGrid"/>
        <w:tblW w:w="2500" w:type="pct"/>
        <w:tblCellMar>
          <w:top w:w="28" w:type="dxa"/>
          <w:bottom w:w="28" w:type="dxa"/>
        </w:tblCellMar>
        <w:tblLook w:val="04A0" w:firstRow="1" w:lastRow="0" w:firstColumn="1" w:lastColumn="0" w:noHBand="0" w:noVBand="1"/>
      </w:tblPr>
      <w:tblGrid>
        <w:gridCol w:w="1992"/>
        <w:gridCol w:w="2159"/>
      </w:tblGrid>
      <w:tr w:rsidR="006936D8" w14:paraId="0FE33C7E" w14:textId="77777777" w:rsidTr="006936D8">
        <w:tc>
          <w:tcPr>
            <w:tcW w:w="2053" w:type="dxa"/>
            <w:tcBorders>
              <w:top w:val="single" w:sz="4" w:space="0" w:color="auto"/>
              <w:left w:val="single" w:sz="4" w:space="0" w:color="auto"/>
              <w:bottom w:val="single" w:sz="4" w:space="0" w:color="auto"/>
              <w:right w:val="single" w:sz="4" w:space="0" w:color="auto"/>
            </w:tcBorders>
            <w:hideMark/>
          </w:tcPr>
          <w:p w14:paraId="657F4546" w14:textId="77777777" w:rsidR="006936D8" w:rsidRDefault="006936D8">
            <w:pPr>
              <w:rPr>
                <w:color w:val="4472C4" w:themeColor="accent1"/>
              </w:rPr>
            </w:pPr>
            <w:r>
              <w:rPr>
                <w:color w:val="4472C4" w:themeColor="accent1"/>
              </w:rPr>
              <w:t>FREQ</w:t>
            </w:r>
          </w:p>
        </w:tc>
        <w:tc>
          <w:tcPr>
            <w:tcW w:w="2455" w:type="dxa"/>
            <w:tcBorders>
              <w:top w:val="single" w:sz="4" w:space="0" w:color="auto"/>
              <w:left w:val="single" w:sz="4" w:space="0" w:color="auto"/>
              <w:bottom w:val="single" w:sz="4" w:space="0" w:color="auto"/>
              <w:right w:val="single" w:sz="4" w:space="0" w:color="auto"/>
            </w:tcBorders>
            <w:hideMark/>
          </w:tcPr>
          <w:p w14:paraId="5E91868A" w14:textId="77777777" w:rsidR="006936D8" w:rsidRDefault="006936D8">
            <w:pPr>
              <w:rPr>
                <w:color w:val="4472C4" w:themeColor="accent1"/>
              </w:rPr>
            </w:pPr>
            <w:r>
              <w:rPr>
                <w:color w:val="4472C4" w:themeColor="accent1"/>
              </w:rPr>
              <w:t>M, Q, A</w:t>
            </w:r>
          </w:p>
        </w:tc>
      </w:tr>
      <w:tr w:rsidR="006936D8" w14:paraId="6EF2131A" w14:textId="77777777" w:rsidTr="006936D8">
        <w:tc>
          <w:tcPr>
            <w:tcW w:w="2053" w:type="dxa"/>
            <w:tcBorders>
              <w:top w:val="single" w:sz="4" w:space="0" w:color="auto"/>
              <w:left w:val="single" w:sz="4" w:space="0" w:color="auto"/>
              <w:bottom w:val="single" w:sz="4" w:space="0" w:color="auto"/>
              <w:right w:val="single" w:sz="4" w:space="0" w:color="auto"/>
            </w:tcBorders>
            <w:hideMark/>
          </w:tcPr>
          <w:p w14:paraId="1B9477E1" w14:textId="77777777" w:rsidR="006936D8" w:rsidRDefault="006936D8">
            <w:pPr>
              <w:rPr>
                <w:color w:val="4472C4" w:themeColor="accent1"/>
              </w:rPr>
            </w:pPr>
            <w:r>
              <w:rPr>
                <w:color w:val="4472C4" w:themeColor="accent1"/>
              </w:rPr>
              <w:t>VIS_CTY</w:t>
            </w:r>
          </w:p>
        </w:tc>
        <w:tc>
          <w:tcPr>
            <w:tcW w:w="2455" w:type="dxa"/>
            <w:tcBorders>
              <w:top w:val="single" w:sz="4" w:space="0" w:color="auto"/>
              <w:left w:val="single" w:sz="4" w:space="0" w:color="auto"/>
              <w:bottom w:val="single" w:sz="4" w:space="0" w:color="auto"/>
              <w:right w:val="single" w:sz="4" w:space="0" w:color="auto"/>
            </w:tcBorders>
            <w:hideMark/>
          </w:tcPr>
          <w:p w14:paraId="29C7BEDE" w14:textId="77777777" w:rsidR="006936D8" w:rsidRDefault="006936D8">
            <w:pPr>
              <w:rPr>
                <w:color w:val="4472C4" w:themeColor="accent1"/>
              </w:rPr>
            </w:pPr>
            <w:r>
              <w:rPr>
                <w:color w:val="4472C4" w:themeColor="accent1"/>
              </w:rPr>
              <w:t>MX, DE</w:t>
            </w:r>
          </w:p>
        </w:tc>
      </w:tr>
      <w:tr w:rsidR="006936D8" w14:paraId="1F4DAABE" w14:textId="77777777" w:rsidTr="006936D8">
        <w:tc>
          <w:tcPr>
            <w:tcW w:w="20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7D3BF16" w14:textId="77777777" w:rsidR="006936D8" w:rsidRDefault="006936D8">
            <w:pPr>
              <w:rPr>
                <w:color w:val="00B050"/>
              </w:rPr>
            </w:pPr>
            <w:r>
              <w:rPr>
                <w:color w:val="00B050"/>
              </w:rPr>
              <w:t>OBS_STATUS</w:t>
            </w:r>
          </w:p>
        </w:tc>
        <w:tc>
          <w:tcPr>
            <w:tcW w:w="245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1568588" w14:textId="77777777" w:rsidR="006936D8" w:rsidRDefault="006936D8">
            <w:pPr>
              <w:rPr>
                <w:color w:val="00B050"/>
              </w:rPr>
            </w:pPr>
            <w:r>
              <w:rPr>
                <w:color w:val="00B050"/>
              </w:rPr>
              <w:t>A, F</w:t>
            </w:r>
          </w:p>
        </w:tc>
      </w:tr>
    </w:tbl>
    <w:p w14:paraId="042274C4" w14:textId="77777777" w:rsidR="00374441" w:rsidRDefault="00374441" w:rsidP="006936D8"/>
    <w:p w14:paraId="019C0A14" w14:textId="11805AA7" w:rsidR="006936D8" w:rsidRDefault="006936D8" w:rsidP="006936D8">
      <w:pPr>
        <w:rPr>
          <w:rFonts w:asciiTheme="minorHAnsi" w:hAnsiTheme="minorHAnsi" w:cstheme="minorBidi"/>
        </w:rPr>
      </w:pPr>
      <w:r>
        <w:t>Dataflow1</w:t>
      </w:r>
      <w:r>
        <w:rPr>
          <w:rStyle w:val="fixed"/>
        </w:rPr>
        <w:t xml:space="preserve"> CubeRegion</w:t>
      </w:r>
      <w:r>
        <w:t>:</w:t>
      </w:r>
    </w:p>
    <w:tbl>
      <w:tblPr>
        <w:tblStyle w:val="TableGrid"/>
        <w:tblW w:w="2500" w:type="pct"/>
        <w:tblCellMar>
          <w:top w:w="28" w:type="dxa"/>
          <w:bottom w:w="28" w:type="dxa"/>
        </w:tblCellMar>
        <w:tblLook w:val="04A0" w:firstRow="1" w:lastRow="0" w:firstColumn="1" w:lastColumn="0" w:noHBand="0" w:noVBand="1"/>
      </w:tblPr>
      <w:tblGrid>
        <w:gridCol w:w="1992"/>
        <w:gridCol w:w="2159"/>
      </w:tblGrid>
      <w:tr w:rsidR="006936D8" w14:paraId="01C03A30" w14:textId="77777777" w:rsidTr="006936D8">
        <w:tc>
          <w:tcPr>
            <w:tcW w:w="2053" w:type="dxa"/>
            <w:tcBorders>
              <w:top w:val="single" w:sz="4" w:space="0" w:color="auto"/>
              <w:left w:val="single" w:sz="4" w:space="0" w:color="auto"/>
              <w:bottom w:val="single" w:sz="4" w:space="0" w:color="auto"/>
              <w:right w:val="single" w:sz="4" w:space="0" w:color="auto"/>
            </w:tcBorders>
            <w:hideMark/>
          </w:tcPr>
          <w:p w14:paraId="5A3B4694" w14:textId="77777777" w:rsidR="006936D8" w:rsidRDefault="006936D8">
            <w:pPr>
              <w:rPr>
                <w:color w:val="4472C4" w:themeColor="accent1"/>
              </w:rPr>
            </w:pPr>
            <w:r>
              <w:rPr>
                <w:color w:val="4472C4" w:themeColor="accent1"/>
              </w:rPr>
              <w:t>FREQ</w:t>
            </w:r>
          </w:p>
        </w:tc>
        <w:tc>
          <w:tcPr>
            <w:tcW w:w="2455" w:type="dxa"/>
            <w:tcBorders>
              <w:top w:val="single" w:sz="4" w:space="0" w:color="auto"/>
              <w:left w:val="single" w:sz="4" w:space="0" w:color="auto"/>
              <w:bottom w:val="single" w:sz="4" w:space="0" w:color="auto"/>
              <w:right w:val="single" w:sz="4" w:space="0" w:color="auto"/>
            </w:tcBorders>
            <w:hideMark/>
          </w:tcPr>
          <w:p w14:paraId="2F0F8724" w14:textId="77777777" w:rsidR="006936D8" w:rsidRDefault="006936D8">
            <w:pPr>
              <w:rPr>
                <w:color w:val="4472C4" w:themeColor="accent1"/>
              </w:rPr>
            </w:pPr>
            <w:r>
              <w:rPr>
                <w:color w:val="4472C4" w:themeColor="accent1"/>
              </w:rPr>
              <w:t>Q, A</w:t>
            </w:r>
          </w:p>
        </w:tc>
      </w:tr>
      <w:tr w:rsidR="006936D8" w14:paraId="54C5919C" w14:textId="77777777" w:rsidTr="006936D8">
        <w:tc>
          <w:tcPr>
            <w:tcW w:w="2053" w:type="dxa"/>
            <w:tcBorders>
              <w:top w:val="single" w:sz="4" w:space="0" w:color="auto"/>
              <w:left w:val="single" w:sz="4" w:space="0" w:color="auto"/>
              <w:bottom w:val="single" w:sz="4" w:space="0" w:color="auto"/>
              <w:right w:val="single" w:sz="4" w:space="0" w:color="auto"/>
            </w:tcBorders>
            <w:hideMark/>
          </w:tcPr>
          <w:p w14:paraId="4684E934" w14:textId="77777777" w:rsidR="006936D8" w:rsidRDefault="006936D8">
            <w:pPr>
              <w:rPr>
                <w:color w:val="4472C4" w:themeColor="accent1"/>
              </w:rPr>
            </w:pPr>
            <w:r>
              <w:rPr>
                <w:color w:val="4472C4" w:themeColor="accent1"/>
              </w:rPr>
              <w:t>VIS_CTY</w:t>
            </w:r>
          </w:p>
        </w:tc>
        <w:tc>
          <w:tcPr>
            <w:tcW w:w="2455" w:type="dxa"/>
            <w:tcBorders>
              <w:top w:val="single" w:sz="4" w:space="0" w:color="auto"/>
              <w:left w:val="single" w:sz="4" w:space="0" w:color="auto"/>
              <w:bottom w:val="single" w:sz="4" w:space="0" w:color="auto"/>
              <w:right w:val="single" w:sz="4" w:space="0" w:color="auto"/>
            </w:tcBorders>
            <w:hideMark/>
          </w:tcPr>
          <w:p w14:paraId="73F33859" w14:textId="77777777" w:rsidR="006936D8" w:rsidRDefault="006936D8">
            <w:pPr>
              <w:rPr>
                <w:color w:val="4472C4" w:themeColor="accent1"/>
              </w:rPr>
            </w:pPr>
            <w:r>
              <w:rPr>
                <w:color w:val="4472C4" w:themeColor="accent1"/>
              </w:rPr>
              <w:t>MX, DE</w:t>
            </w:r>
          </w:p>
        </w:tc>
      </w:tr>
      <w:tr w:rsidR="006936D8" w14:paraId="2A8527E6" w14:textId="77777777" w:rsidTr="006936D8">
        <w:tc>
          <w:tcPr>
            <w:tcW w:w="20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A700170" w14:textId="77777777" w:rsidR="006936D8" w:rsidRDefault="006936D8">
            <w:pPr>
              <w:rPr>
                <w:color w:val="00B050"/>
              </w:rPr>
            </w:pPr>
            <w:r>
              <w:rPr>
                <w:color w:val="00B050"/>
              </w:rPr>
              <w:t>OBS_STATUS</w:t>
            </w:r>
          </w:p>
        </w:tc>
        <w:tc>
          <w:tcPr>
            <w:tcW w:w="245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5F3F183" w14:textId="77777777" w:rsidR="006936D8" w:rsidRDefault="006936D8">
            <w:pPr>
              <w:rPr>
                <w:color w:val="00B050"/>
              </w:rPr>
            </w:pPr>
            <w:r>
              <w:rPr>
                <w:color w:val="00B050"/>
              </w:rPr>
              <w:t>F</w:t>
            </w:r>
          </w:p>
        </w:tc>
      </w:tr>
    </w:tbl>
    <w:p w14:paraId="7B41B7A5" w14:textId="77777777" w:rsidR="00374441" w:rsidRDefault="00374441" w:rsidP="006936D8"/>
    <w:p w14:paraId="51587F64" w14:textId="11C2DA69" w:rsidR="006936D8" w:rsidRDefault="006936D8" w:rsidP="006936D8">
      <w:pPr>
        <w:rPr>
          <w:rFonts w:asciiTheme="minorHAnsi" w:hAnsiTheme="minorHAnsi" w:cstheme="minorBidi"/>
        </w:rPr>
      </w:pPr>
      <w:r>
        <w:t>Dataflow2</w:t>
      </w:r>
      <w:r>
        <w:rPr>
          <w:rStyle w:val="fixed"/>
        </w:rPr>
        <w:t xml:space="preserve"> CubeRegion</w:t>
      </w:r>
      <w:r>
        <w:t>:</w:t>
      </w:r>
    </w:p>
    <w:tbl>
      <w:tblPr>
        <w:tblStyle w:val="TableGrid"/>
        <w:tblW w:w="2500" w:type="pct"/>
        <w:tblCellMar>
          <w:top w:w="28" w:type="dxa"/>
          <w:bottom w:w="28" w:type="dxa"/>
        </w:tblCellMar>
        <w:tblLook w:val="04A0" w:firstRow="1" w:lastRow="0" w:firstColumn="1" w:lastColumn="0" w:noHBand="0" w:noVBand="1"/>
      </w:tblPr>
      <w:tblGrid>
        <w:gridCol w:w="1992"/>
        <w:gridCol w:w="2159"/>
      </w:tblGrid>
      <w:tr w:rsidR="006936D8" w14:paraId="554219AF" w14:textId="77777777" w:rsidTr="006936D8">
        <w:tc>
          <w:tcPr>
            <w:tcW w:w="2053" w:type="dxa"/>
            <w:tcBorders>
              <w:top w:val="single" w:sz="4" w:space="0" w:color="auto"/>
              <w:left w:val="single" w:sz="4" w:space="0" w:color="auto"/>
              <w:bottom w:val="single" w:sz="4" w:space="0" w:color="auto"/>
              <w:right w:val="single" w:sz="4" w:space="0" w:color="auto"/>
            </w:tcBorders>
            <w:hideMark/>
          </w:tcPr>
          <w:p w14:paraId="4B1BFB31" w14:textId="77777777" w:rsidR="006936D8" w:rsidRDefault="006936D8">
            <w:pPr>
              <w:rPr>
                <w:color w:val="4472C4" w:themeColor="accent1"/>
              </w:rPr>
            </w:pPr>
            <w:r>
              <w:rPr>
                <w:color w:val="4472C4" w:themeColor="accent1"/>
              </w:rPr>
              <w:t>FREQ</w:t>
            </w:r>
          </w:p>
        </w:tc>
        <w:tc>
          <w:tcPr>
            <w:tcW w:w="2455" w:type="dxa"/>
            <w:tcBorders>
              <w:top w:val="single" w:sz="4" w:space="0" w:color="auto"/>
              <w:left w:val="single" w:sz="4" w:space="0" w:color="auto"/>
              <w:bottom w:val="single" w:sz="4" w:space="0" w:color="auto"/>
              <w:right w:val="single" w:sz="4" w:space="0" w:color="auto"/>
            </w:tcBorders>
            <w:hideMark/>
          </w:tcPr>
          <w:p w14:paraId="0B8054CE" w14:textId="77777777" w:rsidR="006936D8" w:rsidRDefault="006936D8">
            <w:pPr>
              <w:rPr>
                <w:color w:val="4472C4" w:themeColor="accent1"/>
              </w:rPr>
            </w:pPr>
            <w:r>
              <w:rPr>
                <w:color w:val="4472C4" w:themeColor="accent1"/>
              </w:rPr>
              <w:t>M</w:t>
            </w:r>
          </w:p>
        </w:tc>
      </w:tr>
      <w:tr w:rsidR="006936D8" w14:paraId="5A404449" w14:textId="77777777" w:rsidTr="006936D8">
        <w:tc>
          <w:tcPr>
            <w:tcW w:w="2053" w:type="dxa"/>
            <w:tcBorders>
              <w:top w:val="single" w:sz="4" w:space="0" w:color="auto"/>
              <w:left w:val="single" w:sz="4" w:space="0" w:color="auto"/>
              <w:bottom w:val="single" w:sz="4" w:space="0" w:color="auto"/>
              <w:right w:val="single" w:sz="4" w:space="0" w:color="auto"/>
            </w:tcBorders>
            <w:hideMark/>
          </w:tcPr>
          <w:p w14:paraId="63E026EA" w14:textId="77777777" w:rsidR="006936D8" w:rsidRDefault="006936D8">
            <w:pPr>
              <w:rPr>
                <w:color w:val="4472C4" w:themeColor="accent1"/>
              </w:rPr>
            </w:pPr>
            <w:r>
              <w:rPr>
                <w:color w:val="4472C4" w:themeColor="accent1"/>
              </w:rPr>
              <w:t>VIS_CTY</w:t>
            </w:r>
          </w:p>
        </w:tc>
        <w:tc>
          <w:tcPr>
            <w:tcW w:w="2455" w:type="dxa"/>
            <w:tcBorders>
              <w:top w:val="single" w:sz="4" w:space="0" w:color="auto"/>
              <w:left w:val="single" w:sz="4" w:space="0" w:color="auto"/>
              <w:bottom w:val="single" w:sz="4" w:space="0" w:color="auto"/>
              <w:right w:val="single" w:sz="4" w:space="0" w:color="auto"/>
            </w:tcBorders>
            <w:hideMark/>
          </w:tcPr>
          <w:p w14:paraId="2941BEC5" w14:textId="77777777" w:rsidR="006936D8" w:rsidRDefault="006936D8">
            <w:pPr>
              <w:rPr>
                <w:color w:val="4472C4" w:themeColor="accent1"/>
              </w:rPr>
            </w:pPr>
            <w:r>
              <w:rPr>
                <w:color w:val="4472C4" w:themeColor="accent1"/>
              </w:rPr>
              <w:t>MX, DE</w:t>
            </w:r>
          </w:p>
        </w:tc>
      </w:tr>
      <w:tr w:rsidR="006936D8" w14:paraId="2B9DFD16" w14:textId="77777777" w:rsidTr="006936D8">
        <w:tc>
          <w:tcPr>
            <w:tcW w:w="20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E88919D" w14:textId="77777777" w:rsidR="006936D8" w:rsidRDefault="006936D8">
            <w:pPr>
              <w:rPr>
                <w:color w:val="00B050"/>
              </w:rPr>
            </w:pPr>
            <w:r>
              <w:rPr>
                <w:color w:val="00B050"/>
              </w:rPr>
              <w:t>OBS_STATUS</w:t>
            </w:r>
          </w:p>
        </w:tc>
        <w:tc>
          <w:tcPr>
            <w:tcW w:w="245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471FDC" w14:textId="77777777" w:rsidR="006936D8" w:rsidRDefault="006936D8">
            <w:pPr>
              <w:rPr>
                <w:color w:val="00B050"/>
              </w:rPr>
            </w:pPr>
            <w:r>
              <w:rPr>
                <w:color w:val="00B050"/>
              </w:rPr>
              <w:t>A</w:t>
            </w:r>
          </w:p>
        </w:tc>
      </w:tr>
    </w:tbl>
    <w:p w14:paraId="6702F760" w14:textId="77777777" w:rsidR="006936D8" w:rsidRPr="004F2DB5" w:rsidRDefault="006936D8" w:rsidP="00374441">
      <w:pPr>
        <w:pStyle w:val="Heading5"/>
      </w:pPr>
      <w:r>
        <w:lastRenderedPageBreak/>
        <w:t>Use case 6: A Constraint on allowed values for some Dimensions combined with allowed values for Measures</w:t>
      </w:r>
    </w:p>
    <w:p w14:paraId="77D91B87" w14:textId="00D5C084" w:rsidR="006936D8" w:rsidRDefault="006936D8" w:rsidP="006936D8">
      <w:r>
        <w:t xml:space="preserve">R1: Allow </w:t>
      </w:r>
      <w:r>
        <w:rPr>
          <w:rStyle w:val="fixed"/>
        </w:rPr>
        <w:t>monthly</w:t>
      </w:r>
      <w:r>
        <w:t xml:space="preserve"> data, for </w:t>
      </w:r>
      <w:r>
        <w:rPr>
          <w:rStyle w:val="fixed"/>
        </w:rPr>
        <w:t>Germany</w:t>
      </w:r>
      <w:r>
        <w:t xml:space="preserve">, with unit </w:t>
      </w:r>
      <w:r>
        <w:rPr>
          <w:rStyle w:val="fixed"/>
        </w:rPr>
        <w:t>euro</w:t>
      </w:r>
      <w:r w:rsidRPr="004F2DB5">
        <w:t>, an</w:t>
      </w:r>
      <w:r w:rsidRPr="006169D2">
        <w:t xml:space="preserve">d </w:t>
      </w:r>
      <w:r w:rsidR="00165BAC">
        <w:t xml:space="preserve">measure choice </w:t>
      </w:r>
      <w:proofErr w:type="gramStart"/>
      <w:r w:rsidR="00165BAC">
        <w:t>is</w:t>
      </w:r>
      <w:r>
        <w:t xml:space="preserve">  '</w:t>
      </w:r>
      <w:proofErr w:type="gramEnd"/>
      <w:r w:rsidR="00165BAC">
        <w:rPr>
          <w:rStyle w:val="fixed"/>
        </w:rPr>
        <w:t>A</w:t>
      </w:r>
      <w:r>
        <w:t>'</w:t>
      </w:r>
    </w:p>
    <w:p w14:paraId="5F01FB55" w14:textId="25769DFD" w:rsidR="006936D8" w:rsidRDefault="006936D8" w:rsidP="006936D8">
      <w:r>
        <w:t xml:space="preserve">R2: Allow </w:t>
      </w:r>
      <w:r>
        <w:rPr>
          <w:rStyle w:val="fixed"/>
        </w:rPr>
        <w:t>quarterly</w:t>
      </w:r>
      <w:r>
        <w:t xml:space="preserve"> data, for </w:t>
      </w:r>
      <w:r>
        <w:rPr>
          <w:rStyle w:val="fixed"/>
        </w:rPr>
        <w:t>Mexico</w:t>
      </w:r>
      <w:r>
        <w:t xml:space="preserve">, with unit </w:t>
      </w:r>
      <w:r>
        <w:rPr>
          <w:rStyle w:val="fixed"/>
        </w:rPr>
        <w:t>usd</w:t>
      </w:r>
      <w:r w:rsidRPr="004F2DB5">
        <w:t>, and</w:t>
      </w:r>
      <w:r w:rsidRPr="006169D2">
        <w:t xml:space="preserve"> </w:t>
      </w:r>
      <w:r w:rsidR="00165BAC">
        <w:t xml:space="preserve">measure choice </w:t>
      </w:r>
      <w:proofErr w:type="gramStart"/>
      <w:r w:rsidR="00165BAC">
        <w:t xml:space="preserve">is  </w:t>
      </w:r>
      <w:r>
        <w:t>'</w:t>
      </w:r>
      <w:proofErr w:type="gramEnd"/>
      <w:r w:rsidR="00165BAC">
        <w:rPr>
          <w:rStyle w:val="fixed"/>
        </w:rPr>
        <w:t>B</w:t>
      </w:r>
      <w:r>
        <w:t>'</w:t>
      </w:r>
    </w:p>
    <w:p w14:paraId="35E3E618" w14:textId="77777777" w:rsidR="00374441" w:rsidRDefault="00374441" w:rsidP="006936D8"/>
    <w:p w14:paraId="6A13DE4B" w14:textId="4E0F23F9" w:rsidR="006936D8" w:rsidRDefault="006936D8" w:rsidP="006936D8">
      <w:r>
        <w:t xml:space="preserve">This </w:t>
      </w:r>
      <w:proofErr w:type="gramStart"/>
      <w:r>
        <w:t>is may be</w:t>
      </w:r>
      <w:proofErr w:type="gramEnd"/>
      <w:r>
        <w:t xml:space="preserve"> expressed with the following </w:t>
      </w:r>
      <w:r>
        <w:rPr>
          <w:rStyle w:val="fixed"/>
        </w:rPr>
        <w:t>DataKeySet</w:t>
      </w:r>
      <w:r>
        <w:t>:</w:t>
      </w:r>
    </w:p>
    <w:tbl>
      <w:tblPr>
        <w:tblStyle w:val="TableGrid"/>
        <w:tblW w:w="3639" w:type="pct"/>
        <w:tblCellMar>
          <w:top w:w="28" w:type="dxa"/>
          <w:bottom w:w="28" w:type="dxa"/>
        </w:tblCellMar>
        <w:tblLook w:val="04A0" w:firstRow="1" w:lastRow="0" w:firstColumn="1" w:lastColumn="0" w:noHBand="0" w:noVBand="1"/>
      </w:tblPr>
      <w:tblGrid>
        <w:gridCol w:w="1882"/>
        <w:gridCol w:w="1934"/>
        <w:gridCol w:w="2226"/>
      </w:tblGrid>
      <w:tr w:rsidR="006936D8" w14:paraId="0019B2F4" w14:textId="77777777" w:rsidTr="006936D8">
        <w:tc>
          <w:tcPr>
            <w:tcW w:w="2054" w:type="dxa"/>
            <w:vMerge w:val="restart"/>
            <w:tcBorders>
              <w:top w:val="single" w:sz="4" w:space="0" w:color="auto"/>
              <w:left w:val="single" w:sz="4" w:space="0" w:color="auto"/>
              <w:bottom w:val="single" w:sz="4" w:space="0" w:color="auto"/>
              <w:right w:val="single" w:sz="4" w:space="0" w:color="auto"/>
            </w:tcBorders>
            <w:hideMark/>
          </w:tcPr>
          <w:p w14:paraId="1743CB19" w14:textId="77777777" w:rsidR="006936D8" w:rsidRDefault="006936D8">
            <w:pPr>
              <w:rPr>
                <w:color w:val="4472C4" w:themeColor="accent1"/>
              </w:rPr>
            </w:pPr>
            <w:r>
              <w:rPr>
                <w:color w:val="4472C4" w:themeColor="accent1"/>
              </w:rPr>
              <w:t>Key1</w:t>
            </w:r>
          </w:p>
        </w:tc>
        <w:tc>
          <w:tcPr>
            <w:tcW w:w="2053" w:type="dxa"/>
            <w:tcBorders>
              <w:top w:val="single" w:sz="4" w:space="0" w:color="auto"/>
              <w:left w:val="single" w:sz="4" w:space="0" w:color="auto"/>
              <w:bottom w:val="single" w:sz="4" w:space="0" w:color="auto"/>
              <w:right w:val="single" w:sz="4" w:space="0" w:color="auto"/>
            </w:tcBorders>
            <w:hideMark/>
          </w:tcPr>
          <w:p w14:paraId="1ED34E7C" w14:textId="77777777" w:rsidR="006936D8" w:rsidRDefault="006936D8">
            <w:pPr>
              <w:rPr>
                <w:color w:val="4472C4" w:themeColor="accent1"/>
              </w:rPr>
            </w:pPr>
            <w:r>
              <w:rPr>
                <w:color w:val="4472C4" w:themeColor="accent1"/>
              </w:rPr>
              <w:t>FREQ</w:t>
            </w:r>
          </w:p>
        </w:tc>
        <w:tc>
          <w:tcPr>
            <w:tcW w:w="2455" w:type="dxa"/>
            <w:tcBorders>
              <w:top w:val="single" w:sz="4" w:space="0" w:color="auto"/>
              <w:left w:val="single" w:sz="4" w:space="0" w:color="auto"/>
              <w:bottom w:val="single" w:sz="4" w:space="0" w:color="auto"/>
              <w:right w:val="single" w:sz="4" w:space="0" w:color="auto"/>
            </w:tcBorders>
            <w:hideMark/>
          </w:tcPr>
          <w:p w14:paraId="2B769AB4" w14:textId="77777777" w:rsidR="006936D8" w:rsidRDefault="006936D8">
            <w:pPr>
              <w:rPr>
                <w:color w:val="4472C4" w:themeColor="accent1"/>
              </w:rPr>
            </w:pPr>
            <w:r>
              <w:rPr>
                <w:color w:val="4472C4" w:themeColor="accent1"/>
              </w:rPr>
              <w:t>M</w:t>
            </w:r>
          </w:p>
        </w:tc>
      </w:tr>
      <w:tr w:rsidR="006936D8" w14:paraId="1159D32B" w14:textId="77777777" w:rsidTr="006936D8">
        <w:tc>
          <w:tcPr>
            <w:tcW w:w="0" w:type="auto"/>
            <w:vMerge/>
            <w:tcBorders>
              <w:top w:val="single" w:sz="4" w:space="0" w:color="auto"/>
              <w:left w:val="single" w:sz="4" w:space="0" w:color="auto"/>
              <w:bottom w:val="single" w:sz="4" w:space="0" w:color="auto"/>
              <w:right w:val="single" w:sz="4" w:space="0" w:color="auto"/>
            </w:tcBorders>
            <w:vAlign w:val="center"/>
            <w:hideMark/>
          </w:tcPr>
          <w:p w14:paraId="74F2D9A8" w14:textId="77777777" w:rsidR="006936D8" w:rsidRDefault="006936D8">
            <w:pPr>
              <w:jc w:val="left"/>
              <w:rPr>
                <w:color w:val="4472C4" w:themeColor="accent1"/>
                <w:sz w:val="24"/>
                <w:szCs w:val="24"/>
              </w:rPr>
            </w:pPr>
          </w:p>
        </w:tc>
        <w:tc>
          <w:tcPr>
            <w:tcW w:w="2053" w:type="dxa"/>
            <w:tcBorders>
              <w:top w:val="single" w:sz="4" w:space="0" w:color="auto"/>
              <w:left w:val="single" w:sz="4" w:space="0" w:color="auto"/>
              <w:bottom w:val="single" w:sz="4" w:space="0" w:color="auto"/>
              <w:right w:val="single" w:sz="4" w:space="0" w:color="auto"/>
            </w:tcBorders>
            <w:hideMark/>
          </w:tcPr>
          <w:p w14:paraId="239509E1" w14:textId="77777777" w:rsidR="006936D8" w:rsidRDefault="006936D8">
            <w:pPr>
              <w:rPr>
                <w:color w:val="4472C4" w:themeColor="accent1"/>
              </w:rPr>
            </w:pPr>
            <w:r>
              <w:rPr>
                <w:color w:val="4472C4" w:themeColor="accent1"/>
              </w:rPr>
              <w:t>VIS_CTY</w:t>
            </w:r>
          </w:p>
        </w:tc>
        <w:tc>
          <w:tcPr>
            <w:tcW w:w="2455" w:type="dxa"/>
            <w:tcBorders>
              <w:top w:val="single" w:sz="4" w:space="0" w:color="auto"/>
              <w:left w:val="single" w:sz="4" w:space="0" w:color="auto"/>
              <w:bottom w:val="single" w:sz="4" w:space="0" w:color="auto"/>
              <w:right w:val="single" w:sz="4" w:space="0" w:color="auto"/>
            </w:tcBorders>
            <w:hideMark/>
          </w:tcPr>
          <w:p w14:paraId="27A8C9FE" w14:textId="77777777" w:rsidR="006936D8" w:rsidRDefault="006936D8">
            <w:pPr>
              <w:rPr>
                <w:color w:val="4472C4" w:themeColor="accent1"/>
              </w:rPr>
            </w:pPr>
            <w:r>
              <w:rPr>
                <w:color w:val="4472C4" w:themeColor="accent1"/>
              </w:rPr>
              <w:t>DE</w:t>
            </w:r>
          </w:p>
        </w:tc>
      </w:tr>
      <w:tr w:rsidR="006936D8" w14:paraId="7BBB63BC" w14:textId="77777777" w:rsidTr="006936D8">
        <w:tc>
          <w:tcPr>
            <w:tcW w:w="0" w:type="auto"/>
            <w:vMerge/>
            <w:tcBorders>
              <w:top w:val="single" w:sz="4" w:space="0" w:color="auto"/>
              <w:left w:val="single" w:sz="4" w:space="0" w:color="auto"/>
              <w:bottom w:val="single" w:sz="4" w:space="0" w:color="auto"/>
              <w:right w:val="single" w:sz="4" w:space="0" w:color="auto"/>
            </w:tcBorders>
            <w:vAlign w:val="center"/>
            <w:hideMark/>
          </w:tcPr>
          <w:p w14:paraId="3E06CD72" w14:textId="77777777" w:rsidR="006936D8" w:rsidRDefault="006936D8">
            <w:pPr>
              <w:jc w:val="left"/>
              <w:rPr>
                <w:color w:val="4472C4" w:themeColor="accent1"/>
                <w:sz w:val="24"/>
                <w:szCs w:val="24"/>
              </w:rPr>
            </w:pPr>
          </w:p>
        </w:tc>
        <w:tc>
          <w:tcPr>
            <w:tcW w:w="2053" w:type="dxa"/>
            <w:tcBorders>
              <w:top w:val="single" w:sz="4" w:space="0" w:color="auto"/>
              <w:left w:val="single" w:sz="4" w:space="0" w:color="auto"/>
              <w:bottom w:val="single" w:sz="4" w:space="0" w:color="auto"/>
              <w:right w:val="single" w:sz="4" w:space="0" w:color="auto"/>
            </w:tcBorders>
            <w:hideMark/>
          </w:tcPr>
          <w:p w14:paraId="26046A6E" w14:textId="77777777" w:rsidR="006936D8" w:rsidRDefault="006936D8">
            <w:pPr>
              <w:rPr>
                <w:color w:val="4472C4" w:themeColor="accent1"/>
              </w:rPr>
            </w:pPr>
            <w:r>
              <w:rPr>
                <w:color w:val="00B050"/>
              </w:rPr>
              <w:t>UNIT</w:t>
            </w:r>
          </w:p>
        </w:tc>
        <w:tc>
          <w:tcPr>
            <w:tcW w:w="2455" w:type="dxa"/>
            <w:tcBorders>
              <w:top w:val="single" w:sz="4" w:space="0" w:color="auto"/>
              <w:left w:val="single" w:sz="4" w:space="0" w:color="auto"/>
              <w:bottom w:val="single" w:sz="4" w:space="0" w:color="auto"/>
              <w:right w:val="single" w:sz="4" w:space="0" w:color="auto"/>
            </w:tcBorders>
            <w:hideMark/>
          </w:tcPr>
          <w:p w14:paraId="1273B38A" w14:textId="77777777" w:rsidR="006936D8" w:rsidRDefault="006936D8">
            <w:pPr>
              <w:rPr>
                <w:color w:val="4472C4" w:themeColor="accent1"/>
              </w:rPr>
            </w:pPr>
            <w:r>
              <w:rPr>
                <w:color w:val="00B050"/>
              </w:rPr>
              <w:t>EUR</w:t>
            </w:r>
          </w:p>
        </w:tc>
      </w:tr>
      <w:tr w:rsidR="006936D8" w14:paraId="4C5B34F6" w14:textId="77777777" w:rsidTr="006936D8">
        <w:tc>
          <w:tcPr>
            <w:tcW w:w="0" w:type="auto"/>
            <w:vMerge/>
            <w:tcBorders>
              <w:top w:val="single" w:sz="4" w:space="0" w:color="auto"/>
              <w:left w:val="single" w:sz="4" w:space="0" w:color="auto"/>
              <w:bottom w:val="single" w:sz="4" w:space="0" w:color="auto"/>
              <w:right w:val="single" w:sz="4" w:space="0" w:color="auto"/>
            </w:tcBorders>
            <w:vAlign w:val="center"/>
            <w:hideMark/>
          </w:tcPr>
          <w:p w14:paraId="5EEE22C0" w14:textId="77777777" w:rsidR="006936D8" w:rsidRDefault="006936D8">
            <w:pPr>
              <w:jc w:val="left"/>
              <w:rPr>
                <w:color w:val="4472C4" w:themeColor="accent1"/>
                <w:sz w:val="24"/>
                <w:szCs w:val="24"/>
              </w:rPr>
            </w:pPr>
          </w:p>
        </w:tc>
        <w:tc>
          <w:tcPr>
            <w:tcW w:w="2053" w:type="dxa"/>
            <w:tcBorders>
              <w:top w:val="single" w:sz="4" w:space="0" w:color="auto"/>
              <w:left w:val="single" w:sz="4" w:space="0" w:color="auto"/>
              <w:bottom w:val="single" w:sz="4" w:space="0" w:color="auto"/>
              <w:right w:val="single" w:sz="4" w:space="0" w:color="auto"/>
            </w:tcBorders>
            <w:hideMark/>
          </w:tcPr>
          <w:p w14:paraId="70B7F88A" w14:textId="5297BB24" w:rsidR="006936D8" w:rsidRDefault="00165BAC">
            <w:pPr>
              <w:rPr>
                <w:color w:val="4472C4" w:themeColor="accent1"/>
              </w:rPr>
            </w:pPr>
            <w:r>
              <w:rPr>
                <w:color w:val="FF0000"/>
              </w:rPr>
              <w:t>CHOICE</w:t>
            </w:r>
          </w:p>
        </w:tc>
        <w:tc>
          <w:tcPr>
            <w:tcW w:w="2455" w:type="dxa"/>
            <w:tcBorders>
              <w:top w:val="single" w:sz="4" w:space="0" w:color="auto"/>
              <w:left w:val="single" w:sz="4" w:space="0" w:color="auto"/>
              <w:bottom w:val="single" w:sz="4" w:space="0" w:color="auto"/>
              <w:right w:val="single" w:sz="4" w:space="0" w:color="auto"/>
            </w:tcBorders>
            <w:hideMark/>
          </w:tcPr>
          <w:p w14:paraId="5CC6A956" w14:textId="09CADB52" w:rsidR="006936D8" w:rsidRDefault="00165BAC">
            <w:pPr>
              <w:rPr>
                <w:color w:val="4472C4" w:themeColor="accent1"/>
              </w:rPr>
            </w:pPr>
            <w:r>
              <w:rPr>
                <w:color w:val="FF0000"/>
              </w:rPr>
              <w:t>A</w:t>
            </w:r>
          </w:p>
        </w:tc>
      </w:tr>
      <w:tr w:rsidR="006936D8" w14:paraId="6CE595D4" w14:textId="77777777" w:rsidTr="006936D8">
        <w:tc>
          <w:tcPr>
            <w:tcW w:w="2054" w:type="dxa"/>
            <w:vMerge w:val="restart"/>
            <w:tcBorders>
              <w:top w:val="single" w:sz="4" w:space="0" w:color="auto"/>
              <w:left w:val="single" w:sz="4" w:space="0" w:color="auto"/>
              <w:bottom w:val="single" w:sz="4" w:space="0" w:color="auto"/>
              <w:right w:val="single" w:sz="4" w:space="0" w:color="auto"/>
            </w:tcBorders>
            <w:hideMark/>
          </w:tcPr>
          <w:p w14:paraId="620BB0B5" w14:textId="77777777" w:rsidR="006936D8" w:rsidRDefault="006936D8">
            <w:pPr>
              <w:rPr>
                <w:color w:val="4472C4" w:themeColor="accent1"/>
              </w:rPr>
            </w:pPr>
            <w:r>
              <w:rPr>
                <w:color w:val="4472C4" w:themeColor="accent1"/>
              </w:rPr>
              <w:t>Key2</w:t>
            </w:r>
          </w:p>
        </w:tc>
        <w:tc>
          <w:tcPr>
            <w:tcW w:w="2053" w:type="dxa"/>
            <w:tcBorders>
              <w:top w:val="single" w:sz="4" w:space="0" w:color="auto"/>
              <w:left w:val="single" w:sz="4" w:space="0" w:color="auto"/>
              <w:bottom w:val="single" w:sz="4" w:space="0" w:color="auto"/>
              <w:right w:val="single" w:sz="4" w:space="0" w:color="auto"/>
            </w:tcBorders>
            <w:hideMark/>
          </w:tcPr>
          <w:p w14:paraId="75870CCE" w14:textId="77777777" w:rsidR="006936D8" w:rsidRDefault="006936D8">
            <w:pPr>
              <w:rPr>
                <w:color w:val="4472C4" w:themeColor="accent1"/>
              </w:rPr>
            </w:pPr>
            <w:r>
              <w:rPr>
                <w:color w:val="4472C4" w:themeColor="accent1"/>
              </w:rPr>
              <w:t>FREQ</w:t>
            </w:r>
          </w:p>
        </w:tc>
        <w:tc>
          <w:tcPr>
            <w:tcW w:w="2455" w:type="dxa"/>
            <w:tcBorders>
              <w:top w:val="single" w:sz="4" w:space="0" w:color="auto"/>
              <w:left w:val="single" w:sz="4" w:space="0" w:color="auto"/>
              <w:bottom w:val="single" w:sz="4" w:space="0" w:color="auto"/>
              <w:right w:val="single" w:sz="4" w:space="0" w:color="auto"/>
            </w:tcBorders>
            <w:hideMark/>
          </w:tcPr>
          <w:p w14:paraId="5903411B" w14:textId="77777777" w:rsidR="006936D8" w:rsidRDefault="006936D8">
            <w:pPr>
              <w:rPr>
                <w:color w:val="4472C4" w:themeColor="accent1"/>
              </w:rPr>
            </w:pPr>
            <w:r>
              <w:rPr>
                <w:color w:val="4472C4" w:themeColor="accent1"/>
              </w:rPr>
              <w:t>Q</w:t>
            </w:r>
          </w:p>
        </w:tc>
      </w:tr>
      <w:tr w:rsidR="006936D8" w14:paraId="1468F478" w14:textId="77777777" w:rsidTr="006936D8">
        <w:tc>
          <w:tcPr>
            <w:tcW w:w="0" w:type="auto"/>
            <w:vMerge/>
            <w:tcBorders>
              <w:top w:val="single" w:sz="4" w:space="0" w:color="auto"/>
              <w:left w:val="single" w:sz="4" w:space="0" w:color="auto"/>
              <w:bottom w:val="single" w:sz="4" w:space="0" w:color="auto"/>
              <w:right w:val="single" w:sz="4" w:space="0" w:color="auto"/>
            </w:tcBorders>
            <w:vAlign w:val="center"/>
            <w:hideMark/>
          </w:tcPr>
          <w:p w14:paraId="3EB1CADF" w14:textId="77777777" w:rsidR="006936D8" w:rsidRDefault="006936D8">
            <w:pPr>
              <w:jc w:val="left"/>
              <w:rPr>
                <w:color w:val="4472C4" w:themeColor="accent1"/>
                <w:sz w:val="24"/>
                <w:szCs w:val="24"/>
              </w:rPr>
            </w:pPr>
          </w:p>
        </w:tc>
        <w:tc>
          <w:tcPr>
            <w:tcW w:w="2053" w:type="dxa"/>
            <w:tcBorders>
              <w:top w:val="single" w:sz="4" w:space="0" w:color="auto"/>
              <w:left w:val="single" w:sz="4" w:space="0" w:color="auto"/>
              <w:bottom w:val="single" w:sz="4" w:space="0" w:color="auto"/>
              <w:right w:val="single" w:sz="4" w:space="0" w:color="auto"/>
            </w:tcBorders>
            <w:hideMark/>
          </w:tcPr>
          <w:p w14:paraId="45C0935F" w14:textId="77777777" w:rsidR="006936D8" w:rsidRDefault="006936D8">
            <w:pPr>
              <w:rPr>
                <w:color w:val="4472C4" w:themeColor="accent1"/>
              </w:rPr>
            </w:pPr>
            <w:r>
              <w:rPr>
                <w:color w:val="4472C4" w:themeColor="accent1"/>
              </w:rPr>
              <w:t>VIS_CTY</w:t>
            </w:r>
          </w:p>
        </w:tc>
        <w:tc>
          <w:tcPr>
            <w:tcW w:w="2455" w:type="dxa"/>
            <w:tcBorders>
              <w:top w:val="single" w:sz="4" w:space="0" w:color="auto"/>
              <w:left w:val="single" w:sz="4" w:space="0" w:color="auto"/>
              <w:bottom w:val="single" w:sz="4" w:space="0" w:color="auto"/>
              <w:right w:val="single" w:sz="4" w:space="0" w:color="auto"/>
            </w:tcBorders>
            <w:hideMark/>
          </w:tcPr>
          <w:p w14:paraId="07E26C7F" w14:textId="77777777" w:rsidR="006936D8" w:rsidRDefault="006936D8">
            <w:pPr>
              <w:rPr>
                <w:color w:val="4472C4" w:themeColor="accent1"/>
              </w:rPr>
            </w:pPr>
            <w:r>
              <w:rPr>
                <w:color w:val="4472C4" w:themeColor="accent1"/>
              </w:rPr>
              <w:t>MX</w:t>
            </w:r>
          </w:p>
        </w:tc>
      </w:tr>
      <w:tr w:rsidR="006936D8" w14:paraId="69634B60" w14:textId="77777777" w:rsidTr="006936D8">
        <w:tc>
          <w:tcPr>
            <w:tcW w:w="0" w:type="auto"/>
            <w:vMerge/>
            <w:tcBorders>
              <w:top w:val="single" w:sz="4" w:space="0" w:color="auto"/>
              <w:left w:val="single" w:sz="4" w:space="0" w:color="auto"/>
              <w:bottom w:val="single" w:sz="4" w:space="0" w:color="auto"/>
              <w:right w:val="single" w:sz="4" w:space="0" w:color="auto"/>
            </w:tcBorders>
            <w:vAlign w:val="center"/>
            <w:hideMark/>
          </w:tcPr>
          <w:p w14:paraId="19775924" w14:textId="77777777" w:rsidR="006936D8" w:rsidRDefault="006936D8">
            <w:pPr>
              <w:jc w:val="left"/>
              <w:rPr>
                <w:color w:val="4472C4" w:themeColor="accent1"/>
                <w:sz w:val="24"/>
                <w:szCs w:val="24"/>
              </w:rPr>
            </w:pPr>
          </w:p>
        </w:tc>
        <w:tc>
          <w:tcPr>
            <w:tcW w:w="2053" w:type="dxa"/>
            <w:tcBorders>
              <w:top w:val="single" w:sz="4" w:space="0" w:color="auto"/>
              <w:left w:val="single" w:sz="4" w:space="0" w:color="auto"/>
              <w:bottom w:val="single" w:sz="4" w:space="0" w:color="auto"/>
              <w:right w:val="single" w:sz="4" w:space="0" w:color="auto"/>
            </w:tcBorders>
            <w:hideMark/>
          </w:tcPr>
          <w:p w14:paraId="12A380BD" w14:textId="77777777" w:rsidR="006936D8" w:rsidRDefault="006936D8">
            <w:pPr>
              <w:rPr>
                <w:color w:val="4472C4" w:themeColor="accent1"/>
              </w:rPr>
            </w:pPr>
            <w:r>
              <w:rPr>
                <w:color w:val="00B050"/>
              </w:rPr>
              <w:t>UNIT</w:t>
            </w:r>
          </w:p>
        </w:tc>
        <w:tc>
          <w:tcPr>
            <w:tcW w:w="2455" w:type="dxa"/>
            <w:tcBorders>
              <w:top w:val="single" w:sz="4" w:space="0" w:color="auto"/>
              <w:left w:val="single" w:sz="4" w:space="0" w:color="auto"/>
              <w:bottom w:val="single" w:sz="4" w:space="0" w:color="auto"/>
              <w:right w:val="single" w:sz="4" w:space="0" w:color="auto"/>
            </w:tcBorders>
            <w:hideMark/>
          </w:tcPr>
          <w:p w14:paraId="258E9127" w14:textId="77777777" w:rsidR="006936D8" w:rsidRDefault="006936D8">
            <w:pPr>
              <w:rPr>
                <w:color w:val="4472C4" w:themeColor="accent1"/>
              </w:rPr>
            </w:pPr>
            <w:r>
              <w:rPr>
                <w:color w:val="00B050"/>
              </w:rPr>
              <w:t>USD</w:t>
            </w:r>
          </w:p>
        </w:tc>
      </w:tr>
      <w:tr w:rsidR="006936D8" w14:paraId="6E5242A7" w14:textId="77777777" w:rsidTr="006936D8">
        <w:tc>
          <w:tcPr>
            <w:tcW w:w="0" w:type="auto"/>
            <w:vMerge/>
            <w:tcBorders>
              <w:top w:val="single" w:sz="4" w:space="0" w:color="auto"/>
              <w:left w:val="single" w:sz="4" w:space="0" w:color="auto"/>
              <w:bottom w:val="single" w:sz="4" w:space="0" w:color="auto"/>
              <w:right w:val="single" w:sz="4" w:space="0" w:color="auto"/>
            </w:tcBorders>
            <w:vAlign w:val="center"/>
            <w:hideMark/>
          </w:tcPr>
          <w:p w14:paraId="214F8349" w14:textId="77777777" w:rsidR="006936D8" w:rsidRDefault="006936D8">
            <w:pPr>
              <w:jc w:val="left"/>
              <w:rPr>
                <w:color w:val="4472C4" w:themeColor="accent1"/>
                <w:sz w:val="24"/>
                <w:szCs w:val="24"/>
              </w:rPr>
            </w:pPr>
          </w:p>
        </w:tc>
        <w:tc>
          <w:tcPr>
            <w:tcW w:w="2053" w:type="dxa"/>
            <w:tcBorders>
              <w:top w:val="single" w:sz="4" w:space="0" w:color="auto"/>
              <w:left w:val="single" w:sz="4" w:space="0" w:color="auto"/>
              <w:bottom w:val="single" w:sz="4" w:space="0" w:color="auto"/>
              <w:right w:val="single" w:sz="4" w:space="0" w:color="auto"/>
            </w:tcBorders>
            <w:hideMark/>
          </w:tcPr>
          <w:p w14:paraId="026C4018" w14:textId="464C9BB3" w:rsidR="006936D8" w:rsidRDefault="00165BAC">
            <w:pPr>
              <w:rPr>
                <w:color w:val="00B050"/>
              </w:rPr>
            </w:pPr>
            <w:r>
              <w:rPr>
                <w:color w:val="FF0000"/>
              </w:rPr>
              <w:t>CHOICE</w:t>
            </w:r>
          </w:p>
        </w:tc>
        <w:tc>
          <w:tcPr>
            <w:tcW w:w="2455" w:type="dxa"/>
            <w:tcBorders>
              <w:top w:val="single" w:sz="4" w:space="0" w:color="auto"/>
              <w:left w:val="single" w:sz="4" w:space="0" w:color="auto"/>
              <w:bottom w:val="single" w:sz="4" w:space="0" w:color="auto"/>
              <w:right w:val="single" w:sz="4" w:space="0" w:color="auto"/>
            </w:tcBorders>
            <w:hideMark/>
          </w:tcPr>
          <w:p w14:paraId="0DE39185" w14:textId="03FE03BD" w:rsidR="006936D8" w:rsidRDefault="00165BAC" w:rsidP="006169D2">
            <w:pPr>
              <w:rPr>
                <w:color w:val="00B050"/>
              </w:rPr>
            </w:pPr>
            <w:r>
              <w:rPr>
                <w:color w:val="FF0000"/>
              </w:rPr>
              <w:t>B</w:t>
            </w:r>
          </w:p>
        </w:tc>
      </w:tr>
    </w:tbl>
    <w:p w14:paraId="7F2135F2" w14:textId="6582DE37" w:rsidR="00374441" w:rsidRDefault="00374441" w:rsidP="006936D8"/>
    <w:p w14:paraId="1BB8B67F" w14:textId="5E475686" w:rsidR="006169D2" w:rsidRDefault="006169D2" w:rsidP="006169D2">
      <w:pPr>
        <w:pStyle w:val="Heading5"/>
      </w:pPr>
      <w:r>
        <w:t xml:space="preserve">Use Case 7: A Constraint with wildcards for Codes and </w:t>
      </w:r>
      <w:proofErr w:type="spellStart"/>
      <w:r>
        <w:t>removePrefix</w:t>
      </w:r>
      <w:proofErr w:type="spellEnd"/>
      <w:r>
        <w:t xml:space="preserve"> property</w:t>
      </w:r>
    </w:p>
    <w:p w14:paraId="71CF4817" w14:textId="105E0B04" w:rsidR="00D3720B" w:rsidRPr="002A0D85" w:rsidRDefault="00D3720B" w:rsidP="004F2DB5">
      <w:pPr>
        <w:pStyle w:val="Paragraph"/>
      </w:pPr>
      <w:r>
        <w:t xml:space="preserve">For this example, we assume that the </w:t>
      </w:r>
      <w:r w:rsidRPr="004F2DB5">
        <w:rPr>
          <w:rStyle w:val="fixed"/>
        </w:rPr>
        <w:t>VIS_CTY</w:t>
      </w:r>
      <w:r>
        <w:t xml:space="preserve"> representation has been prefixed with prefix ‘</w:t>
      </w:r>
      <w:r w:rsidRPr="004F2DB5">
        <w:rPr>
          <w:rStyle w:val="fixed"/>
        </w:rPr>
        <w:t>AREA_</w:t>
      </w:r>
      <w:r>
        <w:t>’. In this Constraint, we need to remove the prefix.</w:t>
      </w:r>
    </w:p>
    <w:p w14:paraId="183DDC63" w14:textId="77777777" w:rsidR="006169D2" w:rsidRDefault="006169D2" w:rsidP="006169D2">
      <w:r>
        <w:t xml:space="preserve">R1: Allow </w:t>
      </w:r>
      <w:r>
        <w:rPr>
          <w:rStyle w:val="fixed"/>
        </w:rPr>
        <w:t>monthly</w:t>
      </w:r>
      <w:r>
        <w:t xml:space="preserve"> and </w:t>
      </w:r>
      <w:r>
        <w:rPr>
          <w:rStyle w:val="fixed"/>
        </w:rPr>
        <w:t>quarterly</w:t>
      </w:r>
      <w:r>
        <w:t xml:space="preserve"> data</w:t>
      </w:r>
    </w:p>
    <w:p w14:paraId="183C88ED" w14:textId="0C95EBA2" w:rsidR="006169D2" w:rsidRDefault="006169D2" w:rsidP="006169D2">
      <w:r>
        <w:t>R2: Allow</w:t>
      </w:r>
      <w:r w:rsidR="00D3720B">
        <w:t xml:space="preserve"> vis-à-vis countries that start with </w:t>
      </w:r>
      <w:r w:rsidR="00D3720B" w:rsidRPr="004F2DB5">
        <w:rPr>
          <w:rStyle w:val="fixed"/>
        </w:rPr>
        <w:t>M</w:t>
      </w:r>
    </w:p>
    <w:p w14:paraId="655DA019" w14:textId="3644C75F" w:rsidR="006169D2" w:rsidRDefault="006169D2" w:rsidP="006169D2">
      <w:r>
        <w:t xml:space="preserve">R3: </w:t>
      </w:r>
      <w:r w:rsidR="00114955">
        <w:t>Remove the prefix</w:t>
      </w:r>
      <w:r>
        <w:t xml:space="preserve"> </w:t>
      </w:r>
      <w:r w:rsidR="00114955">
        <w:t>‘</w:t>
      </w:r>
      <w:r w:rsidR="00114955" w:rsidRPr="00E263F9">
        <w:rPr>
          <w:rStyle w:val="fixed"/>
        </w:rPr>
        <w:t>AREA_</w:t>
      </w:r>
      <w:r w:rsidR="00114955">
        <w:t>’</w:t>
      </w:r>
    </w:p>
    <w:p w14:paraId="53D3BB2B" w14:textId="77777777" w:rsidR="006169D2" w:rsidRDefault="006169D2" w:rsidP="006169D2"/>
    <w:p w14:paraId="7CC04386" w14:textId="77777777" w:rsidR="006169D2" w:rsidRDefault="006169D2" w:rsidP="006169D2">
      <w:r>
        <w:t xml:space="preserve">This may be expressed with the following </w:t>
      </w:r>
      <w:r>
        <w:rPr>
          <w:rStyle w:val="fixed"/>
        </w:rPr>
        <w:t>CubeRegion</w:t>
      </w:r>
      <w:r>
        <w:t>:</w:t>
      </w:r>
    </w:p>
    <w:tbl>
      <w:tblPr>
        <w:tblStyle w:val="TableGrid"/>
        <w:tblW w:w="3668" w:type="pct"/>
        <w:tblCellMar>
          <w:top w:w="28" w:type="dxa"/>
          <w:bottom w:w="28" w:type="dxa"/>
        </w:tblCellMar>
        <w:tblLook w:val="04A0" w:firstRow="1" w:lastRow="0" w:firstColumn="1" w:lastColumn="0" w:noHBand="0" w:noVBand="1"/>
      </w:tblPr>
      <w:tblGrid>
        <w:gridCol w:w="3681"/>
        <w:gridCol w:w="2409"/>
      </w:tblGrid>
      <w:tr w:rsidR="00D3720B" w14:paraId="39F15863" w14:textId="77777777" w:rsidTr="004F2DB5">
        <w:tc>
          <w:tcPr>
            <w:tcW w:w="3681" w:type="dxa"/>
            <w:tcBorders>
              <w:top w:val="single" w:sz="4" w:space="0" w:color="auto"/>
              <w:left w:val="single" w:sz="4" w:space="0" w:color="auto"/>
              <w:bottom w:val="single" w:sz="4" w:space="0" w:color="auto"/>
              <w:right w:val="single" w:sz="4" w:space="0" w:color="auto"/>
            </w:tcBorders>
            <w:hideMark/>
          </w:tcPr>
          <w:p w14:paraId="76EB62E3" w14:textId="77777777" w:rsidR="006169D2" w:rsidRDefault="006169D2" w:rsidP="00F128EC">
            <w:pPr>
              <w:rPr>
                <w:color w:val="4472C4" w:themeColor="accent1"/>
              </w:rPr>
            </w:pPr>
            <w:r>
              <w:rPr>
                <w:color w:val="4472C4" w:themeColor="accent1"/>
              </w:rPr>
              <w:t>FREQ</w:t>
            </w:r>
          </w:p>
        </w:tc>
        <w:tc>
          <w:tcPr>
            <w:tcW w:w="2409" w:type="dxa"/>
            <w:tcBorders>
              <w:top w:val="single" w:sz="4" w:space="0" w:color="auto"/>
              <w:left w:val="single" w:sz="4" w:space="0" w:color="auto"/>
              <w:bottom w:val="single" w:sz="4" w:space="0" w:color="auto"/>
              <w:right w:val="single" w:sz="4" w:space="0" w:color="auto"/>
            </w:tcBorders>
            <w:hideMark/>
          </w:tcPr>
          <w:p w14:paraId="3F3D9E5E" w14:textId="77777777" w:rsidR="006169D2" w:rsidRDefault="006169D2" w:rsidP="00F128EC">
            <w:pPr>
              <w:rPr>
                <w:color w:val="4472C4" w:themeColor="accent1"/>
              </w:rPr>
            </w:pPr>
            <w:r>
              <w:rPr>
                <w:color w:val="4472C4" w:themeColor="accent1"/>
              </w:rPr>
              <w:t>M, Q</w:t>
            </w:r>
          </w:p>
        </w:tc>
      </w:tr>
      <w:tr w:rsidR="00D3720B" w14:paraId="2822981B" w14:textId="77777777" w:rsidTr="004F2DB5">
        <w:tc>
          <w:tcPr>
            <w:tcW w:w="3681" w:type="dxa"/>
            <w:tcBorders>
              <w:top w:val="single" w:sz="4" w:space="0" w:color="auto"/>
              <w:left w:val="single" w:sz="4" w:space="0" w:color="auto"/>
              <w:bottom w:val="single" w:sz="4" w:space="0" w:color="auto"/>
              <w:right w:val="single" w:sz="4" w:space="0" w:color="auto"/>
            </w:tcBorders>
            <w:hideMark/>
          </w:tcPr>
          <w:p w14:paraId="7AD89871" w14:textId="315113D4" w:rsidR="006169D2" w:rsidRDefault="006169D2" w:rsidP="00F128EC">
            <w:pPr>
              <w:rPr>
                <w:color w:val="4472C4" w:themeColor="accent1"/>
              </w:rPr>
            </w:pPr>
            <w:r>
              <w:rPr>
                <w:color w:val="4472C4" w:themeColor="accent1"/>
              </w:rPr>
              <w:t>VIS_CTY</w:t>
            </w:r>
            <w:r w:rsidR="00D3720B">
              <w:rPr>
                <w:color w:val="4472C4" w:themeColor="accent1"/>
              </w:rPr>
              <w:t xml:space="preserve"> (</w:t>
            </w:r>
            <w:proofErr w:type="spellStart"/>
            <w:r w:rsidR="00D3720B">
              <w:rPr>
                <w:color w:val="4472C4" w:themeColor="accent1"/>
              </w:rPr>
              <w:t>removePrefix</w:t>
            </w:r>
            <w:proofErr w:type="spellEnd"/>
            <w:r w:rsidR="00D3720B">
              <w:rPr>
                <w:color w:val="4472C4" w:themeColor="accent1"/>
              </w:rPr>
              <w:t>=’AREA_’)</w:t>
            </w:r>
          </w:p>
        </w:tc>
        <w:tc>
          <w:tcPr>
            <w:tcW w:w="2409" w:type="dxa"/>
            <w:tcBorders>
              <w:top w:val="single" w:sz="4" w:space="0" w:color="auto"/>
              <w:left w:val="single" w:sz="4" w:space="0" w:color="auto"/>
              <w:bottom w:val="single" w:sz="4" w:space="0" w:color="auto"/>
              <w:right w:val="single" w:sz="4" w:space="0" w:color="auto"/>
            </w:tcBorders>
            <w:hideMark/>
          </w:tcPr>
          <w:p w14:paraId="625D1605" w14:textId="45AB996E" w:rsidR="006169D2" w:rsidRDefault="00D3720B" w:rsidP="00F128EC">
            <w:pPr>
              <w:rPr>
                <w:color w:val="4472C4" w:themeColor="accent1"/>
              </w:rPr>
            </w:pPr>
            <w:r>
              <w:rPr>
                <w:color w:val="4472C4" w:themeColor="accent1"/>
              </w:rPr>
              <w:t>M%</w:t>
            </w:r>
          </w:p>
        </w:tc>
      </w:tr>
    </w:tbl>
    <w:p w14:paraId="6893CD1A" w14:textId="77777777" w:rsidR="006169D2" w:rsidRDefault="006169D2" w:rsidP="006936D8"/>
    <w:p w14:paraId="3A04D891" w14:textId="157D54A3" w:rsidR="002E1500" w:rsidRDefault="000C050D" w:rsidP="002E1500">
      <w:pPr>
        <w:pStyle w:val="Heading5"/>
      </w:pPr>
      <w:r>
        <w:t>Use Case 8: A Constraint with multilingual support on Attributes</w:t>
      </w:r>
    </w:p>
    <w:p w14:paraId="612B6C1E" w14:textId="77777777" w:rsidR="00165BAC" w:rsidRDefault="00165BAC" w:rsidP="00165BAC">
      <w:r>
        <w:t xml:space="preserve">R1: Allow </w:t>
      </w:r>
      <w:r>
        <w:rPr>
          <w:rStyle w:val="fixed"/>
        </w:rPr>
        <w:t>monthly</w:t>
      </w:r>
      <w:r>
        <w:t xml:space="preserve"> and </w:t>
      </w:r>
      <w:r>
        <w:rPr>
          <w:rStyle w:val="fixed"/>
        </w:rPr>
        <w:t>quarterly</w:t>
      </w:r>
      <w:r>
        <w:t xml:space="preserve"> data</w:t>
      </w:r>
    </w:p>
    <w:p w14:paraId="59DF93C3" w14:textId="77777777" w:rsidR="00165BAC" w:rsidRDefault="00165BAC" w:rsidP="00165BAC">
      <w:r>
        <w:t xml:space="preserve">R2: Allow </w:t>
      </w:r>
      <w:r>
        <w:rPr>
          <w:rStyle w:val="fixed"/>
        </w:rPr>
        <w:t>Mexico</w:t>
      </w:r>
      <w:r>
        <w:t xml:space="preserve"> for vis-à-vis country</w:t>
      </w:r>
    </w:p>
    <w:p w14:paraId="71348A03" w14:textId="56C33508" w:rsidR="00165BAC" w:rsidRDefault="00165BAC" w:rsidP="00165BAC">
      <w:r>
        <w:t>R3: Allow a comment</w:t>
      </w:r>
      <w:r w:rsidR="003E61F5">
        <w:t xml:space="preserve">, in English, which includes the term </w:t>
      </w:r>
      <w:r w:rsidR="003E61F5">
        <w:rPr>
          <w:rStyle w:val="fixed"/>
        </w:rPr>
        <w:t>adjusted</w:t>
      </w:r>
      <w:r>
        <w:t xml:space="preserve"> for status </w:t>
      </w:r>
    </w:p>
    <w:p w14:paraId="079F7DB2" w14:textId="77777777" w:rsidR="00165BAC" w:rsidRDefault="00165BAC" w:rsidP="00165BAC"/>
    <w:p w14:paraId="0CA5B8A9" w14:textId="77777777" w:rsidR="00165BAC" w:rsidRDefault="00165BAC" w:rsidP="00165BAC">
      <w:r>
        <w:t xml:space="preserve">This may be expressed with the following </w:t>
      </w:r>
      <w:r>
        <w:rPr>
          <w:rStyle w:val="fixed"/>
        </w:rPr>
        <w:t>CubeRegion</w:t>
      </w:r>
      <w:r>
        <w:t>:</w:t>
      </w:r>
    </w:p>
    <w:tbl>
      <w:tblPr>
        <w:tblStyle w:val="TableGrid"/>
        <w:tblW w:w="3668" w:type="pct"/>
        <w:tblCellMar>
          <w:top w:w="28" w:type="dxa"/>
          <w:bottom w:w="28" w:type="dxa"/>
        </w:tblCellMar>
        <w:tblLook w:val="04A0" w:firstRow="1" w:lastRow="0" w:firstColumn="1" w:lastColumn="0" w:noHBand="0" w:noVBand="1"/>
      </w:tblPr>
      <w:tblGrid>
        <w:gridCol w:w="3539"/>
        <w:gridCol w:w="2551"/>
      </w:tblGrid>
      <w:tr w:rsidR="00165BAC" w14:paraId="3DA55CB2" w14:textId="77777777" w:rsidTr="004F2DB5">
        <w:tc>
          <w:tcPr>
            <w:tcW w:w="3539" w:type="dxa"/>
            <w:tcBorders>
              <w:top w:val="single" w:sz="4" w:space="0" w:color="auto"/>
              <w:left w:val="single" w:sz="4" w:space="0" w:color="auto"/>
              <w:bottom w:val="single" w:sz="4" w:space="0" w:color="auto"/>
              <w:right w:val="single" w:sz="4" w:space="0" w:color="auto"/>
            </w:tcBorders>
            <w:hideMark/>
          </w:tcPr>
          <w:p w14:paraId="4CA9D834" w14:textId="77777777" w:rsidR="00165BAC" w:rsidRDefault="00165BAC" w:rsidP="00F128EC">
            <w:pPr>
              <w:rPr>
                <w:color w:val="4472C4" w:themeColor="accent1"/>
              </w:rPr>
            </w:pPr>
            <w:r>
              <w:rPr>
                <w:color w:val="4472C4" w:themeColor="accent1"/>
              </w:rPr>
              <w:t>FREQ</w:t>
            </w:r>
          </w:p>
        </w:tc>
        <w:tc>
          <w:tcPr>
            <w:tcW w:w="2551" w:type="dxa"/>
            <w:tcBorders>
              <w:top w:val="single" w:sz="4" w:space="0" w:color="auto"/>
              <w:left w:val="single" w:sz="4" w:space="0" w:color="auto"/>
              <w:bottom w:val="single" w:sz="4" w:space="0" w:color="auto"/>
              <w:right w:val="single" w:sz="4" w:space="0" w:color="auto"/>
            </w:tcBorders>
            <w:hideMark/>
          </w:tcPr>
          <w:p w14:paraId="2AD80E32" w14:textId="77777777" w:rsidR="00165BAC" w:rsidRDefault="00165BAC" w:rsidP="00F128EC">
            <w:pPr>
              <w:rPr>
                <w:color w:val="4472C4" w:themeColor="accent1"/>
              </w:rPr>
            </w:pPr>
            <w:r>
              <w:rPr>
                <w:color w:val="4472C4" w:themeColor="accent1"/>
              </w:rPr>
              <w:t>M, Q</w:t>
            </w:r>
          </w:p>
        </w:tc>
      </w:tr>
      <w:tr w:rsidR="00165BAC" w14:paraId="054FCAC9" w14:textId="77777777" w:rsidTr="004F2DB5">
        <w:tc>
          <w:tcPr>
            <w:tcW w:w="3539" w:type="dxa"/>
            <w:tcBorders>
              <w:top w:val="single" w:sz="4" w:space="0" w:color="auto"/>
              <w:left w:val="single" w:sz="4" w:space="0" w:color="auto"/>
              <w:bottom w:val="single" w:sz="4" w:space="0" w:color="auto"/>
              <w:right w:val="single" w:sz="4" w:space="0" w:color="auto"/>
            </w:tcBorders>
            <w:hideMark/>
          </w:tcPr>
          <w:p w14:paraId="0BE1EBEA" w14:textId="77777777" w:rsidR="00165BAC" w:rsidRDefault="00165BAC" w:rsidP="00F128EC">
            <w:pPr>
              <w:rPr>
                <w:color w:val="4472C4" w:themeColor="accent1"/>
              </w:rPr>
            </w:pPr>
            <w:r>
              <w:rPr>
                <w:color w:val="4472C4" w:themeColor="accent1"/>
              </w:rPr>
              <w:t>VIS_CTY</w:t>
            </w:r>
          </w:p>
        </w:tc>
        <w:tc>
          <w:tcPr>
            <w:tcW w:w="2551" w:type="dxa"/>
            <w:tcBorders>
              <w:top w:val="single" w:sz="4" w:space="0" w:color="auto"/>
              <w:left w:val="single" w:sz="4" w:space="0" w:color="auto"/>
              <w:bottom w:val="single" w:sz="4" w:space="0" w:color="auto"/>
              <w:right w:val="single" w:sz="4" w:space="0" w:color="auto"/>
            </w:tcBorders>
            <w:hideMark/>
          </w:tcPr>
          <w:p w14:paraId="75241BEA" w14:textId="77777777" w:rsidR="00165BAC" w:rsidRDefault="00165BAC" w:rsidP="00F128EC">
            <w:pPr>
              <w:rPr>
                <w:color w:val="4472C4" w:themeColor="accent1"/>
              </w:rPr>
            </w:pPr>
            <w:r>
              <w:rPr>
                <w:color w:val="4472C4" w:themeColor="accent1"/>
              </w:rPr>
              <w:t>MX</w:t>
            </w:r>
          </w:p>
        </w:tc>
      </w:tr>
      <w:tr w:rsidR="00165BAC" w14:paraId="6B6D9C8D" w14:textId="77777777" w:rsidTr="004F2DB5">
        <w:tc>
          <w:tcPr>
            <w:tcW w:w="353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1232E59" w14:textId="3A61B281" w:rsidR="00165BAC" w:rsidRDefault="00165BAC" w:rsidP="006169D2">
            <w:pPr>
              <w:rPr>
                <w:color w:val="00B050"/>
              </w:rPr>
            </w:pPr>
            <w:r>
              <w:rPr>
                <w:color w:val="00B050"/>
              </w:rPr>
              <w:t>COMMENT</w:t>
            </w:r>
            <w:r w:rsidR="00D3720B">
              <w:rPr>
                <w:color w:val="00B050"/>
              </w:rPr>
              <w:t xml:space="preserve"> (lang=’</w:t>
            </w:r>
            <w:proofErr w:type="spellStart"/>
            <w:r w:rsidR="00D3720B">
              <w:rPr>
                <w:color w:val="00B050"/>
              </w:rPr>
              <w:t>en</w:t>
            </w:r>
            <w:proofErr w:type="spellEnd"/>
            <w:r w:rsidR="00D3720B">
              <w:rPr>
                <w:color w:val="00B050"/>
              </w:rPr>
              <w:t>’)</w:t>
            </w:r>
          </w:p>
        </w:tc>
        <w:tc>
          <w:tcPr>
            <w:tcW w:w="255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B6086A" w14:textId="7FE7D447" w:rsidR="00165BAC" w:rsidRDefault="003E61F5" w:rsidP="00F128EC">
            <w:pPr>
              <w:rPr>
                <w:color w:val="00B050"/>
              </w:rPr>
            </w:pPr>
            <w:r>
              <w:rPr>
                <w:color w:val="00B050"/>
              </w:rPr>
              <w:t>%adjusted%</w:t>
            </w:r>
          </w:p>
        </w:tc>
      </w:tr>
    </w:tbl>
    <w:p w14:paraId="0424B8A0" w14:textId="77777777" w:rsidR="006B009B" w:rsidRPr="006169D2" w:rsidRDefault="006B009B" w:rsidP="004F2DB5">
      <w:pPr>
        <w:pStyle w:val="Paragraph"/>
      </w:pPr>
    </w:p>
    <w:p w14:paraId="0C8D02BB" w14:textId="4BD59222" w:rsidR="006B009B" w:rsidRPr="004F2DB5" w:rsidRDefault="006B009B" w:rsidP="006B009B">
      <w:pPr>
        <w:pStyle w:val="Heading5"/>
      </w:pPr>
      <w:r>
        <w:t>Use Case 9: A Constraint on allowed values for Dimensions combined with allowed values for Metadata Attributes</w:t>
      </w:r>
    </w:p>
    <w:p w14:paraId="18AE7F28" w14:textId="77777777" w:rsidR="006B009B" w:rsidRDefault="006B009B" w:rsidP="006B009B">
      <w:r>
        <w:t xml:space="preserve">R1: Allow </w:t>
      </w:r>
      <w:r>
        <w:rPr>
          <w:rStyle w:val="fixed"/>
        </w:rPr>
        <w:t>monthly</w:t>
      </w:r>
      <w:r>
        <w:t xml:space="preserve"> and </w:t>
      </w:r>
      <w:r>
        <w:rPr>
          <w:rStyle w:val="fixed"/>
        </w:rPr>
        <w:t>quarterly</w:t>
      </w:r>
      <w:r>
        <w:t xml:space="preserve"> data</w:t>
      </w:r>
    </w:p>
    <w:p w14:paraId="7950E88B" w14:textId="77777777" w:rsidR="006B009B" w:rsidRDefault="006B009B" w:rsidP="006B009B">
      <w:r>
        <w:t xml:space="preserve">R2: Allow </w:t>
      </w:r>
      <w:r>
        <w:rPr>
          <w:rStyle w:val="fixed"/>
        </w:rPr>
        <w:t>Mexico</w:t>
      </w:r>
      <w:r>
        <w:t xml:space="preserve"> for vis-à-vis country</w:t>
      </w:r>
    </w:p>
    <w:p w14:paraId="2FF605AE" w14:textId="440EBC93" w:rsidR="006B009B" w:rsidRDefault="006B009B" w:rsidP="006B009B">
      <w:r>
        <w:t xml:space="preserve">R3: Allow </w:t>
      </w:r>
      <w:r>
        <w:rPr>
          <w:rStyle w:val="fixed"/>
        </w:rPr>
        <w:t>John Doe</w:t>
      </w:r>
      <w:r>
        <w:t xml:space="preserve"> for contact </w:t>
      </w:r>
    </w:p>
    <w:p w14:paraId="0C44A088" w14:textId="77777777" w:rsidR="006B009B" w:rsidRDefault="006B009B" w:rsidP="006B009B"/>
    <w:p w14:paraId="3FCF3D59" w14:textId="77777777" w:rsidR="006B009B" w:rsidRDefault="006B009B" w:rsidP="006B009B">
      <w:r>
        <w:t xml:space="preserve">This may be expressed with the following </w:t>
      </w:r>
      <w:r>
        <w:rPr>
          <w:rStyle w:val="fixed"/>
        </w:rPr>
        <w:t>CubeRegion</w:t>
      </w:r>
      <w:r>
        <w:t>:</w:t>
      </w:r>
    </w:p>
    <w:tbl>
      <w:tblPr>
        <w:tblStyle w:val="TableGrid"/>
        <w:tblW w:w="2500" w:type="pct"/>
        <w:tblCellMar>
          <w:top w:w="28" w:type="dxa"/>
          <w:bottom w:w="28" w:type="dxa"/>
        </w:tblCellMar>
        <w:tblLook w:val="04A0" w:firstRow="1" w:lastRow="0" w:firstColumn="1" w:lastColumn="0" w:noHBand="0" w:noVBand="1"/>
      </w:tblPr>
      <w:tblGrid>
        <w:gridCol w:w="1944"/>
        <w:gridCol w:w="2207"/>
      </w:tblGrid>
      <w:tr w:rsidR="006B009B" w14:paraId="197F3AEE" w14:textId="77777777" w:rsidTr="00F128EC">
        <w:tc>
          <w:tcPr>
            <w:tcW w:w="2053" w:type="dxa"/>
            <w:tcBorders>
              <w:top w:val="single" w:sz="4" w:space="0" w:color="auto"/>
              <w:left w:val="single" w:sz="4" w:space="0" w:color="auto"/>
              <w:bottom w:val="single" w:sz="4" w:space="0" w:color="auto"/>
              <w:right w:val="single" w:sz="4" w:space="0" w:color="auto"/>
            </w:tcBorders>
            <w:hideMark/>
          </w:tcPr>
          <w:p w14:paraId="0C71652A" w14:textId="77777777" w:rsidR="006B009B" w:rsidRDefault="006B009B" w:rsidP="00F128EC">
            <w:pPr>
              <w:rPr>
                <w:color w:val="4472C4" w:themeColor="accent1"/>
              </w:rPr>
            </w:pPr>
            <w:r>
              <w:rPr>
                <w:color w:val="4472C4" w:themeColor="accent1"/>
              </w:rPr>
              <w:lastRenderedPageBreak/>
              <w:t>FREQ</w:t>
            </w:r>
          </w:p>
        </w:tc>
        <w:tc>
          <w:tcPr>
            <w:tcW w:w="2455" w:type="dxa"/>
            <w:tcBorders>
              <w:top w:val="single" w:sz="4" w:space="0" w:color="auto"/>
              <w:left w:val="single" w:sz="4" w:space="0" w:color="auto"/>
              <w:bottom w:val="single" w:sz="4" w:space="0" w:color="auto"/>
              <w:right w:val="single" w:sz="4" w:space="0" w:color="auto"/>
            </w:tcBorders>
            <w:hideMark/>
          </w:tcPr>
          <w:p w14:paraId="7542A9F6" w14:textId="77777777" w:rsidR="006B009B" w:rsidRDefault="006B009B" w:rsidP="00F128EC">
            <w:pPr>
              <w:rPr>
                <w:color w:val="4472C4" w:themeColor="accent1"/>
              </w:rPr>
            </w:pPr>
            <w:r>
              <w:rPr>
                <w:color w:val="4472C4" w:themeColor="accent1"/>
              </w:rPr>
              <w:t>M, Q</w:t>
            </w:r>
          </w:p>
        </w:tc>
      </w:tr>
      <w:tr w:rsidR="006B009B" w14:paraId="15E00DAA" w14:textId="77777777" w:rsidTr="00F128EC">
        <w:tc>
          <w:tcPr>
            <w:tcW w:w="2053" w:type="dxa"/>
            <w:tcBorders>
              <w:top w:val="single" w:sz="4" w:space="0" w:color="auto"/>
              <w:left w:val="single" w:sz="4" w:space="0" w:color="auto"/>
              <w:bottom w:val="single" w:sz="4" w:space="0" w:color="auto"/>
              <w:right w:val="single" w:sz="4" w:space="0" w:color="auto"/>
            </w:tcBorders>
            <w:hideMark/>
          </w:tcPr>
          <w:p w14:paraId="410479FA" w14:textId="77777777" w:rsidR="006B009B" w:rsidRDefault="006B009B" w:rsidP="00F128EC">
            <w:pPr>
              <w:rPr>
                <w:color w:val="4472C4" w:themeColor="accent1"/>
              </w:rPr>
            </w:pPr>
            <w:r>
              <w:rPr>
                <w:color w:val="4472C4" w:themeColor="accent1"/>
              </w:rPr>
              <w:t>VIS_CTY</w:t>
            </w:r>
          </w:p>
        </w:tc>
        <w:tc>
          <w:tcPr>
            <w:tcW w:w="2455" w:type="dxa"/>
            <w:tcBorders>
              <w:top w:val="single" w:sz="4" w:space="0" w:color="auto"/>
              <w:left w:val="single" w:sz="4" w:space="0" w:color="auto"/>
              <w:bottom w:val="single" w:sz="4" w:space="0" w:color="auto"/>
              <w:right w:val="single" w:sz="4" w:space="0" w:color="auto"/>
            </w:tcBorders>
            <w:hideMark/>
          </w:tcPr>
          <w:p w14:paraId="63C84A87" w14:textId="77777777" w:rsidR="006B009B" w:rsidRDefault="006B009B" w:rsidP="00F128EC">
            <w:pPr>
              <w:rPr>
                <w:color w:val="4472C4" w:themeColor="accent1"/>
              </w:rPr>
            </w:pPr>
            <w:r>
              <w:rPr>
                <w:color w:val="4472C4" w:themeColor="accent1"/>
              </w:rPr>
              <w:t>MX</w:t>
            </w:r>
          </w:p>
        </w:tc>
      </w:tr>
      <w:tr w:rsidR="006B009B" w14:paraId="3B52DBA8" w14:textId="77777777" w:rsidTr="00F128EC">
        <w:tc>
          <w:tcPr>
            <w:tcW w:w="20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78E675" w14:textId="03C07D82" w:rsidR="006B009B" w:rsidRDefault="006B009B" w:rsidP="00F128EC">
            <w:pPr>
              <w:rPr>
                <w:color w:val="00B050"/>
              </w:rPr>
            </w:pPr>
            <w:r>
              <w:rPr>
                <w:color w:val="FFC000"/>
              </w:rPr>
              <w:t>CONTACT</w:t>
            </w:r>
          </w:p>
        </w:tc>
        <w:tc>
          <w:tcPr>
            <w:tcW w:w="245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C2DFD14" w14:textId="67323945" w:rsidR="006B009B" w:rsidRDefault="006B009B" w:rsidP="00F128EC">
            <w:pPr>
              <w:rPr>
                <w:color w:val="00B050"/>
              </w:rPr>
            </w:pPr>
            <w:r w:rsidRPr="004F2DB5">
              <w:rPr>
                <w:color w:val="FFC000"/>
              </w:rPr>
              <w:t>John Doe</w:t>
            </w:r>
          </w:p>
        </w:tc>
      </w:tr>
    </w:tbl>
    <w:p w14:paraId="4F78385C" w14:textId="4DFDC106" w:rsidR="006B009B" w:rsidRDefault="006B009B" w:rsidP="004F2DB5">
      <w:pPr>
        <w:pStyle w:val="Paragraph"/>
      </w:pPr>
    </w:p>
    <w:p w14:paraId="1AE2F06D" w14:textId="31874A48" w:rsidR="00114955" w:rsidDel="00652C05" w:rsidRDefault="00114955" w:rsidP="004F2DB5">
      <w:pPr>
        <w:pStyle w:val="Heading4"/>
        <w:rPr>
          <w:del w:id="2320" w:author="Matthew Nelson" w:date="2024-09-19T21:54:00Z"/>
        </w:rPr>
      </w:pPr>
      <w:del w:id="2321" w:author="Matthew Nelson" w:date="2024-09-19T21:54:00Z">
        <w:r w:rsidDel="00652C05">
          <w:delText>Other constraining terms</w:delText>
        </w:r>
      </w:del>
    </w:p>
    <w:p w14:paraId="6E6EF369" w14:textId="70824AE6" w:rsidR="00E969FC" w:rsidDel="00652C05" w:rsidRDefault="002A5A46" w:rsidP="004F2DB5">
      <w:pPr>
        <w:pStyle w:val="Paragraph"/>
        <w:rPr>
          <w:del w:id="2322" w:author="Matthew Nelson" w:date="2024-09-19T21:54:00Z"/>
        </w:rPr>
      </w:pPr>
      <w:del w:id="2323" w:author="Matthew Nelson" w:date="2024-09-19T21:54:00Z">
        <w:r w:rsidDel="00652C05">
          <w:delText>Beyond the cube regions and keysets, the</w:delText>
        </w:r>
        <w:r w:rsidR="00E969FC" w:rsidDel="00652C05">
          <w:delText>re is one</w:delText>
        </w:r>
        <w:r w:rsidR="001C2A2D" w:rsidDel="00652C05">
          <w:delText xml:space="preserve"> more</w:delText>
        </w:r>
        <w:r w:rsidR="006007DE" w:rsidDel="00652C05">
          <w:delText xml:space="preserve"> constraining term</w:delText>
        </w:r>
        <w:r w:rsidR="001C2A2D" w:rsidDel="00652C05">
          <w:delText>,</w:delText>
        </w:r>
        <w:r w:rsidR="00E969FC" w:rsidDel="00652C05">
          <w:delText xml:space="preserve"> i.e.,</w:delText>
        </w:r>
        <w:r w:rsidR="001C2A2D" w:rsidDel="00652C05">
          <w:delText xml:space="preserve"> the </w:delText>
        </w:r>
        <w:r w:rsidR="001C2A2D" w:rsidRPr="004F2DB5" w:rsidDel="00652C05">
          <w:rPr>
            <w:rStyle w:val="ArtefactClass"/>
          </w:rPr>
          <w:delText>ReleaseCalendar</w:delText>
        </w:r>
        <w:r w:rsidR="00E969FC" w:rsidDel="00652C05">
          <w:delText>.</w:delText>
        </w:r>
      </w:del>
    </w:p>
    <w:p w14:paraId="73ABB913" w14:textId="51803C89" w:rsidR="00E969FC" w:rsidDel="00652C05" w:rsidRDefault="00E969FC" w:rsidP="004F2DB5">
      <w:pPr>
        <w:pStyle w:val="Paragraph"/>
        <w:rPr>
          <w:del w:id="2324" w:author="Matthew Nelson" w:date="2024-09-19T21:54:00Z"/>
        </w:rPr>
      </w:pPr>
    </w:p>
    <w:p w14:paraId="36D30F85" w14:textId="6ADCF2DC" w:rsidR="00114955" w:rsidDel="00652C05" w:rsidRDefault="006007DE" w:rsidP="004F2DB5">
      <w:pPr>
        <w:pStyle w:val="Paragraph"/>
        <w:rPr>
          <w:del w:id="2325" w:author="Matthew Nelson" w:date="2024-09-19T21:54:00Z"/>
        </w:rPr>
      </w:pPr>
      <w:del w:id="2326" w:author="Matthew Nelson" w:date="2024-09-19T21:54:00Z">
        <w:r w:rsidDel="00652C05">
          <w:delText xml:space="preserve">The </w:delText>
        </w:r>
        <w:r w:rsidRPr="004F2DB5" w:rsidDel="00652C05">
          <w:rPr>
            <w:rStyle w:val="ArtefactClass"/>
          </w:rPr>
          <w:delText>ReleaseCalendar</w:delText>
        </w:r>
        <w:r w:rsidDel="00652C05">
          <w:delText xml:space="preserve"> </w:delText>
        </w:r>
        <w:r w:rsidR="00073F4D" w:rsidDel="00652C05">
          <w:delText>is the only term that does not apply on Components; it</w:delText>
        </w:r>
        <w:r w:rsidDel="00652C05">
          <w:delText xml:space="preserve"> specifies the schedule of publication or reporting of the dataset or metadataset.</w:delText>
        </w:r>
      </w:del>
    </w:p>
    <w:p w14:paraId="48FE88D6" w14:textId="395DCF78" w:rsidR="0091430B" w:rsidDel="00652C05" w:rsidRDefault="0091430B" w:rsidP="004F2DB5">
      <w:pPr>
        <w:pStyle w:val="Paragraph"/>
        <w:rPr>
          <w:del w:id="2327" w:author="Matthew Nelson" w:date="2024-09-19T21:54:00Z"/>
        </w:rPr>
      </w:pPr>
    </w:p>
    <w:p w14:paraId="142ED778" w14:textId="1A6A0EB2" w:rsidR="0091430B" w:rsidRPr="00E969FC" w:rsidDel="00652C05" w:rsidRDefault="0091430B" w:rsidP="004F2DB5">
      <w:pPr>
        <w:pStyle w:val="Paragraph"/>
        <w:rPr>
          <w:del w:id="2328" w:author="Matthew Nelson" w:date="2024-09-19T21:54:00Z"/>
        </w:rPr>
      </w:pPr>
      <w:del w:id="2329" w:author="Matthew Nelson" w:date="2024-09-19T21:54:00Z">
        <w:r w:rsidDel="00652C05">
          <w:delText xml:space="preserve">For example, the </w:delText>
        </w:r>
        <w:r w:rsidRPr="00E65ED8" w:rsidDel="00652C05">
          <w:rPr>
            <w:rStyle w:val="ArtefactClass"/>
          </w:rPr>
          <w:delText>ReleaseCalendar</w:delText>
        </w:r>
        <w:r w:rsidDel="00652C05">
          <w:delText xml:space="preserve"> </w:delText>
        </w:r>
        <w:r w:rsidR="001C2A2D" w:rsidDel="00652C05">
          <w:delText xml:space="preserve">for </w:delText>
        </w:r>
        <w:r w:rsidR="001C2A2D" w:rsidRPr="00E65ED8" w:rsidDel="00652C05">
          <w:rPr>
            <w:rStyle w:val="ArtefactClass"/>
          </w:rPr>
          <w:delText>Provider</w:delText>
        </w:r>
        <w:r w:rsidR="001C2A2D" w:rsidRPr="00E969FC" w:rsidDel="00652C05">
          <w:delText xml:space="preserve"> </w:delText>
        </w:r>
        <w:r w:rsidR="001C2A2D" w:rsidRPr="00E65ED8" w:rsidDel="00652C05">
          <w:delText>BIS</w:delText>
        </w:r>
        <w:r w:rsidR="001C2A2D" w:rsidRPr="00E969FC" w:rsidDel="00652C05">
          <w:delText>, is</w:delText>
        </w:r>
        <w:r w:rsidRPr="00E969FC" w:rsidDel="00652C05">
          <w:delText xml:space="preserve"> specified </w:delText>
        </w:r>
        <w:r w:rsidR="001C2A2D" w:rsidRPr="00E969FC" w:rsidDel="00652C05">
          <w:delText>in</w:delText>
        </w:r>
        <w:r w:rsidRPr="00E969FC" w:rsidDel="00652C05">
          <w:delText xml:space="preserve"> the three following terms:</w:delText>
        </w:r>
      </w:del>
    </w:p>
    <w:p w14:paraId="520D1BD0" w14:textId="4EBD8D0B" w:rsidR="0091430B" w:rsidRPr="00E969FC" w:rsidDel="00652C05" w:rsidRDefault="0091430B" w:rsidP="0057322C">
      <w:pPr>
        <w:pStyle w:val="Paragraph"/>
        <w:numPr>
          <w:ilvl w:val="0"/>
          <w:numId w:val="56"/>
        </w:numPr>
        <w:rPr>
          <w:del w:id="2330" w:author="Matthew Nelson" w:date="2024-09-19T21:54:00Z"/>
        </w:rPr>
      </w:pPr>
      <w:del w:id="2331" w:author="Matthew Nelson" w:date="2024-09-19T21:54:00Z">
        <w:r w:rsidRPr="00E969FC" w:rsidDel="00652C05">
          <w:delText xml:space="preserve">Periodicity: how often data should be reported, e.g., </w:delText>
        </w:r>
        <w:r w:rsidRPr="00E65ED8" w:rsidDel="00652C05">
          <w:delText>monthly</w:delText>
        </w:r>
      </w:del>
    </w:p>
    <w:p w14:paraId="15EBCB8E" w14:textId="320A8083" w:rsidR="0091430B" w:rsidRPr="00E969FC" w:rsidDel="00652C05" w:rsidRDefault="0091430B" w:rsidP="0057322C">
      <w:pPr>
        <w:pStyle w:val="Paragraph"/>
        <w:numPr>
          <w:ilvl w:val="0"/>
          <w:numId w:val="56"/>
        </w:numPr>
        <w:rPr>
          <w:del w:id="2332" w:author="Matthew Nelson" w:date="2024-09-19T21:54:00Z"/>
        </w:rPr>
      </w:pPr>
      <w:del w:id="2333" w:author="Matthew Nelson" w:date="2024-09-19T21:54:00Z">
        <w:r w:rsidRPr="00E969FC" w:rsidDel="00652C05">
          <w:delText>Offset: the number of days between the 1</w:delText>
        </w:r>
        <w:r w:rsidRPr="00E969FC" w:rsidDel="00652C05">
          <w:rPr>
            <w:vertAlign w:val="superscript"/>
          </w:rPr>
          <w:delText>st</w:delText>
        </w:r>
        <w:r w:rsidRPr="00E969FC" w:rsidDel="00652C05">
          <w:delText xml:space="preserve"> of January and the first release of data, e.g., </w:delText>
        </w:r>
        <w:r w:rsidRPr="00E65ED8" w:rsidDel="00652C05">
          <w:delText>10 days</w:delText>
        </w:r>
      </w:del>
    </w:p>
    <w:p w14:paraId="39E52B15" w14:textId="38152545" w:rsidR="0091430B" w:rsidRPr="00E969FC" w:rsidDel="00652C05" w:rsidRDefault="0091430B" w:rsidP="0057322C">
      <w:pPr>
        <w:pStyle w:val="Paragraph"/>
        <w:numPr>
          <w:ilvl w:val="0"/>
          <w:numId w:val="56"/>
        </w:numPr>
        <w:rPr>
          <w:del w:id="2334" w:author="Matthew Nelson" w:date="2024-09-19T21:54:00Z"/>
        </w:rPr>
      </w:pPr>
      <w:del w:id="2335" w:author="Matthew Nelson" w:date="2024-09-19T21:54:00Z">
        <w:r w:rsidRPr="00E969FC" w:rsidDel="00652C05">
          <w:delText xml:space="preserve">Tolerance: the maximum allowed of days that data may be considered, without being considered as late, e.g., </w:delText>
        </w:r>
        <w:r w:rsidRPr="00E65ED8" w:rsidDel="00652C05">
          <w:delText>5 days</w:delText>
        </w:r>
      </w:del>
    </w:p>
    <w:p w14:paraId="4E0ACCAB" w14:textId="1E43AB6C" w:rsidR="0091430B" w:rsidRPr="00E969FC" w:rsidDel="00652C05" w:rsidRDefault="0091430B" w:rsidP="004F2DB5">
      <w:pPr>
        <w:pStyle w:val="Paragraph"/>
        <w:rPr>
          <w:del w:id="2336" w:author="Matthew Nelson" w:date="2024-09-19T21:54:00Z"/>
        </w:rPr>
      </w:pPr>
    </w:p>
    <w:p w14:paraId="6BFCF4F4" w14:textId="654912D9" w:rsidR="0091430B" w:rsidDel="00652C05" w:rsidRDefault="0091430B" w:rsidP="004F2DB5">
      <w:pPr>
        <w:pStyle w:val="Paragraph"/>
        <w:rPr>
          <w:del w:id="2337" w:author="Matthew Nelson" w:date="2024-09-19T21:54:00Z"/>
        </w:rPr>
      </w:pPr>
      <w:del w:id="2338" w:author="Matthew Nelson" w:date="2024-09-19T21:54:00Z">
        <w:r w:rsidRPr="00E969FC" w:rsidDel="00652C05">
          <w:delText xml:space="preserve">With the above terms, </w:delText>
        </w:r>
        <w:r w:rsidRPr="00E65ED8" w:rsidDel="00652C05">
          <w:delText>BIS</w:delText>
        </w:r>
        <w:r w:rsidRPr="00E969FC" w:rsidDel="00652C05">
          <w:delText xml:space="preserve"> would need to report data </w:delText>
        </w:r>
        <w:r w:rsidRPr="00E65ED8" w:rsidDel="00652C05">
          <w:delText>between the 10</w:delText>
        </w:r>
        <w:r w:rsidRPr="00E65ED8" w:rsidDel="00652C05">
          <w:rPr>
            <w:vertAlign w:val="superscript"/>
          </w:rPr>
          <w:delText>th</w:delText>
        </w:r>
        <w:r w:rsidRPr="00E65ED8" w:rsidDel="00652C05">
          <w:delText xml:space="preserve"> and 15</w:delText>
        </w:r>
        <w:r w:rsidRPr="00E65ED8" w:rsidDel="00652C05">
          <w:rPr>
            <w:vertAlign w:val="superscript"/>
          </w:rPr>
          <w:delText>th</w:delText>
        </w:r>
        <w:r w:rsidRPr="00E65ED8" w:rsidDel="00652C05">
          <w:delText xml:space="preserve"> of every month</w:delText>
        </w:r>
        <w:r w:rsidRPr="00E969FC" w:rsidDel="00652C05">
          <w:delText>.</w:delText>
        </w:r>
      </w:del>
    </w:p>
    <w:p w14:paraId="66672DE4" w14:textId="3F64E91F" w:rsidR="00E969FC" w:rsidDel="00652C05" w:rsidRDefault="00E969FC" w:rsidP="004F2DB5">
      <w:pPr>
        <w:pStyle w:val="Paragraph"/>
        <w:rPr>
          <w:del w:id="2339" w:author="Matthew Nelson" w:date="2024-09-19T21:54:00Z"/>
        </w:rPr>
      </w:pPr>
    </w:p>
    <w:p w14:paraId="4CBF15EE" w14:textId="11737F87" w:rsidR="00E969FC" w:rsidDel="00652C05" w:rsidRDefault="00E969FC" w:rsidP="00E969FC">
      <w:pPr>
        <w:pStyle w:val="Paragraph"/>
        <w:rPr>
          <w:del w:id="2340" w:author="Matthew Nelson" w:date="2024-09-19T21:54:00Z"/>
        </w:rPr>
      </w:pPr>
      <w:del w:id="2341" w:author="Matthew Nelson" w:date="2024-09-19T21:54:00Z">
        <w:r w:rsidDel="00652C05">
          <w:delText xml:space="preserve">NOTE: The SDMX 2.1 constraining term </w:delText>
        </w:r>
        <w:r w:rsidRPr="004F2DB5" w:rsidDel="00652C05">
          <w:rPr>
            <w:rStyle w:val="ArtefactClass"/>
          </w:rPr>
          <w:delText>ReferencePeriod</w:delText>
        </w:r>
        <w:r w:rsidDel="00652C05">
          <w:delText xml:space="preserve"> has been deprecated in SDMX 3.0; thus, the </w:delText>
        </w:r>
        <w:r w:rsidRPr="004F2DB5" w:rsidDel="00652C05">
          <w:rPr>
            <w:rStyle w:val="ArtefactClass"/>
          </w:rPr>
          <w:delText>TimeDimension</w:delText>
        </w:r>
        <w:r w:rsidDel="00652C05">
          <w:delText xml:space="preserve"> and any </w:delText>
        </w:r>
        <w:r w:rsidRPr="004F2DB5" w:rsidDel="00652C05">
          <w:rPr>
            <w:rStyle w:val="ArtefactClass"/>
          </w:rPr>
          <w:delText>Dimension</w:delText>
        </w:r>
        <w:r w:rsidDel="00652C05">
          <w:delText xml:space="preserve"> with a time </w:delText>
        </w:r>
        <w:r w:rsidRPr="004F2DB5" w:rsidDel="00652C05">
          <w:rPr>
            <w:rStyle w:val="ArtefactClass"/>
          </w:rPr>
          <w:delText>Representation</w:delText>
        </w:r>
        <w:r w:rsidDel="00652C05">
          <w:delText xml:space="preserve"> can be constrained within a </w:delText>
        </w:r>
        <w:r w:rsidRPr="009A7E1C" w:rsidDel="00652C05">
          <w:rPr>
            <w:rStyle w:val="ArtefactClass"/>
          </w:rPr>
          <w:delText>CubeRegion</w:delText>
        </w:r>
        <w:r w:rsidDel="00652C05">
          <w:delText xml:space="preserve"> or </w:delText>
        </w:r>
        <w:r w:rsidRPr="009A7E1C" w:rsidDel="00652C05">
          <w:rPr>
            <w:rStyle w:val="ArtefactClass"/>
          </w:rPr>
          <w:delText>MetadataTargetRegion</w:delText>
        </w:r>
        <w:r w:rsidDel="00652C05">
          <w:delText xml:space="preserve">, using the </w:delText>
        </w:r>
        <w:r w:rsidRPr="009A7E1C" w:rsidDel="00652C05">
          <w:rPr>
            <w:rStyle w:val="ArtefactClass"/>
          </w:rPr>
          <w:delText>TimeRangeValue</w:delText>
        </w:r>
        <w:r w:rsidDel="00652C05">
          <w:delText>.</w:delText>
        </w:r>
      </w:del>
    </w:p>
    <w:p w14:paraId="7A0B24AA" w14:textId="31BE6B48" w:rsidR="00E969FC" w:rsidRPr="002A0D85" w:rsidRDefault="00E969FC" w:rsidP="004F2DB5">
      <w:pPr>
        <w:pStyle w:val="Paragraph"/>
      </w:pPr>
    </w:p>
    <w:p w14:paraId="3FEE5164" w14:textId="77777777" w:rsidR="00F02BB6" w:rsidRDefault="00F02BB6" w:rsidP="00A6281D">
      <w:pPr>
        <w:pStyle w:val="Heading1"/>
      </w:pPr>
      <w:bookmarkStart w:id="2342" w:name="_Toc73460160"/>
      <w:bookmarkStart w:id="2343" w:name="_Toc132787438"/>
      <w:bookmarkStart w:id="2344" w:name="_Toc152840513"/>
      <w:bookmarkStart w:id="2345" w:name="_Ref152840543"/>
      <w:bookmarkStart w:id="2346" w:name="_Toc178073157"/>
      <w:r>
        <w:lastRenderedPageBreak/>
        <w:t>Transforming between versions of SDMX</w:t>
      </w:r>
      <w:bookmarkEnd w:id="2342"/>
      <w:bookmarkEnd w:id="2346"/>
    </w:p>
    <w:p w14:paraId="34B55201" w14:textId="77777777" w:rsidR="00F02BB6" w:rsidRDefault="00F02BB6" w:rsidP="004F524E">
      <w:pPr>
        <w:pStyle w:val="Heading2"/>
      </w:pPr>
      <w:bookmarkStart w:id="2347" w:name="_Toc73460161"/>
      <w:bookmarkStart w:id="2348" w:name="_Toc178073158"/>
      <w:r>
        <w:t>Scope</w:t>
      </w:r>
      <w:bookmarkEnd w:id="2347"/>
      <w:bookmarkEnd w:id="2348"/>
    </w:p>
    <w:p w14:paraId="2B17C0B0" w14:textId="66002F96" w:rsidR="00F02BB6" w:rsidRPr="00907AB9" w:rsidRDefault="00F02BB6" w:rsidP="00F02BB6">
      <w:pPr>
        <w:pStyle w:val="Paragraph"/>
      </w:pPr>
      <w:r w:rsidRPr="00907AB9">
        <w:t xml:space="preserve">The scope of this section is to define both best practices and mandatory behaviour for specific aspects of transformation between different </w:t>
      </w:r>
      <w:r w:rsidR="00907AB9">
        <w:t>versions</w:t>
      </w:r>
      <w:r w:rsidRPr="00907AB9">
        <w:t xml:space="preserve"> of SDMX.</w:t>
      </w:r>
    </w:p>
    <w:p w14:paraId="79F29B83" w14:textId="2AC8A5AC" w:rsidR="00AA0080" w:rsidRPr="00907AB9" w:rsidRDefault="00AA0080" w:rsidP="004F524E">
      <w:pPr>
        <w:pStyle w:val="Heading2"/>
      </w:pPr>
      <w:bookmarkStart w:id="2349" w:name="_Toc73460162"/>
      <w:bookmarkStart w:id="2350" w:name="_Toc178073159"/>
      <w:r w:rsidRPr="00907AB9">
        <w:t>Compatibility and new DSD features</w:t>
      </w:r>
      <w:bookmarkEnd w:id="2349"/>
      <w:bookmarkEnd w:id="2350"/>
    </w:p>
    <w:p w14:paraId="6E889478" w14:textId="08369D72" w:rsidR="00AA0080" w:rsidRPr="00907AB9" w:rsidRDefault="00347A53" w:rsidP="00AA0080">
      <w:pPr>
        <w:pStyle w:val="Paragraph"/>
      </w:pPr>
      <w:r w:rsidRPr="00907AB9">
        <w:t xml:space="preserve">The following table provides an overview of the </w:t>
      </w:r>
      <w:r w:rsidR="00946287">
        <w:t xml:space="preserve">backwards </w:t>
      </w:r>
      <w:r w:rsidRPr="00907AB9">
        <w:t xml:space="preserve">compatibility between SDMX 3.0 and 2.1. </w:t>
      </w:r>
    </w:p>
    <w:p w14:paraId="33BFDAB1" w14:textId="58DF78BB" w:rsidR="00347A53" w:rsidRPr="00907AB9" w:rsidRDefault="00347A53" w:rsidP="00AA0080">
      <w:pPr>
        <w:pStyle w:val="Paragraph"/>
      </w:pPr>
    </w:p>
    <w:tbl>
      <w:tblPr>
        <w:tblStyle w:val="TableGrid"/>
        <w:tblW w:w="0" w:type="auto"/>
        <w:tblLook w:val="04A0" w:firstRow="1" w:lastRow="0" w:firstColumn="1" w:lastColumn="0" w:noHBand="0" w:noVBand="1"/>
      </w:tblPr>
      <w:tblGrid>
        <w:gridCol w:w="2283"/>
        <w:gridCol w:w="3306"/>
        <w:gridCol w:w="2713"/>
      </w:tblGrid>
      <w:tr w:rsidR="00347A53" w:rsidRPr="00946287" w14:paraId="1C9CCC48" w14:textId="77777777" w:rsidTr="004620CD">
        <w:tc>
          <w:tcPr>
            <w:tcW w:w="2283" w:type="dxa"/>
          </w:tcPr>
          <w:p w14:paraId="58560347" w14:textId="35E53272" w:rsidR="00347A53" w:rsidRPr="00946287" w:rsidRDefault="00347A53" w:rsidP="00907AB9">
            <w:pPr>
              <w:pStyle w:val="Paragraph"/>
              <w:jc w:val="left"/>
              <w:rPr>
                <w:b/>
              </w:rPr>
            </w:pPr>
            <w:r w:rsidRPr="00946287">
              <w:rPr>
                <w:b/>
              </w:rPr>
              <w:t>SDMX 3.0 feature</w:t>
            </w:r>
          </w:p>
        </w:tc>
        <w:tc>
          <w:tcPr>
            <w:tcW w:w="3306" w:type="dxa"/>
          </w:tcPr>
          <w:p w14:paraId="76C88DBC" w14:textId="112B3C0D" w:rsidR="00347A53" w:rsidRPr="00946287" w:rsidRDefault="00347A53" w:rsidP="00907AB9">
            <w:pPr>
              <w:pStyle w:val="Paragraph"/>
              <w:jc w:val="left"/>
              <w:rPr>
                <w:b/>
              </w:rPr>
            </w:pPr>
            <w:r w:rsidRPr="00946287">
              <w:rPr>
                <w:b/>
              </w:rPr>
              <w:t>SDMX 2.1 compatibility</w:t>
            </w:r>
          </w:p>
        </w:tc>
        <w:tc>
          <w:tcPr>
            <w:tcW w:w="2713" w:type="dxa"/>
          </w:tcPr>
          <w:p w14:paraId="06F2686D" w14:textId="5797DC28" w:rsidR="00347A53" w:rsidRPr="00946287" w:rsidRDefault="00347A53" w:rsidP="00907AB9">
            <w:pPr>
              <w:pStyle w:val="Paragraph"/>
              <w:jc w:val="left"/>
              <w:rPr>
                <w:b/>
              </w:rPr>
            </w:pPr>
            <w:r w:rsidRPr="00946287">
              <w:rPr>
                <w:b/>
              </w:rPr>
              <w:t>Comments</w:t>
            </w:r>
          </w:p>
        </w:tc>
      </w:tr>
      <w:tr w:rsidR="00347A53" w:rsidRPr="00907AB9" w14:paraId="6023CC98" w14:textId="77777777" w:rsidTr="004620CD">
        <w:tc>
          <w:tcPr>
            <w:tcW w:w="2283" w:type="dxa"/>
          </w:tcPr>
          <w:p w14:paraId="46559FDA" w14:textId="46AC5D67" w:rsidR="00347A53" w:rsidRPr="00907AB9" w:rsidRDefault="00907AB9" w:rsidP="00907AB9">
            <w:pPr>
              <w:pStyle w:val="Paragraph"/>
              <w:jc w:val="left"/>
            </w:pPr>
            <w:r w:rsidRPr="00907AB9">
              <w:t>Multiple Measures</w:t>
            </w:r>
          </w:p>
        </w:tc>
        <w:tc>
          <w:tcPr>
            <w:tcW w:w="3306" w:type="dxa"/>
          </w:tcPr>
          <w:p w14:paraId="2FA863B8" w14:textId="77777777" w:rsidR="00347A53" w:rsidRDefault="00907AB9" w:rsidP="00907AB9">
            <w:pPr>
              <w:pStyle w:val="Paragraph"/>
              <w:jc w:val="left"/>
            </w:pPr>
            <w:r>
              <w:t>Create a Measure Dimension</w:t>
            </w:r>
          </w:p>
          <w:p w14:paraId="493DF7D8" w14:textId="03DB8252" w:rsidR="00907AB9" w:rsidRDefault="00907AB9" w:rsidP="00907AB9">
            <w:pPr>
              <w:pStyle w:val="Paragraph"/>
              <w:jc w:val="left"/>
            </w:pPr>
            <w:r>
              <w:t>Or</w:t>
            </w:r>
          </w:p>
          <w:p w14:paraId="5DE242CA" w14:textId="43001890" w:rsidR="00907AB9" w:rsidRPr="00907AB9" w:rsidRDefault="00907AB9" w:rsidP="00907AB9">
            <w:pPr>
              <w:pStyle w:val="Paragraph"/>
              <w:jc w:val="left"/>
            </w:pPr>
            <w:r>
              <w:t>Model Measures as Attributes</w:t>
            </w:r>
          </w:p>
        </w:tc>
        <w:tc>
          <w:tcPr>
            <w:tcW w:w="2713" w:type="dxa"/>
          </w:tcPr>
          <w:p w14:paraId="4C291BFE" w14:textId="3CB6F151" w:rsidR="00347A53" w:rsidRPr="00907AB9" w:rsidRDefault="00907AB9" w:rsidP="00907AB9">
            <w:pPr>
              <w:pStyle w:val="Paragraph"/>
              <w:jc w:val="left"/>
            </w:pPr>
            <w:r>
              <w:t>For a Measure Dimensions, all Concepts must reside in the same Concept Scheme</w:t>
            </w:r>
          </w:p>
        </w:tc>
      </w:tr>
      <w:tr w:rsidR="00347A53" w:rsidRPr="00907AB9" w14:paraId="2273D651" w14:textId="77777777" w:rsidTr="004620CD">
        <w:tc>
          <w:tcPr>
            <w:tcW w:w="2283" w:type="dxa"/>
          </w:tcPr>
          <w:p w14:paraId="586CBD95" w14:textId="2CE775AE" w:rsidR="00347A53" w:rsidRPr="00907AB9" w:rsidRDefault="0039435F" w:rsidP="00907AB9">
            <w:pPr>
              <w:pStyle w:val="Paragraph"/>
              <w:jc w:val="left"/>
            </w:pPr>
            <w:r>
              <w:t>Arrays for values</w:t>
            </w:r>
          </w:p>
        </w:tc>
        <w:tc>
          <w:tcPr>
            <w:tcW w:w="3306" w:type="dxa"/>
          </w:tcPr>
          <w:p w14:paraId="5EB1D937" w14:textId="4649D433" w:rsidR="00347A53" w:rsidRPr="00907AB9" w:rsidRDefault="0039435F" w:rsidP="00907AB9">
            <w:pPr>
              <w:pStyle w:val="Paragraph"/>
              <w:jc w:val="left"/>
            </w:pPr>
            <w:r>
              <w:t>Cannot be supported</w:t>
            </w:r>
          </w:p>
        </w:tc>
        <w:tc>
          <w:tcPr>
            <w:tcW w:w="2713" w:type="dxa"/>
          </w:tcPr>
          <w:p w14:paraId="67E6F5E2" w14:textId="27158A65" w:rsidR="00347A53" w:rsidRPr="00907AB9" w:rsidRDefault="0039435F" w:rsidP="00907AB9">
            <w:pPr>
              <w:pStyle w:val="Paragraph"/>
              <w:jc w:val="left"/>
            </w:pPr>
            <w:r>
              <w:t>Arrays are always reported in a verbose format, even if one value is reported</w:t>
            </w:r>
          </w:p>
        </w:tc>
      </w:tr>
      <w:tr w:rsidR="00347A53" w:rsidRPr="00907AB9" w14:paraId="25210B1A" w14:textId="77777777" w:rsidTr="004620CD">
        <w:tc>
          <w:tcPr>
            <w:tcW w:w="2283" w:type="dxa"/>
          </w:tcPr>
          <w:p w14:paraId="50F19487" w14:textId="4CDF43EF" w:rsidR="00347A53" w:rsidRPr="00907AB9" w:rsidRDefault="0039435F" w:rsidP="00907AB9">
            <w:pPr>
              <w:pStyle w:val="Paragraph"/>
              <w:jc w:val="left"/>
            </w:pPr>
            <w:r>
              <w:t>Measure</w:t>
            </w:r>
            <w:r w:rsidR="00E34594">
              <w:t xml:space="preserve"> </w:t>
            </w:r>
            <w:r>
              <w:t>Relationship</w:t>
            </w:r>
          </w:p>
        </w:tc>
        <w:tc>
          <w:tcPr>
            <w:tcW w:w="3306" w:type="dxa"/>
          </w:tcPr>
          <w:p w14:paraId="5EDBD43C" w14:textId="7EA36689" w:rsidR="00347A53" w:rsidRPr="00907AB9" w:rsidRDefault="0039435F" w:rsidP="00907AB9">
            <w:pPr>
              <w:pStyle w:val="Paragraph"/>
              <w:jc w:val="left"/>
            </w:pPr>
            <w:r>
              <w:t>Can be ignored, as it does not affect dataset format</w:t>
            </w:r>
          </w:p>
        </w:tc>
        <w:tc>
          <w:tcPr>
            <w:tcW w:w="2713" w:type="dxa"/>
          </w:tcPr>
          <w:p w14:paraId="3269EFCB" w14:textId="77777777" w:rsidR="00347A53" w:rsidRPr="00907AB9" w:rsidRDefault="00347A53" w:rsidP="00907AB9">
            <w:pPr>
              <w:pStyle w:val="Paragraph"/>
              <w:jc w:val="left"/>
            </w:pPr>
          </w:p>
        </w:tc>
      </w:tr>
      <w:tr w:rsidR="00347A53" w:rsidRPr="00907AB9" w14:paraId="05E92C9D" w14:textId="77777777" w:rsidTr="004620CD">
        <w:tc>
          <w:tcPr>
            <w:tcW w:w="2283" w:type="dxa"/>
          </w:tcPr>
          <w:p w14:paraId="7FB39B70" w14:textId="7BAD5EAD" w:rsidR="00347A53" w:rsidRPr="00907AB9" w:rsidRDefault="0039435F" w:rsidP="00907AB9">
            <w:pPr>
              <w:pStyle w:val="Paragraph"/>
              <w:jc w:val="left"/>
            </w:pPr>
            <w:r>
              <w:t>Metadata</w:t>
            </w:r>
            <w:r w:rsidR="00E34594">
              <w:t xml:space="preserve"> </w:t>
            </w:r>
            <w:r>
              <w:t>Attributes</w:t>
            </w:r>
          </w:p>
        </w:tc>
        <w:tc>
          <w:tcPr>
            <w:tcW w:w="3306" w:type="dxa"/>
          </w:tcPr>
          <w:p w14:paraId="285F2454" w14:textId="1D59FDF4" w:rsidR="00347A53" w:rsidRPr="00907AB9" w:rsidRDefault="0039435F" w:rsidP="00907AB9">
            <w:pPr>
              <w:pStyle w:val="Paragraph"/>
              <w:jc w:val="left"/>
            </w:pPr>
            <w:r>
              <w:t>Can be created as Data Attributes</w:t>
            </w:r>
          </w:p>
        </w:tc>
        <w:tc>
          <w:tcPr>
            <w:tcW w:w="2713" w:type="dxa"/>
          </w:tcPr>
          <w:p w14:paraId="6501821B" w14:textId="5B158524" w:rsidR="00347A53" w:rsidRPr="00907AB9" w:rsidRDefault="0039435F" w:rsidP="00907AB9">
            <w:pPr>
              <w:pStyle w:val="Paragraph"/>
              <w:jc w:val="left"/>
            </w:pPr>
            <w:r>
              <w:t>Not for extended facets</w:t>
            </w:r>
          </w:p>
        </w:tc>
      </w:tr>
      <w:tr w:rsidR="00347A53" w:rsidRPr="00907AB9" w14:paraId="11D47A23" w14:textId="77777777" w:rsidTr="004620CD">
        <w:tc>
          <w:tcPr>
            <w:tcW w:w="2283" w:type="dxa"/>
          </w:tcPr>
          <w:p w14:paraId="5D613E9A" w14:textId="5B0B5839" w:rsidR="00347A53" w:rsidRPr="00907AB9" w:rsidRDefault="0039435F" w:rsidP="00907AB9">
            <w:pPr>
              <w:pStyle w:val="Paragraph"/>
              <w:jc w:val="left"/>
            </w:pPr>
            <w:r>
              <w:t xml:space="preserve">Multilingual </w:t>
            </w:r>
            <w:r w:rsidR="00946287">
              <w:t>Components</w:t>
            </w:r>
          </w:p>
        </w:tc>
        <w:tc>
          <w:tcPr>
            <w:tcW w:w="3306" w:type="dxa"/>
          </w:tcPr>
          <w:p w14:paraId="76AB834B" w14:textId="107633C1" w:rsidR="00347A53" w:rsidRPr="00907AB9" w:rsidRDefault="00946287" w:rsidP="00907AB9">
            <w:pPr>
              <w:pStyle w:val="Paragraph"/>
              <w:jc w:val="left"/>
            </w:pPr>
            <w:r>
              <w:t>Cannot be supported</w:t>
            </w:r>
          </w:p>
        </w:tc>
        <w:tc>
          <w:tcPr>
            <w:tcW w:w="2713" w:type="dxa"/>
          </w:tcPr>
          <w:p w14:paraId="2CD8BCEC" w14:textId="77777777" w:rsidR="00347A53" w:rsidRPr="00907AB9" w:rsidRDefault="00347A53" w:rsidP="00907AB9">
            <w:pPr>
              <w:pStyle w:val="Paragraph"/>
              <w:jc w:val="left"/>
            </w:pPr>
          </w:p>
        </w:tc>
      </w:tr>
      <w:tr w:rsidR="00347A53" w:rsidRPr="00907AB9" w14:paraId="7079DE5D" w14:textId="77777777" w:rsidTr="004620CD">
        <w:tc>
          <w:tcPr>
            <w:tcW w:w="2283" w:type="dxa"/>
          </w:tcPr>
          <w:p w14:paraId="1F5E405F" w14:textId="2175579A" w:rsidR="00347A53" w:rsidRPr="00907AB9" w:rsidRDefault="00946287" w:rsidP="00907AB9">
            <w:pPr>
              <w:pStyle w:val="Paragraph"/>
              <w:jc w:val="left"/>
            </w:pPr>
            <w:r>
              <w:t>No Measure</w:t>
            </w:r>
          </w:p>
        </w:tc>
        <w:tc>
          <w:tcPr>
            <w:tcW w:w="3306" w:type="dxa"/>
          </w:tcPr>
          <w:p w14:paraId="7DD84411" w14:textId="453152D9" w:rsidR="00347A53" w:rsidRPr="00907AB9" w:rsidRDefault="00946287" w:rsidP="00907AB9">
            <w:pPr>
              <w:pStyle w:val="Paragraph"/>
              <w:jc w:val="left"/>
            </w:pPr>
            <w:r>
              <w:t>Can only be emulated by ignoring the Primary Measure value</w:t>
            </w:r>
          </w:p>
        </w:tc>
        <w:tc>
          <w:tcPr>
            <w:tcW w:w="2713" w:type="dxa"/>
          </w:tcPr>
          <w:p w14:paraId="6CB82BEC" w14:textId="77777777" w:rsidR="00347A53" w:rsidRPr="00907AB9" w:rsidRDefault="00347A53" w:rsidP="00907AB9">
            <w:pPr>
              <w:pStyle w:val="Paragraph"/>
              <w:jc w:val="left"/>
            </w:pPr>
          </w:p>
        </w:tc>
      </w:tr>
      <w:tr w:rsidR="004620CD" w:rsidRPr="00907AB9" w14:paraId="3BFF4C4F" w14:textId="77777777" w:rsidTr="004620CD">
        <w:tc>
          <w:tcPr>
            <w:tcW w:w="2283" w:type="dxa"/>
          </w:tcPr>
          <w:p w14:paraId="7F592119" w14:textId="508A5D25" w:rsidR="004620CD" w:rsidRDefault="004620CD" w:rsidP="00907AB9">
            <w:pPr>
              <w:pStyle w:val="Paragraph"/>
              <w:jc w:val="left"/>
            </w:pPr>
            <w:r>
              <w:t xml:space="preserve">Use extended </w:t>
            </w:r>
            <w:proofErr w:type="spellStart"/>
            <w:r>
              <w:t>Codelist</w:t>
            </w:r>
            <w:proofErr w:type="spellEnd"/>
          </w:p>
        </w:tc>
        <w:tc>
          <w:tcPr>
            <w:tcW w:w="3306" w:type="dxa"/>
          </w:tcPr>
          <w:p w14:paraId="1957B8B1" w14:textId="761EF1C7" w:rsidR="004620CD" w:rsidRDefault="004620CD" w:rsidP="00907AB9">
            <w:pPr>
              <w:pStyle w:val="Paragraph"/>
              <w:jc w:val="left"/>
            </w:pPr>
            <w:r>
              <w:t xml:space="preserve">A new </w:t>
            </w:r>
            <w:proofErr w:type="spellStart"/>
            <w:r>
              <w:t>Codelist</w:t>
            </w:r>
            <w:proofErr w:type="spellEnd"/>
            <w:r>
              <w:t xml:space="preserve"> with all Codes must be created</w:t>
            </w:r>
          </w:p>
        </w:tc>
        <w:tc>
          <w:tcPr>
            <w:tcW w:w="2713" w:type="dxa"/>
          </w:tcPr>
          <w:p w14:paraId="55551479" w14:textId="77777777" w:rsidR="004620CD" w:rsidRPr="00907AB9" w:rsidRDefault="004620CD" w:rsidP="00907AB9">
            <w:pPr>
              <w:pStyle w:val="Paragraph"/>
              <w:jc w:val="left"/>
            </w:pPr>
          </w:p>
        </w:tc>
      </w:tr>
      <w:tr w:rsidR="004620CD" w:rsidRPr="00907AB9" w14:paraId="3B979FE6" w14:textId="77777777" w:rsidTr="004620CD">
        <w:tc>
          <w:tcPr>
            <w:tcW w:w="2283" w:type="dxa"/>
          </w:tcPr>
          <w:p w14:paraId="4B9D0400" w14:textId="48B6D0A4" w:rsidR="004620CD" w:rsidRDefault="004620CD" w:rsidP="00907AB9">
            <w:pPr>
              <w:pStyle w:val="Paragraph"/>
              <w:jc w:val="left"/>
            </w:pPr>
            <w:r>
              <w:t>Sentinel values</w:t>
            </w:r>
          </w:p>
        </w:tc>
        <w:tc>
          <w:tcPr>
            <w:tcW w:w="3306" w:type="dxa"/>
          </w:tcPr>
          <w:p w14:paraId="61AF4419" w14:textId="68B6C33D" w:rsidR="004620CD" w:rsidRDefault="004620CD" w:rsidP="00907AB9">
            <w:pPr>
              <w:pStyle w:val="Paragraph"/>
              <w:jc w:val="left"/>
            </w:pPr>
            <w:r>
              <w:t>Cannot be supported in the DSD</w:t>
            </w:r>
          </w:p>
        </w:tc>
        <w:tc>
          <w:tcPr>
            <w:tcW w:w="2713" w:type="dxa"/>
          </w:tcPr>
          <w:p w14:paraId="1BD45398" w14:textId="2925758F" w:rsidR="004620CD" w:rsidRPr="00907AB9" w:rsidRDefault="004620CD" w:rsidP="00907AB9">
            <w:pPr>
              <w:pStyle w:val="Paragraph"/>
              <w:jc w:val="left"/>
            </w:pPr>
            <w:r>
              <w:t>Rules may be supported outside the DSD, in bilateral agreements</w:t>
            </w:r>
          </w:p>
        </w:tc>
      </w:tr>
    </w:tbl>
    <w:p w14:paraId="102787F6" w14:textId="2669FB85" w:rsidR="00347A53" w:rsidRDefault="00347A53" w:rsidP="00AA0080">
      <w:pPr>
        <w:pStyle w:val="Paragraph"/>
      </w:pPr>
    </w:p>
    <w:p w14:paraId="4AE2EC84" w14:textId="5D96D88C" w:rsidR="00946287" w:rsidRDefault="00946287" w:rsidP="00AA0080">
      <w:pPr>
        <w:pStyle w:val="Paragraph"/>
      </w:pPr>
      <w:r>
        <w:t>The following table illustrates forward compatibility issues from SDMX 2.1 to 3.0.</w:t>
      </w:r>
    </w:p>
    <w:p w14:paraId="7EFE5E74" w14:textId="77777777" w:rsidR="00946287" w:rsidRDefault="00946287" w:rsidP="00AA0080">
      <w:pPr>
        <w:pStyle w:val="Paragraph"/>
      </w:pPr>
    </w:p>
    <w:tbl>
      <w:tblPr>
        <w:tblStyle w:val="TableGrid"/>
        <w:tblW w:w="0" w:type="auto"/>
        <w:tblLook w:val="04A0" w:firstRow="1" w:lastRow="0" w:firstColumn="1" w:lastColumn="0" w:noHBand="0" w:noVBand="1"/>
      </w:tblPr>
      <w:tblGrid>
        <w:gridCol w:w="2155"/>
        <w:gridCol w:w="4050"/>
        <w:gridCol w:w="2097"/>
      </w:tblGrid>
      <w:tr w:rsidR="00946287" w:rsidRPr="00946287" w14:paraId="6425EEBB" w14:textId="77777777" w:rsidTr="004620CD">
        <w:tc>
          <w:tcPr>
            <w:tcW w:w="2155" w:type="dxa"/>
          </w:tcPr>
          <w:p w14:paraId="36F1D50D" w14:textId="3A63226A" w:rsidR="00946287" w:rsidRPr="00946287" w:rsidRDefault="00946287" w:rsidP="004620CD">
            <w:pPr>
              <w:pStyle w:val="Paragraph"/>
              <w:jc w:val="left"/>
              <w:rPr>
                <w:b/>
              </w:rPr>
            </w:pPr>
            <w:r w:rsidRPr="00946287">
              <w:rPr>
                <w:b/>
              </w:rPr>
              <w:t>S</w:t>
            </w:r>
            <w:r>
              <w:rPr>
                <w:b/>
              </w:rPr>
              <w:t>DMX 2.1</w:t>
            </w:r>
            <w:r w:rsidRPr="00946287">
              <w:rPr>
                <w:b/>
              </w:rPr>
              <w:t xml:space="preserve"> feature</w:t>
            </w:r>
          </w:p>
        </w:tc>
        <w:tc>
          <w:tcPr>
            <w:tcW w:w="4050" w:type="dxa"/>
          </w:tcPr>
          <w:p w14:paraId="768713B5" w14:textId="0B771EA3" w:rsidR="00946287" w:rsidRPr="00946287" w:rsidRDefault="00946287" w:rsidP="004620CD">
            <w:pPr>
              <w:pStyle w:val="Paragraph"/>
              <w:jc w:val="left"/>
              <w:rPr>
                <w:b/>
              </w:rPr>
            </w:pPr>
            <w:r w:rsidRPr="00946287">
              <w:rPr>
                <w:b/>
              </w:rPr>
              <w:t>SDMX</w:t>
            </w:r>
            <w:r>
              <w:rPr>
                <w:b/>
              </w:rPr>
              <w:t xml:space="preserve"> 3.0</w:t>
            </w:r>
            <w:r w:rsidRPr="00946287">
              <w:rPr>
                <w:b/>
              </w:rPr>
              <w:t xml:space="preserve"> compatibility</w:t>
            </w:r>
          </w:p>
        </w:tc>
        <w:tc>
          <w:tcPr>
            <w:tcW w:w="2097" w:type="dxa"/>
          </w:tcPr>
          <w:p w14:paraId="370C0B9A" w14:textId="77777777" w:rsidR="00946287" w:rsidRPr="00946287" w:rsidRDefault="00946287" w:rsidP="004620CD">
            <w:pPr>
              <w:pStyle w:val="Paragraph"/>
              <w:jc w:val="left"/>
              <w:rPr>
                <w:b/>
              </w:rPr>
            </w:pPr>
            <w:r w:rsidRPr="00946287">
              <w:rPr>
                <w:b/>
              </w:rPr>
              <w:t>Comments</w:t>
            </w:r>
          </w:p>
        </w:tc>
      </w:tr>
      <w:tr w:rsidR="00946287" w:rsidRPr="00907AB9" w14:paraId="7472FBE3" w14:textId="77777777" w:rsidTr="004620CD">
        <w:tc>
          <w:tcPr>
            <w:tcW w:w="2155" w:type="dxa"/>
          </w:tcPr>
          <w:p w14:paraId="1E446955" w14:textId="28E95A6E" w:rsidR="00946287" w:rsidRPr="00907AB9" w:rsidRDefault="00946287" w:rsidP="004620CD">
            <w:pPr>
              <w:pStyle w:val="Paragraph"/>
              <w:jc w:val="left"/>
            </w:pPr>
            <w:r>
              <w:t>Measure Dimension</w:t>
            </w:r>
          </w:p>
        </w:tc>
        <w:tc>
          <w:tcPr>
            <w:tcW w:w="4050" w:type="dxa"/>
          </w:tcPr>
          <w:p w14:paraId="41899CD9" w14:textId="7407EA0E" w:rsidR="00946287" w:rsidRDefault="00946287" w:rsidP="004620CD">
            <w:pPr>
              <w:pStyle w:val="Paragraph"/>
              <w:jc w:val="left"/>
            </w:pPr>
            <w:r>
              <w:t>Create a Dimension with role ‘MEASURE’</w:t>
            </w:r>
          </w:p>
          <w:p w14:paraId="575308CC" w14:textId="77777777" w:rsidR="00946287" w:rsidRDefault="00946287" w:rsidP="004620CD">
            <w:pPr>
              <w:pStyle w:val="Paragraph"/>
              <w:jc w:val="left"/>
            </w:pPr>
            <w:r>
              <w:t>Or</w:t>
            </w:r>
          </w:p>
          <w:p w14:paraId="27855D64" w14:textId="2665A1D2" w:rsidR="00946287" w:rsidRPr="00907AB9" w:rsidRDefault="00946287" w:rsidP="00946287">
            <w:pPr>
              <w:pStyle w:val="Paragraph"/>
              <w:jc w:val="left"/>
            </w:pPr>
            <w:r>
              <w:t>Create multiple Measures from the Measure Dimension Concept Scheme</w:t>
            </w:r>
          </w:p>
        </w:tc>
        <w:tc>
          <w:tcPr>
            <w:tcW w:w="2097" w:type="dxa"/>
          </w:tcPr>
          <w:p w14:paraId="425C92A8" w14:textId="26B3EDA5" w:rsidR="00946287" w:rsidRPr="00907AB9" w:rsidRDefault="004620CD" w:rsidP="004620CD">
            <w:pPr>
              <w:pStyle w:val="Paragraph"/>
              <w:jc w:val="left"/>
            </w:pPr>
            <w:r>
              <w:t xml:space="preserve">If the dataset </w:t>
            </w:r>
            <w:proofErr w:type="gramStart"/>
            <w:r>
              <w:t>has to</w:t>
            </w:r>
            <w:proofErr w:type="gramEnd"/>
            <w:r>
              <w:t xml:space="preserve"> resemble that of SDMX 2.1 Structure Specific, then the first option must be used</w:t>
            </w:r>
          </w:p>
        </w:tc>
      </w:tr>
      <w:tr w:rsidR="00946287" w:rsidRPr="00907AB9" w14:paraId="0E12F218" w14:textId="77777777" w:rsidTr="004620CD">
        <w:tc>
          <w:tcPr>
            <w:tcW w:w="2155" w:type="dxa"/>
          </w:tcPr>
          <w:p w14:paraId="7A3630E4" w14:textId="471DCD9F" w:rsidR="00946287" w:rsidRPr="00907AB9" w:rsidRDefault="004620CD" w:rsidP="004620CD">
            <w:pPr>
              <w:pStyle w:val="Paragraph"/>
              <w:jc w:val="left"/>
            </w:pPr>
            <w:r>
              <w:t>Primary Measure</w:t>
            </w:r>
          </w:p>
        </w:tc>
        <w:tc>
          <w:tcPr>
            <w:tcW w:w="4050" w:type="dxa"/>
          </w:tcPr>
          <w:p w14:paraId="0BFE9DBB" w14:textId="66BB7673" w:rsidR="00946287" w:rsidRPr="00907AB9" w:rsidRDefault="004620CD" w:rsidP="004620CD">
            <w:pPr>
              <w:pStyle w:val="Paragraph"/>
              <w:jc w:val="left"/>
            </w:pPr>
            <w:r>
              <w:t>Create one Measure with role ‘PRIMARY’; use id</w:t>
            </w:r>
            <w:proofErr w:type="gramStart"/>
            <w:r>
              <w:t>=”OBS</w:t>
            </w:r>
            <w:proofErr w:type="gramEnd"/>
            <w:r>
              <w:t>_VALUE”</w:t>
            </w:r>
          </w:p>
        </w:tc>
        <w:tc>
          <w:tcPr>
            <w:tcW w:w="2097" w:type="dxa"/>
          </w:tcPr>
          <w:p w14:paraId="41F5CEFF" w14:textId="0C3EBD37" w:rsidR="00946287" w:rsidRPr="00907AB9" w:rsidRDefault="00946287" w:rsidP="004620CD">
            <w:pPr>
              <w:pStyle w:val="Paragraph"/>
              <w:jc w:val="left"/>
            </w:pPr>
          </w:p>
        </w:tc>
      </w:tr>
    </w:tbl>
    <w:p w14:paraId="061638DE" w14:textId="67AED31B" w:rsidR="00946287" w:rsidRPr="004620CD" w:rsidRDefault="00946287" w:rsidP="004620CD"/>
    <w:p w14:paraId="0ED2320F" w14:textId="77777777" w:rsidR="001A4CE3" w:rsidRDefault="001A4CE3" w:rsidP="00A6281D">
      <w:pPr>
        <w:pStyle w:val="Heading1"/>
      </w:pPr>
      <w:bookmarkStart w:id="2351" w:name="_Toc73460163"/>
      <w:bookmarkStart w:id="2352" w:name="_Toc178073160"/>
      <w:r>
        <w:lastRenderedPageBreak/>
        <w:t>Validation and Transformation Language (VTL)</w:t>
      </w:r>
      <w:bookmarkEnd w:id="2351"/>
      <w:bookmarkEnd w:id="2352"/>
    </w:p>
    <w:p w14:paraId="30D71B6D" w14:textId="77777777" w:rsidR="001A4CE3" w:rsidRPr="00D96EFB" w:rsidRDefault="001A4CE3" w:rsidP="004F524E">
      <w:pPr>
        <w:pStyle w:val="Heading2"/>
      </w:pPr>
      <w:bookmarkStart w:id="2353" w:name="_Toc73460164"/>
      <w:bookmarkStart w:id="2354" w:name="_Toc178073161"/>
      <w:r w:rsidRPr="00D96EFB">
        <w:t>Introduction</w:t>
      </w:r>
      <w:bookmarkEnd w:id="2353"/>
      <w:bookmarkEnd w:id="2354"/>
    </w:p>
    <w:p w14:paraId="4744045B" w14:textId="77777777" w:rsidR="001A4CE3" w:rsidRDefault="001A4CE3" w:rsidP="00FD4515">
      <w:r w:rsidRPr="00EA6D6B">
        <w:t>Th</w:t>
      </w:r>
      <w:r>
        <w:t xml:space="preserve">e Validation and Transformation Language (VTL) supports the definition of Transformations, </w:t>
      </w:r>
      <w:r w:rsidRPr="00EA6D6B">
        <w:rPr>
          <w:lang w:val="en-US"/>
        </w:rPr>
        <w:t>which are algorithms to calculate new data starting from already existing ones</w:t>
      </w:r>
      <w:r>
        <w:rPr>
          <w:rStyle w:val="FootnoteReference"/>
          <w:rFonts w:cs="Arial"/>
          <w:color w:val="000000"/>
        </w:rPr>
        <w:footnoteReference w:id="8"/>
      </w:r>
      <w:r w:rsidRPr="00EA6D6B">
        <w:t>.</w:t>
      </w:r>
      <w:r>
        <w:t xml:space="preserve"> The purpose of the VTL</w:t>
      </w:r>
      <w:r w:rsidRPr="00EA6D6B">
        <w:t xml:space="preserve"> </w:t>
      </w:r>
      <w:r>
        <w:t xml:space="preserve">in the SDMX context </w:t>
      </w:r>
      <w:r w:rsidRPr="00EA6D6B">
        <w:t xml:space="preserve">is to </w:t>
      </w:r>
      <w:r>
        <w:t>enable the</w:t>
      </w:r>
      <w:r w:rsidRPr="00EA6D6B">
        <w:t>:</w:t>
      </w:r>
    </w:p>
    <w:p w14:paraId="1767F625" w14:textId="77777777" w:rsidR="001A4CE3" w:rsidRPr="00EA6D6B" w:rsidRDefault="001A4CE3" w:rsidP="00FD4515"/>
    <w:p w14:paraId="0A5AB02D" w14:textId="2AA86688" w:rsidR="001A4CE3" w:rsidRDefault="001A4CE3" w:rsidP="006C7C73">
      <w:pPr>
        <w:pStyle w:val="ListParagraph"/>
        <w:numPr>
          <w:ilvl w:val="0"/>
          <w:numId w:val="33"/>
        </w:numPr>
      </w:pPr>
      <w:r>
        <w:t xml:space="preserve">definition of validation and transformation algorithms, in order to specify how to calculate new data from existing </w:t>
      </w:r>
      <w:proofErr w:type="gramStart"/>
      <w:r>
        <w:t>ones;</w:t>
      </w:r>
      <w:proofErr w:type="gramEnd"/>
    </w:p>
    <w:p w14:paraId="542573CE" w14:textId="77777777" w:rsidR="001A4CE3" w:rsidRPr="00F14F0A" w:rsidRDefault="001A4CE3" w:rsidP="006C7C73">
      <w:pPr>
        <w:pStyle w:val="ListParagraph"/>
        <w:numPr>
          <w:ilvl w:val="0"/>
          <w:numId w:val="33"/>
        </w:numPr>
      </w:pPr>
      <w:r>
        <w:t>exchange of the definition of VTL algorithms, also together the definition of the data structures of the involved data (for example, exchange the data structures of a reporting framework together with the validation rules to be applied, exchange the input and output data structures of a calculation task together with the VTL Transformations describing the calculation</w:t>
      </w:r>
      <w:r w:rsidRPr="00E3415E">
        <w:t xml:space="preserve"> </w:t>
      </w:r>
      <w:r>
        <w:t>algorithms</w:t>
      </w:r>
      <w:proofErr w:type="gramStart"/>
      <w:r>
        <w:t>);</w:t>
      </w:r>
      <w:proofErr w:type="gramEnd"/>
    </w:p>
    <w:p w14:paraId="3BD88E49" w14:textId="7F106EE9" w:rsidR="001A4CE3" w:rsidRDefault="001A4CE3" w:rsidP="006C7C73">
      <w:pPr>
        <w:pStyle w:val="ListParagraph"/>
        <w:numPr>
          <w:ilvl w:val="0"/>
          <w:numId w:val="33"/>
        </w:numPr>
      </w:pPr>
      <w:r>
        <w:t xml:space="preserve">compilation and execution of VTL algorithms, either interpreting the VTL </w:t>
      </w:r>
      <w:r w:rsidR="00374538">
        <w:t>T</w:t>
      </w:r>
      <w:r>
        <w:t xml:space="preserve">ransformations or translating them in </w:t>
      </w:r>
      <w:r w:rsidRPr="00EA6D6B">
        <w:t xml:space="preserve">whatever </w:t>
      </w:r>
      <w:r>
        <w:t xml:space="preserve">other </w:t>
      </w:r>
      <w:r w:rsidRPr="00EA6D6B">
        <w:t xml:space="preserve">computer language is </w:t>
      </w:r>
      <w:r>
        <w:t xml:space="preserve">deemed as </w:t>
      </w:r>
      <w:r w:rsidRPr="00EA6D6B">
        <w:t>appropriate</w:t>
      </w:r>
      <w:r>
        <w:t xml:space="preserve">. </w:t>
      </w:r>
    </w:p>
    <w:p w14:paraId="7DD7684C" w14:textId="77777777" w:rsidR="001A4CE3" w:rsidRPr="00EA6D6B" w:rsidRDefault="001A4CE3" w:rsidP="00FD4515"/>
    <w:p w14:paraId="4BC92D63" w14:textId="1122A2ED" w:rsidR="001A4CE3" w:rsidRDefault="001A4CE3" w:rsidP="00FD4515">
      <w:pPr>
        <w:rPr>
          <w:lang w:val="en-US"/>
        </w:rPr>
      </w:pPr>
      <w:r>
        <w:rPr>
          <w:lang w:val="en-US"/>
        </w:rPr>
        <w:t>It is important to note that t</w:t>
      </w:r>
      <w:r w:rsidRPr="00D96EFB">
        <w:rPr>
          <w:lang w:val="en-US"/>
        </w:rPr>
        <w:t>he</w:t>
      </w:r>
      <w:r>
        <w:rPr>
          <w:lang w:val="en-US"/>
        </w:rPr>
        <w:t xml:space="preserve"> VTL has its own information model (IM),</w:t>
      </w:r>
      <w:r w:rsidRPr="009526A4">
        <w:t xml:space="preserve"> </w:t>
      </w:r>
      <w:r>
        <w:rPr>
          <w:lang w:val="en-US"/>
        </w:rPr>
        <w:t xml:space="preserve">derived from </w:t>
      </w:r>
      <w:r w:rsidRPr="0071746F">
        <w:t>the Generic Statistical Information Model (GSIM)</w:t>
      </w:r>
      <w:r>
        <w:t xml:space="preserve"> and </w:t>
      </w:r>
      <w:r w:rsidRPr="00EA6D6B">
        <w:t>described in the VTL User Guide</w:t>
      </w:r>
      <w:r>
        <w:t>. The VTL IM</w:t>
      </w:r>
      <w:r>
        <w:rPr>
          <w:lang w:val="en-US"/>
        </w:rPr>
        <w:t xml:space="preserve"> is designed to be compatible with more standards, like SDMX, DDI (Data Documentation Initiative) and GSIM, and includes the model artefacts that can be manipulated (inputs and/or outputs of </w:t>
      </w:r>
      <w:r w:rsidR="00290937">
        <w:rPr>
          <w:lang w:val="en-US"/>
        </w:rPr>
        <w:t>T</w:t>
      </w:r>
      <w:r>
        <w:rPr>
          <w:lang w:val="en-US"/>
        </w:rPr>
        <w:t xml:space="preserve">ransformations, e.g. </w:t>
      </w:r>
      <w:r w:rsidR="00593C29">
        <w:rPr>
          <w:lang w:val="en-US"/>
        </w:rPr>
        <w:t>"</w:t>
      </w:r>
      <w:r w:rsidRPr="004A3220">
        <w:rPr>
          <w:lang w:val="en-US"/>
        </w:rPr>
        <w:t>Data Set</w:t>
      </w:r>
      <w:r w:rsidR="00593C29">
        <w:rPr>
          <w:lang w:val="en-US"/>
        </w:rPr>
        <w:t>"</w:t>
      </w:r>
      <w:r w:rsidRPr="004A3220">
        <w:rPr>
          <w:lang w:val="en-US"/>
        </w:rPr>
        <w:t xml:space="preserve">, </w:t>
      </w:r>
      <w:r w:rsidR="00593C29">
        <w:rPr>
          <w:lang w:val="en-US"/>
        </w:rPr>
        <w:t>"</w:t>
      </w:r>
      <w:r w:rsidRPr="004A3220">
        <w:rPr>
          <w:lang w:val="en-US"/>
        </w:rPr>
        <w:t>Data Structure</w:t>
      </w:r>
      <w:r w:rsidR="00593C29">
        <w:rPr>
          <w:lang w:val="en-US"/>
        </w:rPr>
        <w:t>"</w:t>
      </w:r>
      <w:r>
        <w:rPr>
          <w:lang w:val="en-US"/>
        </w:rPr>
        <w:t xml:space="preserve">) and the model artefacts that allow the definition of the transformation algorithms (e.g. </w:t>
      </w:r>
      <w:r w:rsidR="00593C29">
        <w:rPr>
          <w:lang w:val="en-US"/>
        </w:rPr>
        <w:t>"</w:t>
      </w:r>
      <w:r w:rsidRPr="004A3220">
        <w:rPr>
          <w:lang w:val="en-US"/>
        </w:rPr>
        <w:t>Transformation</w:t>
      </w:r>
      <w:r w:rsidR="00593C29">
        <w:rPr>
          <w:lang w:val="en-US"/>
        </w:rPr>
        <w:t>"</w:t>
      </w:r>
      <w:r>
        <w:rPr>
          <w:lang w:val="en-US"/>
        </w:rPr>
        <w:t xml:space="preserve">, </w:t>
      </w:r>
      <w:r w:rsidR="00593C29">
        <w:rPr>
          <w:lang w:val="en-US"/>
        </w:rPr>
        <w:t>"</w:t>
      </w:r>
      <w:r w:rsidRPr="004A3220">
        <w:rPr>
          <w:lang w:val="en-US"/>
        </w:rPr>
        <w:t>Transformation Scheme</w:t>
      </w:r>
      <w:r w:rsidR="00593C29">
        <w:rPr>
          <w:lang w:val="en-US"/>
        </w:rPr>
        <w:t>"</w:t>
      </w:r>
      <w:r>
        <w:rPr>
          <w:lang w:val="en-US"/>
        </w:rPr>
        <w:t xml:space="preserve">). </w:t>
      </w:r>
    </w:p>
    <w:p w14:paraId="7FDEF984" w14:textId="77777777" w:rsidR="001A4CE3" w:rsidRDefault="001A4CE3" w:rsidP="00FD4515">
      <w:pPr>
        <w:rPr>
          <w:lang w:val="en-US"/>
        </w:rPr>
      </w:pPr>
    </w:p>
    <w:p w14:paraId="281732E4" w14:textId="7A5811B5" w:rsidR="001A4CE3" w:rsidRPr="00317478" w:rsidRDefault="001A4CE3" w:rsidP="00FD4515">
      <w:pPr>
        <w:rPr>
          <w:lang w:val="en-US"/>
        </w:rPr>
      </w:pPr>
      <w:r>
        <w:rPr>
          <w:lang w:val="en-US"/>
        </w:rPr>
        <w:t>The VTL language can be applied to SDMX artefacts by mapping the SDMX IM model artefacts to the model artefacts that VTL can manipulate</w:t>
      </w:r>
      <w:r w:rsidR="00290937">
        <w:rPr>
          <w:rStyle w:val="FootnoteReference"/>
          <w:lang w:val="en-US"/>
        </w:rPr>
        <w:footnoteReference w:id="9"/>
      </w:r>
      <w:r>
        <w:rPr>
          <w:lang w:val="en-US"/>
        </w:rPr>
        <w:t xml:space="preserve">. Thus, the SDMX artefacts can be used in VTL as inputs and/or outputs of </w:t>
      </w:r>
      <w:r w:rsidR="00290937">
        <w:rPr>
          <w:lang w:val="en-US"/>
        </w:rPr>
        <w:t>T</w:t>
      </w:r>
      <w:r>
        <w:rPr>
          <w:lang w:val="en-US"/>
        </w:rPr>
        <w:t xml:space="preserve">ransformations. It is important to be aware that the artefacts do not always have the same names in the SDMX and VTL IMs, nor do they always have the same meaning. The more evident example is given by the SDMX </w:t>
      </w:r>
      <w:r w:rsidRPr="004A3220">
        <w:rPr>
          <w:rFonts w:ascii="Courier New" w:hAnsi="Courier New" w:cs="Courier New"/>
          <w:lang w:val="en-US"/>
        </w:rPr>
        <w:t>Dataset</w:t>
      </w:r>
      <w:r>
        <w:rPr>
          <w:lang w:val="en-US"/>
        </w:rPr>
        <w:t xml:space="preserve"> and the VTL </w:t>
      </w:r>
      <w:r w:rsidR="00593C29">
        <w:rPr>
          <w:lang w:val="en-US"/>
        </w:rPr>
        <w:t>"</w:t>
      </w:r>
      <w:r>
        <w:rPr>
          <w:lang w:val="en-US"/>
        </w:rPr>
        <w:t>Data Set</w:t>
      </w:r>
      <w:r w:rsidR="00593C29">
        <w:rPr>
          <w:lang w:val="en-US"/>
        </w:rPr>
        <w:t>"</w:t>
      </w:r>
      <w:r>
        <w:rPr>
          <w:lang w:val="en-US"/>
        </w:rPr>
        <w:t xml:space="preserve">, which do not correspond one another: as a matter of fact, the VTL </w:t>
      </w:r>
      <w:r w:rsidR="00593C29">
        <w:rPr>
          <w:lang w:val="en-US"/>
        </w:rPr>
        <w:t>"</w:t>
      </w:r>
      <w:r w:rsidRPr="001931A7">
        <w:rPr>
          <w:lang w:val="en-US"/>
        </w:rPr>
        <w:t>Data</w:t>
      </w:r>
      <w:r>
        <w:rPr>
          <w:lang w:val="en-US"/>
        </w:rPr>
        <w:t xml:space="preserve"> S</w:t>
      </w:r>
      <w:r w:rsidRPr="001931A7">
        <w:rPr>
          <w:lang w:val="en-US"/>
        </w:rPr>
        <w:t>et</w:t>
      </w:r>
      <w:r w:rsidR="00593C29">
        <w:rPr>
          <w:lang w:val="en-US"/>
        </w:rPr>
        <w:t>"</w:t>
      </w:r>
      <w:r>
        <w:rPr>
          <w:lang w:val="en-US"/>
        </w:rPr>
        <w:t xml:space="preserve"> maps to the SDMX </w:t>
      </w:r>
      <w:r w:rsidR="00593C29">
        <w:rPr>
          <w:lang w:val="en-US"/>
        </w:rPr>
        <w:t>"</w:t>
      </w:r>
      <w:r w:rsidRPr="001931A7">
        <w:rPr>
          <w:rFonts w:ascii="Courier New" w:hAnsi="Courier New" w:cs="Courier New"/>
          <w:lang w:val="en-US"/>
        </w:rPr>
        <w:t>Dataflow</w:t>
      </w:r>
      <w:r w:rsidR="00593C29">
        <w:rPr>
          <w:lang w:val="en-US"/>
        </w:rPr>
        <w:t>"</w:t>
      </w:r>
      <w:r>
        <w:rPr>
          <w:lang w:val="en-US"/>
        </w:rPr>
        <w:t xml:space="preserve">, while the SDMX </w:t>
      </w:r>
      <w:r w:rsidR="00593C29">
        <w:rPr>
          <w:lang w:val="en-US"/>
        </w:rPr>
        <w:t>"</w:t>
      </w:r>
      <w:r w:rsidRPr="004A3220">
        <w:rPr>
          <w:rFonts w:ascii="Courier New" w:hAnsi="Courier New" w:cs="Courier New"/>
          <w:lang w:val="en-US"/>
        </w:rPr>
        <w:t>Dataset</w:t>
      </w:r>
      <w:r w:rsidR="00593C29">
        <w:rPr>
          <w:lang w:val="en-US"/>
        </w:rPr>
        <w:t>"</w:t>
      </w:r>
      <w:r>
        <w:rPr>
          <w:lang w:val="en-US"/>
        </w:rPr>
        <w:t xml:space="preserve"> has no explicit mapping to VTL (such an abstraction is not needed in the definition of VTL </w:t>
      </w:r>
      <w:r w:rsidR="00290937">
        <w:rPr>
          <w:lang w:val="en-US"/>
        </w:rPr>
        <w:t>T</w:t>
      </w:r>
      <w:r>
        <w:rPr>
          <w:lang w:val="en-US"/>
        </w:rPr>
        <w:t xml:space="preserve">ransformations). A SDMX </w:t>
      </w:r>
      <w:r w:rsidR="00593C29">
        <w:rPr>
          <w:lang w:val="en-US"/>
        </w:rPr>
        <w:t>"</w:t>
      </w:r>
      <w:r w:rsidRPr="004A3220">
        <w:rPr>
          <w:rFonts w:ascii="Courier New" w:hAnsi="Courier New" w:cs="Courier New"/>
          <w:lang w:val="en-US"/>
        </w:rPr>
        <w:t>Dataset</w:t>
      </w:r>
      <w:r w:rsidR="00593C29">
        <w:rPr>
          <w:lang w:val="en-US"/>
        </w:rPr>
        <w:t>"</w:t>
      </w:r>
      <w:r>
        <w:rPr>
          <w:lang w:val="en-US"/>
        </w:rPr>
        <w:t xml:space="preserve">, however, is an instance of a SDMX </w:t>
      </w:r>
      <w:r w:rsidR="00593C29">
        <w:rPr>
          <w:lang w:val="en-US"/>
        </w:rPr>
        <w:t>"</w:t>
      </w:r>
      <w:r>
        <w:rPr>
          <w:rFonts w:ascii="Courier New" w:hAnsi="Courier New" w:cs="Courier New"/>
          <w:lang w:val="en-US"/>
        </w:rPr>
        <w:t>D</w:t>
      </w:r>
      <w:r w:rsidRPr="004A3220">
        <w:rPr>
          <w:rFonts w:ascii="Courier New" w:hAnsi="Courier New" w:cs="Courier New"/>
          <w:lang w:val="en-US"/>
        </w:rPr>
        <w:t>ataflow</w:t>
      </w:r>
      <w:r w:rsidR="00593C29">
        <w:rPr>
          <w:lang w:val="en-US"/>
        </w:rPr>
        <w:t>"</w:t>
      </w:r>
      <w:r>
        <w:rPr>
          <w:lang w:val="en-US"/>
        </w:rPr>
        <w:t xml:space="preserve"> and can be the artefact on which the VTL transformations are executed (i.e., the </w:t>
      </w:r>
      <w:r w:rsidR="00290937">
        <w:rPr>
          <w:lang w:val="en-US"/>
        </w:rPr>
        <w:t>T</w:t>
      </w:r>
      <w:r>
        <w:rPr>
          <w:lang w:val="en-US"/>
        </w:rPr>
        <w:t xml:space="preserve">ransformations are defined on </w:t>
      </w:r>
      <w:r>
        <w:rPr>
          <w:rFonts w:ascii="Courier New" w:hAnsi="Courier New" w:cs="Courier New"/>
          <w:lang w:val="en-US"/>
        </w:rPr>
        <w:t>D</w:t>
      </w:r>
      <w:r w:rsidRPr="004A3220">
        <w:rPr>
          <w:rFonts w:ascii="Courier New" w:hAnsi="Courier New" w:cs="Courier New"/>
          <w:lang w:val="en-US"/>
        </w:rPr>
        <w:t>ataflows</w:t>
      </w:r>
      <w:r>
        <w:rPr>
          <w:lang w:val="en-US"/>
        </w:rPr>
        <w:t xml:space="preserve"> and are applied to </w:t>
      </w:r>
      <w:r w:rsidRPr="005B38F8">
        <w:rPr>
          <w:rFonts w:ascii="Courier New" w:hAnsi="Courier New" w:cs="Courier New"/>
          <w:lang w:val="en-US"/>
        </w:rPr>
        <w:t>Dataflow</w:t>
      </w:r>
      <w:r>
        <w:rPr>
          <w:lang w:val="en-US"/>
        </w:rPr>
        <w:t xml:space="preserve"> instances that can be </w:t>
      </w:r>
      <w:r w:rsidRPr="005B38F8">
        <w:rPr>
          <w:rFonts w:ascii="Courier New" w:hAnsi="Courier New" w:cs="Courier New"/>
          <w:lang w:val="en-US"/>
        </w:rPr>
        <w:t>Datasets</w:t>
      </w:r>
      <w:r>
        <w:rPr>
          <w:lang w:val="en-US"/>
        </w:rPr>
        <w:t>).</w:t>
      </w:r>
    </w:p>
    <w:p w14:paraId="1D082B13" w14:textId="77777777" w:rsidR="001A4CE3" w:rsidRDefault="001A4CE3" w:rsidP="00FD4515">
      <w:pPr>
        <w:rPr>
          <w:lang w:val="en-US"/>
        </w:rPr>
      </w:pPr>
    </w:p>
    <w:p w14:paraId="5D692E00" w14:textId="77777777" w:rsidR="001A4CE3" w:rsidRDefault="001A4CE3" w:rsidP="00FD4515">
      <w:r w:rsidRPr="00E33249">
        <w:rPr>
          <w:lang w:val="en-US"/>
        </w:rPr>
        <w:t xml:space="preserve">The VTL </w:t>
      </w:r>
      <w:r>
        <w:rPr>
          <w:lang w:val="en-US"/>
        </w:rPr>
        <w:t xml:space="preserve">programs (Transformation Schemes) </w:t>
      </w:r>
      <w:r w:rsidRPr="00E33249">
        <w:rPr>
          <w:lang w:val="en-US"/>
        </w:rPr>
        <w:t xml:space="preserve">are </w:t>
      </w:r>
      <w:r>
        <w:rPr>
          <w:lang w:val="en-US"/>
        </w:rPr>
        <w:t xml:space="preserve">represented in SDMX through the </w:t>
      </w:r>
      <w:proofErr w:type="spellStart"/>
      <w:r w:rsidRPr="006568B7">
        <w:rPr>
          <w:rFonts w:ascii="Courier New" w:hAnsi="Courier New" w:cs="Courier New"/>
          <w:lang w:val="en-US"/>
        </w:rPr>
        <w:t>TransformationScheme</w:t>
      </w:r>
      <w:proofErr w:type="spellEnd"/>
      <w:r w:rsidRPr="00E33249">
        <w:rPr>
          <w:lang w:val="en-US"/>
        </w:rPr>
        <w:t xml:space="preserve"> </w:t>
      </w:r>
      <w:r>
        <w:rPr>
          <w:lang w:val="en-US"/>
        </w:rPr>
        <w:t>maintainable</w:t>
      </w:r>
      <w:r w:rsidRPr="00E33249">
        <w:rPr>
          <w:lang w:val="en-US"/>
        </w:rPr>
        <w:t xml:space="preserve"> </w:t>
      </w:r>
      <w:r>
        <w:rPr>
          <w:lang w:val="en-US"/>
        </w:rPr>
        <w:t>class</w:t>
      </w:r>
      <w:r w:rsidRPr="00E33249">
        <w:rPr>
          <w:lang w:val="en-US"/>
        </w:rPr>
        <w:t xml:space="preserve"> which is composed of </w:t>
      </w:r>
      <w:r w:rsidRPr="006568B7">
        <w:rPr>
          <w:rFonts w:ascii="Courier New" w:hAnsi="Courier New" w:cs="Courier New"/>
          <w:lang w:val="en-US"/>
        </w:rPr>
        <w:t>Transformation</w:t>
      </w:r>
      <w:r w:rsidRPr="00E33249">
        <w:rPr>
          <w:lang w:val="en-US"/>
        </w:rPr>
        <w:t xml:space="preserve"> </w:t>
      </w:r>
      <w:r>
        <w:rPr>
          <w:lang w:val="en-US"/>
        </w:rPr>
        <w:t>(</w:t>
      </w:r>
      <w:r w:rsidRPr="00E33249">
        <w:rPr>
          <w:lang w:val="en-US"/>
        </w:rPr>
        <w:t>nameable artefact</w:t>
      </w:r>
      <w:r>
        <w:rPr>
          <w:lang w:val="en-US"/>
        </w:rPr>
        <w:t>)</w:t>
      </w:r>
      <w:r w:rsidRPr="00E33249">
        <w:rPr>
          <w:lang w:val="en-US"/>
        </w:rPr>
        <w:t xml:space="preserve">. Each </w:t>
      </w:r>
      <w:r w:rsidRPr="00B308ED">
        <w:rPr>
          <w:rFonts w:ascii="Courier New" w:hAnsi="Courier New" w:cs="Courier New"/>
          <w:lang w:val="en-US"/>
        </w:rPr>
        <w:t>Transformation</w:t>
      </w:r>
      <w:r w:rsidRPr="00E33249">
        <w:rPr>
          <w:lang w:val="en-US"/>
        </w:rPr>
        <w:t xml:space="preserve"> </w:t>
      </w:r>
      <w:r w:rsidRPr="00B308ED">
        <w:rPr>
          <w:lang w:val="en-US"/>
        </w:rPr>
        <w:t>assigns the outcome of the evaluation of a VTL expression to a result</w:t>
      </w:r>
      <w:r w:rsidRPr="00E33249">
        <w:rPr>
          <w:lang w:val="en-US"/>
        </w:rPr>
        <w:t xml:space="preserve">. </w:t>
      </w:r>
    </w:p>
    <w:p w14:paraId="27169563" w14:textId="77777777" w:rsidR="001A4CE3" w:rsidRDefault="001A4CE3" w:rsidP="00FD4515"/>
    <w:p w14:paraId="286DB335" w14:textId="77777777" w:rsidR="001A4CE3" w:rsidRDefault="001A4CE3" w:rsidP="00FD4515">
      <w:r w:rsidRPr="00EA6D6B">
        <w:lastRenderedPageBreak/>
        <w:t xml:space="preserve">This </w:t>
      </w:r>
      <w:r>
        <w:t xml:space="preserve">section </w:t>
      </w:r>
      <w:r w:rsidRPr="00EA6D6B">
        <w:t xml:space="preserve">does not explain </w:t>
      </w:r>
      <w:r>
        <w:t xml:space="preserve">the VTL language or </w:t>
      </w:r>
      <w:r w:rsidRPr="00EA6D6B">
        <w:t xml:space="preserve">any of the content published in the VTL guides. Rather, </w:t>
      </w:r>
      <w:r>
        <w:t>this is a description of how the VTL can be used in the SDMX context and applied to SDMX artefacts</w:t>
      </w:r>
      <w:r w:rsidRPr="00EA6D6B">
        <w:t xml:space="preserve">. </w:t>
      </w:r>
    </w:p>
    <w:p w14:paraId="1380D398" w14:textId="6D19FBF4" w:rsidR="001A4CE3" w:rsidRPr="003E4A4F" w:rsidRDefault="001A4CE3" w:rsidP="004F524E">
      <w:pPr>
        <w:pStyle w:val="Heading2"/>
      </w:pPr>
      <w:bookmarkStart w:id="2355" w:name="_Toc41054386"/>
      <w:bookmarkStart w:id="2356" w:name="_Toc73460165"/>
      <w:bookmarkStart w:id="2357" w:name="_Toc178073162"/>
      <w:bookmarkEnd w:id="2355"/>
      <w:r>
        <w:t>References to</w:t>
      </w:r>
      <w:r w:rsidRPr="003E4A4F">
        <w:t xml:space="preserve"> SDMX artefacts </w:t>
      </w:r>
      <w:r>
        <w:t>from</w:t>
      </w:r>
      <w:r w:rsidRPr="003E4A4F">
        <w:t xml:space="preserve"> VTL</w:t>
      </w:r>
      <w:r>
        <w:t xml:space="preserve"> statements</w:t>
      </w:r>
      <w:bookmarkEnd w:id="2356"/>
      <w:bookmarkEnd w:id="2357"/>
    </w:p>
    <w:p w14:paraId="504231CE" w14:textId="77777777" w:rsidR="001A4CE3" w:rsidRDefault="001A4CE3">
      <w:pPr>
        <w:pStyle w:val="Heading3"/>
      </w:pPr>
      <w:bookmarkStart w:id="2358" w:name="_Toc73460166"/>
      <w:bookmarkStart w:id="2359" w:name="_Toc178073163"/>
      <w:r>
        <w:t>Introduction</w:t>
      </w:r>
      <w:bookmarkEnd w:id="2358"/>
      <w:bookmarkEnd w:id="2359"/>
    </w:p>
    <w:p w14:paraId="036D03F4" w14:textId="77777777" w:rsidR="00290937" w:rsidRDefault="001A4CE3">
      <w:r>
        <w:t>The VTL can manipulate SDMX artefacts (or objects) by referencing them through pre-defined conventional names (aliases).</w:t>
      </w:r>
    </w:p>
    <w:p w14:paraId="167D7F89" w14:textId="1FAC52E1" w:rsidR="001A4CE3" w:rsidRDefault="001A4CE3"/>
    <w:p w14:paraId="40FC2B61" w14:textId="7B0BA6DB" w:rsidR="00290937" w:rsidRDefault="001A4CE3">
      <w:r>
        <w:t>The alias of a</w:t>
      </w:r>
      <w:r w:rsidR="00290937">
        <w:t>n</w:t>
      </w:r>
      <w:r>
        <w:t xml:space="preserve"> SDMX artefact can be its URN (Universal Resource Name), an abbreviation of its URN or another user-defined name.</w:t>
      </w:r>
    </w:p>
    <w:p w14:paraId="67925A1F" w14:textId="30F43A9C" w:rsidR="001A4CE3" w:rsidRDefault="001A4CE3"/>
    <w:p w14:paraId="560161F6" w14:textId="7654D59B" w:rsidR="00290937" w:rsidRDefault="001A4CE3">
      <w:r>
        <w:t xml:space="preserve">In any case, the aliases used in the VTL </w:t>
      </w:r>
      <w:r w:rsidR="00290937">
        <w:t>T</w:t>
      </w:r>
      <w:r>
        <w:t xml:space="preserve">ransformations </w:t>
      </w:r>
      <w:proofErr w:type="gramStart"/>
      <w:r>
        <w:t>have to</w:t>
      </w:r>
      <w:proofErr w:type="gramEnd"/>
      <w:r>
        <w:t xml:space="preserve"> be mapped to the SDMX artefacts through the </w:t>
      </w:r>
      <w:proofErr w:type="spellStart"/>
      <w:r>
        <w:rPr>
          <w:rFonts w:ascii="Courier New" w:hAnsi="Courier New" w:cs="Courier New"/>
        </w:rPr>
        <w:t>VtlMapping</w:t>
      </w:r>
      <w:r w:rsidRPr="00CD354C">
        <w:rPr>
          <w:rFonts w:ascii="Courier New" w:hAnsi="Courier New" w:cs="Courier New"/>
        </w:rPr>
        <w:t>Scheme</w:t>
      </w:r>
      <w:proofErr w:type="spellEnd"/>
      <w:r>
        <w:t xml:space="preserve"> and </w:t>
      </w:r>
      <w:proofErr w:type="spellStart"/>
      <w:r>
        <w:rPr>
          <w:rFonts w:ascii="Courier New" w:hAnsi="Courier New" w:cs="Courier New"/>
        </w:rPr>
        <w:t>VtlMapping</w:t>
      </w:r>
      <w:proofErr w:type="spellEnd"/>
      <w:r>
        <w:t xml:space="preserve"> classes </w:t>
      </w:r>
      <w:r w:rsidRPr="00F96D8F">
        <w:t>(see the section of the SDMX IM relevant to the VTL).</w:t>
      </w:r>
      <w:r>
        <w:t xml:space="preserve"> </w:t>
      </w:r>
      <w:r w:rsidRPr="00F96D8F">
        <w:t xml:space="preserve">A </w:t>
      </w:r>
      <w:proofErr w:type="spellStart"/>
      <w:r w:rsidRPr="00CF2927">
        <w:rPr>
          <w:rFonts w:ascii="Courier New" w:hAnsi="Courier New" w:cs="Courier New"/>
        </w:rPr>
        <w:t>VtlMapping</w:t>
      </w:r>
      <w:proofErr w:type="spellEnd"/>
      <w:r w:rsidRPr="00F96D8F">
        <w:t xml:space="preserve"> allow</w:t>
      </w:r>
      <w:r>
        <w:t>s</w:t>
      </w:r>
      <w:r w:rsidRPr="00F96D8F">
        <w:t xml:space="preserve"> specifying </w:t>
      </w:r>
      <w:r>
        <w:t>the aliases</w:t>
      </w:r>
      <w:r w:rsidRPr="00F96D8F">
        <w:t xml:space="preserve"> </w:t>
      </w:r>
      <w:r>
        <w:t>to</w:t>
      </w:r>
      <w:r w:rsidRPr="00F96D8F">
        <w:t xml:space="preserve"> be used in the VTL </w:t>
      </w:r>
      <w:r w:rsidR="00290937">
        <w:t>T</w:t>
      </w:r>
      <w:r>
        <w:t>ransformat</w:t>
      </w:r>
      <w:r w:rsidRPr="00F96D8F">
        <w:t>ions</w:t>
      </w:r>
      <w:r>
        <w:t xml:space="preserve">, </w:t>
      </w:r>
      <w:r w:rsidR="00290937">
        <w:t>R</w:t>
      </w:r>
      <w:r>
        <w:t>ulesets</w:t>
      </w:r>
      <w:r>
        <w:rPr>
          <w:rStyle w:val="FootnoteReference"/>
        </w:rPr>
        <w:footnoteReference w:id="10"/>
      </w:r>
      <w:r>
        <w:t xml:space="preserve"> or </w:t>
      </w:r>
      <w:r w:rsidR="00290937">
        <w:t>U</w:t>
      </w:r>
      <w:r>
        <w:t xml:space="preserve">ser </w:t>
      </w:r>
      <w:r w:rsidR="00290937">
        <w:t>D</w:t>
      </w:r>
      <w:r>
        <w:t xml:space="preserve">efined </w:t>
      </w:r>
      <w:r w:rsidR="00290937">
        <w:t>O</w:t>
      </w:r>
      <w:r>
        <w:t>perators</w:t>
      </w:r>
      <w:r>
        <w:rPr>
          <w:rStyle w:val="FootnoteReference"/>
          <w:lang w:val="en-US"/>
        </w:rPr>
        <w:footnoteReference w:id="11"/>
      </w:r>
      <w:r w:rsidRPr="00F96D8F">
        <w:t xml:space="preserve"> </w:t>
      </w:r>
      <w:r>
        <w:t xml:space="preserve"> to reference SDMX artefacts. A</w:t>
      </w:r>
      <w:r w:rsidRPr="00F96D8F">
        <w:t xml:space="preserve"> </w:t>
      </w:r>
      <w:proofErr w:type="spellStart"/>
      <w:r w:rsidRPr="00CF2927">
        <w:rPr>
          <w:rFonts w:ascii="Courier New" w:hAnsi="Courier New" w:cs="Courier New"/>
        </w:rPr>
        <w:t>VtlMappingScheme</w:t>
      </w:r>
      <w:proofErr w:type="spellEnd"/>
      <w:r w:rsidRPr="00F96D8F">
        <w:t xml:space="preserve"> is a container for zero or more </w:t>
      </w:r>
      <w:proofErr w:type="spellStart"/>
      <w:r w:rsidRPr="00CF2927">
        <w:rPr>
          <w:rFonts w:ascii="Courier New" w:hAnsi="Courier New" w:cs="Courier New"/>
        </w:rPr>
        <w:t>VtlMapping</w:t>
      </w:r>
      <w:proofErr w:type="spellEnd"/>
      <w:r w:rsidRPr="00F96D8F">
        <w:t>.</w:t>
      </w:r>
    </w:p>
    <w:p w14:paraId="74984FAB" w14:textId="2F939046" w:rsidR="001A4CE3" w:rsidRDefault="001A4CE3"/>
    <w:p w14:paraId="12354F5B" w14:textId="77777777" w:rsidR="001A4CE3" w:rsidRPr="00F96D8F" w:rsidRDefault="001A4CE3">
      <w:r>
        <w:t xml:space="preserve">The correspondence between an alias and a SDMX artefact must be one-to-one, meaning that a generic </w:t>
      </w:r>
      <w:proofErr w:type="gramStart"/>
      <w:r>
        <w:t xml:space="preserve">alias  </w:t>
      </w:r>
      <w:r w:rsidRPr="00CF2927">
        <w:t>identifies</w:t>
      </w:r>
      <w:proofErr w:type="gramEnd"/>
      <w:r w:rsidRPr="00CF2927">
        <w:t xml:space="preserve"> one</w:t>
      </w:r>
      <w:r>
        <w:t xml:space="preserve"> </w:t>
      </w:r>
      <w:r w:rsidRPr="00CF2927">
        <w:t xml:space="preserve">and just one </w:t>
      </w:r>
      <w:r>
        <w:t>SDMX artefact while a SDMX artefact is identified by one and just one alias</w:t>
      </w:r>
      <w:r w:rsidRPr="00CF2927">
        <w:t>.</w:t>
      </w:r>
      <w:r>
        <w:t xml:space="preserve"> In other words, </w:t>
      </w:r>
      <w:r w:rsidRPr="00F96D8F">
        <w:rPr>
          <w:lang w:val="en-US"/>
        </w:rPr>
        <w:t xml:space="preserve">within a </w:t>
      </w:r>
      <w:proofErr w:type="spellStart"/>
      <w:r w:rsidRPr="00CF2927">
        <w:rPr>
          <w:rFonts w:ascii="Courier New" w:hAnsi="Courier New" w:cs="Courier New"/>
        </w:rPr>
        <w:t>VtlMappingScheme</w:t>
      </w:r>
      <w:proofErr w:type="spellEnd"/>
      <w:r w:rsidRPr="00CF2927">
        <w:rPr>
          <w:lang w:val="en-US"/>
        </w:rPr>
        <w:t xml:space="preserve"> </w:t>
      </w:r>
      <w:r w:rsidRPr="00F96D8F">
        <w:rPr>
          <w:lang w:val="en-US"/>
        </w:rPr>
        <w:t>an artefact can have just one alias</w:t>
      </w:r>
      <w:r w:rsidRPr="00CF2927">
        <w:rPr>
          <w:lang w:val="en-US"/>
        </w:rPr>
        <w:t xml:space="preserve"> </w:t>
      </w:r>
      <w:r w:rsidRPr="00F96D8F">
        <w:rPr>
          <w:lang w:val="en-US"/>
        </w:rPr>
        <w:t>and different artefacts cannot have the same alias.</w:t>
      </w:r>
    </w:p>
    <w:p w14:paraId="4AA2615A" w14:textId="77777777" w:rsidR="00290937" w:rsidRDefault="00290937" w:rsidP="00FD4515"/>
    <w:p w14:paraId="22320FD5" w14:textId="5D596C73" w:rsidR="001A4CE3" w:rsidRDefault="001A4CE3" w:rsidP="00FD4515">
      <w:r>
        <w:t xml:space="preserve">The references through the URN and the abbreviated URN are described in the following paragraphs. </w:t>
      </w:r>
    </w:p>
    <w:p w14:paraId="75961393" w14:textId="77777777" w:rsidR="001A4CE3" w:rsidRDefault="001A4CE3">
      <w:pPr>
        <w:pStyle w:val="Heading3"/>
      </w:pPr>
      <w:bookmarkStart w:id="2360" w:name="_Toc73460167"/>
      <w:bookmarkStart w:id="2361" w:name="_Toc178073164"/>
      <w:r>
        <w:t>References through the URN</w:t>
      </w:r>
      <w:bookmarkEnd w:id="2360"/>
      <w:bookmarkEnd w:id="2361"/>
    </w:p>
    <w:p w14:paraId="1979ED42" w14:textId="77777777" w:rsidR="001A4CE3" w:rsidRDefault="001A4CE3" w:rsidP="00FD4515">
      <w:pPr>
        <w:rPr>
          <w:bCs/>
          <w:lang w:val="en-US"/>
        </w:rPr>
      </w:pPr>
      <w:r>
        <w:t>This approach has the advantage that in the VTL code the URN of the referenced artefacts is directly intelligible by a human reader but has the drawback that the references are verbose.</w:t>
      </w:r>
    </w:p>
    <w:p w14:paraId="758FC461" w14:textId="77777777" w:rsidR="001A4CE3" w:rsidRDefault="001A4CE3" w:rsidP="00FD4515">
      <w:pPr>
        <w:rPr>
          <w:lang w:val="en-US"/>
        </w:rPr>
      </w:pPr>
    </w:p>
    <w:p w14:paraId="276DC16A" w14:textId="77777777" w:rsidR="001A4CE3" w:rsidRDefault="001A4CE3" w:rsidP="00FD4515">
      <w:pPr>
        <w:rPr>
          <w:lang w:val="en-US"/>
        </w:rPr>
      </w:pPr>
      <w:r>
        <w:rPr>
          <w:lang w:val="en-US"/>
        </w:rPr>
        <w:t>The</w:t>
      </w:r>
      <w:r w:rsidRPr="00103393">
        <w:rPr>
          <w:lang w:val="en-US"/>
        </w:rPr>
        <w:t xml:space="preserve"> </w:t>
      </w:r>
      <w:r>
        <w:rPr>
          <w:lang w:val="en-US"/>
        </w:rPr>
        <w:t>SDMX URN</w:t>
      </w:r>
      <w:r>
        <w:rPr>
          <w:rStyle w:val="FootnoteReference"/>
          <w:bCs/>
          <w:lang w:val="en-US"/>
        </w:rPr>
        <w:footnoteReference w:id="12"/>
      </w:r>
      <w:r>
        <w:rPr>
          <w:lang w:val="en-US"/>
        </w:rPr>
        <w:t xml:space="preserve"> is the concatenation of the following parts, separated by special symbols like dot, equal, asterisk, comma, and parenthesis</w:t>
      </w:r>
      <w:r w:rsidRPr="00103393">
        <w:rPr>
          <w:lang w:val="en-US"/>
        </w:rPr>
        <w:t>:</w:t>
      </w:r>
      <w:r w:rsidRPr="00F01519">
        <w:rPr>
          <w:rStyle w:val="FootnoteReference"/>
          <w:bCs/>
          <w:lang w:val="en-US"/>
        </w:rPr>
        <w:t xml:space="preserve"> </w:t>
      </w:r>
    </w:p>
    <w:p w14:paraId="38A1C2DE" w14:textId="4B1295BC" w:rsidR="001A4CE3" w:rsidRPr="00D32F7B" w:rsidRDefault="007858CB" w:rsidP="006C7C73">
      <w:pPr>
        <w:pStyle w:val="ListParagraph"/>
        <w:numPr>
          <w:ilvl w:val="0"/>
          <w:numId w:val="36"/>
        </w:numPr>
        <w:rPr>
          <w:lang w:val="en-US"/>
        </w:rPr>
      </w:pPr>
      <w:r w:rsidRPr="007858CB">
        <w:rPr>
          <w:rStyle w:val="coding"/>
        </w:rPr>
        <w:t>SDMXprefix</w:t>
      </w:r>
    </w:p>
    <w:p w14:paraId="30BDA3CE" w14:textId="661608A2" w:rsidR="001A4CE3" w:rsidRPr="00800745" w:rsidRDefault="007858CB" w:rsidP="006C7C73">
      <w:pPr>
        <w:pStyle w:val="ListParagraph"/>
        <w:numPr>
          <w:ilvl w:val="0"/>
          <w:numId w:val="36"/>
        </w:numPr>
        <w:rPr>
          <w:lang w:val="en-US"/>
        </w:rPr>
      </w:pPr>
      <w:r w:rsidRPr="007858CB">
        <w:rPr>
          <w:rStyle w:val="coding"/>
        </w:rPr>
        <w:t>SDMX-IM-package-name</w:t>
      </w:r>
    </w:p>
    <w:p w14:paraId="7641D18D" w14:textId="7656187F" w:rsidR="001A4CE3" w:rsidRPr="00800745" w:rsidRDefault="007858CB" w:rsidP="006C7C73">
      <w:pPr>
        <w:pStyle w:val="ListParagraph"/>
        <w:numPr>
          <w:ilvl w:val="0"/>
          <w:numId w:val="36"/>
        </w:numPr>
        <w:rPr>
          <w:lang w:val="en-US"/>
        </w:rPr>
      </w:pPr>
      <w:r w:rsidRPr="007858CB">
        <w:rPr>
          <w:rStyle w:val="coding"/>
        </w:rPr>
        <w:t>class-name</w:t>
      </w:r>
    </w:p>
    <w:p w14:paraId="56110582" w14:textId="5FF6C4AF" w:rsidR="001A4CE3" w:rsidRPr="00800745" w:rsidRDefault="007858CB" w:rsidP="006C7C73">
      <w:pPr>
        <w:pStyle w:val="ListParagraph"/>
        <w:numPr>
          <w:ilvl w:val="0"/>
          <w:numId w:val="36"/>
        </w:numPr>
        <w:rPr>
          <w:lang w:val="en-US"/>
        </w:rPr>
      </w:pPr>
      <w:r w:rsidRPr="007858CB">
        <w:rPr>
          <w:rStyle w:val="coding"/>
        </w:rPr>
        <w:t>agency-id</w:t>
      </w:r>
    </w:p>
    <w:p w14:paraId="660D2CA8" w14:textId="18E453DB" w:rsidR="001A4CE3" w:rsidRPr="00517923" w:rsidRDefault="00B37A4C" w:rsidP="006C7C73">
      <w:pPr>
        <w:pStyle w:val="ListParagraph"/>
        <w:numPr>
          <w:ilvl w:val="0"/>
          <w:numId w:val="36"/>
        </w:numPr>
        <w:rPr>
          <w:rStyle w:val="coding"/>
        </w:rPr>
      </w:pPr>
      <w:r w:rsidRPr="00B37A4C">
        <w:rPr>
          <w:rStyle w:val="coding"/>
        </w:rPr>
        <w:lastRenderedPageBreak/>
        <w:t>maintainedobject-id</w:t>
      </w:r>
    </w:p>
    <w:p w14:paraId="22772078" w14:textId="0A71A9B7" w:rsidR="001A4CE3" w:rsidRPr="00517923" w:rsidRDefault="00B37A4C" w:rsidP="006C7C73">
      <w:pPr>
        <w:pStyle w:val="ListParagraph"/>
        <w:numPr>
          <w:ilvl w:val="0"/>
          <w:numId w:val="36"/>
        </w:numPr>
        <w:rPr>
          <w:rStyle w:val="coding"/>
        </w:rPr>
      </w:pPr>
      <w:r w:rsidRPr="00B37A4C">
        <w:rPr>
          <w:rStyle w:val="coding"/>
        </w:rPr>
        <w:t>maintainedobject-version</w:t>
      </w:r>
    </w:p>
    <w:p w14:paraId="4F256399" w14:textId="45888AF3" w:rsidR="001A4CE3" w:rsidRPr="00800745" w:rsidRDefault="00B37A4C" w:rsidP="006C7C73">
      <w:pPr>
        <w:pStyle w:val="ListParagraph"/>
        <w:numPr>
          <w:ilvl w:val="0"/>
          <w:numId w:val="36"/>
        </w:numPr>
        <w:rPr>
          <w:lang w:val="en-US"/>
        </w:rPr>
      </w:pPr>
      <w:r w:rsidRPr="00B37A4C">
        <w:rPr>
          <w:rStyle w:val="coding"/>
        </w:rPr>
        <w:t>container-object-id</w:t>
      </w:r>
      <w:r w:rsidR="001A4CE3">
        <w:rPr>
          <w:lang w:val="en-US"/>
        </w:rPr>
        <w:t xml:space="preserve"> </w:t>
      </w:r>
      <w:r w:rsidR="001A4CE3">
        <w:rPr>
          <w:rStyle w:val="FootnoteReference"/>
          <w:bCs/>
          <w:lang w:val="en-US"/>
        </w:rPr>
        <w:footnoteReference w:id="13"/>
      </w:r>
    </w:p>
    <w:p w14:paraId="686AD3C6" w14:textId="22477255" w:rsidR="001A4CE3" w:rsidRPr="00517923" w:rsidRDefault="00B37A4C" w:rsidP="006C7C73">
      <w:pPr>
        <w:pStyle w:val="ListParagraph"/>
        <w:numPr>
          <w:ilvl w:val="0"/>
          <w:numId w:val="36"/>
        </w:numPr>
        <w:rPr>
          <w:rStyle w:val="coding"/>
        </w:rPr>
      </w:pPr>
      <w:r w:rsidRPr="00B37A4C">
        <w:rPr>
          <w:rStyle w:val="coding"/>
        </w:rPr>
        <w:t>object-id</w:t>
      </w:r>
    </w:p>
    <w:p w14:paraId="654B420C" w14:textId="77777777" w:rsidR="001A4CE3" w:rsidRDefault="001A4CE3" w:rsidP="00FD4515">
      <w:pPr>
        <w:rPr>
          <w:lang w:val="en-US"/>
        </w:rPr>
      </w:pPr>
      <w:r>
        <w:rPr>
          <w:lang w:val="en-US"/>
        </w:rPr>
        <w:t>The generic structure of the URN is the following:</w:t>
      </w:r>
    </w:p>
    <w:p w14:paraId="1331AE83" w14:textId="77777777" w:rsidR="001A4CE3" w:rsidRDefault="001A4CE3" w:rsidP="00FD4515">
      <w:pPr>
        <w:rPr>
          <w:lang w:val="en-US"/>
        </w:rPr>
      </w:pPr>
    </w:p>
    <w:p w14:paraId="74009D7F" w14:textId="6A9CC5E8" w:rsidR="001A4CE3" w:rsidRPr="00517923" w:rsidRDefault="007858CB" w:rsidP="00FD4515">
      <w:pPr>
        <w:rPr>
          <w:rStyle w:val="coding"/>
        </w:rPr>
      </w:pPr>
      <w:r w:rsidRPr="005F1111">
        <w:rPr>
          <w:rStyle w:val="coding"/>
        </w:rPr>
        <w:t>SDMXprefix</w:t>
      </w:r>
      <w:r w:rsidR="001A4CE3" w:rsidRPr="005F1111">
        <w:rPr>
          <w:rStyle w:val="coding"/>
        </w:rPr>
        <w:t>.</w:t>
      </w:r>
      <w:r w:rsidRPr="005F1111">
        <w:rPr>
          <w:rStyle w:val="coding"/>
        </w:rPr>
        <w:t>SDMX-IM-package-name</w:t>
      </w:r>
      <w:r w:rsidR="001A4CE3" w:rsidRPr="005F1111">
        <w:rPr>
          <w:rStyle w:val="coding"/>
        </w:rPr>
        <w:t>.</w:t>
      </w:r>
      <w:r w:rsidRPr="007858CB">
        <w:rPr>
          <w:rStyle w:val="coding"/>
        </w:rPr>
        <w:t>class-name</w:t>
      </w:r>
      <w:r w:rsidR="001A4CE3" w:rsidRPr="00517923">
        <w:rPr>
          <w:rStyle w:val="coding"/>
        </w:rPr>
        <w:t>=</w:t>
      </w:r>
      <w:r w:rsidRPr="007858CB">
        <w:rPr>
          <w:rStyle w:val="coding"/>
        </w:rPr>
        <w:t>agency-id</w:t>
      </w:r>
      <w:r w:rsidR="001A4CE3" w:rsidRPr="00517923">
        <w:rPr>
          <w:rStyle w:val="coding"/>
        </w:rPr>
        <w:t>:</w:t>
      </w:r>
      <w:r w:rsidR="00B37A4C" w:rsidRPr="00B37A4C">
        <w:rPr>
          <w:rStyle w:val="coding"/>
        </w:rPr>
        <w:t>maintainedobject-id</w:t>
      </w:r>
      <w:r w:rsidR="001A4CE3" w:rsidRPr="00517923">
        <w:rPr>
          <w:rStyle w:val="coding"/>
        </w:rPr>
        <w:t xml:space="preserve"> (</w:t>
      </w:r>
      <w:r w:rsidR="00B37A4C" w:rsidRPr="00B37A4C">
        <w:rPr>
          <w:rStyle w:val="coding"/>
        </w:rPr>
        <w:t>maintainedobject-version</w:t>
      </w:r>
      <w:r w:rsidR="001A4CE3" w:rsidRPr="00517923">
        <w:rPr>
          <w:rStyle w:val="coding"/>
        </w:rPr>
        <w:t>).*</w:t>
      </w:r>
      <w:r w:rsidR="00B37A4C" w:rsidRPr="00B37A4C">
        <w:rPr>
          <w:rStyle w:val="coding"/>
        </w:rPr>
        <w:t>container-object-id</w:t>
      </w:r>
      <w:r w:rsidR="001A4CE3" w:rsidRPr="00517923">
        <w:rPr>
          <w:rStyle w:val="coding"/>
        </w:rPr>
        <w:t>.</w:t>
      </w:r>
      <w:r w:rsidR="00B37A4C" w:rsidRPr="00B37A4C">
        <w:rPr>
          <w:rStyle w:val="coding"/>
        </w:rPr>
        <w:t>object-id</w:t>
      </w:r>
    </w:p>
    <w:p w14:paraId="25DDC627" w14:textId="77777777" w:rsidR="00290937" w:rsidRDefault="00290937" w:rsidP="008114AE">
      <w:pPr>
        <w:rPr>
          <w:bCs/>
          <w:lang w:val="en-US"/>
        </w:rPr>
      </w:pPr>
    </w:p>
    <w:p w14:paraId="56A6FD08" w14:textId="1B614D18" w:rsidR="001A4CE3" w:rsidRDefault="001A4CE3" w:rsidP="008114AE">
      <w:r>
        <w:rPr>
          <w:bCs/>
          <w:lang w:val="en-US"/>
        </w:rPr>
        <w:t xml:space="preserve">The </w:t>
      </w:r>
      <w:proofErr w:type="spellStart"/>
      <w:r w:rsidRPr="002211E8">
        <w:rPr>
          <w:b/>
          <w:bCs/>
          <w:lang w:val="en-US"/>
        </w:rPr>
        <w:t>SDMXprefix</w:t>
      </w:r>
      <w:proofErr w:type="spellEnd"/>
      <w:r>
        <w:rPr>
          <w:bCs/>
          <w:lang w:val="en-US"/>
        </w:rPr>
        <w:t xml:space="preserve"> is </w:t>
      </w:r>
      <w:r w:rsidR="00593C29">
        <w:rPr>
          <w:bCs/>
          <w:lang w:val="en-US"/>
        </w:rPr>
        <w:t>"</w:t>
      </w:r>
      <w:proofErr w:type="spellStart"/>
      <w:proofErr w:type="gramStart"/>
      <w:r w:rsidRPr="00C504D1">
        <w:t>urn:sdmx</w:t>
      </w:r>
      <w:proofErr w:type="gramEnd"/>
      <w:r w:rsidRPr="00C504D1">
        <w:t>:org</w:t>
      </w:r>
      <w:proofErr w:type="spellEnd"/>
      <w:r w:rsidR="00593C29">
        <w:t>"</w:t>
      </w:r>
      <w:r>
        <w:t xml:space="preserve">, always the same for all SDMX artefacts. </w:t>
      </w:r>
    </w:p>
    <w:p w14:paraId="4A61C3CF" w14:textId="77777777" w:rsidR="00290937" w:rsidRDefault="00290937"/>
    <w:p w14:paraId="5F460B53" w14:textId="4B54A37A" w:rsidR="001A4CE3" w:rsidRDefault="001A4CE3">
      <w:pPr>
        <w:rPr>
          <w:lang w:val="en-US"/>
        </w:rPr>
      </w:pPr>
      <w:r>
        <w:t>The</w:t>
      </w:r>
      <w:r>
        <w:rPr>
          <w:bCs/>
          <w:lang w:val="en-US"/>
        </w:rPr>
        <w:t xml:space="preserve"> </w:t>
      </w:r>
      <w:r w:rsidR="007858CB" w:rsidRPr="007858CB">
        <w:rPr>
          <w:rStyle w:val="coding"/>
        </w:rPr>
        <w:t>SDMX-IM-package-name</w:t>
      </w:r>
      <w:r>
        <w:rPr>
          <w:b/>
          <w:bCs/>
          <w:lang w:val="en-US"/>
        </w:rPr>
        <w:t xml:space="preserve"> </w:t>
      </w:r>
      <w:r w:rsidRPr="00256D85">
        <w:rPr>
          <w:bCs/>
          <w:lang w:val="en-US"/>
        </w:rPr>
        <w:t>is</w:t>
      </w:r>
      <w:r w:rsidRPr="00E2786D">
        <w:rPr>
          <w:bCs/>
          <w:lang w:val="en-US"/>
        </w:rPr>
        <w:t xml:space="preserve"> the concatenation of the string</w:t>
      </w:r>
      <w:r>
        <w:rPr>
          <w:b/>
          <w:bCs/>
          <w:lang w:val="en-US"/>
        </w:rPr>
        <w:t xml:space="preserve"> </w:t>
      </w:r>
      <w:r w:rsidR="00593C29">
        <w:rPr>
          <w:lang w:val="en-US"/>
        </w:rPr>
        <w:t>"</w:t>
      </w:r>
      <w:proofErr w:type="spellStart"/>
      <w:proofErr w:type="gramStart"/>
      <w:r w:rsidRPr="00256D85">
        <w:rPr>
          <w:lang w:val="en-US"/>
        </w:rPr>
        <w:t>sdmx.infomodel</w:t>
      </w:r>
      <w:proofErr w:type="spellEnd"/>
      <w:proofErr w:type="gramEnd"/>
      <w:r w:rsidRPr="00256D85">
        <w:rPr>
          <w:lang w:val="en-US"/>
        </w:rPr>
        <w:t>.</w:t>
      </w:r>
      <w:r w:rsidR="00593C29">
        <w:rPr>
          <w:lang w:val="en-US"/>
        </w:rPr>
        <w:t>"</w:t>
      </w:r>
      <w:r>
        <w:rPr>
          <w:lang w:val="en-US"/>
        </w:rPr>
        <w:t xml:space="preserve"> with the package-name</w:t>
      </w:r>
      <w:r w:rsidR="00290937">
        <w:rPr>
          <w:lang w:val="en-US"/>
        </w:rPr>
        <w:t>,</w:t>
      </w:r>
      <w:r>
        <w:rPr>
          <w:lang w:val="en-US"/>
        </w:rPr>
        <w:t xml:space="preserve"> which the artefact belongs to. For example, for referencing a </w:t>
      </w:r>
      <w:r w:rsidR="00290937" w:rsidRPr="00517923">
        <w:rPr>
          <w:rStyle w:val="ArtefactClass"/>
        </w:rPr>
        <w:t>D</w:t>
      </w:r>
      <w:r w:rsidRPr="00517923">
        <w:rPr>
          <w:rStyle w:val="ArtefactClass"/>
        </w:rPr>
        <w:t>ataflow</w:t>
      </w:r>
      <w:r>
        <w:rPr>
          <w:lang w:val="en-US"/>
        </w:rPr>
        <w:t xml:space="preserve"> the </w:t>
      </w:r>
      <w:r w:rsidR="007858CB" w:rsidRPr="007858CB">
        <w:rPr>
          <w:rStyle w:val="coding"/>
        </w:rPr>
        <w:t>SDMX-IM-package-name</w:t>
      </w:r>
      <w:r>
        <w:rPr>
          <w:lang w:val="en-US"/>
        </w:rPr>
        <w:t xml:space="preserve"> is </w:t>
      </w:r>
      <w:r w:rsidR="00593C29">
        <w:rPr>
          <w:lang w:val="en-US"/>
        </w:rPr>
        <w:t>"</w:t>
      </w:r>
      <w:proofErr w:type="spellStart"/>
      <w:proofErr w:type="gramStart"/>
      <w:r w:rsidRPr="00256D85">
        <w:rPr>
          <w:lang w:val="en-US"/>
        </w:rPr>
        <w:t>sdmx.infomodel</w:t>
      </w:r>
      <w:proofErr w:type="gramEnd"/>
      <w:r w:rsidRPr="00256D85">
        <w:rPr>
          <w:lang w:val="en-US"/>
        </w:rPr>
        <w:t>.</w:t>
      </w:r>
      <w:r>
        <w:rPr>
          <w:lang w:val="en-US"/>
        </w:rPr>
        <w:t>datastructure</w:t>
      </w:r>
      <w:proofErr w:type="spellEnd"/>
      <w:r w:rsidR="00593C29">
        <w:rPr>
          <w:lang w:val="en-US"/>
        </w:rPr>
        <w:t>"</w:t>
      </w:r>
      <w:r>
        <w:rPr>
          <w:lang w:val="en-US"/>
        </w:rPr>
        <w:t xml:space="preserve">, because the class </w:t>
      </w:r>
      <w:r w:rsidRPr="00517923">
        <w:rPr>
          <w:rStyle w:val="ArtefactClass"/>
        </w:rPr>
        <w:t>Dataflow</w:t>
      </w:r>
      <w:r>
        <w:rPr>
          <w:lang w:val="en-US"/>
        </w:rPr>
        <w:t xml:space="preserve"> belongs to the package </w:t>
      </w:r>
      <w:r w:rsidR="00593C29">
        <w:rPr>
          <w:lang w:val="en-US"/>
        </w:rPr>
        <w:t>"</w:t>
      </w:r>
      <w:r w:rsidRPr="00517923">
        <w:rPr>
          <w:rStyle w:val="ArtefactClass"/>
        </w:rPr>
        <w:t>datastructure</w:t>
      </w:r>
      <w:r w:rsidR="00593C29">
        <w:rPr>
          <w:lang w:val="en-US"/>
        </w:rPr>
        <w:t>"</w:t>
      </w:r>
      <w:r>
        <w:rPr>
          <w:lang w:val="en-US"/>
        </w:rPr>
        <w:t>.</w:t>
      </w:r>
    </w:p>
    <w:p w14:paraId="2E0CC1E0" w14:textId="77777777" w:rsidR="00290937" w:rsidRDefault="00290937"/>
    <w:p w14:paraId="1D2D4CD1" w14:textId="6831F489" w:rsidR="001A4CE3" w:rsidRDefault="001A4CE3">
      <w:pPr>
        <w:rPr>
          <w:lang w:val="en-US"/>
        </w:rPr>
      </w:pPr>
      <w:r>
        <w:t xml:space="preserve">The </w:t>
      </w:r>
      <w:r w:rsidR="007858CB" w:rsidRPr="007858CB">
        <w:rPr>
          <w:rStyle w:val="coding"/>
        </w:rPr>
        <w:t>class-name</w:t>
      </w:r>
      <w:r>
        <w:t xml:space="preserve"> is the name of the SDMX object class</w:t>
      </w:r>
      <w:r w:rsidR="00290937">
        <w:t>,</w:t>
      </w:r>
      <w:r>
        <w:t xml:space="preserve"> which the SDMX object belongs to (e.g.</w:t>
      </w:r>
      <w:r w:rsidR="00483F56">
        <w:t>, for</w:t>
      </w:r>
      <w:r>
        <w:rPr>
          <w:lang w:val="en-US"/>
        </w:rPr>
        <w:t xml:space="preserve"> referencing a </w:t>
      </w:r>
      <w:r w:rsidR="00290937" w:rsidRPr="00517923">
        <w:rPr>
          <w:rStyle w:val="ArtefactClass"/>
        </w:rPr>
        <w:t>D</w:t>
      </w:r>
      <w:r w:rsidRPr="00517923">
        <w:rPr>
          <w:rStyle w:val="ArtefactClass"/>
        </w:rPr>
        <w:t>ataflow</w:t>
      </w:r>
      <w:r>
        <w:rPr>
          <w:lang w:val="en-US"/>
        </w:rPr>
        <w:t xml:space="preserve"> the </w:t>
      </w:r>
      <w:r w:rsidR="007858CB" w:rsidRPr="007858CB">
        <w:rPr>
          <w:rStyle w:val="coding"/>
        </w:rPr>
        <w:t>class-name</w:t>
      </w:r>
      <w:r>
        <w:rPr>
          <w:lang w:val="en-US"/>
        </w:rPr>
        <w:t xml:space="preserve"> is </w:t>
      </w:r>
      <w:r w:rsidR="00593C29">
        <w:rPr>
          <w:lang w:val="en-US"/>
        </w:rPr>
        <w:t>"</w:t>
      </w:r>
      <w:r w:rsidRPr="00517923">
        <w:rPr>
          <w:rStyle w:val="ArtefactClass"/>
        </w:rPr>
        <w:t>Dataflow</w:t>
      </w:r>
      <w:r w:rsidR="00593C29">
        <w:rPr>
          <w:lang w:val="en-US"/>
        </w:rPr>
        <w:t>"</w:t>
      </w:r>
      <w:r>
        <w:rPr>
          <w:lang w:val="en-US"/>
        </w:rPr>
        <w:t>).</w:t>
      </w:r>
      <w:r w:rsidRPr="00FD11A3">
        <w:t xml:space="preserve"> </w:t>
      </w:r>
      <w:r>
        <w:t>T</w:t>
      </w:r>
      <w:r>
        <w:rPr>
          <w:lang w:val="en-US"/>
        </w:rPr>
        <w:t xml:space="preserve">he VTL can reference SDMX artefacts that belong to the classes </w:t>
      </w:r>
      <w:r w:rsidRPr="00517923">
        <w:rPr>
          <w:rStyle w:val="ArtefactClass"/>
        </w:rPr>
        <w:t>Dataflow</w:t>
      </w:r>
      <w:r w:rsidRPr="00517923">
        <w:t xml:space="preserve">, </w:t>
      </w:r>
      <w:r w:rsidRPr="00517923">
        <w:rPr>
          <w:rStyle w:val="ArtefactClass"/>
        </w:rPr>
        <w:t>Dimension</w:t>
      </w:r>
      <w:r w:rsidRPr="00517923">
        <w:t xml:space="preserve">, </w:t>
      </w:r>
      <w:r w:rsidRPr="00517923">
        <w:rPr>
          <w:rStyle w:val="ArtefactClass"/>
        </w:rPr>
        <w:t>TimeDimension</w:t>
      </w:r>
      <w:r w:rsidRPr="00517923">
        <w:t xml:space="preserve">, </w:t>
      </w:r>
      <w:r w:rsidRPr="00517923">
        <w:rPr>
          <w:rStyle w:val="ArtefactClass"/>
        </w:rPr>
        <w:t>Measure</w:t>
      </w:r>
      <w:r w:rsidRPr="00517923">
        <w:t xml:space="preserve">, </w:t>
      </w:r>
      <w:r w:rsidRPr="00517923">
        <w:rPr>
          <w:rStyle w:val="ArtefactClass"/>
        </w:rPr>
        <w:t>DataAttribute</w:t>
      </w:r>
      <w:r w:rsidRPr="00517923">
        <w:t xml:space="preserve">, </w:t>
      </w:r>
      <w:r w:rsidRPr="00517923">
        <w:rPr>
          <w:rStyle w:val="ArtefactClass"/>
        </w:rPr>
        <w:t>Concept</w:t>
      </w:r>
      <w:r w:rsidRPr="00517923">
        <w:t>,</w:t>
      </w:r>
      <w:r w:rsidR="00290937">
        <w:t xml:space="preserve"> </w:t>
      </w:r>
      <w:r w:rsidRPr="00517923">
        <w:rPr>
          <w:rStyle w:val="ArtefactClass"/>
        </w:rPr>
        <w:t>Codelist</w:t>
      </w:r>
      <w:r>
        <w:rPr>
          <w:lang w:val="en-US"/>
        </w:rPr>
        <w:t>.</w:t>
      </w:r>
    </w:p>
    <w:p w14:paraId="3052AEE0" w14:textId="77777777" w:rsidR="00290937" w:rsidRDefault="00290937">
      <w:pPr>
        <w:rPr>
          <w:lang w:val="en-US"/>
        </w:rPr>
      </w:pPr>
    </w:p>
    <w:p w14:paraId="6DE8A359" w14:textId="583A26AB" w:rsidR="001A4CE3" w:rsidRDefault="001A4CE3">
      <w:r>
        <w:rPr>
          <w:lang w:val="en-US"/>
        </w:rPr>
        <w:t xml:space="preserve">The </w:t>
      </w:r>
      <w:r w:rsidR="007858CB" w:rsidRPr="007858CB">
        <w:rPr>
          <w:rStyle w:val="coding"/>
        </w:rPr>
        <w:t>agency-id</w:t>
      </w:r>
      <w:r>
        <w:rPr>
          <w:lang w:val="en-US"/>
        </w:rPr>
        <w:t xml:space="preserve"> is the acronym of the agency that owns the definition of the artefact, for example for the Eurostat artefacts the </w:t>
      </w:r>
      <w:r w:rsidR="007858CB" w:rsidRPr="007858CB">
        <w:rPr>
          <w:rStyle w:val="coding"/>
        </w:rPr>
        <w:t>agency-id</w:t>
      </w:r>
      <w:r>
        <w:rPr>
          <w:lang w:val="en-US"/>
        </w:rPr>
        <w:t xml:space="preserve"> is </w:t>
      </w:r>
      <w:r w:rsidR="00593C29">
        <w:rPr>
          <w:lang w:val="en-US"/>
        </w:rPr>
        <w:t>"</w:t>
      </w:r>
      <w:r>
        <w:rPr>
          <w:lang w:val="en-US"/>
        </w:rPr>
        <w:t>ESTAT</w:t>
      </w:r>
      <w:r w:rsidR="00593C29">
        <w:rPr>
          <w:lang w:val="en-US"/>
        </w:rPr>
        <w:t>"</w:t>
      </w:r>
      <w:r>
        <w:rPr>
          <w:lang w:val="en-US"/>
        </w:rPr>
        <w:t xml:space="preserve">). </w:t>
      </w:r>
      <w:r>
        <w:t xml:space="preserve">The </w:t>
      </w:r>
      <w:r w:rsidR="007858CB" w:rsidRPr="007858CB">
        <w:rPr>
          <w:rStyle w:val="coding"/>
        </w:rPr>
        <w:t>agency-id</w:t>
      </w:r>
      <w:r>
        <w:t xml:space="preserve"> can be composite (for example AgencyA.Dept</w:t>
      </w:r>
      <w:proofErr w:type="gramStart"/>
      <w:r>
        <w:t>1.Unit</w:t>
      </w:r>
      <w:proofErr w:type="gramEnd"/>
      <w:r>
        <w:t>2).</w:t>
      </w:r>
    </w:p>
    <w:p w14:paraId="3A367BCF" w14:textId="77777777" w:rsidR="00290937" w:rsidRDefault="00290937" w:rsidP="00FD4515">
      <w:pPr>
        <w:rPr>
          <w:lang w:val="en-US"/>
        </w:rPr>
      </w:pPr>
    </w:p>
    <w:p w14:paraId="10CF7ABB" w14:textId="7D3C2C1C" w:rsidR="001A4CE3" w:rsidRDefault="001A4CE3" w:rsidP="00FD4515">
      <w:pPr>
        <w:rPr>
          <w:lang w:val="en-US"/>
        </w:rPr>
      </w:pPr>
      <w:r>
        <w:rPr>
          <w:lang w:val="en-US"/>
        </w:rPr>
        <w:t>T</w:t>
      </w:r>
      <w:r w:rsidRPr="00FD11A3">
        <w:rPr>
          <w:lang w:val="en-US"/>
        </w:rPr>
        <w:t xml:space="preserve">he </w:t>
      </w:r>
      <w:r w:rsidR="00B37A4C" w:rsidRPr="00B37A4C">
        <w:rPr>
          <w:rStyle w:val="coding"/>
        </w:rPr>
        <w:t>maintainedobject-id</w:t>
      </w:r>
      <w:r w:rsidRPr="00FD11A3">
        <w:rPr>
          <w:lang w:val="en-US"/>
        </w:rPr>
        <w:t xml:space="preserve"> </w:t>
      </w:r>
      <w:r>
        <w:rPr>
          <w:lang w:val="en-US"/>
        </w:rPr>
        <w:t>is the name of the maintained object which the artefact belongs to, and in case the artefact itself is maintainable</w:t>
      </w:r>
      <w:r>
        <w:rPr>
          <w:rStyle w:val="FootnoteReference"/>
          <w:bCs/>
          <w:lang w:val="en-US"/>
        </w:rPr>
        <w:footnoteReference w:id="14"/>
      </w:r>
      <w:r>
        <w:rPr>
          <w:lang w:val="en-US"/>
        </w:rPr>
        <w:t xml:space="preserve">, coincides with the name of the artefact. </w:t>
      </w:r>
      <w:proofErr w:type="gramStart"/>
      <w:r>
        <w:rPr>
          <w:lang w:val="en-US"/>
        </w:rPr>
        <w:t>Therefore</w:t>
      </w:r>
      <w:proofErr w:type="gramEnd"/>
      <w:r>
        <w:rPr>
          <w:lang w:val="en-US"/>
        </w:rPr>
        <w:t xml:space="preserve"> the </w:t>
      </w:r>
      <w:r w:rsidR="00B37A4C" w:rsidRPr="00B37A4C">
        <w:rPr>
          <w:rStyle w:val="coding"/>
        </w:rPr>
        <w:t>maintainedobject-id</w:t>
      </w:r>
      <w:r>
        <w:rPr>
          <w:lang w:val="en-US"/>
        </w:rPr>
        <w:t xml:space="preserve"> depends on the class of the artefact</w:t>
      </w:r>
      <w:r w:rsidRPr="00FD11A3">
        <w:rPr>
          <w:lang w:val="en-US"/>
        </w:rPr>
        <w:t>:</w:t>
      </w:r>
    </w:p>
    <w:p w14:paraId="24C62C0F" w14:textId="77777777" w:rsidR="00290937" w:rsidRPr="00FD11A3" w:rsidRDefault="00290937" w:rsidP="00FD4515"/>
    <w:p w14:paraId="02A412E8" w14:textId="08752071" w:rsidR="001A4CE3" w:rsidRPr="000D78FF" w:rsidRDefault="001A4CE3" w:rsidP="006C7C73">
      <w:pPr>
        <w:pStyle w:val="ListParagraph"/>
        <w:numPr>
          <w:ilvl w:val="0"/>
          <w:numId w:val="35"/>
        </w:numPr>
      </w:pPr>
      <w:r w:rsidRPr="000D78FF">
        <w:rPr>
          <w:lang w:val="en-US"/>
        </w:rPr>
        <w:t xml:space="preserve">if the artefact is a </w:t>
      </w:r>
      <w:r w:rsidRPr="00517923">
        <w:rPr>
          <w:rStyle w:val="ArtefactClass"/>
        </w:rPr>
        <w:t>Dataflow</w:t>
      </w:r>
      <w:r w:rsidRPr="000D78FF">
        <w:rPr>
          <w:lang w:val="en-US"/>
        </w:rPr>
        <w:t xml:space="preserve">, which is a maintainable class, the </w:t>
      </w:r>
      <w:r w:rsidR="00B37A4C" w:rsidRPr="00B37A4C">
        <w:rPr>
          <w:rStyle w:val="coding"/>
        </w:rPr>
        <w:t>maintainedobject-id</w:t>
      </w:r>
      <w:r w:rsidRPr="000D78FF">
        <w:rPr>
          <w:lang w:val="en-US"/>
        </w:rPr>
        <w:t xml:space="preserve"> is the </w:t>
      </w:r>
      <w:r w:rsidRPr="00517923">
        <w:rPr>
          <w:rStyle w:val="ArtefactClass"/>
        </w:rPr>
        <w:t>Dataflow</w:t>
      </w:r>
      <w:r w:rsidRPr="000D78FF">
        <w:rPr>
          <w:lang w:val="en-US"/>
        </w:rPr>
        <w:t xml:space="preserve"> name (</w:t>
      </w:r>
      <w:r w:rsidRPr="00517923">
        <w:rPr>
          <w:rStyle w:val="ArtefactClass"/>
        </w:rPr>
        <w:t>dataflow-id</w:t>
      </w:r>
      <w:proofErr w:type="gramStart"/>
      <w:r w:rsidRPr="000D78FF">
        <w:rPr>
          <w:lang w:val="en-US"/>
        </w:rPr>
        <w:t>)</w:t>
      </w:r>
      <w:r>
        <w:rPr>
          <w:lang w:val="en-US"/>
        </w:rPr>
        <w:t>;</w:t>
      </w:r>
      <w:proofErr w:type="gramEnd"/>
    </w:p>
    <w:p w14:paraId="6B75FFE2" w14:textId="106A42AE" w:rsidR="001A4CE3" w:rsidRPr="000D78FF" w:rsidRDefault="001A4CE3" w:rsidP="006C7C73">
      <w:pPr>
        <w:pStyle w:val="ListParagraph"/>
        <w:numPr>
          <w:ilvl w:val="0"/>
          <w:numId w:val="35"/>
        </w:numPr>
      </w:pPr>
      <w:r w:rsidRPr="000D78FF">
        <w:rPr>
          <w:lang w:val="en-US"/>
        </w:rPr>
        <w:t xml:space="preserve">if the artefact is a </w:t>
      </w:r>
      <w:r w:rsidRPr="00517923">
        <w:rPr>
          <w:rStyle w:val="ArtefactClass"/>
        </w:rPr>
        <w:t>Dimension</w:t>
      </w:r>
      <w:r w:rsidRPr="000D78FF">
        <w:rPr>
          <w:lang w:val="en-US"/>
        </w:rPr>
        <w:t xml:space="preserve">, </w:t>
      </w:r>
      <w:r w:rsidRPr="00517923">
        <w:rPr>
          <w:rStyle w:val="ArtefactClass"/>
        </w:rPr>
        <w:t>Measure</w:t>
      </w:r>
      <w:r w:rsidRPr="00FD4515">
        <w:t xml:space="preserve">, </w:t>
      </w:r>
      <w:r w:rsidRPr="00517923">
        <w:rPr>
          <w:rStyle w:val="ArtefactClass"/>
        </w:rPr>
        <w:t xml:space="preserve">TimeDimension </w:t>
      </w:r>
      <w:r w:rsidRPr="000D78FF">
        <w:rPr>
          <w:lang w:val="en-US"/>
        </w:rPr>
        <w:t>or</w:t>
      </w:r>
      <w:r w:rsidRPr="00517923">
        <w:rPr>
          <w:rStyle w:val="ArtefactClass"/>
        </w:rPr>
        <w:t xml:space="preserve"> DataAttribute</w:t>
      </w:r>
      <w:r w:rsidRPr="000D78FF">
        <w:t xml:space="preserve">, which are not maintainable and belong to the </w:t>
      </w:r>
      <w:r w:rsidRPr="00517923">
        <w:rPr>
          <w:rStyle w:val="ArtefactClass"/>
        </w:rPr>
        <w:t>DataStructure</w:t>
      </w:r>
      <w:r w:rsidRPr="000D78FF">
        <w:t xml:space="preserve"> </w:t>
      </w:r>
      <w:r w:rsidRPr="000D78FF">
        <w:rPr>
          <w:lang w:val="en-US"/>
        </w:rPr>
        <w:t xml:space="preserve">maintainable class, the </w:t>
      </w:r>
      <w:r w:rsidR="00B37A4C" w:rsidRPr="00B37A4C">
        <w:rPr>
          <w:rStyle w:val="coding"/>
        </w:rPr>
        <w:t>maintainedobject-id</w:t>
      </w:r>
      <w:r w:rsidRPr="000D78FF">
        <w:rPr>
          <w:lang w:val="en-US"/>
        </w:rPr>
        <w:t xml:space="preserve"> is the name of the </w:t>
      </w:r>
      <w:r w:rsidRPr="00517923">
        <w:rPr>
          <w:rStyle w:val="ArtefactClass"/>
        </w:rPr>
        <w:t>DataStructure</w:t>
      </w:r>
      <w:r w:rsidRPr="000D78FF">
        <w:rPr>
          <w:lang w:val="en-US"/>
        </w:rPr>
        <w:t xml:space="preserve"> (</w:t>
      </w:r>
      <w:r w:rsidRPr="00517923">
        <w:rPr>
          <w:rStyle w:val="ArtefactClass"/>
        </w:rPr>
        <w:t>dataStructure-id</w:t>
      </w:r>
      <w:r w:rsidRPr="000D78FF">
        <w:rPr>
          <w:lang w:val="en-US"/>
        </w:rPr>
        <w:t xml:space="preserve">) which the artefact belongs </w:t>
      </w:r>
      <w:proofErr w:type="gramStart"/>
      <w:r w:rsidRPr="000D78FF">
        <w:rPr>
          <w:lang w:val="en-US"/>
        </w:rPr>
        <w:t>to</w:t>
      </w:r>
      <w:r>
        <w:rPr>
          <w:lang w:val="en-US"/>
        </w:rPr>
        <w:t>;</w:t>
      </w:r>
      <w:proofErr w:type="gramEnd"/>
      <w:r w:rsidRPr="000D78FF">
        <w:rPr>
          <w:lang w:val="en-US"/>
        </w:rPr>
        <w:t xml:space="preserve"> </w:t>
      </w:r>
    </w:p>
    <w:p w14:paraId="28E66463" w14:textId="578CC674" w:rsidR="001A4CE3" w:rsidRDefault="001A4CE3" w:rsidP="006C7C73">
      <w:pPr>
        <w:pStyle w:val="ListParagraph"/>
        <w:numPr>
          <w:ilvl w:val="0"/>
          <w:numId w:val="35"/>
        </w:numPr>
        <w:rPr>
          <w:lang w:val="en-US"/>
        </w:rPr>
      </w:pPr>
      <w:r>
        <w:rPr>
          <w:lang w:val="en-US"/>
        </w:rPr>
        <w:t xml:space="preserve">if the artefact is a </w:t>
      </w:r>
      <w:r w:rsidRPr="00517923">
        <w:rPr>
          <w:rStyle w:val="ArtefactClass"/>
        </w:rPr>
        <w:t>Concept,</w:t>
      </w:r>
      <w:r w:rsidRPr="000D78FF">
        <w:t xml:space="preserve"> </w:t>
      </w:r>
      <w:r>
        <w:t xml:space="preserve">which is not maintainable and belongs to the </w:t>
      </w:r>
      <w:r w:rsidRPr="00517923">
        <w:rPr>
          <w:rStyle w:val="ArtefactClass"/>
        </w:rPr>
        <w:t>ConceptScheme</w:t>
      </w:r>
      <w:r>
        <w:t xml:space="preserve"> </w:t>
      </w:r>
      <w:r>
        <w:rPr>
          <w:lang w:val="en-US"/>
        </w:rPr>
        <w:t xml:space="preserve">maintainable </w:t>
      </w:r>
      <w:proofErr w:type="gramStart"/>
      <w:r>
        <w:rPr>
          <w:lang w:val="en-US"/>
        </w:rPr>
        <w:t xml:space="preserve">class, </w:t>
      </w:r>
      <w:r w:rsidRPr="00517923">
        <w:rPr>
          <w:rStyle w:val="ArtefactClass"/>
        </w:rPr>
        <w:t xml:space="preserve"> </w:t>
      </w:r>
      <w:r>
        <w:rPr>
          <w:lang w:val="en-US"/>
        </w:rPr>
        <w:t>the</w:t>
      </w:r>
      <w:proofErr w:type="gramEnd"/>
      <w:r>
        <w:rPr>
          <w:lang w:val="en-US"/>
        </w:rPr>
        <w:t xml:space="preserve"> </w:t>
      </w:r>
      <w:r w:rsidR="00B37A4C" w:rsidRPr="00B37A4C">
        <w:rPr>
          <w:rStyle w:val="coding"/>
        </w:rPr>
        <w:t>maintainedobject-id</w:t>
      </w:r>
      <w:r>
        <w:rPr>
          <w:lang w:val="en-US"/>
        </w:rPr>
        <w:t xml:space="preserve"> is the name of the </w:t>
      </w:r>
      <w:r w:rsidRPr="00517923">
        <w:rPr>
          <w:rStyle w:val="ArtefactClass"/>
        </w:rPr>
        <w:t>ConceptScheme</w:t>
      </w:r>
      <w:r w:rsidRPr="00BD76A2">
        <w:rPr>
          <w:lang w:val="en-US"/>
        </w:rPr>
        <w:t xml:space="preserve"> </w:t>
      </w:r>
      <w:r>
        <w:rPr>
          <w:lang w:val="en-US"/>
        </w:rPr>
        <w:t>(</w:t>
      </w:r>
      <w:r w:rsidRPr="00517923">
        <w:rPr>
          <w:rStyle w:val="ArtefactClass"/>
        </w:rPr>
        <w:t>conceptScheme-id</w:t>
      </w:r>
      <w:r>
        <w:rPr>
          <w:lang w:val="en-US"/>
        </w:rPr>
        <w:t xml:space="preserve">) which the artefact belongs to; </w:t>
      </w:r>
    </w:p>
    <w:p w14:paraId="5CBF779E" w14:textId="5664D3F1" w:rsidR="001A4CE3" w:rsidRPr="006E215E" w:rsidRDefault="001A4CE3" w:rsidP="006C7C73">
      <w:pPr>
        <w:pStyle w:val="ListParagraph"/>
        <w:numPr>
          <w:ilvl w:val="0"/>
          <w:numId w:val="35"/>
        </w:numPr>
      </w:pPr>
      <w:r>
        <w:rPr>
          <w:lang w:val="en-US"/>
        </w:rPr>
        <w:t xml:space="preserve">if the artefact is a </w:t>
      </w:r>
      <w:r w:rsidRPr="00517923">
        <w:rPr>
          <w:rStyle w:val="ArtefactClass"/>
        </w:rPr>
        <w:t xml:space="preserve">Codelist, </w:t>
      </w:r>
      <w:r w:rsidRPr="00272932">
        <w:rPr>
          <w:lang w:val="en-US"/>
        </w:rPr>
        <w:t xml:space="preserve">which is </w:t>
      </w:r>
      <w:r>
        <w:rPr>
          <w:lang w:val="en-US"/>
        </w:rPr>
        <w:t xml:space="preserve">a </w:t>
      </w:r>
      <w:r w:rsidRPr="00272932">
        <w:rPr>
          <w:lang w:val="en-US"/>
        </w:rPr>
        <w:t>m</w:t>
      </w:r>
      <w:r>
        <w:rPr>
          <w:lang w:val="en-US"/>
        </w:rPr>
        <w:t xml:space="preserve">aintainable class, the </w:t>
      </w:r>
      <w:r w:rsidR="00B37A4C" w:rsidRPr="00B37A4C">
        <w:rPr>
          <w:rStyle w:val="coding"/>
        </w:rPr>
        <w:t>maintainedobject-id</w:t>
      </w:r>
      <w:r>
        <w:rPr>
          <w:lang w:val="en-US"/>
        </w:rPr>
        <w:t xml:space="preserve"> is the </w:t>
      </w:r>
      <w:r w:rsidRPr="00517923">
        <w:rPr>
          <w:rStyle w:val="ArtefactClass"/>
        </w:rPr>
        <w:t>Codelist</w:t>
      </w:r>
      <w:r>
        <w:rPr>
          <w:lang w:val="en-US"/>
        </w:rPr>
        <w:t xml:space="preserve"> name (</w:t>
      </w:r>
      <w:r w:rsidRPr="00517923">
        <w:rPr>
          <w:rStyle w:val="ArtefactClass"/>
        </w:rPr>
        <w:t>codelist-id</w:t>
      </w:r>
      <w:r>
        <w:rPr>
          <w:lang w:val="en-US"/>
        </w:rPr>
        <w:t>).</w:t>
      </w:r>
    </w:p>
    <w:p w14:paraId="1E33B0E4" w14:textId="77777777" w:rsidR="00290937" w:rsidRDefault="00290937" w:rsidP="00FD4515"/>
    <w:p w14:paraId="385CC04A" w14:textId="163CFBC3" w:rsidR="001A4CE3" w:rsidRPr="00FD11A3" w:rsidRDefault="001A4CE3" w:rsidP="00FD4515">
      <w:r>
        <w:t>T</w:t>
      </w:r>
      <w:r w:rsidRPr="00FD11A3">
        <w:t xml:space="preserve">he </w:t>
      </w:r>
      <w:r w:rsidR="00B37A4C" w:rsidRPr="00B37A4C">
        <w:rPr>
          <w:rStyle w:val="coding"/>
        </w:rPr>
        <w:t>maintainedobject-version</w:t>
      </w:r>
      <w:r w:rsidRPr="00FD11A3">
        <w:rPr>
          <w:lang w:val="en-US"/>
        </w:rPr>
        <w:t xml:space="preserve"> is </w:t>
      </w:r>
      <w:r>
        <w:rPr>
          <w:lang w:val="en-US"/>
        </w:rPr>
        <w:t>the version</w:t>
      </w:r>
      <w:r w:rsidR="007A1F01">
        <w:t>, according to the SDMX versioning rules,</w:t>
      </w:r>
      <w:r>
        <w:rPr>
          <w:lang w:val="en-US"/>
        </w:rPr>
        <w:t xml:space="preserve"> of the maintained object which the artefact belongs to (for example, possible versions </w:t>
      </w:r>
      <w:r w:rsidR="007A1F01">
        <w:rPr>
          <w:lang w:val="en-US"/>
        </w:rPr>
        <w:t xml:space="preserve">might be </w:t>
      </w:r>
      <w:r w:rsidR="00E52541">
        <w:rPr>
          <w:lang w:val="en-US"/>
        </w:rPr>
        <w:t>1.0</w:t>
      </w:r>
      <w:r w:rsidR="007A1F01">
        <w:rPr>
          <w:lang w:val="en-US"/>
        </w:rPr>
        <w:t xml:space="preserve">, 2.3, </w:t>
      </w:r>
      <w:r>
        <w:rPr>
          <w:lang w:val="en-US"/>
        </w:rPr>
        <w:t>1.0</w:t>
      </w:r>
      <w:r w:rsidR="007D11BD">
        <w:rPr>
          <w:lang w:val="en-US"/>
        </w:rPr>
        <w:t>.0</w:t>
      </w:r>
      <w:r>
        <w:rPr>
          <w:lang w:val="en-US"/>
        </w:rPr>
        <w:t>, 2.1</w:t>
      </w:r>
      <w:r w:rsidR="007D11BD">
        <w:rPr>
          <w:lang w:val="en-US"/>
        </w:rPr>
        <w:t>.0</w:t>
      </w:r>
      <w:r w:rsidR="007A1F01">
        <w:rPr>
          <w:lang w:val="en-US"/>
        </w:rPr>
        <w:t xml:space="preserve"> or</w:t>
      </w:r>
      <w:r>
        <w:rPr>
          <w:lang w:val="en-US"/>
        </w:rPr>
        <w:t xml:space="preserve"> 3.1.2)</w:t>
      </w:r>
      <w:r w:rsidRPr="00FD11A3">
        <w:rPr>
          <w:lang w:val="en-US"/>
        </w:rPr>
        <w:t xml:space="preserve">. </w:t>
      </w:r>
    </w:p>
    <w:p w14:paraId="23104181" w14:textId="77777777" w:rsidR="00290937" w:rsidRDefault="00290937" w:rsidP="00FD4515">
      <w:pPr>
        <w:rPr>
          <w:lang w:val="en-US"/>
        </w:rPr>
      </w:pPr>
    </w:p>
    <w:p w14:paraId="5949B331" w14:textId="0811DF34" w:rsidR="001A4CE3" w:rsidRPr="00FD11A3" w:rsidRDefault="001A4CE3" w:rsidP="00FD4515">
      <w:pPr>
        <w:rPr>
          <w:lang w:val="en-US"/>
        </w:rPr>
      </w:pPr>
      <w:r w:rsidRPr="00FD11A3">
        <w:rPr>
          <w:lang w:val="en-US"/>
        </w:rPr>
        <w:t xml:space="preserve">The </w:t>
      </w:r>
      <w:r w:rsidR="00B37A4C" w:rsidRPr="00B37A4C">
        <w:rPr>
          <w:rStyle w:val="coding"/>
        </w:rPr>
        <w:t>container-object-id</w:t>
      </w:r>
      <w:r w:rsidRPr="00FD11A3">
        <w:rPr>
          <w:lang w:val="en-US"/>
        </w:rPr>
        <w:t xml:space="preserve"> does not apply to the classes that can be referenced in VTL </w:t>
      </w:r>
      <w:r w:rsidR="007D11BD">
        <w:rPr>
          <w:lang w:val="en-US"/>
        </w:rPr>
        <w:t>T</w:t>
      </w:r>
      <w:r w:rsidRPr="00FD11A3">
        <w:rPr>
          <w:lang w:val="en-US"/>
        </w:rPr>
        <w:t>ransformations, therefore is not present in their URN</w:t>
      </w:r>
    </w:p>
    <w:p w14:paraId="5740939C" w14:textId="77777777" w:rsidR="00290937" w:rsidRDefault="00290937" w:rsidP="00FD4515">
      <w:pPr>
        <w:rPr>
          <w:lang w:val="en-US"/>
        </w:rPr>
      </w:pPr>
    </w:p>
    <w:p w14:paraId="7B6C569C" w14:textId="666CF37D" w:rsidR="001A4CE3" w:rsidRDefault="001A4CE3" w:rsidP="00FD4515">
      <w:pPr>
        <w:rPr>
          <w:lang w:val="en-US"/>
        </w:rPr>
      </w:pPr>
      <w:r w:rsidRPr="00FD11A3">
        <w:rPr>
          <w:lang w:val="en-US"/>
        </w:rPr>
        <w:lastRenderedPageBreak/>
        <w:t xml:space="preserve">The </w:t>
      </w:r>
      <w:r w:rsidR="00B37A4C" w:rsidRPr="00B37A4C">
        <w:rPr>
          <w:rStyle w:val="coding"/>
        </w:rPr>
        <w:t>object-id</w:t>
      </w:r>
      <w:r w:rsidRPr="00FD11A3">
        <w:rPr>
          <w:lang w:val="en-US"/>
        </w:rPr>
        <w:t xml:space="preserve"> is </w:t>
      </w:r>
      <w:r>
        <w:rPr>
          <w:lang w:val="en-US"/>
        </w:rPr>
        <w:t>the name of the non-maintainable artefact (when the artefact is maintainable its name is already specified as the</w:t>
      </w:r>
      <w:r w:rsidRPr="00D76342">
        <w:rPr>
          <w:lang w:val="en-US"/>
        </w:rPr>
        <w:t xml:space="preserve"> </w:t>
      </w:r>
      <w:r w:rsidR="00B37A4C" w:rsidRPr="00B37A4C">
        <w:rPr>
          <w:rStyle w:val="coding"/>
        </w:rPr>
        <w:t>maintainedobject-id</w:t>
      </w:r>
      <w:r>
        <w:rPr>
          <w:lang w:val="en-US"/>
        </w:rPr>
        <w:t>, see above)</w:t>
      </w:r>
      <w:r w:rsidRPr="00FD11A3">
        <w:rPr>
          <w:lang w:val="en-US"/>
        </w:rPr>
        <w:t xml:space="preserve">, </w:t>
      </w:r>
      <w:proofErr w:type="gramStart"/>
      <w:r w:rsidRPr="00FD11A3">
        <w:rPr>
          <w:lang w:val="en-US"/>
        </w:rPr>
        <w:t>in particular</w:t>
      </w:r>
      <w:r>
        <w:rPr>
          <w:lang w:val="en-US"/>
        </w:rPr>
        <w:t xml:space="preserve"> it</w:t>
      </w:r>
      <w:proofErr w:type="gramEnd"/>
      <w:r>
        <w:rPr>
          <w:lang w:val="en-US"/>
        </w:rPr>
        <w:t xml:space="preserve"> has to be specified</w:t>
      </w:r>
      <w:r w:rsidRPr="00FD11A3">
        <w:rPr>
          <w:lang w:val="en-US"/>
        </w:rPr>
        <w:t>:</w:t>
      </w:r>
    </w:p>
    <w:p w14:paraId="5190B8F1" w14:textId="77777777" w:rsidR="00290937" w:rsidRPr="00FD11A3" w:rsidRDefault="00290937" w:rsidP="00FD4515">
      <w:pPr>
        <w:rPr>
          <w:lang w:val="en-US"/>
        </w:rPr>
      </w:pPr>
    </w:p>
    <w:p w14:paraId="06438986" w14:textId="3C9315EC" w:rsidR="001A4CE3" w:rsidRPr="00D76342" w:rsidRDefault="001A4CE3" w:rsidP="006C7C73">
      <w:pPr>
        <w:pStyle w:val="ListParagraph"/>
        <w:numPr>
          <w:ilvl w:val="0"/>
          <w:numId w:val="36"/>
        </w:numPr>
        <w:rPr>
          <w:lang w:val="en-US"/>
        </w:rPr>
      </w:pPr>
      <w:r w:rsidRPr="000D78FF">
        <w:rPr>
          <w:lang w:val="en-US"/>
        </w:rPr>
        <w:t xml:space="preserve">if the artefact is a </w:t>
      </w:r>
      <w:r w:rsidRPr="00517923">
        <w:rPr>
          <w:rStyle w:val="ArtefactClass"/>
        </w:rPr>
        <w:t>Dimension</w:t>
      </w:r>
      <w:r w:rsidRPr="000D78FF">
        <w:rPr>
          <w:lang w:val="en-US"/>
        </w:rPr>
        <w:t xml:space="preserve">, </w:t>
      </w:r>
      <w:r w:rsidRPr="00517923">
        <w:rPr>
          <w:rStyle w:val="ArtefactClass"/>
        </w:rPr>
        <w:t xml:space="preserve">TimeDimension, Measure </w:t>
      </w:r>
      <w:r w:rsidRPr="000D78FF">
        <w:rPr>
          <w:lang w:val="en-US"/>
        </w:rPr>
        <w:t>or</w:t>
      </w:r>
      <w:r w:rsidRPr="00517923">
        <w:rPr>
          <w:rStyle w:val="ArtefactClass"/>
        </w:rPr>
        <w:t xml:space="preserve"> DataAttribute </w:t>
      </w:r>
      <w:r w:rsidRPr="00D76342">
        <w:rPr>
          <w:lang w:val="en-US"/>
        </w:rPr>
        <w:t xml:space="preserve">(the </w:t>
      </w:r>
      <w:r w:rsidR="00B37A4C" w:rsidRPr="00B37A4C">
        <w:rPr>
          <w:rStyle w:val="coding"/>
        </w:rPr>
        <w:t>object-id</w:t>
      </w:r>
      <w:r w:rsidRPr="00D76342">
        <w:rPr>
          <w:lang w:val="en-US"/>
        </w:rPr>
        <w:t xml:space="preserve"> is the name of </w:t>
      </w:r>
      <w:r>
        <w:rPr>
          <w:lang w:val="en-US"/>
        </w:rPr>
        <w:t>one of the artefacts above, which are data structure c</w:t>
      </w:r>
      <w:r w:rsidRPr="00D76342">
        <w:rPr>
          <w:lang w:val="en-US"/>
        </w:rPr>
        <w:t>omponent</w:t>
      </w:r>
      <w:r>
        <w:rPr>
          <w:lang w:val="en-US"/>
        </w:rPr>
        <w:t>s</w:t>
      </w:r>
      <w:r w:rsidRPr="00D76342">
        <w:rPr>
          <w:lang w:val="en-US"/>
        </w:rPr>
        <w:t>)</w:t>
      </w:r>
    </w:p>
    <w:p w14:paraId="67FF8E0D" w14:textId="51092D9B" w:rsidR="001A4CE3" w:rsidRPr="00D76342" w:rsidRDefault="001A4CE3" w:rsidP="006C7C73">
      <w:pPr>
        <w:pStyle w:val="ListParagraph"/>
        <w:numPr>
          <w:ilvl w:val="0"/>
          <w:numId w:val="36"/>
        </w:numPr>
        <w:rPr>
          <w:lang w:val="en-US"/>
        </w:rPr>
      </w:pPr>
      <w:r w:rsidRPr="00D76342">
        <w:rPr>
          <w:lang w:val="en-US"/>
        </w:rPr>
        <w:t xml:space="preserve">if the artefact is a </w:t>
      </w:r>
      <w:r w:rsidRPr="00517923">
        <w:rPr>
          <w:rStyle w:val="ArtefactClass"/>
        </w:rPr>
        <w:t xml:space="preserve">Concept </w:t>
      </w:r>
      <w:r w:rsidRPr="00D76342">
        <w:rPr>
          <w:lang w:val="en-US"/>
        </w:rPr>
        <w:t xml:space="preserve">(the </w:t>
      </w:r>
      <w:r w:rsidR="00B37A4C" w:rsidRPr="00B37A4C">
        <w:rPr>
          <w:rStyle w:val="coding"/>
        </w:rPr>
        <w:t>object-id</w:t>
      </w:r>
      <w:r w:rsidRPr="00D76342">
        <w:rPr>
          <w:lang w:val="en-US"/>
        </w:rPr>
        <w:t xml:space="preserve"> is the name of the </w:t>
      </w:r>
      <w:r w:rsidRPr="00517923">
        <w:rPr>
          <w:rStyle w:val="ArtefactClass"/>
        </w:rPr>
        <w:t>Concept</w:t>
      </w:r>
      <w:r w:rsidRPr="00D76342">
        <w:rPr>
          <w:lang w:val="en-US"/>
        </w:rPr>
        <w:t>)</w:t>
      </w:r>
    </w:p>
    <w:p w14:paraId="0E13944B" w14:textId="77777777" w:rsidR="00290937" w:rsidRDefault="00290937" w:rsidP="00FD4515">
      <w:pPr>
        <w:rPr>
          <w:lang w:val="en-US"/>
        </w:rPr>
      </w:pPr>
    </w:p>
    <w:p w14:paraId="51F987A7" w14:textId="73210457" w:rsidR="001A4CE3" w:rsidRDefault="001A4CE3" w:rsidP="00FD4515">
      <w:pPr>
        <w:rPr>
          <w:lang w:val="en-US"/>
        </w:rPr>
      </w:pPr>
      <w:r>
        <w:rPr>
          <w:lang w:val="en-US"/>
        </w:rPr>
        <w:t xml:space="preserve">For example, by using the URN, the VTL </w:t>
      </w:r>
      <w:r w:rsidR="007D11BD">
        <w:rPr>
          <w:lang w:val="en-US"/>
        </w:rPr>
        <w:t>T</w:t>
      </w:r>
      <w:r>
        <w:rPr>
          <w:lang w:val="en-US"/>
        </w:rPr>
        <w:t xml:space="preserve">ransformation that sums two SDMX </w:t>
      </w:r>
      <w:r w:rsidR="007D11BD" w:rsidRPr="00517923">
        <w:rPr>
          <w:rStyle w:val="ArtefactClass"/>
        </w:rPr>
        <w:t>D</w:t>
      </w:r>
      <w:r w:rsidRPr="00517923">
        <w:rPr>
          <w:rStyle w:val="ArtefactClass"/>
        </w:rPr>
        <w:t>ataflows</w:t>
      </w:r>
      <w:r>
        <w:rPr>
          <w:lang w:val="en-US"/>
        </w:rPr>
        <w:t xml:space="preserve"> DF1 and DF2</w:t>
      </w:r>
      <w:r w:rsidRPr="009106AE">
        <w:rPr>
          <w:lang w:val="en-US"/>
        </w:rPr>
        <w:t xml:space="preserve"> </w:t>
      </w:r>
      <w:r>
        <w:rPr>
          <w:lang w:val="en-US"/>
        </w:rPr>
        <w:t xml:space="preserve">and assigns the result to a third persistent </w:t>
      </w:r>
      <w:r w:rsidR="007D11BD" w:rsidRPr="00517923">
        <w:rPr>
          <w:rStyle w:val="ArtefactClass"/>
        </w:rPr>
        <w:t>D</w:t>
      </w:r>
      <w:r w:rsidRPr="00517923">
        <w:rPr>
          <w:rStyle w:val="ArtefactClass"/>
        </w:rPr>
        <w:t>ataflow</w:t>
      </w:r>
      <w:r>
        <w:rPr>
          <w:lang w:val="en-US"/>
        </w:rPr>
        <w:t xml:space="preserve"> DFR, </w:t>
      </w:r>
      <w:r w:rsidR="007D11BD">
        <w:rPr>
          <w:lang w:val="en-US"/>
        </w:rPr>
        <w:t>assuming</w:t>
      </w:r>
      <w:r>
        <w:rPr>
          <w:lang w:val="en-US"/>
        </w:rPr>
        <w:t xml:space="preserve"> that DF1, DF2 and DFR are the </w:t>
      </w:r>
      <w:r w:rsidR="00B37A4C" w:rsidRPr="00B37A4C">
        <w:rPr>
          <w:rStyle w:val="coding"/>
        </w:rPr>
        <w:t>maintainedobject-id</w:t>
      </w:r>
      <w:r w:rsidRPr="005C6B3C">
        <w:rPr>
          <w:lang w:val="en-US"/>
        </w:rPr>
        <w:t xml:space="preserve"> </w:t>
      </w:r>
      <w:r>
        <w:rPr>
          <w:lang w:val="en-US"/>
        </w:rPr>
        <w:t xml:space="preserve">of the three </w:t>
      </w:r>
      <w:r w:rsidR="007D11BD" w:rsidRPr="00517923">
        <w:rPr>
          <w:rStyle w:val="ArtefactClass"/>
        </w:rPr>
        <w:t>D</w:t>
      </w:r>
      <w:r w:rsidRPr="00517923">
        <w:rPr>
          <w:rStyle w:val="ArtefactClass"/>
        </w:rPr>
        <w:t>ataflows</w:t>
      </w:r>
      <w:r>
        <w:rPr>
          <w:lang w:val="en-US"/>
        </w:rPr>
        <w:t>, that their version is 1.0</w:t>
      </w:r>
      <w:r w:rsidR="007D11BD">
        <w:rPr>
          <w:lang w:val="en-US"/>
        </w:rPr>
        <w:t>.0</w:t>
      </w:r>
      <w:r>
        <w:rPr>
          <w:lang w:val="en-US"/>
        </w:rPr>
        <w:t xml:space="preserve"> and their Agency is AG, </w:t>
      </w:r>
      <w:r w:rsidRPr="004B130E">
        <w:rPr>
          <w:lang w:val="en-US"/>
        </w:rPr>
        <w:t>would be</w:t>
      </w:r>
      <w:r>
        <w:rPr>
          <w:lang w:val="en-US"/>
        </w:rPr>
        <w:t xml:space="preserve"> written as</w:t>
      </w:r>
      <w:r>
        <w:rPr>
          <w:rStyle w:val="FootnoteReference"/>
          <w:bCs/>
          <w:lang w:val="en-US"/>
        </w:rPr>
        <w:footnoteReference w:id="15"/>
      </w:r>
      <w:r>
        <w:rPr>
          <w:lang w:val="en-US"/>
        </w:rPr>
        <w:t>:</w:t>
      </w:r>
      <w:r w:rsidRPr="003478A0">
        <w:rPr>
          <w:lang w:val="en-US"/>
        </w:rPr>
        <w:t xml:space="preserve"> </w:t>
      </w:r>
    </w:p>
    <w:p w14:paraId="6CD5DFF7" w14:textId="77777777" w:rsidR="001A4CE3" w:rsidRPr="003478A0" w:rsidRDefault="001A4CE3" w:rsidP="00FD4515">
      <w:pPr>
        <w:rPr>
          <w:lang w:val="en-US"/>
        </w:rPr>
      </w:pPr>
    </w:p>
    <w:p w14:paraId="63FDFFD0" w14:textId="4EA1083E" w:rsidR="001A4CE3" w:rsidRPr="00517923" w:rsidRDefault="0085628E" w:rsidP="00FD4515">
      <w:pPr>
        <w:rPr>
          <w:rStyle w:val="coding"/>
        </w:rPr>
      </w:pPr>
      <w:r w:rsidRPr="00517923">
        <w:rPr>
          <w:rStyle w:val="coding"/>
        </w:rPr>
        <w:t>'</w:t>
      </w:r>
      <w:r w:rsidR="001A4CE3" w:rsidRPr="00517923">
        <w:rPr>
          <w:rStyle w:val="coding"/>
        </w:rPr>
        <w:t>urn:sdmx:org.sdmx.infomodel.datastructure.Dataflow=AG:DFR(1.0</w:t>
      </w:r>
      <w:r w:rsidR="007D11BD" w:rsidRPr="00517923">
        <w:rPr>
          <w:rStyle w:val="coding"/>
        </w:rPr>
        <w:t>.0</w:t>
      </w:r>
      <w:r w:rsidR="001A4CE3" w:rsidRPr="00517923">
        <w:rPr>
          <w:rStyle w:val="coding"/>
        </w:rPr>
        <w:t>)</w:t>
      </w:r>
      <w:r w:rsidRPr="00517923">
        <w:rPr>
          <w:rStyle w:val="coding"/>
        </w:rPr>
        <w:t>'</w:t>
      </w:r>
      <w:r w:rsidR="001A4CE3" w:rsidRPr="00517923">
        <w:rPr>
          <w:rStyle w:val="coding"/>
        </w:rPr>
        <w:t xml:space="preserve"> </w:t>
      </w:r>
      <w:r w:rsidR="001A4CE3" w:rsidRPr="00517923">
        <w:rPr>
          <w:rStyle w:val="coding"/>
        </w:rPr>
        <w:tab/>
        <w:t>&lt;-</w:t>
      </w:r>
    </w:p>
    <w:p w14:paraId="224BBCC9" w14:textId="27630A4C" w:rsidR="001A4CE3" w:rsidRPr="00517923" w:rsidRDefault="0085628E" w:rsidP="00FD4515">
      <w:pPr>
        <w:rPr>
          <w:rStyle w:val="coding"/>
        </w:rPr>
      </w:pPr>
      <w:r w:rsidRPr="00517923">
        <w:rPr>
          <w:rStyle w:val="coding"/>
        </w:rPr>
        <w:t>'</w:t>
      </w:r>
      <w:r w:rsidR="001A4CE3" w:rsidRPr="00517923">
        <w:rPr>
          <w:rStyle w:val="coding"/>
        </w:rPr>
        <w:t>urn:sdmx:org.sdmx.infomodel.datastructure.Dataflow=AG:DF1(1.0</w:t>
      </w:r>
      <w:r w:rsidR="007D11BD" w:rsidRPr="00517923">
        <w:rPr>
          <w:rStyle w:val="coding"/>
        </w:rPr>
        <w:t>.0</w:t>
      </w:r>
      <w:r w:rsidR="001A4CE3" w:rsidRPr="00517923">
        <w:rPr>
          <w:rStyle w:val="coding"/>
        </w:rPr>
        <w:t>)</w:t>
      </w:r>
      <w:r w:rsidRPr="00517923">
        <w:rPr>
          <w:rStyle w:val="coding"/>
        </w:rPr>
        <w:t>'</w:t>
      </w:r>
      <w:r w:rsidR="001A4CE3" w:rsidRPr="00517923">
        <w:rPr>
          <w:rStyle w:val="coding"/>
        </w:rPr>
        <w:t xml:space="preserve"> +</w:t>
      </w:r>
    </w:p>
    <w:p w14:paraId="4E9625EA" w14:textId="127896B6" w:rsidR="001A4CE3" w:rsidRPr="00517923" w:rsidRDefault="0085628E" w:rsidP="00FD4515">
      <w:pPr>
        <w:rPr>
          <w:rStyle w:val="coding"/>
        </w:rPr>
      </w:pPr>
      <w:r w:rsidRPr="00517923">
        <w:rPr>
          <w:rStyle w:val="coding"/>
        </w:rPr>
        <w:t>'</w:t>
      </w:r>
      <w:r w:rsidR="001A4CE3" w:rsidRPr="00517923">
        <w:rPr>
          <w:rStyle w:val="coding"/>
        </w:rPr>
        <w:t>urn:sdmx:org.sdmx.infomodel.datastructure.Dataflow=AG:DF2(1.0</w:t>
      </w:r>
      <w:r w:rsidR="007D11BD" w:rsidRPr="00517923">
        <w:rPr>
          <w:rStyle w:val="coding"/>
        </w:rPr>
        <w:t>.0</w:t>
      </w:r>
      <w:r w:rsidR="001A4CE3" w:rsidRPr="00517923">
        <w:rPr>
          <w:rStyle w:val="coding"/>
        </w:rPr>
        <w:t>)</w:t>
      </w:r>
      <w:r w:rsidRPr="00517923">
        <w:rPr>
          <w:rStyle w:val="coding"/>
        </w:rPr>
        <w:t>'</w:t>
      </w:r>
    </w:p>
    <w:p w14:paraId="71395301" w14:textId="77777777" w:rsidR="001A4CE3" w:rsidRDefault="001A4CE3">
      <w:pPr>
        <w:pStyle w:val="Heading3"/>
      </w:pPr>
      <w:bookmarkStart w:id="2362" w:name="_Toc73460168"/>
      <w:bookmarkStart w:id="2363" w:name="_Toc178073165"/>
      <w:r>
        <w:t>Abbreviation of the URN</w:t>
      </w:r>
      <w:bookmarkEnd w:id="2362"/>
      <w:bookmarkEnd w:id="2363"/>
    </w:p>
    <w:p w14:paraId="2538EE17" w14:textId="77777777" w:rsidR="007D11BD" w:rsidRDefault="001A4CE3">
      <w:r>
        <w:rPr>
          <w:lang w:val="en-US"/>
        </w:rPr>
        <w:t>T</w:t>
      </w:r>
      <w:r>
        <w:t xml:space="preserve">he complete formulation of the URN described above is exhaustive but verbose, even for very simple statements. </w:t>
      </w:r>
      <w:proofErr w:type="gramStart"/>
      <w:r>
        <w:t>In order to</w:t>
      </w:r>
      <w:proofErr w:type="gramEnd"/>
      <w:r>
        <w:t xml:space="preserve"> reduce the verbosity through a simplified identifier and make the work of transformation definers easier, proper abbreviations of the URN are possible. Using this approach, the referenced artefacts remain intelligible in the VTL code by a human reader.</w:t>
      </w:r>
    </w:p>
    <w:p w14:paraId="3F3234C4" w14:textId="1D8EDE8D" w:rsidR="001A4CE3" w:rsidRDefault="001A4CE3"/>
    <w:p w14:paraId="041F1029" w14:textId="7A853350" w:rsidR="001A4CE3" w:rsidRDefault="001A4CE3">
      <w:r>
        <w:t>The URN can be abbreviated by omitting the parts that are not essential for the identification of the artefact or that can be deduced from other available information, including the context in which the invocation is made. The possible abbreviations are described below.</w:t>
      </w:r>
    </w:p>
    <w:p w14:paraId="630E7E1E" w14:textId="77777777" w:rsidR="007D11BD" w:rsidRDefault="007D11BD"/>
    <w:p w14:paraId="36BB96EA" w14:textId="0CFC9201" w:rsidR="001A4CE3" w:rsidRDefault="001A4CE3" w:rsidP="006C7C73">
      <w:pPr>
        <w:pStyle w:val="ListParagraph"/>
        <w:numPr>
          <w:ilvl w:val="0"/>
          <w:numId w:val="35"/>
        </w:numPr>
      </w:pPr>
      <w:r w:rsidRPr="0033555E">
        <w:t xml:space="preserve">The </w:t>
      </w:r>
      <w:r w:rsidR="007858CB" w:rsidRPr="007858CB">
        <w:rPr>
          <w:rStyle w:val="coding"/>
        </w:rPr>
        <w:t>SDMXprefix</w:t>
      </w:r>
      <w:r>
        <w:t xml:space="preserve"> </w:t>
      </w:r>
      <w:r w:rsidRPr="0033555E">
        <w:t xml:space="preserve">can be omitted </w:t>
      </w:r>
      <w:r>
        <w:t xml:space="preserve">for all the SDMX objects, </w:t>
      </w:r>
      <w:r w:rsidRPr="0033555E">
        <w:t xml:space="preserve">because </w:t>
      </w:r>
      <w:r>
        <w:t>it is a prefixed string (</w:t>
      </w:r>
      <w:proofErr w:type="spellStart"/>
      <w:proofErr w:type="gramStart"/>
      <w:r w:rsidRPr="00C504D1">
        <w:t>urn:sdmx</w:t>
      </w:r>
      <w:proofErr w:type="gramEnd"/>
      <w:r w:rsidRPr="00C504D1">
        <w:t>:org</w:t>
      </w:r>
      <w:proofErr w:type="spellEnd"/>
      <w:r>
        <w:t>), always the same for SDMX objects</w:t>
      </w:r>
      <w:r w:rsidRPr="0033555E">
        <w:t xml:space="preserve">. </w:t>
      </w:r>
    </w:p>
    <w:p w14:paraId="55995451" w14:textId="5E35E828" w:rsidR="001A4CE3" w:rsidRPr="009735D1" w:rsidRDefault="001A4CE3" w:rsidP="006C7C73">
      <w:pPr>
        <w:pStyle w:val="ListParagraph"/>
        <w:numPr>
          <w:ilvl w:val="0"/>
          <w:numId w:val="35"/>
        </w:numPr>
      </w:pPr>
      <w:r w:rsidRPr="00256D85">
        <w:t xml:space="preserve">The </w:t>
      </w:r>
      <w:r w:rsidR="007858CB" w:rsidRPr="007858CB">
        <w:rPr>
          <w:rStyle w:val="coding"/>
        </w:rPr>
        <w:t>SDMX-IM-package-name</w:t>
      </w:r>
      <w:r>
        <w:rPr>
          <w:b/>
          <w:lang w:val="en-US"/>
        </w:rPr>
        <w:t xml:space="preserve"> </w:t>
      </w:r>
      <w:r w:rsidRPr="00B54584">
        <w:rPr>
          <w:lang w:val="en-US"/>
        </w:rPr>
        <w:t>can be omitted as well</w:t>
      </w:r>
      <w:r>
        <w:rPr>
          <w:lang w:val="en-US"/>
        </w:rPr>
        <w:t xml:space="preserve"> </w:t>
      </w:r>
      <w:r w:rsidRPr="00256D85">
        <w:rPr>
          <w:lang w:val="en-US"/>
        </w:rPr>
        <w:t xml:space="preserve">because </w:t>
      </w:r>
      <w:r>
        <w:rPr>
          <w:lang w:val="en-US"/>
        </w:rPr>
        <w:t>it can be deduced from</w:t>
      </w:r>
      <w:r w:rsidRPr="00256D85">
        <w:rPr>
          <w:lang w:val="en-US"/>
        </w:rPr>
        <w:t xml:space="preserve"> the </w:t>
      </w:r>
      <w:r w:rsidR="007858CB" w:rsidRPr="007858CB">
        <w:rPr>
          <w:rStyle w:val="coding"/>
        </w:rPr>
        <w:t>class-name</w:t>
      </w:r>
      <w:r w:rsidRPr="00256D85">
        <w:rPr>
          <w:lang w:val="en-US"/>
        </w:rPr>
        <w:t xml:space="preserve"> that follows</w:t>
      </w:r>
      <w:r>
        <w:rPr>
          <w:lang w:val="en-US"/>
        </w:rPr>
        <w:t xml:space="preserve"> it (the table of the SDMX-IM packages and classes that allows this deduction is in the </w:t>
      </w:r>
      <w:r w:rsidRPr="00187B03">
        <w:t xml:space="preserve">SDMX 2.1 Standards - Section 5 </w:t>
      </w:r>
      <w:proofErr w:type="gramStart"/>
      <w:r w:rsidRPr="00187B03">
        <w:t>-  Registry</w:t>
      </w:r>
      <w:proofErr w:type="gramEnd"/>
      <w:r w:rsidRPr="00187B03">
        <w:t xml:space="preserve"> Specifications</w:t>
      </w:r>
      <w:r>
        <w:t>,</w:t>
      </w:r>
      <w:r w:rsidRPr="00187B03">
        <w:rPr>
          <w:lang w:val="en-US"/>
        </w:rPr>
        <w:t xml:space="preserve"> </w:t>
      </w:r>
      <w:r>
        <w:rPr>
          <w:lang w:val="en-US"/>
        </w:rPr>
        <w:t xml:space="preserve">paragraph 6.2.3). </w:t>
      </w:r>
      <w:proofErr w:type="gramStart"/>
      <w:r>
        <w:rPr>
          <w:lang w:val="en-US"/>
        </w:rPr>
        <w:t>In particular, considering</w:t>
      </w:r>
      <w:proofErr w:type="gramEnd"/>
      <w:r>
        <w:rPr>
          <w:lang w:val="en-US"/>
        </w:rPr>
        <w:t xml:space="preserve"> the object classes of the artefacts that VTL can reference, the package is: </w:t>
      </w:r>
    </w:p>
    <w:p w14:paraId="764481F0" w14:textId="1A1D287F" w:rsidR="001A4CE3" w:rsidRPr="009735D1" w:rsidRDefault="00593C29" w:rsidP="006C7C73">
      <w:pPr>
        <w:pStyle w:val="ListParagraph"/>
        <w:numPr>
          <w:ilvl w:val="1"/>
          <w:numId w:val="35"/>
        </w:numPr>
        <w:rPr>
          <w:bCs/>
        </w:rPr>
      </w:pPr>
      <w:r>
        <w:t>"</w:t>
      </w:r>
      <w:proofErr w:type="spellStart"/>
      <w:r w:rsidR="001A4CE3" w:rsidRPr="00517923">
        <w:rPr>
          <w:rStyle w:val="ArtefactClass"/>
        </w:rPr>
        <w:t>datastructure</w:t>
      </w:r>
      <w:proofErr w:type="spellEnd"/>
      <w:r>
        <w:rPr>
          <w:lang w:val="en-US"/>
        </w:rPr>
        <w:t>"</w:t>
      </w:r>
      <w:r w:rsidR="001A4CE3">
        <w:rPr>
          <w:bCs/>
          <w:lang w:val="en-US"/>
        </w:rPr>
        <w:t xml:space="preserve"> for the classes </w:t>
      </w:r>
      <w:r w:rsidR="001A4CE3" w:rsidRPr="00517923">
        <w:rPr>
          <w:rStyle w:val="ArtefactClass"/>
        </w:rPr>
        <w:t>Dataflow</w:t>
      </w:r>
      <w:r w:rsidR="001A4CE3" w:rsidRPr="00192D3A">
        <w:rPr>
          <w:lang w:val="en-US"/>
        </w:rPr>
        <w:t xml:space="preserve">, </w:t>
      </w:r>
      <w:r w:rsidR="001A4CE3" w:rsidRPr="00517923">
        <w:rPr>
          <w:rStyle w:val="ArtefactClass"/>
        </w:rPr>
        <w:t>Dimension</w:t>
      </w:r>
      <w:r w:rsidR="001A4CE3">
        <w:rPr>
          <w:lang w:val="en-US"/>
        </w:rPr>
        <w:t xml:space="preserve">, </w:t>
      </w:r>
      <w:r w:rsidR="001A4CE3" w:rsidRPr="00517923">
        <w:rPr>
          <w:rStyle w:val="ArtefactClass"/>
        </w:rPr>
        <w:t>TimeDimension</w:t>
      </w:r>
      <w:r w:rsidR="001A4CE3">
        <w:rPr>
          <w:lang w:val="en-US"/>
        </w:rPr>
        <w:t xml:space="preserve">, </w:t>
      </w:r>
      <w:r w:rsidR="001A4CE3" w:rsidRPr="00517923">
        <w:rPr>
          <w:rStyle w:val="ArtefactClass"/>
        </w:rPr>
        <w:t>Measure</w:t>
      </w:r>
      <w:r w:rsidR="001A4CE3" w:rsidRPr="00192D3A">
        <w:rPr>
          <w:lang w:val="en-US"/>
        </w:rPr>
        <w:t xml:space="preserve">, </w:t>
      </w:r>
      <w:r w:rsidR="001A4CE3" w:rsidRPr="00517923">
        <w:rPr>
          <w:rStyle w:val="ArtefactClass"/>
        </w:rPr>
        <w:t>DataAttribute</w:t>
      </w:r>
      <w:r w:rsidR="001A4CE3" w:rsidRPr="00192D3A">
        <w:rPr>
          <w:lang w:val="en-US"/>
        </w:rPr>
        <w:t>,</w:t>
      </w:r>
    </w:p>
    <w:p w14:paraId="3D39BE36" w14:textId="42676852" w:rsidR="001A4CE3" w:rsidRPr="009735D1" w:rsidRDefault="00593C29" w:rsidP="006C7C73">
      <w:pPr>
        <w:pStyle w:val="ListParagraph"/>
        <w:numPr>
          <w:ilvl w:val="1"/>
          <w:numId w:val="35"/>
        </w:numPr>
        <w:rPr>
          <w:bCs/>
        </w:rPr>
      </w:pPr>
      <w:r>
        <w:t>"</w:t>
      </w:r>
      <w:proofErr w:type="spellStart"/>
      <w:r w:rsidR="001A4CE3" w:rsidRPr="00517923">
        <w:rPr>
          <w:rStyle w:val="ArtefactClass"/>
        </w:rPr>
        <w:t>conceptscheme</w:t>
      </w:r>
      <w:proofErr w:type="spellEnd"/>
      <w:r>
        <w:rPr>
          <w:lang w:val="en-US"/>
        </w:rPr>
        <w:t>"</w:t>
      </w:r>
      <w:r w:rsidR="001A4CE3">
        <w:rPr>
          <w:bCs/>
          <w:lang w:val="en-US"/>
        </w:rPr>
        <w:t xml:space="preserve"> for the class</w:t>
      </w:r>
      <w:r w:rsidR="001A4CE3" w:rsidRPr="00192D3A">
        <w:rPr>
          <w:lang w:val="en-US"/>
        </w:rPr>
        <w:t xml:space="preserve"> </w:t>
      </w:r>
      <w:r w:rsidR="001A4CE3" w:rsidRPr="00517923">
        <w:rPr>
          <w:rStyle w:val="ArtefactClass"/>
        </w:rPr>
        <w:t>Concept</w:t>
      </w:r>
      <w:r w:rsidR="005F27D0">
        <w:rPr>
          <w:bCs/>
          <w:lang w:val="en-US"/>
        </w:rPr>
        <w:t>,</w:t>
      </w:r>
    </w:p>
    <w:p w14:paraId="6B42F85A" w14:textId="1419DEE5" w:rsidR="001A4CE3" w:rsidRPr="00256D85" w:rsidRDefault="00593C29" w:rsidP="006C7C73">
      <w:pPr>
        <w:pStyle w:val="ListParagraph"/>
        <w:numPr>
          <w:ilvl w:val="1"/>
          <w:numId w:val="35"/>
        </w:numPr>
      </w:pPr>
      <w:r>
        <w:rPr>
          <w:lang w:val="en-US"/>
        </w:rPr>
        <w:t>"</w:t>
      </w:r>
      <w:r w:rsidR="001A4CE3" w:rsidRPr="00517923">
        <w:rPr>
          <w:rStyle w:val="ArtefactClass"/>
        </w:rPr>
        <w:t>codelist</w:t>
      </w:r>
      <w:r>
        <w:rPr>
          <w:lang w:val="en-US"/>
        </w:rPr>
        <w:t>"</w:t>
      </w:r>
      <w:r w:rsidR="001A4CE3" w:rsidRPr="00825C0F">
        <w:rPr>
          <w:lang w:val="en-US"/>
        </w:rPr>
        <w:t xml:space="preserve"> for the class </w:t>
      </w:r>
      <w:r w:rsidR="001A4CE3" w:rsidRPr="00517923">
        <w:rPr>
          <w:rStyle w:val="ArtefactClass"/>
        </w:rPr>
        <w:t>Codelist</w:t>
      </w:r>
      <w:r w:rsidR="001A4CE3">
        <w:rPr>
          <w:lang w:val="en-US"/>
        </w:rPr>
        <w:t>.</w:t>
      </w:r>
    </w:p>
    <w:p w14:paraId="033E93A1" w14:textId="54B07DA8" w:rsidR="001A4CE3" w:rsidRDefault="001A4CE3" w:rsidP="006C7C73">
      <w:pPr>
        <w:pStyle w:val="ListParagraph"/>
        <w:numPr>
          <w:ilvl w:val="0"/>
          <w:numId w:val="35"/>
        </w:numPr>
      </w:pPr>
      <w:r>
        <w:t xml:space="preserve">The </w:t>
      </w:r>
      <w:r w:rsidR="007858CB" w:rsidRPr="007858CB">
        <w:rPr>
          <w:rStyle w:val="coding"/>
        </w:rPr>
        <w:t>class-name</w:t>
      </w:r>
      <w:r>
        <w:t xml:space="preserve"> can be omitted as it can be deduced from the VTL invocation.  </w:t>
      </w:r>
      <w:proofErr w:type="gramStart"/>
      <w:r>
        <w:t>In particular, starting</w:t>
      </w:r>
      <w:proofErr w:type="gramEnd"/>
      <w:r>
        <w:t xml:space="preserve"> from the VTL class of the invoked artefact (e.g. dataset, component, identifier, measure, attribute, variable, </w:t>
      </w:r>
      <w:proofErr w:type="spellStart"/>
      <w:r>
        <w:t>valuedomain</w:t>
      </w:r>
      <w:proofErr w:type="spellEnd"/>
      <w:r>
        <w:t>), which is known given the syntax of the invoking VTL operator</w:t>
      </w:r>
      <w:r>
        <w:rPr>
          <w:rStyle w:val="FootnoteReference"/>
          <w:bCs/>
        </w:rPr>
        <w:footnoteReference w:id="16"/>
      </w:r>
      <w:r>
        <w:t xml:space="preserve">, the SDMX class can be </w:t>
      </w:r>
      <w:r>
        <w:lastRenderedPageBreak/>
        <w:t xml:space="preserve">deduced from the mapping rules between VTL and SDMX (see the section </w:t>
      </w:r>
      <w:r w:rsidR="00593C29">
        <w:t>"</w:t>
      </w:r>
      <w:r>
        <w:t>Mapping between VTL and SDMX</w:t>
      </w:r>
      <w:r w:rsidR="00593C29">
        <w:t>"</w:t>
      </w:r>
      <w:r>
        <w:t xml:space="preserve"> hereinafter)</w:t>
      </w:r>
      <w:r>
        <w:rPr>
          <w:rStyle w:val="FootnoteReference"/>
          <w:bCs/>
        </w:rPr>
        <w:footnoteReference w:id="17"/>
      </w:r>
      <w:r>
        <w:t>.</w:t>
      </w:r>
    </w:p>
    <w:p w14:paraId="12B22F94" w14:textId="3358FBB7" w:rsidR="001A4CE3" w:rsidRPr="00164CA3" w:rsidRDefault="001A4CE3" w:rsidP="006C7C73">
      <w:pPr>
        <w:pStyle w:val="ListParagraph"/>
        <w:numPr>
          <w:ilvl w:val="0"/>
          <w:numId w:val="35"/>
        </w:numPr>
      </w:pPr>
      <w:r>
        <w:t xml:space="preserve">If the </w:t>
      </w:r>
      <w:r w:rsidR="007858CB" w:rsidRPr="007858CB">
        <w:rPr>
          <w:rStyle w:val="coding"/>
        </w:rPr>
        <w:t>agency-id</w:t>
      </w:r>
      <w:r>
        <w:rPr>
          <w:lang w:val="en-US"/>
        </w:rPr>
        <w:t xml:space="preserve"> is not specified, it is assumed by default equal to the </w:t>
      </w:r>
      <w:r w:rsidR="007858CB" w:rsidRPr="007858CB">
        <w:rPr>
          <w:rStyle w:val="coding"/>
        </w:rPr>
        <w:t>agency-id</w:t>
      </w:r>
      <w:r>
        <w:rPr>
          <w:lang w:val="en-US"/>
        </w:rPr>
        <w:t xml:space="preserve"> of the </w:t>
      </w:r>
      <w:r w:rsidRPr="00517923">
        <w:rPr>
          <w:rStyle w:val="ArtefactClass"/>
        </w:rPr>
        <w:t>TransformationScheme</w:t>
      </w:r>
      <w:r w:rsidRPr="00517923">
        <w:t xml:space="preserve">, </w:t>
      </w:r>
      <w:r w:rsidRPr="00517923">
        <w:rPr>
          <w:rStyle w:val="ArtefactClass"/>
        </w:rPr>
        <w:t>UserDefinedOperatorScheme</w:t>
      </w:r>
      <w:r w:rsidRPr="00517923">
        <w:t xml:space="preserve"> </w:t>
      </w:r>
      <w:r w:rsidRPr="007772C9">
        <w:rPr>
          <w:rFonts w:cs="Arial"/>
          <w:szCs w:val="22"/>
          <w:lang w:val="en-US"/>
        </w:rPr>
        <w:t>or</w:t>
      </w:r>
      <w:r w:rsidRPr="007772C9">
        <w:rPr>
          <w:rFonts w:cs="Arial"/>
          <w:sz w:val="20"/>
          <w:lang w:val="en-US"/>
        </w:rPr>
        <w:t xml:space="preserve"> </w:t>
      </w:r>
      <w:r w:rsidRPr="00517923">
        <w:rPr>
          <w:rStyle w:val="ArtefactClass"/>
        </w:rPr>
        <w:t>RulesetScheme</w:t>
      </w:r>
      <w:r w:rsidRPr="00517923">
        <w:t xml:space="preserve"> </w:t>
      </w:r>
      <w:r>
        <w:rPr>
          <w:lang w:val="en-US"/>
        </w:rPr>
        <w:t>from which the artefact is invoked. For example,</w:t>
      </w:r>
      <w:r>
        <w:t xml:space="preserve"> the </w:t>
      </w:r>
      <w:r w:rsidR="007858CB" w:rsidRPr="007858CB">
        <w:rPr>
          <w:rStyle w:val="coding"/>
        </w:rPr>
        <w:t>agency-id</w:t>
      </w:r>
      <w:r>
        <w:rPr>
          <w:lang w:val="en-US"/>
        </w:rPr>
        <w:t xml:space="preserve"> can be omitted if it is the same as the invoking </w:t>
      </w:r>
      <w:r w:rsidRPr="00517923">
        <w:rPr>
          <w:rStyle w:val="ArtefactClass"/>
        </w:rPr>
        <w:t>TransformationScheme</w:t>
      </w:r>
      <w:r>
        <w:t xml:space="preserve"> and cannot be omitted if the artefact comes from another agency</w:t>
      </w:r>
      <w:r>
        <w:rPr>
          <w:rStyle w:val="FootnoteReference"/>
          <w:bCs/>
          <w:lang w:val="en-US"/>
        </w:rPr>
        <w:footnoteReference w:id="18"/>
      </w:r>
      <w:r w:rsidR="005F27D0">
        <w:t xml:space="preserve">. </w:t>
      </w:r>
      <w:r>
        <w:t xml:space="preserve">Take also into account that, </w:t>
      </w:r>
      <w:r w:rsidR="005F27D0">
        <w:rPr>
          <w:lang w:val="en-US"/>
        </w:rPr>
        <w:t>according</w:t>
      </w:r>
      <w:r>
        <w:rPr>
          <w:lang w:val="en-US"/>
        </w:rPr>
        <w:t xml:space="preserve"> to the VTL consistency rules, the agency of the result of a </w:t>
      </w:r>
      <w:r w:rsidRPr="00517923">
        <w:rPr>
          <w:rStyle w:val="ArtefactClass"/>
        </w:rPr>
        <w:t>Transformation</w:t>
      </w:r>
      <w:r>
        <w:rPr>
          <w:lang w:val="en-US"/>
        </w:rPr>
        <w:t xml:space="preserve"> must be the same as its </w:t>
      </w:r>
      <w:r w:rsidRPr="00517923">
        <w:rPr>
          <w:rStyle w:val="ArtefactClass"/>
        </w:rPr>
        <w:t>TransformationScheme</w:t>
      </w:r>
      <w:r w:rsidRPr="0075263B">
        <w:rPr>
          <w:lang w:val="en-US"/>
        </w:rPr>
        <w:t xml:space="preserve">, </w:t>
      </w:r>
      <w:r>
        <w:rPr>
          <w:lang w:val="en-US"/>
        </w:rPr>
        <w:t xml:space="preserve">therefore the </w:t>
      </w:r>
      <w:r w:rsidR="007858CB" w:rsidRPr="007858CB">
        <w:rPr>
          <w:rStyle w:val="coding"/>
        </w:rPr>
        <w:t>agency-id</w:t>
      </w:r>
      <w:r>
        <w:rPr>
          <w:lang w:val="en-US"/>
        </w:rPr>
        <w:t xml:space="preserve"> can be omitted for all the results (left part of </w:t>
      </w:r>
      <w:r w:rsidRPr="00517923">
        <w:rPr>
          <w:rStyle w:val="ArtefactClass"/>
        </w:rPr>
        <w:t>Transformation</w:t>
      </w:r>
      <w:r>
        <w:rPr>
          <w:lang w:val="en-US"/>
        </w:rPr>
        <w:t xml:space="preserve"> statements).</w:t>
      </w:r>
      <w:r w:rsidRPr="00CD55A9">
        <w:t xml:space="preserve"> </w:t>
      </w:r>
    </w:p>
    <w:p w14:paraId="58D7FB10" w14:textId="77BD5FF6" w:rsidR="001A4CE3" w:rsidRPr="00264F87" w:rsidRDefault="001A4CE3" w:rsidP="006C7C73">
      <w:pPr>
        <w:pStyle w:val="ListParagraph"/>
        <w:numPr>
          <w:ilvl w:val="0"/>
          <w:numId w:val="35"/>
        </w:numPr>
      </w:pPr>
      <w:r>
        <w:rPr>
          <w:lang w:val="en-US"/>
        </w:rPr>
        <w:t xml:space="preserve">As for the </w:t>
      </w:r>
      <w:r w:rsidR="00B37A4C" w:rsidRPr="00B37A4C">
        <w:rPr>
          <w:rStyle w:val="coding"/>
        </w:rPr>
        <w:t>maintainedobject-id</w:t>
      </w:r>
      <w:r w:rsidRPr="00264F87">
        <w:rPr>
          <w:lang w:val="en-US"/>
        </w:rPr>
        <w:t xml:space="preserve">, </w:t>
      </w:r>
      <w:r>
        <w:rPr>
          <w:lang w:val="en-US"/>
        </w:rPr>
        <w:t>this is essential in some cases while in other cases it can be omitted:</w:t>
      </w:r>
    </w:p>
    <w:p w14:paraId="70C76B6D" w14:textId="37176152" w:rsidR="001A4CE3" w:rsidRPr="00EA4924" w:rsidRDefault="001A4CE3" w:rsidP="006C7C73">
      <w:pPr>
        <w:pStyle w:val="ListParagraph"/>
        <w:numPr>
          <w:ilvl w:val="1"/>
          <w:numId w:val="35"/>
        </w:numPr>
        <w:rPr>
          <w:lang w:val="en-US"/>
        </w:rPr>
      </w:pPr>
      <w:r w:rsidRPr="005F0BDF">
        <w:rPr>
          <w:lang w:val="en-US"/>
        </w:rPr>
        <w:t xml:space="preserve">if the </w:t>
      </w:r>
      <w:r>
        <w:rPr>
          <w:lang w:val="en-US"/>
        </w:rPr>
        <w:t>referenced artefact</w:t>
      </w:r>
      <w:r w:rsidRPr="005F0BDF">
        <w:rPr>
          <w:lang w:val="en-US"/>
        </w:rPr>
        <w:t xml:space="preserve"> is</w:t>
      </w:r>
      <w:r>
        <w:rPr>
          <w:lang w:val="en-US"/>
        </w:rPr>
        <w:t xml:space="preserve"> a</w:t>
      </w:r>
      <w:r w:rsidRPr="005F0BDF">
        <w:rPr>
          <w:lang w:val="en-US"/>
        </w:rPr>
        <w:t xml:space="preserve"> </w:t>
      </w:r>
      <w:r w:rsidRPr="00517923">
        <w:rPr>
          <w:rStyle w:val="ArtefactClass"/>
        </w:rPr>
        <w:t>Dataflow</w:t>
      </w:r>
      <w:r w:rsidRPr="008C2E5E">
        <w:rPr>
          <w:lang w:val="en-US"/>
        </w:rPr>
        <w:t xml:space="preserve">, </w:t>
      </w:r>
      <w:r>
        <w:rPr>
          <w:lang w:val="en-US"/>
        </w:rPr>
        <w:t>which is a maintainable class,</w:t>
      </w:r>
      <w:r w:rsidRPr="008C2E5E">
        <w:rPr>
          <w:lang w:val="en-US"/>
        </w:rPr>
        <w:t xml:space="preserve"> the </w:t>
      </w:r>
      <w:r w:rsidR="00B37A4C" w:rsidRPr="00B37A4C">
        <w:rPr>
          <w:rStyle w:val="coding"/>
        </w:rPr>
        <w:t>maintainedobject-id</w:t>
      </w:r>
      <w:r>
        <w:rPr>
          <w:lang w:val="en-US"/>
        </w:rPr>
        <w:t xml:space="preserve"> is the </w:t>
      </w:r>
      <w:r w:rsidRPr="005F0BDF">
        <w:rPr>
          <w:lang w:val="en-US"/>
        </w:rPr>
        <w:t>dataflow-id</w:t>
      </w:r>
      <w:r>
        <w:rPr>
          <w:lang w:val="en-US"/>
        </w:rPr>
        <w:t xml:space="preserve"> and obviously </w:t>
      </w:r>
      <w:r w:rsidRPr="00EA4924">
        <w:rPr>
          <w:lang w:val="en-US"/>
        </w:rPr>
        <w:t xml:space="preserve">cannot be </w:t>
      </w:r>
      <w:proofErr w:type="gramStart"/>
      <w:r w:rsidRPr="00EA4924">
        <w:rPr>
          <w:lang w:val="en-US"/>
        </w:rPr>
        <w:t>omitted</w:t>
      </w:r>
      <w:r>
        <w:rPr>
          <w:lang w:val="en-US"/>
        </w:rPr>
        <w:t>;</w:t>
      </w:r>
      <w:proofErr w:type="gramEnd"/>
    </w:p>
    <w:p w14:paraId="2D7133E7" w14:textId="16FD517F" w:rsidR="001A4CE3" w:rsidRPr="005F0BDF" w:rsidRDefault="001A4CE3" w:rsidP="006C7C73">
      <w:pPr>
        <w:pStyle w:val="ListParagraph"/>
        <w:numPr>
          <w:ilvl w:val="1"/>
          <w:numId w:val="35"/>
        </w:numPr>
      </w:pPr>
      <w:r>
        <w:rPr>
          <w:lang w:val="en-US"/>
        </w:rPr>
        <w:t xml:space="preserve">if the referenced artefact is a </w:t>
      </w:r>
      <w:r w:rsidRPr="00517923">
        <w:rPr>
          <w:rStyle w:val="ArtefactClass"/>
        </w:rPr>
        <w:t>Dimension</w:t>
      </w:r>
      <w:r>
        <w:rPr>
          <w:lang w:val="en-US"/>
        </w:rPr>
        <w:t xml:space="preserve">, </w:t>
      </w:r>
      <w:r w:rsidRPr="00517923">
        <w:rPr>
          <w:rStyle w:val="ArtefactClass"/>
        </w:rPr>
        <w:t>TimeDimension</w:t>
      </w:r>
      <w:r w:rsidRPr="00FD4515">
        <w:t xml:space="preserve">, </w:t>
      </w:r>
      <w:r w:rsidRPr="00517923">
        <w:rPr>
          <w:rStyle w:val="ArtefactClass"/>
        </w:rPr>
        <w:t>Measure</w:t>
      </w:r>
      <w:r w:rsidRPr="00FD4515">
        <w:t>,</w:t>
      </w:r>
      <w:r w:rsidRPr="00517923">
        <w:rPr>
          <w:rStyle w:val="ArtefactClass"/>
        </w:rPr>
        <w:t xml:space="preserve"> DataAttribute</w:t>
      </w:r>
      <w:r>
        <w:t xml:space="preserve">, </w:t>
      </w:r>
      <w:r w:rsidRPr="000D78FF">
        <w:t xml:space="preserve">which are not maintainable and belong to the </w:t>
      </w:r>
      <w:r w:rsidRPr="00517923">
        <w:rPr>
          <w:rStyle w:val="ArtefactClass"/>
        </w:rPr>
        <w:t>DataStructure</w:t>
      </w:r>
      <w:r w:rsidRPr="000D78FF">
        <w:t xml:space="preserve"> </w:t>
      </w:r>
      <w:r w:rsidRPr="000D78FF">
        <w:rPr>
          <w:lang w:val="en-US"/>
        </w:rPr>
        <w:t xml:space="preserve">maintainable class, the </w:t>
      </w:r>
      <w:r w:rsidR="00B37A4C" w:rsidRPr="00B37A4C">
        <w:rPr>
          <w:rStyle w:val="coding"/>
        </w:rPr>
        <w:t>maintainedobject-id</w:t>
      </w:r>
      <w:r w:rsidRPr="000D78FF">
        <w:rPr>
          <w:lang w:val="en-US"/>
        </w:rPr>
        <w:t xml:space="preserve"> is the </w:t>
      </w:r>
      <w:proofErr w:type="spellStart"/>
      <w:r w:rsidRPr="000D78FF">
        <w:rPr>
          <w:lang w:val="en-US"/>
        </w:rPr>
        <w:t>dataStructure</w:t>
      </w:r>
      <w:proofErr w:type="spellEnd"/>
      <w:r w:rsidRPr="000D78FF">
        <w:rPr>
          <w:lang w:val="en-US"/>
        </w:rPr>
        <w:t>-id</w:t>
      </w:r>
      <w:r>
        <w:rPr>
          <w:lang w:val="en-US"/>
        </w:rPr>
        <w:t xml:space="preserve"> and c</w:t>
      </w:r>
      <w:proofErr w:type="spellStart"/>
      <w:r>
        <w:t>an</w:t>
      </w:r>
      <w:proofErr w:type="spellEnd"/>
      <w:r>
        <w:t xml:space="preserve"> be omitted, </w:t>
      </w:r>
      <w:r w:rsidRPr="00264F87">
        <w:t>given that</w:t>
      </w:r>
      <w:r>
        <w:t xml:space="preserve"> these components are always invoked within the invocation of a </w:t>
      </w:r>
      <w:r w:rsidRPr="00517923">
        <w:rPr>
          <w:rStyle w:val="ArtefactClass"/>
        </w:rPr>
        <w:t>Dataflow</w:t>
      </w:r>
      <w:r>
        <w:t>, whose</w:t>
      </w:r>
      <w:r w:rsidRPr="00264F87">
        <w:t xml:space="preserve"> </w:t>
      </w:r>
      <w:proofErr w:type="spellStart"/>
      <w:r>
        <w:rPr>
          <w:lang w:val="en-US"/>
        </w:rPr>
        <w:t>dataS</w:t>
      </w:r>
      <w:r w:rsidRPr="005F0BDF">
        <w:rPr>
          <w:lang w:val="en-US"/>
        </w:rPr>
        <w:t>tructure</w:t>
      </w:r>
      <w:proofErr w:type="spellEnd"/>
      <w:r w:rsidRPr="005F0BDF">
        <w:rPr>
          <w:lang w:val="en-US"/>
        </w:rPr>
        <w:t xml:space="preserve">-id </w:t>
      </w:r>
      <w:r>
        <w:rPr>
          <w:lang w:val="en-US"/>
        </w:rPr>
        <w:t>can be deduced</w:t>
      </w:r>
      <w:r>
        <w:t xml:space="preserve"> from</w:t>
      </w:r>
      <w:r>
        <w:rPr>
          <w:lang w:val="en-US"/>
        </w:rPr>
        <w:t xml:space="preserve"> the SDMX structural </w:t>
      </w:r>
      <w:proofErr w:type="gramStart"/>
      <w:r>
        <w:rPr>
          <w:lang w:val="en-US"/>
        </w:rPr>
        <w:t>definitions;</w:t>
      </w:r>
      <w:proofErr w:type="gramEnd"/>
      <w:r w:rsidRPr="005F0BDF">
        <w:rPr>
          <w:lang w:val="en-US"/>
        </w:rPr>
        <w:t xml:space="preserve"> </w:t>
      </w:r>
    </w:p>
    <w:p w14:paraId="6AE0EFC5" w14:textId="77777777" w:rsidR="001A4CE3" w:rsidRDefault="001A4CE3" w:rsidP="006C7C73">
      <w:pPr>
        <w:pStyle w:val="ListParagraph"/>
        <w:numPr>
          <w:ilvl w:val="1"/>
          <w:numId w:val="35"/>
        </w:numPr>
        <w:rPr>
          <w:lang w:val="en-US"/>
        </w:rPr>
      </w:pPr>
      <w:r>
        <w:rPr>
          <w:lang w:val="en-US"/>
        </w:rPr>
        <w:t xml:space="preserve">if the referenced artefact is a </w:t>
      </w:r>
      <w:r w:rsidRPr="00517923">
        <w:rPr>
          <w:rStyle w:val="ArtefactClass"/>
        </w:rPr>
        <w:t xml:space="preserve">Concept, </w:t>
      </w:r>
      <w:r w:rsidRPr="000D78FF">
        <w:t xml:space="preserve">which </w:t>
      </w:r>
      <w:r>
        <w:t>is</w:t>
      </w:r>
      <w:r w:rsidRPr="000D78FF">
        <w:t xml:space="preserve"> not maintainable and belong to the </w:t>
      </w:r>
      <w:r w:rsidRPr="00517923">
        <w:rPr>
          <w:rStyle w:val="ArtefactClass"/>
        </w:rPr>
        <w:t xml:space="preserve">ConceptScheme </w:t>
      </w:r>
      <w:r w:rsidRPr="000D78FF">
        <w:rPr>
          <w:lang w:val="en-US"/>
        </w:rPr>
        <w:t>maintainable class</w:t>
      </w:r>
      <w:r>
        <w:rPr>
          <w:lang w:val="en-US"/>
        </w:rPr>
        <w:t>,</w:t>
      </w:r>
      <w:r w:rsidRPr="00517923">
        <w:rPr>
          <w:rStyle w:val="ArtefactClass"/>
        </w:rPr>
        <w:t xml:space="preserve"> </w:t>
      </w:r>
      <w:r w:rsidRPr="00BD76A2">
        <w:rPr>
          <w:lang w:val="en-US"/>
        </w:rPr>
        <w:t xml:space="preserve">the maintained object is the </w:t>
      </w:r>
      <w:r w:rsidRPr="00517923">
        <w:rPr>
          <w:rStyle w:val="ArtefactClass"/>
        </w:rPr>
        <w:t>conceptScheme-id</w:t>
      </w:r>
      <w:r>
        <w:rPr>
          <w:lang w:val="en-US"/>
        </w:rPr>
        <w:t xml:space="preserve"> and cannot be </w:t>
      </w:r>
      <w:proofErr w:type="gramStart"/>
      <w:r>
        <w:rPr>
          <w:lang w:val="en-US"/>
        </w:rPr>
        <w:t>omitted;</w:t>
      </w:r>
      <w:proofErr w:type="gramEnd"/>
    </w:p>
    <w:p w14:paraId="124D1337" w14:textId="3DDA4ACC" w:rsidR="001A4CE3" w:rsidRPr="006E215E" w:rsidRDefault="001A4CE3" w:rsidP="006C7C73">
      <w:pPr>
        <w:pStyle w:val="ListParagraph"/>
        <w:numPr>
          <w:ilvl w:val="1"/>
          <w:numId w:val="35"/>
        </w:numPr>
      </w:pPr>
      <w:r>
        <w:rPr>
          <w:lang w:val="en-US"/>
        </w:rPr>
        <w:t xml:space="preserve">if the referenced artefact is a </w:t>
      </w:r>
      <w:r w:rsidRPr="00517923">
        <w:rPr>
          <w:rStyle w:val="ArtefactClass"/>
        </w:rPr>
        <w:t xml:space="preserve">Codelist, </w:t>
      </w:r>
      <w:r>
        <w:rPr>
          <w:lang w:val="en-US"/>
        </w:rPr>
        <w:t>which is a maintainable class,</w:t>
      </w:r>
      <w:r w:rsidRPr="008C2E5E">
        <w:rPr>
          <w:lang w:val="en-US"/>
        </w:rPr>
        <w:t xml:space="preserve"> the </w:t>
      </w:r>
      <w:r w:rsidR="00B37A4C" w:rsidRPr="00B37A4C">
        <w:rPr>
          <w:rStyle w:val="coding"/>
        </w:rPr>
        <w:t>maintainedobject-id</w:t>
      </w:r>
      <w:r>
        <w:rPr>
          <w:lang w:val="en-US"/>
        </w:rPr>
        <w:t xml:space="preserve"> is t</w:t>
      </w:r>
      <w:r w:rsidRPr="005F0BDF">
        <w:rPr>
          <w:lang w:val="en-US"/>
        </w:rPr>
        <w:t xml:space="preserve">he </w:t>
      </w:r>
      <w:r w:rsidRPr="00517923">
        <w:rPr>
          <w:rStyle w:val="ArtefactClass"/>
        </w:rPr>
        <w:t>codelist-id</w:t>
      </w:r>
      <w:r w:rsidRPr="00BD76A2">
        <w:rPr>
          <w:lang w:val="en-US"/>
        </w:rPr>
        <w:t xml:space="preserve"> </w:t>
      </w:r>
      <w:r>
        <w:rPr>
          <w:lang w:val="en-US"/>
        </w:rPr>
        <w:t xml:space="preserve">and obviously </w:t>
      </w:r>
      <w:r w:rsidRPr="00BD76A2">
        <w:rPr>
          <w:lang w:val="en-US"/>
        </w:rPr>
        <w:t>cannot be omitted</w:t>
      </w:r>
      <w:r>
        <w:rPr>
          <w:lang w:val="en-US"/>
        </w:rPr>
        <w:t>.</w:t>
      </w:r>
    </w:p>
    <w:p w14:paraId="31E6DC94" w14:textId="2D30337E" w:rsidR="001A4CE3" w:rsidRPr="00164CA3" w:rsidRDefault="001A4CE3" w:rsidP="006C7C73">
      <w:pPr>
        <w:pStyle w:val="ListParagraph"/>
        <w:numPr>
          <w:ilvl w:val="0"/>
          <w:numId w:val="35"/>
        </w:numPr>
      </w:pPr>
      <w:r>
        <w:t>W</w:t>
      </w:r>
      <w:proofErr w:type="spellStart"/>
      <w:r>
        <w:rPr>
          <w:lang w:val="en-US"/>
        </w:rPr>
        <w:t>hen</w:t>
      </w:r>
      <w:proofErr w:type="spellEnd"/>
      <w:r>
        <w:rPr>
          <w:lang w:val="en-US"/>
        </w:rPr>
        <w:t xml:space="preserve"> the </w:t>
      </w:r>
      <w:r w:rsidR="00B37A4C" w:rsidRPr="00B37A4C">
        <w:rPr>
          <w:rStyle w:val="coding"/>
        </w:rPr>
        <w:t>maintainedobject-id</w:t>
      </w:r>
      <w:r>
        <w:rPr>
          <w:lang w:val="en-US"/>
        </w:rPr>
        <w:t xml:space="preserve"> is omitted,</w:t>
      </w:r>
      <w:r>
        <w:t xml:space="preserve"> the </w:t>
      </w:r>
      <w:r w:rsidR="00B37A4C" w:rsidRPr="00B37A4C">
        <w:rPr>
          <w:rStyle w:val="coding"/>
        </w:rPr>
        <w:t>maintainedobject-version</w:t>
      </w:r>
      <w:r w:rsidRPr="005F0BDF">
        <w:rPr>
          <w:lang w:val="en-US"/>
        </w:rPr>
        <w:t xml:space="preserve"> is omitted</w:t>
      </w:r>
      <w:r>
        <w:rPr>
          <w:lang w:val="en-US"/>
        </w:rPr>
        <w:t xml:space="preserve"> too. When the </w:t>
      </w:r>
      <w:r w:rsidR="00B37A4C" w:rsidRPr="00B37A4C">
        <w:rPr>
          <w:rStyle w:val="coding"/>
        </w:rPr>
        <w:t>maintainedobject-id</w:t>
      </w:r>
      <w:r>
        <w:rPr>
          <w:lang w:val="en-US"/>
        </w:rPr>
        <w:t xml:space="preserve"> is not omitted and the </w:t>
      </w:r>
      <w:r w:rsidR="00B37A4C" w:rsidRPr="00B37A4C">
        <w:rPr>
          <w:rStyle w:val="coding"/>
        </w:rPr>
        <w:t>maintainedobject-version</w:t>
      </w:r>
      <w:r>
        <w:rPr>
          <w:lang w:val="en-US"/>
        </w:rPr>
        <w:t xml:space="preserve"> is omitted, the version</w:t>
      </w:r>
      <w:r w:rsidRPr="005F0BDF">
        <w:rPr>
          <w:lang w:val="en-US"/>
        </w:rPr>
        <w:t xml:space="preserve"> </w:t>
      </w:r>
      <w:r>
        <w:rPr>
          <w:lang w:val="en-US"/>
        </w:rPr>
        <w:t>1.</w:t>
      </w:r>
      <w:r w:rsidR="005F27D0">
        <w:rPr>
          <w:lang w:val="en-US"/>
        </w:rPr>
        <w:t>0</w:t>
      </w:r>
      <w:r>
        <w:rPr>
          <w:lang w:val="en-US"/>
        </w:rPr>
        <w:t xml:space="preserve"> is assumed by default.</w:t>
      </w:r>
      <w:r w:rsidRPr="00517923">
        <w:rPr>
          <w:rStyle w:val="ArtefactClass"/>
        </w:rPr>
        <w:t xml:space="preserve"> </w:t>
      </w:r>
    </w:p>
    <w:p w14:paraId="00A8EB11" w14:textId="2F983653" w:rsidR="001A4CE3" w:rsidRPr="00800745" w:rsidRDefault="001A4CE3" w:rsidP="006C7C73">
      <w:pPr>
        <w:pStyle w:val="ListParagraph"/>
        <w:numPr>
          <w:ilvl w:val="0"/>
          <w:numId w:val="36"/>
        </w:numPr>
        <w:rPr>
          <w:lang w:val="en-US"/>
        </w:rPr>
      </w:pPr>
      <w:r>
        <w:rPr>
          <w:lang w:val="en-US"/>
        </w:rPr>
        <w:t>As said, t</w:t>
      </w:r>
      <w:r w:rsidRPr="00264F87">
        <w:rPr>
          <w:lang w:val="en-US"/>
        </w:rPr>
        <w:t xml:space="preserve">he </w:t>
      </w:r>
      <w:r w:rsidR="00B37A4C" w:rsidRPr="00B37A4C">
        <w:rPr>
          <w:rStyle w:val="coding"/>
        </w:rPr>
        <w:t>container-object-id</w:t>
      </w:r>
      <w:r>
        <w:rPr>
          <w:lang w:val="en-US"/>
        </w:rPr>
        <w:t xml:space="preserve"> does not apply to the classes that can be referenced in VTL </w:t>
      </w:r>
      <w:r w:rsidR="005F27D0">
        <w:rPr>
          <w:lang w:val="en-US"/>
        </w:rPr>
        <w:t>T</w:t>
      </w:r>
      <w:r>
        <w:rPr>
          <w:lang w:val="en-US"/>
        </w:rPr>
        <w:t>ransformations, therefore is not present in their URN</w:t>
      </w:r>
    </w:p>
    <w:p w14:paraId="6B4EA1B9" w14:textId="0C9B3749" w:rsidR="001A4CE3" w:rsidRPr="00780DF4" w:rsidRDefault="001A4CE3" w:rsidP="006C7C73">
      <w:pPr>
        <w:pStyle w:val="ListParagraph"/>
        <w:numPr>
          <w:ilvl w:val="0"/>
          <w:numId w:val="36"/>
        </w:numPr>
      </w:pPr>
      <w:r>
        <w:rPr>
          <w:lang w:val="en-US"/>
        </w:rPr>
        <w:t xml:space="preserve">The </w:t>
      </w:r>
      <w:r w:rsidR="00B37A4C" w:rsidRPr="00B37A4C">
        <w:rPr>
          <w:rStyle w:val="coding"/>
        </w:rPr>
        <w:t>object-id</w:t>
      </w:r>
      <w:r>
        <w:rPr>
          <w:lang w:val="en-US"/>
        </w:rPr>
        <w:t xml:space="preserve"> does not exist for the artefacts belonging to the </w:t>
      </w:r>
      <w:r w:rsidRPr="00517923">
        <w:rPr>
          <w:rStyle w:val="ArtefactClass"/>
        </w:rPr>
        <w:t>Dataflow</w:t>
      </w:r>
      <w:r w:rsidRPr="008D5A4F">
        <w:rPr>
          <w:lang w:val="en-US"/>
        </w:rPr>
        <w:t>,</w:t>
      </w:r>
      <w:r w:rsidRPr="00517923">
        <w:rPr>
          <w:rStyle w:val="ArtefactClass"/>
        </w:rPr>
        <w:t xml:space="preserve"> </w:t>
      </w:r>
      <w:r>
        <w:rPr>
          <w:lang w:val="en-US"/>
        </w:rPr>
        <w:t xml:space="preserve">and </w:t>
      </w:r>
      <w:r w:rsidRPr="00517923">
        <w:rPr>
          <w:rStyle w:val="ArtefactClass"/>
        </w:rPr>
        <w:t>Codelist</w:t>
      </w:r>
      <w:r>
        <w:rPr>
          <w:lang w:val="en-US"/>
        </w:rPr>
        <w:t xml:space="preserve"> classes, while it exists and cannot be omitted for the artefacts belonging to the classes</w:t>
      </w:r>
      <w:r w:rsidRPr="00517923">
        <w:rPr>
          <w:rStyle w:val="ArtefactClass"/>
        </w:rPr>
        <w:t xml:space="preserve"> Dimension</w:t>
      </w:r>
      <w:r w:rsidRPr="00FD4515">
        <w:t xml:space="preserve">, </w:t>
      </w:r>
      <w:r w:rsidRPr="00517923">
        <w:rPr>
          <w:rStyle w:val="ArtefactClass"/>
        </w:rPr>
        <w:t>TimeDimension</w:t>
      </w:r>
      <w:r w:rsidRPr="00FD4515">
        <w:t xml:space="preserve">, </w:t>
      </w:r>
      <w:r w:rsidRPr="00517923">
        <w:rPr>
          <w:rStyle w:val="ArtefactClass"/>
        </w:rPr>
        <w:t xml:space="preserve">Measure, DataAttribute </w:t>
      </w:r>
      <w:r w:rsidRPr="00780DF4">
        <w:rPr>
          <w:lang w:val="en-US"/>
        </w:rPr>
        <w:t>and</w:t>
      </w:r>
      <w:r w:rsidRPr="00517923">
        <w:rPr>
          <w:rStyle w:val="ArtefactClass"/>
        </w:rPr>
        <w:t xml:space="preserve"> Concept</w:t>
      </w:r>
      <w:r w:rsidRPr="00780DF4">
        <w:rPr>
          <w:lang w:val="en-US"/>
        </w:rPr>
        <w:t xml:space="preserve">, as </w:t>
      </w:r>
      <w:r>
        <w:rPr>
          <w:lang w:val="en-US"/>
        </w:rPr>
        <w:t xml:space="preserve">for them the </w:t>
      </w:r>
      <w:r w:rsidR="00B37A4C" w:rsidRPr="00B37A4C">
        <w:rPr>
          <w:rStyle w:val="coding"/>
        </w:rPr>
        <w:t>object-id</w:t>
      </w:r>
      <w:r w:rsidRPr="00780DF4">
        <w:rPr>
          <w:lang w:val="en-US"/>
        </w:rPr>
        <w:t xml:space="preserve"> is the main identifier </w:t>
      </w:r>
      <w:r>
        <w:rPr>
          <w:lang w:val="en-US"/>
        </w:rPr>
        <w:t>of the artefact</w:t>
      </w:r>
    </w:p>
    <w:p w14:paraId="429F190A" w14:textId="77777777" w:rsidR="001A4CE3" w:rsidRDefault="001A4CE3" w:rsidP="00FD4515">
      <w:pPr>
        <w:rPr>
          <w:lang w:val="en-US"/>
        </w:rPr>
      </w:pPr>
      <w:r>
        <w:rPr>
          <w:lang w:val="en-US"/>
        </w:rPr>
        <w:lastRenderedPageBreak/>
        <w:t xml:space="preserve">The simplified object identifier is obtained by omitting all the first part of the URN, including the special characters, till the first part not omitted. </w:t>
      </w:r>
    </w:p>
    <w:p w14:paraId="6C906A20" w14:textId="77777777" w:rsidR="001A4CE3" w:rsidRDefault="001A4CE3" w:rsidP="00FD4515">
      <w:pPr>
        <w:rPr>
          <w:lang w:val="en-US"/>
        </w:rPr>
      </w:pPr>
    </w:p>
    <w:p w14:paraId="7B443120" w14:textId="77777777" w:rsidR="001A4CE3" w:rsidRDefault="001A4CE3" w:rsidP="00FD4515">
      <w:pPr>
        <w:rPr>
          <w:lang w:val="en-US"/>
        </w:rPr>
      </w:pPr>
      <w:r>
        <w:rPr>
          <w:lang w:val="en-US"/>
        </w:rPr>
        <w:t>For example, the full formulation that uses the complete URN shown at the end of the previous paragraph:</w:t>
      </w:r>
    </w:p>
    <w:p w14:paraId="021DA139" w14:textId="77777777" w:rsidR="001A4CE3" w:rsidRPr="006E215E" w:rsidRDefault="001A4CE3" w:rsidP="00FD4515">
      <w:r w:rsidRPr="006E215E">
        <w:rPr>
          <w:lang w:val="en-US"/>
        </w:rPr>
        <w:t xml:space="preserve"> </w:t>
      </w:r>
    </w:p>
    <w:p w14:paraId="45BEC047" w14:textId="39A4B5A0" w:rsidR="001A4CE3" w:rsidRPr="00517923" w:rsidRDefault="0085628E" w:rsidP="00FD4515">
      <w:pPr>
        <w:rPr>
          <w:rStyle w:val="coding"/>
        </w:rPr>
      </w:pPr>
      <w:r w:rsidRPr="00517923">
        <w:rPr>
          <w:rStyle w:val="coding"/>
        </w:rPr>
        <w:t>'</w:t>
      </w:r>
      <w:r w:rsidR="001A4CE3" w:rsidRPr="00517923">
        <w:rPr>
          <w:rStyle w:val="coding"/>
        </w:rPr>
        <w:t>urn:sdmx:org.sdmx.infomodel.datastructure.Dataflow=AG:DFR(1.0</w:t>
      </w:r>
      <w:r w:rsidR="005F27D0">
        <w:rPr>
          <w:rStyle w:val="coding"/>
        </w:rPr>
        <w:t>.0</w:t>
      </w:r>
      <w:r w:rsidR="001A4CE3" w:rsidRPr="00517923">
        <w:rPr>
          <w:rStyle w:val="coding"/>
        </w:rPr>
        <w:t>)</w:t>
      </w:r>
      <w:r w:rsidRPr="00517923">
        <w:rPr>
          <w:rStyle w:val="coding"/>
        </w:rPr>
        <w:t>'</w:t>
      </w:r>
      <w:r w:rsidR="001A4CE3" w:rsidRPr="00517923">
        <w:rPr>
          <w:rStyle w:val="coding"/>
        </w:rPr>
        <w:t xml:space="preserve"> :=</w:t>
      </w:r>
    </w:p>
    <w:p w14:paraId="41E342F4" w14:textId="7ED88740" w:rsidR="001A4CE3" w:rsidRPr="00517923" w:rsidRDefault="0085628E" w:rsidP="00FD4515">
      <w:pPr>
        <w:rPr>
          <w:rStyle w:val="coding"/>
        </w:rPr>
      </w:pPr>
      <w:r w:rsidRPr="00517923">
        <w:rPr>
          <w:rStyle w:val="coding"/>
        </w:rPr>
        <w:t>'</w:t>
      </w:r>
      <w:r w:rsidR="001A4CE3" w:rsidRPr="00517923">
        <w:rPr>
          <w:rStyle w:val="coding"/>
        </w:rPr>
        <w:t>urn:sdmx:org.sdmx.infomodel.datastructure.Dataflow=AG:DF1(1.0</w:t>
      </w:r>
      <w:r w:rsidR="005F27D0">
        <w:rPr>
          <w:rStyle w:val="coding"/>
        </w:rPr>
        <w:t>.0</w:t>
      </w:r>
      <w:r w:rsidR="001A4CE3" w:rsidRPr="00517923">
        <w:rPr>
          <w:rStyle w:val="coding"/>
        </w:rPr>
        <w:t>)</w:t>
      </w:r>
      <w:r w:rsidRPr="00517923">
        <w:rPr>
          <w:rStyle w:val="coding"/>
        </w:rPr>
        <w:t>'</w:t>
      </w:r>
      <w:r w:rsidR="001A4CE3" w:rsidRPr="00517923">
        <w:rPr>
          <w:rStyle w:val="coding"/>
        </w:rPr>
        <w:t xml:space="preserve"> +</w:t>
      </w:r>
    </w:p>
    <w:p w14:paraId="468C6F58" w14:textId="7CA670FF" w:rsidR="001A4CE3" w:rsidRPr="00517923" w:rsidRDefault="0085628E" w:rsidP="00FD4515">
      <w:pPr>
        <w:rPr>
          <w:rStyle w:val="coding"/>
        </w:rPr>
      </w:pPr>
      <w:r w:rsidRPr="00517923">
        <w:rPr>
          <w:rStyle w:val="coding"/>
        </w:rPr>
        <w:t>'</w:t>
      </w:r>
      <w:r w:rsidR="001A4CE3" w:rsidRPr="00517923">
        <w:rPr>
          <w:rStyle w:val="coding"/>
        </w:rPr>
        <w:t>urn:sdmx:org.sdmx.infomodel.datastructure.Dataflow=AG:DF2(1.0</w:t>
      </w:r>
      <w:r w:rsidR="005F27D0">
        <w:rPr>
          <w:rStyle w:val="coding"/>
        </w:rPr>
        <w:t>.0</w:t>
      </w:r>
      <w:r w:rsidR="001A4CE3" w:rsidRPr="00517923">
        <w:rPr>
          <w:rStyle w:val="coding"/>
        </w:rPr>
        <w:t>)</w:t>
      </w:r>
      <w:r w:rsidRPr="00517923">
        <w:rPr>
          <w:rStyle w:val="coding"/>
        </w:rPr>
        <w:t>'</w:t>
      </w:r>
    </w:p>
    <w:p w14:paraId="1498619B" w14:textId="77777777" w:rsidR="001A4CE3" w:rsidRPr="0075263B" w:rsidRDefault="001A4CE3" w:rsidP="00FD4515">
      <w:pPr>
        <w:rPr>
          <w:lang w:val="en-US"/>
        </w:rPr>
      </w:pPr>
    </w:p>
    <w:p w14:paraId="4D98D5BA" w14:textId="77777777" w:rsidR="005F27D0" w:rsidRDefault="001A4CE3" w:rsidP="008114AE">
      <w:pPr>
        <w:rPr>
          <w:lang w:val="en-US"/>
        </w:rPr>
      </w:pPr>
      <w:r>
        <w:rPr>
          <w:lang w:val="en-US"/>
        </w:rPr>
        <w:t>by omitting all the non-essential parts would become simply:</w:t>
      </w:r>
    </w:p>
    <w:p w14:paraId="34E53A98" w14:textId="76CF2BE3" w:rsidR="001A4CE3" w:rsidRDefault="001A4CE3" w:rsidP="008114AE">
      <w:pPr>
        <w:rPr>
          <w:lang w:val="en-US"/>
        </w:rPr>
      </w:pPr>
    </w:p>
    <w:p w14:paraId="5905B767" w14:textId="77777777" w:rsidR="001A4CE3" w:rsidRPr="00517923" w:rsidRDefault="001A4CE3" w:rsidP="00517923">
      <w:pPr>
        <w:ind w:firstLine="284"/>
        <w:rPr>
          <w:rStyle w:val="coding"/>
        </w:rPr>
      </w:pPr>
      <w:r w:rsidRPr="00517923">
        <w:rPr>
          <w:rStyle w:val="coding"/>
        </w:rPr>
        <w:t>DFR  :=  DF1 + DF2</w:t>
      </w:r>
    </w:p>
    <w:p w14:paraId="35299B08" w14:textId="77777777" w:rsidR="005F27D0" w:rsidRDefault="005F27D0" w:rsidP="008114AE"/>
    <w:p w14:paraId="4B59D09F" w14:textId="2D343221" w:rsidR="001A4CE3" w:rsidRDefault="001A4CE3" w:rsidP="008114AE">
      <w:r>
        <w:t xml:space="preserve">The references to the </w:t>
      </w:r>
      <w:r w:rsidRPr="00517923">
        <w:rPr>
          <w:rStyle w:val="ArtefactClass"/>
        </w:rPr>
        <w:t>Codelists</w:t>
      </w:r>
      <w:r>
        <w:t xml:space="preserve"> can be simplified similarly. For example, given the non-abbreviated reference to the </w:t>
      </w:r>
      <w:r w:rsidRPr="00517923">
        <w:rPr>
          <w:rStyle w:val="ArtefactClass"/>
        </w:rPr>
        <w:t>Codelist</w:t>
      </w:r>
      <w:r>
        <w:t xml:space="preserve"> AG:CL_</w:t>
      </w:r>
      <w:proofErr w:type="gramStart"/>
      <w:r w:rsidRPr="003E4A4F">
        <w:t>FREQ(</w:t>
      </w:r>
      <w:proofErr w:type="gramEnd"/>
      <w:r>
        <w:t>1.</w:t>
      </w:r>
      <w:r w:rsidR="005F27D0">
        <w:t>0.</w:t>
      </w:r>
      <w:r>
        <w:t>0), which is</w:t>
      </w:r>
      <w:r>
        <w:rPr>
          <w:rStyle w:val="FootnoteReference"/>
        </w:rPr>
        <w:footnoteReference w:id="19"/>
      </w:r>
      <w:r>
        <w:t>:</w:t>
      </w:r>
    </w:p>
    <w:p w14:paraId="24759DE0" w14:textId="77777777" w:rsidR="005F27D0" w:rsidRDefault="005F27D0" w:rsidP="00FD4515">
      <w:pPr>
        <w:rPr>
          <w:lang w:val="en-US"/>
        </w:rPr>
      </w:pPr>
    </w:p>
    <w:p w14:paraId="4FA5344F" w14:textId="76C952AD" w:rsidR="001A4CE3" w:rsidRPr="00517923" w:rsidRDefault="0085628E" w:rsidP="00FD4515">
      <w:pPr>
        <w:rPr>
          <w:rStyle w:val="coding"/>
        </w:rPr>
      </w:pPr>
      <w:r w:rsidRPr="00517923">
        <w:rPr>
          <w:rStyle w:val="coding"/>
        </w:rPr>
        <w:t>'</w:t>
      </w:r>
      <w:r w:rsidR="001A4CE3" w:rsidRPr="00517923">
        <w:rPr>
          <w:rStyle w:val="coding"/>
        </w:rPr>
        <w:t>urn:sdmx:org.sdmx.infomodel.codelist.Codelist=AG:CL_FREQ(1.0</w:t>
      </w:r>
      <w:r w:rsidR="005F27D0" w:rsidRPr="00517923">
        <w:rPr>
          <w:rStyle w:val="coding"/>
        </w:rPr>
        <w:t>.0</w:t>
      </w:r>
      <w:r w:rsidR="001A4CE3" w:rsidRPr="00517923">
        <w:rPr>
          <w:rStyle w:val="coding"/>
        </w:rPr>
        <w:t>)</w:t>
      </w:r>
      <w:r w:rsidRPr="00517923">
        <w:rPr>
          <w:rStyle w:val="coding"/>
        </w:rPr>
        <w:t>'</w:t>
      </w:r>
    </w:p>
    <w:p w14:paraId="0762A2BB" w14:textId="77777777" w:rsidR="005F27D0" w:rsidRDefault="005F27D0" w:rsidP="008114AE"/>
    <w:p w14:paraId="0FD49EA8" w14:textId="46C1C2DD" w:rsidR="001A4CE3" w:rsidRDefault="001A4CE3" w:rsidP="008114AE">
      <w:r>
        <w:t xml:space="preserve">if the </w:t>
      </w:r>
      <w:r w:rsidRPr="00517923">
        <w:rPr>
          <w:rStyle w:val="ArtefactClass"/>
        </w:rPr>
        <w:t>Codelist</w:t>
      </w:r>
      <w:r>
        <w:t xml:space="preserve"> is referenced from a </w:t>
      </w:r>
      <w:r w:rsidR="005F27D0" w:rsidRPr="00517923">
        <w:rPr>
          <w:rStyle w:val="ArtefactClass"/>
        </w:rPr>
        <w:t>R</w:t>
      </w:r>
      <w:r w:rsidRPr="00517923">
        <w:rPr>
          <w:rStyle w:val="ArtefactClass"/>
        </w:rPr>
        <w:t>uleset</w:t>
      </w:r>
      <w:r w:rsidR="005F27D0" w:rsidRPr="00517923">
        <w:rPr>
          <w:rStyle w:val="ArtefactClass"/>
        </w:rPr>
        <w:t>S</w:t>
      </w:r>
      <w:r w:rsidRPr="00517923">
        <w:rPr>
          <w:rStyle w:val="ArtefactClass"/>
        </w:rPr>
        <w:t>cheme</w:t>
      </w:r>
      <w:r>
        <w:t xml:space="preserve"> belonging to the agency AG, omitting all the optional parts, the abbreviated reference would become simply</w:t>
      </w:r>
      <w:r>
        <w:rPr>
          <w:rStyle w:val="FootnoteReference"/>
        </w:rPr>
        <w:footnoteReference w:id="20"/>
      </w:r>
      <w:r>
        <w:t>:</w:t>
      </w:r>
    </w:p>
    <w:p w14:paraId="69599197" w14:textId="77777777" w:rsidR="005F27D0" w:rsidRDefault="005F27D0" w:rsidP="00FD4515">
      <w:pPr>
        <w:rPr>
          <w:lang w:val="en-US"/>
        </w:rPr>
      </w:pPr>
    </w:p>
    <w:p w14:paraId="6AD75258" w14:textId="572CB646" w:rsidR="001A4CE3" w:rsidRPr="00517923" w:rsidRDefault="001A4CE3" w:rsidP="00517923">
      <w:pPr>
        <w:ind w:firstLine="284"/>
        <w:rPr>
          <w:rStyle w:val="coding"/>
        </w:rPr>
      </w:pPr>
      <w:r w:rsidRPr="00517923">
        <w:rPr>
          <w:rStyle w:val="coding"/>
        </w:rPr>
        <w:t>CL_FREQ</w:t>
      </w:r>
    </w:p>
    <w:p w14:paraId="5FA8704E" w14:textId="77777777" w:rsidR="005F27D0" w:rsidRDefault="005F27D0"/>
    <w:p w14:paraId="617EE677" w14:textId="31411184" w:rsidR="001A4CE3" w:rsidRDefault="001A4CE3">
      <w:r>
        <w:t xml:space="preserve">As for the references to the components, it can be enough to specify the component-Id, given that the </w:t>
      </w:r>
      <w:proofErr w:type="spellStart"/>
      <w:r>
        <w:t>dataStructure</w:t>
      </w:r>
      <w:proofErr w:type="spellEnd"/>
      <w:r>
        <w:t>-Id can be omitted. An example of non-abbreviated reference, if the data structure is DST1 and the component is SECTOR, is the following:</w:t>
      </w:r>
    </w:p>
    <w:p w14:paraId="2849D011" w14:textId="77777777" w:rsidR="005F27D0" w:rsidRDefault="005F27D0"/>
    <w:p w14:paraId="5C5C3DAB" w14:textId="62B9053C" w:rsidR="001A4CE3" w:rsidRPr="00517923" w:rsidRDefault="0085628E" w:rsidP="00517923">
      <w:pPr>
        <w:ind w:firstLine="284"/>
        <w:rPr>
          <w:rStyle w:val="coding"/>
        </w:rPr>
      </w:pPr>
      <w:r w:rsidRPr="00517923">
        <w:rPr>
          <w:rStyle w:val="coding"/>
        </w:rPr>
        <w:t>'</w:t>
      </w:r>
      <w:r w:rsidR="001A4CE3" w:rsidRPr="00517923">
        <w:rPr>
          <w:rStyle w:val="coding"/>
        </w:rPr>
        <w:t>urn:sdmx:org.sdmx.infomodel.datastructure.DataStructure=AG:DST1(1.</w:t>
      </w:r>
      <w:r w:rsidR="008141AF">
        <w:rPr>
          <w:rStyle w:val="coding"/>
        </w:rPr>
        <w:t>0.</w:t>
      </w:r>
      <w:r w:rsidR="001A4CE3" w:rsidRPr="00517923">
        <w:rPr>
          <w:rStyle w:val="coding"/>
        </w:rPr>
        <w:t>0).SECTOR</w:t>
      </w:r>
      <w:r w:rsidRPr="00517923">
        <w:rPr>
          <w:rStyle w:val="coding"/>
        </w:rPr>
        <w:t>'</w:t>
      </w:r>
    </w:p>
    <w:p w14:paraId="356A469F" w14:textId="77777777" w:rsidR="005F27D0" w:rsidRDefault="005F27D0">
      <w:pPr>
        <w:rPr>
          <w:lang w:val="en-US"/>
        </w:rPr>
      </w:pPr>
    </w:p>
    <w:p w14:paraId="59B6AC2D" w14:textId="48F6E50D" w:rsidR="001A4CE3" w:rsidRDefault="001A4CE3">
      <w:pPr>
        <w:rPr>
          <w:lang w:val="en-US"/>
        </w:rPr>
      </w:pPr>
      <w:r>
        <w:rPr>
          <w:lang w:val="en-US"/>
        </w:rPr>
        <w:t xml:space="preserve">The corresponding fully abbreviated reference, if made from a </w:t>
      </w:r>
      <w:r w:rsidR="005F27D0" w:rsidRPr="00517923">
        <w:rPr>
          <w:rStyle w:val="ArtefactClass"/>
        </w:rPr>
        <w:t>T</w:t>
      </w:r>
      <w:r w:rsidRPr="00517923">
        <w:rPr>
          <w:rStyle w:val="ArtefactClass"/>
        </w:rPr>
        <w:t>ransformation</w:t>
      </w:r>
      <w:r w:rsidR="005F27D0" w:rsidRPr="00517923">
        <w:rPr>
          <w:rStyle w:val="ArtefactClass"/>
        </w:rPr>
        <w:t>S</w:t>
      </w:r>
      <w:r w:rsidRPr="00517923">
        <w:rPr>
          <w:rStyle w:val="ArtefactClass"/>
        </w:rPr>
        <w:t>cheme</w:t>
      </w:r>
      <w:r>
        <w:rPr>
          <w:lang w:val="en-US"/>
        </w:rPr>
        <w:t xml:space="preserve"> belonging to AG, would become simply:</w:t>
      </w:r>
    </w:p>
    <w:p w14:paraId="3F7557BE" w14:textId="77777777" w:rsidR="005F27D0" w:rsidRDefault="005F27D0" w:rsidP="00FD4515">
      <w:pPr>
        <w:rPr>
          <w:lang w:val="en-US"/>
        </w:rPr>
      </w:pPr>
    </w:p>
    <w:p w14:paraId="4FF81922" w14:textId="114FDA46" w:rsidR="001A4CE3" w:rsidRPr="003143E5" w:rsidRDefault="001A4CE3" w:rsidP="00517923">
      <w:pPr>
        <w:ind w:firstLine="284"/>
        <w:rPr>
          <w:lang w:val="en-US"/>
        </w:rPr>
      </w:pPr>
      <w:r w:rsidRPr="00517923">
        <w:rPr>
          <w:rStyle w:val="coding"/>
        </w:rPr>
        <w:t>SECTOR</w:t>
      </w:r>
    </w:p>
    <w:p w14:paraId="205819DB" w14:textId="77777777" w:rsidR="005F27D0" w:rsidRDefault="005F27D0"/>
    <w:p w14:paraId="7BE8FE92" w14:textId="0EEBC105" w:rsidR="001A4CE3" w:rsidRDefault="001A4CE3">
      <w:r>
        <w:t xml:space="preserve">For example, the </w:t>
      </w:r>
      <w:r w:rsidR="005F27D0">
        <w:t>T</w:t>
      </w:r>
      <w:r>
        <w:t xml:space="preserve">ransformation for renaming the component SECTOR of the </w:t>
      </w:r>
      <w:r w:rsidR="005F27D0" w:rsidRPr="00517923">
        <w:rPr>
          <w:rStyle w:val="ArtefactClass"/>
        </w:rPr>
        <w:t>D</w:t>
      </w:r>
      <w:r w:rsidRPr="00517923">
        <w:rPr>
          <w:rStyle w:val="ArtefactClass"/>
        </w:rPr>
        <w:t>ataflow</w:t>
      </w:r>
      <w:r>
        <w:t xml:space="preserve"> DF1 into SEC can be written as</w:t>
      </w:r>
      <w:r>
        <w:rPr>
          <w:rStyle w:val="FootnoteReference"/>
        </w:rPr>
        <w:footnoteReference w:id="21"/>
      </w:r>
      <w:r>
        <w:t>:</w:t>
      </w:r>
    </w:p>
    <w:p w14:paraId="75743832" w14:textId="77777777" w:rsidR="005F27D0" w:rsidRDefault="005F27D0" w:rsidP="00FD4515">
      <w:pPr>
        <w:rPr>
          <w:lang w:val="en-US"/>
        </w:rPr>
      </w:pPr>
    </w:p>
    <w:p w14:paraId="347B2359" w14:textId="619B1B17" w:rsidR="001A4CE3" w:rsidRPr="00517923" w:rsidRDefault="0085628E" w:rsidP="00517923">
      <w:pPr>
        <w:ind w:firstLine="284"/>
        <w:rPr>
          <w:rStyle w:val="coding"/>
        </w:rPr>
      </w:pPr>
      <w:r w:rsidRPr="00517923">
        <w:rPr>
          <w:rStyle w:val="coding"/>
        </w:rPr>
        <w:t>'</w:t>
      </w:r>
      <w:r w:rsidR="001A4CE3" w:rsidRPr="00517923">
        <w:rPr>
          <w:rStyle w:val="coding"/>
        </w:rPr>
        <w:t>DFR(1.0</w:t>
      </w:r>
      <w:r w:rsidR="00B37A4C">
        <w:rPr>
          <w:rStyle w:val="coding"/>
        </w:rPr>
        <w:t>.0</w:t>
      </w:r>
      <w:r w:rsidR="001A4CE3" w:rsidRPr="00517923">
        <w:rPr>
          <w:rStyle w:val="coding"/>
        </w:rPr>
        <w:t>)</w:t>
      </w:r>
      <w:r w:rsidRPr="00517923">
        <w:rPr>
          <w:rStyle w:val="coding"/>
        </w:rPr>
        <w:t>'</w:t>
      </w:r>
      <w:r w:rsidR="001A4CE3" w:rsidRPr="00517923">
        <w:rPr>
          <w:rStyle w:val="coding"/>
        </w:rPr>
        <w:t xml:space="preserve"> := </w:t>
      </w:r>
      <w:r w:rsidRPr="00517923">
        <w:rPr>
          <w:rStyle w:val="coding"/>
        </w:rPr>
        <w:t>'</w:t>
      </w:r>
      <w:r w:rsidR="001A4CE3" w:rsidRPr="00517923">
        <w:rPr>
          <w:rStyle w:val="coding"/>
        </w:rPr>
        <w:t>DF1(1.0</w:t>
      </w:r>
      <w:r w:rsidR="00B37A4C">
        <w:rPr>
          <w:rStyle w:val="coding"/>
        </w:rPr>
        <w:t>.0</w:t>
      </w:r>
      <w:r w:rsidR="001A4CE3" w:rsidRPr="00517923">
        <w:rPr>
          <w:rStyle w:val="coding"/>
        </w:rPr>
        <w:t>)</w:t>
      </w:r>
      <w:r w:rsidRPr="00517923">
        <w:rPr>
          <w:rStyle w:val="coding"/>
        </w:rPr>
        <w:t>'</w:t>
      </w:r>
      <w:r w:rsidR="001A4CE3" w:rsidRPr="00517923">
        <w:rPr>
          <w:rStyle w:val="coding"/>
        </w:rPr>
        <w:t xml:space="preserve"> [rename SECTOR to SEC]</w:t>
      </w:r>
    </w:p>
    <w:p w14:paraId="4ED19E18" w14:textId="77777777" w:rsidR="005F27D0" w:rsidRDefault="005F27D0">
      <w:pPr>
        <w:rPr>
          <w:lang w:val="en-US"/>
        </w:rPr>
      </w:pPr>
    </w:p>
    <w:p w14:paraId="7307CDFE" w14:textId="05589F22" w:rsidR="001A4CE3" w:rsidRDefault="001A4CE3">
      <w:pPr>
        <w:rPr>
          <w:rFonts w:ascii="Calibri" w:hAnsi="Calibri" w:cs="Calibri"/>
        </w:rPr>
      </w:pPr>
      <w:r>
        <w:t xml:space="preserve">In the references to the Concepts, which can exist for example in the definition of the VTL Rulesets, at least the </w:t>
      </w:r>
      <w:proofErr w:type="spellStart"/>
      <w:r w:rsidRPr="00732DC3">
        <w:rPr>
          <w:rFonts w:ascii="Courier New" w:hAnsi="Courier New" w:cs="Courier New"/>
        </w:rPr>
        <w:t>conceptScheme</w:t>
      </w:r>
      <w:proofErr w:type="spellEnd"/>
      <w:r w:rsidRPr="00E65ED8">
        <w:rPr>
          <w:rFonts w:ascii="Courier New" w:hAnsi="Courier New" w:cs="Courier New"/>
        </w:rPr>
        <w:t>-id</w:t>
      </w:r>
      <w:r>
        <w:t xml:space="preserve"> and the </w:t>
      </w:r>
      <w:r w:rsidRPr="00732DC3">
        <w:rPr>
          <w:rFonts w:ascii="Courier New" w:hAnsi="Courier New" w:cs="Courier New"/>
        </w:rPr>
        <w:t>concept</w:t>
      </w:r>
      <w:r w:rsidRPr="00E65ED8">
        <w:rPr>
          <w:rFonts w:ascii="Courier New" w:hAnsi="Courier New" w:cs="Courier New"/>
        </w:rPr>
        <w:t>-</w:t>
      </w:r>
      <w:r w:rsidRPr="00732DC3">
        <w:rPr>
          <w:rFonts w:ascii="Courier New" w:hAnsi="Courier New" w:cs="Courier New"/>
        </w:rPr>
        <w:t>id</w:t>
      </w:r>
      <w:r>
        <w:rPr>
          <w:rFonts w:ascii="Courier New" w:hAnsi="Courier New" w:cs="Courier New"/>
        </w:rPr>
        <w:t xml:space="preserve"> </w:t>
      </w:r>
      <w:r w:rsidRPr="009817CB">
        <w:rPr>
          <w:rFonts w:cs="Arial"/>
        </w:rPr>
        <w:t>must be specified.</w:t>
      </w:r>
    </w:p>
    <w:p w14:paraId="35675D87" w14:textId="77777777" w:rsidR="00B37A4C" w:rsidRPr="001A4CE3" w:rsidRDefault="00B37A4C">
      <w:pPr>
        <w:rPr>
          <w:rFonts w:ascii="Calibri" w:hAnsi="Calibri" w:cs="Calibri"/>
        </w:rPr>
      </w:pPr>
    </w:p>
    <w:p w14:paraId="0D76801D" w14:textId="28E3DB7D" w:rsidR="001A4CE3" w:rsidRDefault="001A4CE3">
      <w:r>
        <w:lastRenderedPageBreak/>
        <w:t xml:space="preserve">An example of non-abbreviated reference, if </w:t>
      </w:r>
      <w:r w:rsidRPr="00B37A4C">
        <w:t xml:space="preserve">the </w:t>
      </w:r>
      <w:proofErr w:type="spellStart"/>
      <w:r w:rsidRPr="00E65ED8">
        <w:rPr>
          <w:rFonts w:ascii="Courier New" w:hAnsi="Courier New" w:cs="Courier New"/>
        </w:rPr>
        <w:t>conceptScheme</w:t>
      </w:r>
      <w:proofErr w:type="spellEnd"/>
      <w:r w:rsidRPr="00E65ED8">
        <w:rPr>
          <w:rFonts w:ascii="Courier New" w:hAnsi="Courier New" w:cs="Courier New"/>
        </w:rPr>
        <w:t>-id</w:t>
      </w:r>
      <w:r>
        <w:t xml:space="preserve"> is CS1 and the </w:t>
      </w:r>
      <w:r w:rsidRPr="00732DC3">
        <w:rPr>
          <w:rFonts w:ascii="Courier New" w:hAnsi="Courier New" w:cs="Courier New"/>
        </w:rPr>
        <w:t>concept</w:t>
      </w:r>
      <w:r w:rsidRPr="00E65ED8">
        <w:rPr>
          <w:rFonts w:ascii="Courier New" w:hAnsi="Courier New" w:cs="Courier New"/>
        </w:rPr>
        <w:t>-</w:t>
      </w:r>
      <w:r w:rsidRPr="00732DC3">
        <w:rPr>
          <w:rFonts w:ascii="Courier New" w:hAnsi="Courier New" w:cs="Courier New"/>
        </w:rPr>
        <w:t>id</w:t>
      </w:r>
      <w:r>
        <w:t xml:space="preserve"> is SECTOR, is the following:</w:t>
      </w:r>
    </w:p>
    <w:p w14:paraId="48681484" w14:textId="77777777" w:rsidR="00B37A4C" w:rsidRDefault="00B37A4C"/>
    <w:p w14:paraId="161D8F50" w14:textId="154B2EF6" w:rsidR="001A4CE3" w:rsidRPr="00517923" w:rsidRDefault="0085628E">
      <w:pPr>
        <w:rPr>
          <w:rStyle w:val="coding"/>
        </w:rPr>
      </w:pPr>
      <w:r w:rsidRPr="00517923">
        <w:rPr>
          <w:rStyle w:val="coding"/>
        </w:rPr>
        <w:t>'</w:t>
      </w:r>
      <w:r w:rsidR="001A4CE3" w:rsidRPr="00517923">
        <w:rPr>
          <w:rStyle w:val="coding"/>
        </w:rPr>
        <w:t>urn:sdmx:org.sdmx.infomodel.conceptscheme.Concept=AG:CS1(1.0</w:t>
      </w:r>
      <w:r w:rsidR="007858CB">
        <w:rPr>
          <w:rStyle w:val="coding"/>
        </w:rPr>
        <w:t>.0</w:t>
      </w:r>
      <w:r w:rsidR="001A4CE3" w:rsidRPr="00517923">
        <w:rPr>
          <w:rStyle w:val="coding"/>
        </w:rPr>
        <w:t>).SECTOR</w:t>
      </w:r>
      <w:r w:rsidRPr="00517923">
        <w:rPr>
          <w:rStyle w:val="coding"/>
        </w:rPr>
        <w:t>'</w:t>
      </w:r>
    </w:p>
    <w:p w14:paraId="5056B251" w14:textId="77777777" w:rsidR="00B37A4C" w:rsidRDefault="00B37A4C">
      <w:pPr>
        <w:rPr>
          <w:lang w:val="en-US"/>
        </w:rPr>
      </w:pPr>
    </w:p>
    <w:p w14:paraId="070F9B13" w14:textId="33DD8550" w:rsidR="001A4CE3" w:rsidRDefault="001A4CE3">
      <w:pPr>
        <w:rPr>
          <w:lang w:val="en-US"/>
        </w:rPr>
      </w:pPr>
      <w:r>
        <w:rPr>
          <w:lang w:val="en-US"/>
        </w:rPr>
        <w:t xml:space="preserve">The corresponding fully abbreviated reference, if made from a </w:t>
      </w:r>
      <w:r w:rsidRPr="00517923">
        <w:rPr>
          <w:rStyle w:val="ArtefactClass"/>
        </w:rPr>
        <w:t>RulesetScheme</w:t>
      </w:r>
      <w:r>
        <w:rPr>
          <w:lang w:val="en-US"/>
        </w:rPr>
        <w:t xml:space="preserve"> belonging to AG, would become simply:</w:t>
      </w:r>
    </w:p>
    <w:p w14:paraId="5195254B" w14:textId="77777777" w:rsidR="00B37A4C" w:rsidRDefault="00B37A4C" w:rsidP="00FD4515">
      <w:pPr>
        <w:rPr>
          <w:lang w:val="en-US"/>
        </w:rPr>
      </w:pPr>
    </w:p>
    <w:p w14:paraId="7CBCE56A" w14:textId="65CB3F37" w:rsidR="001A4CE3" w:rsidRPr="00517923" w:rsidRDefault="001A4CE3" w:rsidP="00517923">
      <w:pPr>
        <w:ind w:firstLine="284"/>
        <w:rPr>
          <w:rStyle w:val="coding"/>
        </w:rPr>
      </w:pPr>
      <w:r w:rsidRPr="00517923">
        <w:rPr>
          <w:rStyle w:val="coding"/>
        </w:rPr>
        <w:t>CS1(1.0</w:t>
      </w:r>
      <w:r w:rsidR="007858CB" w:rsidRPr="00517923">
        <w:rPr>
          <w:rStyle w:val="coding"/>
        </w:rPr>
        <w:t>.0</w:t>
      </w:r>
      <w:r w:rsidRPr="00517923">
        <w:rPr>
          <w:rStyle w:val="coding"/>
        </w:rPr>
        <w:t>).SECTOR</w:t>
      </w:r>
    </w:p>
    <w:p w14:paraId="2BDD417A" w14:textId="77777777" w:rsidR="007858CB" w:rsidRDefault="007858CB"/>
    <w:p w14:paraId="75BA1894" w14:textId="54501D1C" w:rsidR="001A4CE3" w:rsidRDefault="001A4CE3">
      <w:r>
        <w:t xml:space="preserve">The Codes and in general all the Values can be written without any other specification, for example, the transformation to check if the values of the measures of the </w:t>
      </w:r>
      <w:r w:rsidR="007858CB" w:rsidRPr="00517923">
        <w:rPr>
          <w:rStyle w:val="ArtefactClass"/>
        </w:rPr>
        <w:t>D</w:t>
      </w:r>
      <w:r w:rsidRPr="00517923">
        <w:rPr>
          <w:rStyle w:val="ArtefactClass"/>
        </w:rPr>
        <w:t>ataflow</w:t>
      </w:r>
      <w:r>
        <w:t xml:space="preserve"> DF1 are between 0 and 25000 can be written like follows:</w:t>
      </w:r>
    </w:p>
    <w:p w14:paraId="25C3E789" w14:textId="77777777" w:rsidR="007858CB" w:rsidRDefault="007858CB" w:rsidP="00FD4515">
      <w:pPr>
        <w:rPr>
          <w:lang w:val="en-US"/>
        </w:rPr>
      </w:pPr>
    </w:p>
    <w:p w14:paraId="7F4DD661" w14:textId="2079AD37" w:rsidR="001A4CE3" w:rsidRPr="00517923" w:rsidRDefault="0085628E" w:rsidP="00517923">
      <w:pPr>
        <w:ind w:firstLine="284"/>
        <w:rPr>
          <w:rStyle w:val="coding"/>
        </w:rPr>
      </w:pPr>
      <w:r w:rsidRPr="00517923">
        <w:rPr>
          <w:rStyle w:val="coding"/>
        </w:rPr>
        <w:t>'</w:t>
      </w:r>
      <w:r w:rsidR="001A4CE3" w:rsidRPr="00517923">
        <w:rPr>
          <w:rStyle w:val="coding"/>
        </w:rPr>
        <w:t>DFR(1.0</w:t>
      </w:r>
      <w:r w:rsidR="007858CB">
        <w:rPr>
          <w:rStyle w:val="coding"/>
        </w:rPr>
        <w:t>.0</w:t>
      </w:r>
      <w:r w:rsidR="001A4CE3" w:rsidRPr="00517923">
        <w:rPr>
          <w:rStyle w:val="coding"/>
        </w:rPr>
        <w:t>)</w:t>
      </w:r>
      <w:r w:rsidRPr="00517923">
        <w:rPr>
          <w:rStyle w:val="coding"/>
        </w:rPr>
        <w:t>'</w:t>
      </w:r>
      <w:r w:rsidR="001A4CE3" w:rsidRPr="00517923">
        <w:rPr>
          <w:rStyle w:val="coding"/>
        </w:rPr>
        <w:t xml:space="preserve"> := between ( </w:t>
      </w:r>
      <w:r w:rsidRPr="00517923">
        <w:rPr>
          <w:rStyle w:val="coding"/>
        </w:rPr>
        <w:t>'</w:t>
      </w:r>
      <w:r w:rsidR="001A4CE3" w:rsidRPr="00517923">
        <w:rPr>
          <w:rStyle w:val="coding"/>
        </w:rPr>
        <w:t>DF1(1.0</w:t>
      </w:r>
      <w:r w:rsidR="007858CB">
        <w:rPr>
          <w:rStyle w:val="coding"/>
        </w:rPr>
        <w:t>.0</w:t>
      </w:r>
      <w:r w:rsidR="001A4CE3" w:rsidRPr="00517923">
        <w:rPr>
          <w:rStyle w:val="coding"/>
        </w:rPr>
        <w:t>)</w:t>
      </w:r>
      <w:r w:rsidRPr="00517923">
        <w:rPr>
          <w:rStyle w:val="coding"/>
        </w:rPr>
        <w:t>'</w:t>
      </w:r>
      <w:r w:rsidR="001A4CE3" w:rsidRPr="00517923">
        <w:rPr>
          <w:rStyle w:val="coding"/>
        </w:rPr>
        <w:t>, 0, 25000 )</w:t>
      </w:r>
    </w:p>
    <w:p w14:paraId="2AB13AFD" w14:textId="77777777" w:rsidR="007858CB" w:rsidRPr="00517923" w:rsidRDefault="007858CB"/>
    <w:p w14:paraId="682647BD" w14:textId="1B6C6770" w:rsidR="001A4CE3" w:rsidRPr="00704F06" w:rsidRDefault="001A4CE3">
      <w:pPr>
        <w:rPr>
          <w:lang w:val="en-US"/>
        </w:rPr>
      </w:pPr>
      <w:r>
        <w:rPr>
          <w:lang w:val="en-US"/>
        </w:rPr>
        <w:t>The artefact (</w:t>
      </w:r>
      <w:r w:rsidR="007858CB" w:rsidRPr="00517923">
        <w:rPr>
          <w:rStyle w:val="ArtefactClass"/>
        </w:rPr>
        <w:t>C</w:t>
      </w:r>
      <w:r w:rsidRPr="00517923">
        <w:rPr>
          <w:rStyle w:val="ArtefactClass"/>
        </w:rPr>
        <w:t>omponent</w:t>
      </w:r>
      <w:r>
        <w:rPr>
          <w:lang w:val="en-US"/>
        </w:rPr>
        <w:t xml:space="preserve">, </w:t>
      </w:r>
      <w:r w:rsidR="007858CB" w:rsidRPr="00517923">
        <w:rPr>
          <w:rStyle w:val="ArtefactClass"/>
        </w:rPr>
        <w:t>C</w:t>
      </w:r>
      <w:r w:rsidRPr="00517923">
        <w:rPr>
          <w:rStyle w:val="ArtefactClass"/>
        </w:rPr>
        <w:t>oncept</w:t>
      </w:r>
      <w:r>
        <w:rPr>
          <w:lang w:val="en-US"/>
        </w:rPr>
        <w:t xml:space="preserve">, </w:t>
      </w:r>
      <w:r w:rsidR="007858CB" w:rsidRPr="00517923">
        <w:rPr>
          <w:rStyle w:val="ArtefactClass"/>
        </w:rPr>
        <w:t>C</w:t>
      </w:r>
      <w:r w:rsidRPr="00517923">
        <w:rPr>
          <w:rStyle w:val="ArtefactClass"/>
        </w:rPr>
        <w:t>odelist</w:t>
      </w:r>
      <w:r>
        <w:rPr>
          <w:lang w:val="en-US"/>
        </w:rPr>
        <w:t xml:space="preserve"> …) which the Values are referred to can be deduced from the context in which the reference is made, taking also into account the VTL syntax. In the</w:t>
      </w:r>
      <w:r w:rsidR="005E1BFE">
        <w:rPr>
          <w:lang w:val="en-US"/>
        </w:rPr>
        <w:t xml:space="preserve"> T</w:t>
      </w:r>
      <w:r>
        <w:rPr>
          <w:lang w:val="en-US"/>
        </w:rPr>
        <w:t>ransformation above, for example, the values 0 and 2500 are compared to the values of the measures of DF1(1.</w:t>
      </w:r>
      <w:r w:rsidR="007858CB">
        <w:rPr>
          <w:lang w:val="en-US"/>
        </w:rPr>
        <w:t>0.</w:t>
      </w:r>
      <w:r>
        <w:rPr>
          <w:lang w:val="en-US"/>
        </w:rPr>
        <w:t>0).</w:t>
      </w:r>
    </w:p>
    <w:p w14:paraId="1F9B0B48" w14:textId="77777777" w:rsidR="001A4CE3" w:rsidRDefault="001A4CE3">
      <w:pPr>
        <w:pStyle w:val="Heading3"/>
      </w:pPr>
      <w:bookmarkStart w:id="2364" w:name="_Toc73460169"/>
      <w:bookmarkStart w:id="2365" w:name="_Toc178073166"/>
      <w:r>
        <w:t>User-defined alias</w:t>
      </w:r>
      <w:bookmarkEnd w:id="2364"/>
      <w:bookmarkEnd w:id="2365"/>
    </w:p>
    <w:p w14:paraId="5D155A67" w14:textId="77777777" w:rsidR="005E1BFE" w:rsidRDefault="001A4CE3">
      <w:r>
        <w:rPr>
          <w:lang w:val="en-US"/>
        </w:rPr>
        <w:t>T</w:t>
      </w:r>
      <w:r>
        <w:t>he third possibility for referencing SDMX artefacts from VTL statements is to use user-defined aliases not related to the SDMX URN of the artefact.</w:t>
      </w:r>
    </w:p>
    <w:p w14:paraId="1A0C9908" w14:textId="28C8E152" w:rsidR="001A4CE3" w:rsidRDefault="001A4CE3"/>
    <w:p w14:paraId="70579382" w14:textId="3D78D204" w:rsidR="001A4CE3" w:rsidRDefault="001A4CE3">
      <w:r>
        <w:t xml:space="preserve">This approach gives preference to the use of symbolic names for the SDMX artefacts. </w:t>
      </w:r>
      <w:proofErr w:type="gramStart"/>
      <w:r>
        <w:t>As a consequence</w:t>
      </w:r>
      <w:proofErr w:type="gramEnd"/>
      <w:r>
        <w:t xml:space="preserve">, in the VTL code the referenced artefacts </w:t>
      </w:r>
      <w:r w:rsidR="005E1BFE">
        <w:t xml:space="preserve">may </w:t>
      </w:r>
      <w:r>
        <w:t xml:space="preserve">become not directly intelligible by a human reader. In any case, the VTL aliases are associated to the SDMX URN through the </w:t>
      </w:r>
      <w:r w:rsidRPr="00517923">
        <w:rPr>
          <w:rStyle w:val="ArtefactClass"/>
        </w:rPr>
        <w:t>VtlMappingScheme</w:t>
      </w:r>
      <w:r>
        <w:t xml:space="preserve"> and </w:t>
      </w:r>
      <w:r w:rsidRPr="00517923">
        <w:rPr>
          <w:rStyle w:val="ArtefactClass"/>
        </w:rPr>
        <w:t>VtlMapping</w:t>
      </w:r>
      <w:r>
        <w:t xml:space="preserve"> classes. These classes provide for structured references to SDMX artefacts whatever kind of reference is used in VTL statements (URN, abbreviated URN or user-defined aliases).</w:t>
      </w:r>
    </w:p>
    <w:p w14:paraId="6AC2C6A1" w14:textId="77777777" w:rsidR="001A4CE3" w:rsidRDefault="001A4CE3">
      <w:pPr>
        <w:pStyle w:val="Heading3"/>
      </w:pPr>
      <w:bookmarkStart w:id="2366" w:name="_Toc73460170"/>
      <w:bookmarkStart w:id="2367" w:name="_Toc178073167"/>
      <w:r>
        <w:t>References to SDMX artefacts from VTL Rulesets</w:t>
      </w:r>
      <w:bookmarkEnd w:id="2366"/>
      <w:bookmarkEnd w:id="2367"/>
    </w:p>
    <w:p w14:paraId="4D4AF79D" w14:textId="15101F9C" w:rsidR="001A4CE3" w:rsidRDefault="001A4CE3">
      <w:r>
        <w:t xml:space="preserve">The VTL Rulesets allow defining sets of reusable </w:t>
      </w:r>
      <w:r w:rsidR="005E1BFE">
        <w:t>R</w:t>
      </w:r>
      <w:r>
        <w:t xml:space="preserve">ules that can be applied by some VTL operators, like the ones for validation and hierarchical roll-up. A </w:t>
      </w:r>
      <w:r w:rsidR="00593C29">
        <w:t>"</w:t>
      </w:r>
      <w:r w:rsidR="005E1BFE">
        <w:t>R</w:t>
      </w:r>
      <w:r>
        <w:t>ule</w:t>
      </w:r>
      <w:r w:rsidR="00593C29">
        <w:t>"</w:t>
      </w:r>
      <w:r>
        <w:t xml:space="preserve"> consists in a relationship between Values belonging to some Value Domains or taken by some Variables, for example: (</w:t>
      </w:r>
      <w:proofErr w:type="spellStart"/>
      <w:r>
        <w:t>i</w:t>
      </w:r>
      <w:proofErr w:type="spellEnd"/>
      <w:r>
        <w:t>) when the Country is USA then the Currency is USD; (ii) the Benelux is composed by Belgium, Luxembourg, Netherlands.</w:t>
      </w:r>
    </w:p>
    <w:p w14:paraId="0D008411" w14:textId="77777777" w:rsidR="005E1BFE" w:rsidRDefault="005E1BFE"/>
    <w:p w14:paraId="4425CCD1" w14:textId="26994F35" w:rsidR="005E1BFE" w:rsidRDefault="001A4CE3">
      <w:r>
        <w:t xml:space="preserve">The VTL Rulesets have a signature, in which the Value Domains or the Variables on which the Ruleset is defined are declared, and a body, which contains the </w:t>
      </w:r>
      <w:r w:rsidR="005E1BFE">
        <w:t>R</w:t>
      </w:r>
      <w:r>
        <w:t>ules.</w:t>
      </w:r>
    </w:p>
    <w:p w14:paraId="500A15CE" w14:textId="62806C2F" w:rsidR="001A4CE3" w:rsidRDefault="001A4CE3"/>
    <w:p w14:paraId="2DF35C86" w14:textId="1CD396D8" w:rsidR="001A4CE3" w:rsidRDefault="001A4CE3">
      <w:r>
        <w:t xml:space="preserve">In the signature, given the mapping between VTL and SDMX better described in the following paragraphs, a reference to a VTL Value Domain becomes a reference to a SDMX </w:t>
      </w:r>
      <w:r w:rsidRPr="00517923">
        <w:rPr>
          <w:rStyle w:val="ArtefactClass"/>
        </w:rPr>
        <w:t>Codelist</w:t>
      </w:r>
      <w:r>
        <w:t xml:space="preserve">, while a reference to a VTL Represented Variable becomes a reference to a SDMX </w:t>
      </w:r>
      <w:r w:rsidRPr="00FD01DF">
        <w:rPr>
          <w:rFonts w:ascii="Courier New" w:hAnsi="Courier New" w:cs="Courier New"/>
        </w:rPr>
        <w:t>Concept</w:t>
      </w:r>
      <w:r>
        <w:t>, assuming for it a definite representation</w:t>
      </w:r>
      <w:r>
        <w:rPr>
          <w:rStyle w:val="FootnoteReference"/>
        </w:rPr>
        <w:footnoteReference w:id="22"/>
      </w:r>
      <w:r>
        <w:t>.</w:t>
      </w:r>
    </w:p>
    <w:p w14:paraId="2139D56D" w14:textId="77777777" w:rsidR="005E1BFE" w:rsidRDefault="005E1BFE"/>
    <w:p w14:paraId="6C314E9A" w14:textId="7C4EAE5D" w:rsidR="001A4CE3" w:rsidRDefault="001A4CE3">
      <w:r>
        <w:lastRenderedPageBreak/>
        <w:t xml:space="preserve">In general, for referencing SDMX </w:t>
      </w:r>
      <w:r w:rsidRPr="00517923">
        <w:rPr>
          <w:rStyle w:val="ArtefactClass"/>
        </w:rPr>
        <w:t>Codelists</w:t>
      </w:r>
      <w:r>
        <w:t xml:space="preserve"> and </w:t>
      </w:r>
      <w:r w:rsidRPr="00517923">
        <w:rPr>
          <w:rStyle w:val="ArtefactClass"/>
        </w:rPr>
        <w:t>Concepts</w:t>
      </w:r>
      <w:r>
        <w:t xml:space="preserve">, the conventions described in the previous paragraphs apply. In the Ruleset syntax, the elements that reference SDMX artefacts are called </w:t>
      </w:r>
      <w:r w:rsidR="00593C29">
        <w:t>"</w:t>
      </w:r>
      <w:proofErr w:type="spellStart"/>
      <w:r>
        <w:t>valueDomain</w:t>
      </w:r>
      <w:proofErr w:type="spellEnd"/>
      <w:r w:rsidR="00593C29">
        <w:t>"</w:t>
      </w:r>
      <w:r>
        <w:t xml:space="preserve"> and </w:t>
      </w:r>
      <w:r w:rsidR="00593C29">
        <w:t>"</w:t>
      </w:r>
      <w:r>
        <w:t>variable</w:t>
      </w:r>
      <w:r w:rsidR="00593C29">
        <w:t>"</w:t>
      </w:r>
      <w:r>
        <w:t xml:space="preserve"> for the Datapoint Rulesets and </w:t>
      </w:r>
      <w:r w:rsidR="00593C29">
        <w:t>"</w:t>
      </w:r>
      <w:proofErr w:type="spellStart"/>
      <w:r>
        <w:t>ruleValueDomain</w:t>
      </w:r>
      <w:proofErr w:type="spellEnd"/>
      <w:r w:rsidR="00593C29">
        <w:t>"</w:t>
      </w:r>
      <w:r>
        <w:t xml:space="preserve">, </w:t>
      </w:r>
      <w:r w:rsidR="00593C29">
        <w:t>"</w:t>
      </w:r>
      <w:proofErr w:type="spellStart"/>
      <w:r>
        <w:t>ruleVariable</w:t>
      </w:r>
      <w:proofErr w:type="spellEnd"/>
      <w:r w:rsidR="00593C29">
        <w:t>"</w:t>
      </w:r>
      <w:r>
        <w:t xml:space="preserve">, </w:t>
      </w:r>
      <w:r w:rsidR="00593C29">
        <w:t>"</w:t>
      </w:r>
      <w:proofErr w:type="spellStart"/>
      <w:r>
        <w:t>condValueDomain</w:t>
      </w:r>
      <w:proofErr w:type="spellEnd"/>
      <w:r w:rsidR="00593C29">
        <w:t>"</w:t>
      </w:r>
      <w:r>
        <w:t xml:space="preserve"> </w:t>
      </w:r>
      <w:r w:rsidR="00593C29">
        <w:t>"</w:t>
      </w:r>
      <w:proofErr w:type="spellStart"/>
      <w:r>
        <w:t>condVariable</w:t>
      </w:r>
      <w:proofErr w:type="spellEnd"/>
      <w:r w:rsidR="00593C29">
        <w:t>"</w:t>
      </w:r>
      <w:r>
        <w:t xml:space="preserve"> for the Hierarchical Rulesets). The syntax of the Ruleset signature allows also to define aliases of the elements above, these aliases are valid only within the specific </w:t>
      </w:r>
      <w:r w:rsidR="005E1BFE">
        <w:t>R</w:t>
      </w:r>
      <w:r>
        <w:t>uleset definition statement and cannot be mapped to SDMX.</w:t>
      </w:r>
      <w:r>
        <w:rPr>
          <w:rStyle w:val="FootnoteReference"/>
        </w:rPr>
        <w:footnoteReference w:id="23"/>
      </w:r>
      <w:r>
        <w:t xml:space="preserve"> </w:t>
      </w:r>
    </w:p>
    <w:p w14:paraId="410B6D11" w14:textId="77777777" w:rsidR="005E1BFE" w:rsidRDefault="005E1BFE"/>
    <w:p w14:paraId="3AA1668D" w14:textId="62BAA106" w:rsidR="001A4CE3" w:rsidRDefault="001A4CE3">
      <w:r>
        <w:t>In the body of the Rulesets, the Codes and in general all the Values can be written without any other specification, because t</w:t>
      </w:r>
      <w:r>
        <w:rPr>
          <w:lang w:val="en-US"/>
        </w:rPr>
        <w:t>he artefact</w:t>
      </w:r>
      <w:r w:rsidR="005E1BFE">
        <w:rPr>
          <w:lang w:val="en-US"/>
        </w:rPr>
        <w:t>,</w:t>
      </w:r>
      <w:r>
        <w:rPr>
          <w:lang w:val="en-US"/>
        </w:rPr>
        <w:t xml:space="preserve"> which the Values are referred (</w:t>
      </w:r>
      <w:r w:rsidRPr="00517923">
        <w:rPr>
          <w:rStyle w:val="ArtefactClass"/>
        </w:rPr>
        <w:t>Codelist</w:t>
      </w:r>
      <w:r>
        <w:rPr>
          <w:lang w:val="en-US"/>
        </w:rPr>
        <w:t xml:space="preserve">, </w:t>
      </w:r>
      <w:r w:rsidRPr="00517923">
        <w:rPr>
          <w:rStyle w:val="ArtefactClass"/>
        </w:rPr>
        <w:t>Concept</w:t>
      </w:r>
      <w:r>
        <w:rPr>
          <w:lang w:val="en-US"/>
        </w:rPr>
        <w:t>) to can be deduced from the Ruleset signature.</w:t>
      </w:r>
    </w:p>
    <w:p w14:paraId="5CE80BC2" w14:textId="77777777" w:rsidR="001A4CE3" w:rsidRDefault="001A4CE3" w:rsidP="004F524E">
      <w:pPr>
        <w:pStyle w:val="Heading2"/>
      </w:pPr>
      <w:bookmarkStart w:id="2368" w:name="_Toc41054388"/>
      <w:bookmarkStart w:id="2369" w:name="_Toc73460171"/>
      <w:bookmarkStart w:id="2370" w:name="_Toc178073168"/>
      <w:bookmarkEnd w:id="2368"/>
      <w:r>
        <w:t>Mapping between SDMX and VTL artefacts</w:t>
      </w:r>
      <w:bookmarkEnd w:id="2369"/>
      <w:bookmarkEnd w:id="2370"/>
    </w:p>
    <w:p w14:paraId="4D17F7D4" w14:textId="77777777" w:rsidR="001A4CE3" w:rsidRPr="009E0BB8" w:rsidRDefault="001A4CE3">
      <w:pPr>
        <w:pStyle w:val="Heading3"/>
      </w:pPr>
      <w:bookmarkStart w:id="2371" w:name="_Toc73460172"/>
      <w:bookmarkStart w:id="2372" w:name="_Toc178073169"/>
      <w:r>
        <w:t>When the mapping occurs</w:t>
      </w:r>
      <w:bookmarkEnd w:id="2371"/>
      <w:bookmarkEnd w:id="2372"/>
    </w:p>
    <w:p w14:paraId="2B8B5E80" w14:textId="2CC055D2" w:rsidR="001A4CE3" w:rsidRDefault="001A4CE3">
      <w:r>
        <w:t xml:space="preserve">The mapping methods between the VTL and SDMX object classes allow transforming a SDMX definition in a VTL one and vice-versa for the </w:t>
      </w:r>
      <w:r>
        <w:rPr>
          <w:rFonts w:cs="Arial"/>
          <w:color w:val="000000"/>
          <w:lang w:val="en-US"/>
        </w:rPr>
        <w:t>artefacts to be manipulated</w:t>
      </w:r>
      <w:r>
        <w:t>.</w:t>
      </w:r>
    </w:p>
    <w:p w14:paraId="1CB53037" w14:textId="0E8C76A6" w:rsidR="001A4CE3" w:rsidRDefault="001A4CE3">
      <w:pPr>
        <w:rPr>
          <w:szCs w:val="22"/>
        </w:rPr>
      </w:pPr>
      <w:r>
        <w:rPr>
          <w:lang w:val="en-US"/>
        </w:rPr>
        <w:t xml:space="preserve">It should be remembered that </w:t>
      </w:r>
      <w:r w:rsidRPr="00E33249">
        <w:rPr>
          <w:lang w:val="en-US"/>
        </w:rPr>
        <w:t xml:space="preserve">VTL </w:t>
      </w:r>
      <w:r>
        <w:rPr>
          <w:lang w:val="en-US"/>
        </w:rPr>
        <w:t xml:space="preserve">programs (i.e. Transformation Schemes) </w:t>
      </w:r>
      <w:r w:rsidRPr="00E33249">
        <w:rPr>
          <w:lang w:val="en-US"/>
        </w:rPr>
        <w:t xml:space="preserve">are </w:t>
      </w:r>
      <w:r>
        <w:rPr>
          <w:lang w:val="en-US"/>
        </w:rPr>
        <w:t xml:space="preserve">represented in SDMX through the </w:t>
      </w:r>
      <w:proofErr w:type="spellStart"/>
      <w:r w:rsidRPr="006568B7">
        <w:rPr>
          <w:rFonts w:ascii="Courier New" w:hAnsi="Courier New" w:cs="Courier New"/>
          <w:lang w:val="en-US"/>
        </w:rPr>
        <w:t>TransformationScheme</w:t>
      </w:r>
      <w:proofErr w:type="spellEnd"/>
      <w:r w:rsidRPr="00E33249">
        <w:rPr>
          <w:lang w:val="en-US"/>
        </w:rPr>
        <w:t xml:space="preserve"> </w:t>
      </w:r>
      <w:r>
        <w:rPr>
          <w:lang w:val="en-US"/>
        </w:rPr>
        <w:t>maintainable</w:t>
      </w:r>
      <w:r w:rsidRPr="00E33249">
        <w:rPr>
          <w:lang w:val="en-US"/>
        </w:rPr>
        <w:t xml:space="preserve"> </w:t>
      </w:r>
      <w:r>
        <w:rPr>
          <w:lang w:val="en-US"/>
        </w:rPr>
        <w:t>class</w:t>
      </w:r>
      <w:r w:rsidRPr="00E33249">
        <w:rPr>
          <w:lang w:val="en-US"/>
        </w:rPr>
        <w:t xml:space="preserve"> which is composed of </w:t>
      </w:r>
      <w:r w:rsidRPr="006568B7">
        <w:rPr>
          <w:rFonts w:ascii="Courier New" w:hAnsi="Courier New" w:cs="Courier New"/>
          <w:lang w:val="en-US"/>
        </w:rPr>
        <w:t>Transformation</w:t>
      </w:r>
      <w:r>
        <w:rPr>
          <w:rFonts w:ascii="Courier New" w:hAnsi="Courier New" w:cs="Courier New"/>
          <w:lang w:val="en-US"/>
        </w:rPr>
        <w:t>s</w:t>
      </w:r>
      <w:r w:rsidRPr="00E33249">
        <w:rPr>
          <w:lang w:val="en-US"/>
        </w:rPr>
        <w:t xml:space="preserve"> </w:t>
      </w:r>
      <w:r>
        <w:rPr>
          <w:lang w:val="en-US"/>
        </w:rPr>
        <w:t>(</w:t>
      </w:r>
      <w:r w:rsidRPr="00E33249">
        <w:rPr>
          <w:lang w:val="en-US"/>
        </w:rPr>
        <w:t>nameable artefacts</w:t>
      </w:r>
      <w:r>
        <w:rPr>
          <w:lang w:val="en-US"/>
        </w:rPr>
        <w:t>)</w:t>
      </w:r>
      <w:r w:rsidRPr="00E33249">
        <w:rPr>
          <w:lang w:val="en-US"/>
        </w:rPr>
        <w:t xml:space="preserve">. Each </w:t>
      </w:r>
      <w:r w:rsidRPr="00B308ED">
        <w:rPr>
          <w:rFonts w:ascii="Courier New" w:hAnsi="Courier New" w:cs="Courier New"/>
          <w:lang w:val="en-US"/>
        </w:rPr>
        <w:t>Transformation</w:t>
      </w:r>
      <w:r w:rsidRPr="00E33249">
        <w:rPr>
          <w:lang w:val="en-US"/>
        </w:rPr>
        <w:t xml:space="preserve"> </w:t>
      </w:r>
      <w:r w:rsidRPr="00B308ED">
        <w:rPr>
          <w:lang w:val="en-US"/>
        </w:rPr>
        <w:t>assigns the outcome of the evaluation of a VTL expression to a result</w:t>
      </w:r>
      <w:r>
        <w:rPr>
          <w:lang w:val="en-US"/>
        </w:rPr>
        <w:t>: the input operands of the expression and the result can be SDMX artefacts.</w:t>
      </w:r>
    </w:p>
    <w:p w14:paraId="6E076E0B" w14:textId="77777777" w:rsidR="001A4CE3" w:rsidRDefault="001A4CE3">
      <w:r>
        <w:t xml:space="preserve">Every time a SDMX object is referenced in a VTL Transformation as an input operand, there is the need to generate a VTL definition of the object, so that the VTL operations can take place. This can be made starting from the SDMX definition and applying a SDMX-VTL mapping method in the direction from SDMX to VTL. The possible mapping methods from SDMX to VTL are described in the following paragraphs and are conceived to allow the automatic deduction of the VTL definition of the object from the knowledge of the SDMX definition.  </w:t>
      </w:r>
    </w:p>
    <w:p w14:paraId="2E158173" w14:textId="77777777" w:rsidR="001A4CE3" w:rsidRDefault="001A4CE3">
      <w:r>
        <w:t xml:space="preserve">In the opposite direction, every time an object calculated by means of VTL must be treated as a SDMX object (for example for exchanging it through SDMX), there is the need of a SDMX definition of the object, so that the SDMX operations can take place.  The SDMX definition is needed for the VTL objects for which a </w:t>
      </w:r>
      <w:r w:rsidRPr="0026489A">
        <w:t>SDMX us</w:t>
      </w:r>
      <w:r>
        <w:t>e</w:t>
      </w:r>
      <w:r w:rsidRPr="0026489A">
        <w:t xml:space="preserve"> is envisaged</w:t>
      </w:r>
      <w:r>
        <w:rPr>
          <w:rStyle w:val="FootnoteReference"/>
        </w:rPr>
        <w:footnoteReference w:id="24"/>
      </w:r>
      <w:r>
        <w:t xml:space="preserve">. </w:t>
      </w:r>
    </w:p>
    <w:p w14:paraId="0A13F086" w14:textId="77777777" w:rsidR="001A4CE3" w:rsidRDefault="001A4CE3"/>
    <w:p w14:paraId="39FEECB1" w14:textId="4673EF29" w:rsidR="001A4CE3" w:rsidRPr="00F242DA" w:rsidRDefault="001A4CE3">
      <w:r>
        <w:t>The mapping methods from VTL to SDMX are described in the following paragraphs as well, however they do not allow the complete SDMX definition to be automatically deduced from the VTL definition, more than all because the former typically contains additional information in respect to the latter.</w:t>
      </w:r>
      <w:r w:rsidRPr="00031E63">
        <w:t xml:space="preserve"> </w:t>
      </w:r>
      <w:r>
        <w:t xml:space="preserve">For example, </w:t>
      </w:r>
      <w:r w:rsidRPr="00031E63">
        <w:rPr>
          <w:lang w:val="en-US"/>
        </w:rPr>
        <w:t xml:space="preserve">the </w:t>
      </w:r>
      <w:r>
        <w:rPr>
          <w:lang w:val="en-US"/>
        </w:rPr>
        <w:t xml:space="preserve">definition of a </w:t>
      </w:r>
      <w:r w:rsidRPr="00031E63">
        <w:rPr>
          <w:lang w:val="en-US"/>
        </w:rPr>
        <w:t xml:space="preserve">SDMX DSD </w:t>
      </w:r>
      <w:r>
        <w:rPr>
          <w:lang w:val="en-US"/>
        </w:rPr>
        <w:t xml:space="preserve">includes also some mandatory information not available in VTL (like </w:t>
      </w:r>
      <w:r w:rsidRPr="00031E63">
        <w:rPr>
          <w:lang w:val="en-US"/>
        </w:rPr>
        <w:t xml:space="preserve">the </w:t>
      </w:r>
      <w:r>
        <w:rPr>
          <w:lang w:val="en-US"/>
        </w:rPr>
        <w:t xml:space="preserve">concept scheme to which the SDMX components refer, the </w:t>
      </w:r>
      <w:r w:rsidR="00FA068E">
        <w:rPr>
          <w:lang w:val="en-US"/>
        </w:rPr>
        <w:t>‘usage’</w:t>
      </w:r>
      <w:r>
        <w:rPr>
          <w:lang w:val="en-US"/>
        </w:rPr>
        <w:t xml:space="preserve"> and </w:t>
      </w:r>
      <w:r w:rsidR="00FA068E">
        <w:rPr>
          <w:lang w:val="en-US"/>
        </w:rPr>
        <w:t>‘</w:t>
      </w:r>
      <w:proofErr w:type="spellStart"/>
      <w:r>
        <w:rPr>
          <w:lang w:val="en-US"/>
        </w:rPr>
        <w:t>attributeRelationship</w:t>
      </w:r>
      <w:proofErr w:type="spellEnd"/>
      <w:r w:rsidR="00FA068E">
        <w:rPr>
          <w:lang w:val="en-US"/>
        </w:rPr>
        <w:t>’</w:t>
      </w:r>
      <w:r w:rsidRPr="00F242DA">
        <w:rPr>
          <w:lang w:val="en-US"/>
        </w:rPr>
        <w:t xml:space="preserve"> </w:t>
      </w:r>
      <w:r>
        <w:rPr>
          <w:lang w:val="en-US"/>
        </w:rPr>
        <w:t xml:space="preserve">for the </w:t>
      </w:r>
      <w:proofErr w:type="spellStart"/>
      <w:r>
        <w:rPr>
          <w:lang w:val="en-US"/>
        </w:rPr>
        <w:t>DataAttributes</w:t>
      </w:r>
      <w:proofErr w:type="spellEnd"/>
      <w:r>
        <w:rPr>
          <w:lang w:val="en-US"/>
        </w:rPr>
        <w:t xml:space="preserve"> and so on). </w:t>
      </w:r>
      <w:proofErr w:type="gramStart"/>
      <w:r>
        <w:rPr>
          <w:lang w:val="en-US"/>
        </w:rPr>
        <w:t>Therefore</w:t>
      </w:r>
      <w:proofErr w:type="gramEnd"/>
      <w:r w:rsidRPr="00F242DA">
        <w:rPr>
          <w:lang w:val="en-US"/>
        </w:rPr>
        <w:t xml:space="preserve"> </w:t>
      </w:r>
      <w:r>
        <w:rPr>
          <w:lang w:val="en-US"/>
        </w:rPr>
        <w:t xml:space="preserve">the mapping methods from VTL to SDMX provide only a general guidance for generating SDMX definitions properly starting from the information available in VTL, independently of how the SDMX definition it is actually generated (manually, automatically or part and part).  </w:t>
      </w:r>
    </w:p>
    <w:p w14:paraId="03CB1BFE" w14:textId="77777777" w:rsidR="001A4CE3" w:rsidRPr="009E0BB8" w:rsidRDefault="001A4CE3">
      <w:pPr>
        <w:pStyle w:val="Heading3"/>
      </w:pPr>
      <w:bookmarkStart w:id="2373" w:name="_Toc73460173"/>
      <w:bookmarkStart w:id="2374" w:name="_Toc178073170"/>
      <w:r>
        <w:lastRenderedPageBreak/>
        <w:t>General m</w:t>
      </w:r>
      <w:r w:rsidRPr="009E0BB8">
        <w:t>apping of VTL and SDMX data structures</w:t>
      </w:r>
      <w:bookmarkEnd w:id="2373"/>
      <w:bookmarkEnd w:id="2374"/>
    </w:p>
    <w:p w14:paraId="21FDA303" w14:textId="5CB97E5C" w:rsidR="001A4CE3" w:rsidRDefault="001A4CE3">
      <w:r>
        <w:t xml:space="preserve">This section </w:t>
      </w:r>
      <w:proofErr w:type="gramStart"/>
      <w:r>
        <w:t xml:space="preserve">makes </w:t>
      </w:r>
      <w:r w:rsidRPr="00737CAC">
        <w:t>reference</w:t>
      </w:r>
      <w:proofErr w:type="gramEnd"/>
      <w:r w:rsidRPr="00737CAC">
        <w:t xml:space="preserve"> to the </w:t>
      </w:r>
      <w:r w:rsidRPr="00977B0D">
        <w:t xml:space="preserve">VTL </w:t>
      </w:r>
      <w:r w:rsidR="00593C29">
        <w:t>"</w:t>
      </w:r>
      <w:r w:rsidRPr="00977B0D">
        <w:t>Model for data and their structure</w:t>
      </w:r>
      <w:r w:rsidR="00593C29">
        <w:t>"</w:t>
      </w:r>
      <w:r>
        <w:rPr>
          <w:rStyle w:val="FootnoteReference"/>
        </w:rPr>
        <w:footnoteReference w:id="25"/>
      </w:r>
      <w:r w:rsidRPr="00737CAC">
        <w:t xml:space="preserve"> and the correspondent S</w:t>
      </w:r>
      <w:r>
        <w:t xml:space="preserve">DMX </w:t>
      </w:r>
      <w:r w:rsidR="00593C29">
        <w:t>"</w:t>
      </w:r>
      <w:r>
        <w:t>Data Structure Definition</w:t>
      </w:r>
      <w:r w:rsidR="00593C29">
        <w:t>"</w:t>
      </w:r>
      <w:r>
        <w:rPr>
          <w:rStyle w:val="FootnoteReference"/>
        </w:rPr>
        <w:footnoteReference w:id="26"/>
      </w:r>
      <w:r>
        <w:t>.</w:t>
      </w:r>
    </w:p>
    <w:p w14:paraId="1A63655C" w14:textId="77777777" w:rsidR="001A4CE3" w:rsidRDefault="001A4CE3">
      <w:r>
        <w:t xml:space="preserve">The main type of artefact that the VTL can manipulate is the VTL Data Set, which in general is mapped to the SDMX </w:t>
      </w:r>
      <w:r w:rsidRPr="00D07558">
        <w:rPr>
          <w:rFonts w:ascii="Courier New" w:hAnsi="Courier New" w:cs="Courier New"/>
          <w:color w:val="000000"/>
          <w:lang w:val="en-US"/>
        </w:rPr>
        <w:t>Dataflow</w:t>
      </w:r>
      <w:r>
        <w:t xml:space="preserve">. This means that a VTL Transformation, in the SDMX context, expresses the algorithm for calculating a derived </w:t>
      </w:r>
      <w:r w:rsidRPr="00D07558">
        <w:rPr>
          <w:rFonts w:ascii="Courier New" w:hAnsi="Courier New" w:cs="Courier New"/>
          <w:color w:val="000000"/>
          <w:lang w:val="en-US"/>
        </w:rPr>
        <w:t>Dataflow</w:t>
      </w:r>
      <w:r>
        <w:t xml:space="preserve"> starting from some already existing </w:t>
      </w:r>
      <w:r w:rsidRPr="00517923">
        <w:rPr>
          <w:rStyle w:val="ArtefactClass"/>
        </w:rPr>
        <w:t>Dataflows</w:t>
      </w:r>
      <w:r>
        <w:t xml:space="preserve"> (either collected or derived).</w:t>
      </w:r>
      <w:r>
        <w:rPr>
          <w:rStyle w:val="FootnoteReference"/>
        </w:rPr>
        <w:footnoteReference w:id="27"/>
      </w:r>
      <w:r>
        <w:t xml:space="preserve"> </w:t>
      </w:r>
    </w:p>
    <w:p w14:paraId="723447E5" w14:textId="1A97109D" w:rsidR="001A4CE3" w:rsidRDefault="001A4CE3">
      <w:pPr>
        <w:rPr>
          <w:rFonts w:cs="Arial"/>
          <w:color w:val="000000"/>
          <w:lang w:val="en-US"/>
        </w:rPr>
      </w:pPr>
      <w:r>
        <w:t xml:space="preserve">While the VTL Transformations are defined in term of </w:t>
      </w:r>
      <w:r w:rsidRPr="00D07558">
        <w:rPr>
          <w:rFonts w:ascii="Courier New" w:hAnsi="Courier New" w:cs="Courier New"/>
          <w:color w:val="000000"/>
          <w:lang w:val="en-US"/>
        </w:rPr>
        <w:t>Dataflow</w:t>
      </w:r>
      <w:r>
        <w:t xml:space="preserve"> definitions, they are assumed to be executed on instances of such </w:t>
      </w:r>
      <w:r w:rsidRPr="00517923">
        <w:rPr>
          <w:rStyle w:val="ArtefactClass"/>
        </w:rPr>
        <w:t>Dataflows</w:t>
      </w:r>
      <w:r>
        <w:t xml:space="preserve">, provided at runtime to the VTL engine (the mechanism for identifying the instances to be processed are not part of the VTL specifications and depend on the implementation of the VTL-based systems).  As already said, </w:t>
      </w:r>
      <w:r w:rsidR="00732CC5">
        <w:t>the</w:t>
      </w:r>
      <w:r>
        <w:rPr>
          <w:rFonts w:cs="Arial"/>
          <w:color w:val="000000"/>
          <w:lang w:val="en-US"/>
        </w:rPr>
        <w:t xml:space="preserve"> SDMX </w:t>
      </w:r>
      <w:r w:rsidRPr="00154E9C">
        <w:rPr>
          <w:rFonts w:ascii="Courier New" w:hAnsi="Courier New" w:cs="Courier New"/>
          <w:color w:val="000000"/>
          <w:lang w:val="en-US"/>
        </w:rPr>
        <w:t>Datasets</w:t>
      </w:r>
      <w:r>
        <w:rPr>
          <w:rFonts w:cs="Arial"/>
          <w:color w:val="000000"/>
          <w:lang w:val="en-US"/>
        </w:rPr>
        <w:t xml:space="preserve"> are instances of SDMX </w:t>
      </w:r>
      <w:r w:rsidRPr="00517923">
        <w:rPr>
          <w:rStyle w:val="ArtefactClass"/>
        </w:rPr>
        <w:t>Dataflows</w:t>
      </w:r>
      <w:r>
        <w:rPr>
          <w:rFonts w:cs="Arial"/>
          <w:color w:val="000000"/>
          <w:lang w:val="en-US"/>
        </w:rPr>
        <w:t xml:space="preserve">, therefore a VTL Transformation defined on some SDMX </w:t>
      </w:r>
      <w:r w:rsidRPr="00517923">
        <w:rPr>
          <w:rStyle w:val="ArtefactClass"/>
        </w:rPr>
        <w:t>Dataflows</w:t>
      </w:r>
      <w:r>
        <w:rPr>
          <w:rFonts w:cs="Arial"/>
          <w:color w:val="000000"/>
          <w:lang w:val="en-US"/>
        </w:rPr>
        <w:t xml:space="preserve"> can be applied on some corresponding SDMX </w:t>
      </w:r>
      <w:r w:rsidRPr="00517923">
        <w:rPr>
          <w:rStyle w:val="ArtefactClass"/>
        </w:rPr>
        <w:t>Datasets</w:t>
      </w:r>
      <w:r>
        <w:rPr>
          <w:rFonts w:cs="Arial"/>
          <w:color w:val="000000"/>
          <w:lang w:val="en-US"/>
        </w:rPr>
        <w:t>.</w:t>
      </w:r>
    </w:p>
    <w:p w14:paraId="72F7567D" w14:textId="77777777" w:rsidR="00732CC5" w:rsidRDefault="00732CC5">
      <w:pPr>
        <w:rPr>
          <w:rFonts w:cs="Arial"/>
          <w:color w:val="000000"/>
          <w:lang w:val="en-US"/>
        </w:rPr>
      </w:pPr>
    </w:p>
    <w:p w14:paraId="5AB71559" w14:textId="0413EC36" w:rsidR="001A4CE3" w:rsidRDefault="001A4CE3">
      <w:r>
        <w:t xml:space="preserve">A VTL Data Set is structured by one and just one Data Structure and a VTL Data Structure can structure any number of Data Sets. Correspondingly, in the SDMX context a SDMX </w:t>
      </w:r>
      <w:r w:rsidRPr="00154E9C">
        <w:rPr>
          <w:rFonts w:ascii="Courier New" w:hAnsi="Courier New" w:cs="Courier New"/>
          <w:color w:val="000000"/>
          <w:lang w:val="en-US"/>
        </w:rPr>
        <w:t>Dataflow</w:t>
      </w:r>
      <w:r>
        <w:t xml:space="preserve"> is structured by one and just one </w:t>
      </w:r>
      <w:r w:rsidRPr="00517923">
        <w:rPr>
          <w:rStyle w:val="ArtefactClass"/>
        </w:rPr>
        <w:t>DataStructureDefinition</w:t>
      </w:r>
      <w:r>
        <w:t xml:space="preserve"> and one </w:t>
      </w:r>
      <w:r w:rsidRPr="00517923">
        <w:rPr>
          <w:rStyle w:val="ArtefactClass"/>
        </w:rPr>
        <w:t>DataStructureDefinition</w:t>
      </w:r>
      <w:r>
        <w:t xml:space="preserve"> can structure any number of </w:t>
      </w:r>
      <w:r w:rsidRPr="00517923">
        <w:rPr>
          <w:rStyle w:val="ArtefactClass"/>
        </w:rPr>
        <w:t>Dataflows</w:t>
      </w:r>
      <w:r>
        <w:t>.</w:t>
      </w:r>
    </w:p>
    <w:p w14:paraId="0B59951C" w14:textId="77777777" w:rsidR="00732CC5" w:rsidRDefault="00732CC5"/>
    <w:p w14:paraId="2CF11623" w14:textId="52C2A0AA" w:rsidR="00732CC5" w:rsidRDefault="001A4CE3">
      <w:r>
        <w:t xml:space="preserve">A VTL Data Set has a Data Structure made of Components, which in turn can be Identifiers, Measures and Attributes. Similarly, a SDMX </w:t>
      </w:r>
      <w:r w:rsidRPr="00517923">
        <w:rPr>
          <w:rStyle w:val="ArtefactClass"/>
        </w:rPr>
        <w:t>DataflowDefinition</w:t>
      </w:r>
      <w:r>
        <w:t xml:space="preserve"> has a </w:t>
      </w:r>
      <w:r w:rsidRPr="00517923">
        <w:rPr>
          <w:rStyle w:val="ArtefactClass"/>
        </w:rPr>
        <w:t>DataStructureDefinition</w:t>
      </w:r>
      <w:r>
        <w:t xml:space="preserve"> made of components that can be </w:t>
      </w:r>
      <w:r w:rsidRPr="00517923">
        <w:rPr>
          <w:rStyle w:val="ArtefactClass"/>
        </w:rPr>
        <w:t>DimensionComponents</w:t>
      </w:r>
      <w:r>
        <w:t xml:space="preserve">, </w:t>
      </w:r>
      <w:r w:rsidRPr="00517923">
        <w:rPr>
          <w:rStyle w:val="ArtefactClass"/>
        </w:rPr>
        <w:t>Measure</w:t>
      </w:r>
      <w:r>
        <w:t xml:space="preserve"> and </w:t>
      </w:r>
      <w:r w:rsidRPr="00517923">
        <w:rPr>
          <w:rStyle w:val="ArtefactClass"/>
        </w:rPr>
        <w:t>DataAttributes</w:t>
      </w:r>
      <w:r>
        <w:t xml:space="preserve">. In turn, a SDMX </w:t>
      </w:r>
      <w:r w:rsidRPr="00517923">
        <w:rPr>
          <w:rStyle w:val="ArtefactClass"/>
        </w:rPr>
        <w:t>DimensionComponent</w:t>
      </w:r>
      <w:r>
        <w:t xml:space="preserve"> can be a </w:t>
      </w:r>
      <w:r w:rsidRPr="00517923">
        <w:rPr>
          <w:rStyle w:val="ArtefactClass"/>
        </w:rPr>
        <w:t>Dimension</w:t>
      </w:r>
      <w:r>
        <w:t xml:space="preserve"> </w:t>
      </w:r>
      <w:r w:rsidR="00B8526B">
        <w:t xml:space="preserve">or </w:t>
      </w:r>
      <w:r>
        <w:t xml:space="preserve">a </w:t>
      </w:r>
      <w:r w:rsidRPr="00517923">
        <w:rPr>
          <w:rStyle w:val="ArtefactClass"/>
        </w:rPr>
        <w:t>TimeDimension</w:t>
      </w:r>
      <w:r>
        <w:t xml:space="preserve">. Correspondingly, in the SDMX implementation of the VTL, the VTL Identifiers can be (optionally) distinguished in </w:t>
      </w:r>
      <w:r w:rsidR="00732CC5">
        <w:t xml:space="preserve">similar </w:t>
      </w:r>
      <w:r>
        <w:t>sub-classes (Simple Identifier, Time Identifier) even if such a distinction is not evidenced in the VTL IM.</w:t>
      </w:r>
    </w:p>
    <w:p w14:paraId="3CBAEC98" w14:textId="0F9A80DD" w:rsidR="001A4CE3" w:rsidRDefault="001A4CE3"/>
    <w:p w14:paraId="3475B0AC" w14:textId="3F85E34E" w:rsidR="001A4CE3" w:rsidRDefault="001A4CE3">
      <w:r>
        <w:t>The</w:t>
      </w:r>
      <w:r w:rsidR="00DB0D4B">
        <w:t xml:space="preserve"> possible </w:t>
      </w:r>
      <w:r>
        <w:t>mapping options are described in more detail in the following sections.</w:t>
      </w:r>
    </w:p>
    <w:p w14:paraId="22079280" w14:textId="77777777" w:rsidR="001A4CE3" w:rsidRPr="009E0BB8" w:rsidRDefault="001A4CE3">
      <w:pPr>
        <w:pStyle w:val="Heading3"/>
      </w:pPr>
      <w:bookmarkStart w:id="2375" w:name="_Toc73460174"/>
      <w:bookmarkStart w:id="2376" w:name="_Toc178073171"/>
      <w:r w:rsidRPr="009E0BB8">
        <w:t xml:space="preserve">Mapping </w:t>
      </w:r>
      <w:r>
        <w:t>from</w:t>
      </w:r>
      <w:r w:rsidRPr="009E0BB8">
        <w:t xml:space="preserve"> SDMX </w:t>
      </w:r>
      <w:r>
        <w:t xml:space="preserve">to VTL </w:t>
      </w:r>
      <w:r w:rsidRPr="009E0BB8">
        <w:t>data structures</w:t>
      </w:r>
      <w:bookmarkEnd w:id="2375"/>
      <w:bookmarkEnd w:id="2376"/>
    </w:p>
    <w:p w14:paraId="178BEE14" w14:textId="77777777" w:rsidR="001A4CE3" w:rsidRPr="009E0BB8" w:rsidRDefault="001A4CE3">
      <w:pPr>
        <w:pStyle w:val="Heading4"/>
      </w:pPr>
      <w:r>
        <w:t xml:space="preserve">Basic </w:t>
      </w:r>
      <w:r w:rsidRPr="009E0BB8">
        <w:t xml:space="preserve">Mapping </w:t>
      </w:r>
    </w:p>
    <w:p w14:paraId="6E3923DE" w14:textId="77777777" w:rsidR="001A4CE3" w:rsidRDefault="001A4CE3">
      <w:r>
        <w:t xml:space="preserve">The main mapping method from SDMX to VTL is called </w:t>
      </w:r>
      <w:r w:rsidRPr="00582A5B">
        <w:rPr>
          <w:b/>
        </w:rPr>
        <w:t xml:space="preserve">Basic </w:t>
      </w:r>
      <w:r w:rsidRPr="00D82A9E">
        <w:t>mapping</w:t>
      </w:r>
      <w:r>
        <w:t>. This is considered as the default mapping method and is applied unless a different method is specified through t</w:t>
      </w:r>
      <w:r w:rsidRPr="0093787D">
        <w:t xml:space="preserve">he </w:t>
      </w:r>
      <w:proofErr w:type="spellStart"/>
      <w:r w:rsidRPr="00695FC0">
        <w:rPr>
          <w:rFonts w:ascii="Courier New" w:hAnsi="Courier New" w:cs="Courier New"/>
        </w:rPr>
        <w:t>VtlMappingScheme</w:t>
      </w:r>
      <w:proofErr w:type="spellEnd"/>
      <w:r w:rsidRPr="0093787D">
        <w:t xml:space="preserve"> and </w:t>
      </w:r>
      <w:proofErr w:type="spellStart"/>
      <w:r w:rsidRPr="00695FC0">
        <w:rPr>
          <w:rFonts w:ascii="Courier New" w:hAnsi="Courier New" w:cs="Courier New"/>
        </w:rPr>
        <w:t>Vtl</w:t>
      </w:r>
      <w:r>
        <w:rPr>
          <w:rFonts w:ascii="Courier New" w:hAnsi="Courier New" w:cs="Courier New"/>
        </w:rPr>
        <w:t>Dataflow</w:t>
      </w:r>
      <w:r w:rsidRPr="00695FC0">
        <w:rPr>
          <w:rFonts w:ascii="Courier New" w:hAnsi="Courier New" w:cs="Courier New"/>
        </w:rPr>
        <w:t>Mapping</w:t>
      </w:r>
      <w:proofErr w:type="spellEnd"/>
      <w:r w:rsidRPr="0093787D">
        <w:t xml:space="preserve"> classes</w:t>
      </w:r>
      <w:r>
        <w:t>.</w:t>
      </w:r>
    </w:p>
    <w:p w14:paraId="2121FB1B" w14:textId="77777777" w:rsidR="001A4CE3" w:rsidRDefault="001A4CE3">
      <w:r>
        <w:t xml:space="preserve">When transforming </w:t>
      </w:r>
      <w:r w:rsidRPr="00D67F64">
        <w:rPr>
          <w:b/>
        </w:rPr>
        <w:t>from SDMX to VTL</w:t>
      </w:r>
      <w:r>
        <w:t xml:space="preserve">, this method consists in leaving the components unchanged and maintaining their names and roles, according to the following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1"/>
        <w:gridCol w:w="4151"/>
      </w:tblGrid>
      <w:tr w:rsidR="001A4CE3" w:rsidRPr="00E31FE5" w14:paraId="2292BEB9" w14:textId="77777777" w:rsidTr="00517923">
        <w:tc>
          <w:tcPr>
            <w:tcW w:w="4151" w:type="dxa"/>
            <w:shd w:val="clear" w:color="auto" w:fill="auto"/>
          </w:tcPr>
          <w:p w14:paraId="2FAAED3D" w14:textId="77777777" w:rsidR="001A4CE3" w:rsidRPr="00517923" w:rsidRDefault="001A4CE3" w:rsidP="00517923">
            <w:pPr>
              <w:jc w:val="center"/>
              <w:rPr>
                <w:b/>
              </w:rPr>
            </w:pPr>
            <w:r w:rsidRPr="00517923">
              <w:rPr>
                <w:b/>
              </w:rPr>
              <w:t>SDMX</w:t>
            </w:r>
          </w:p>
        </w:tc>
        <w:tc>
          <w:tcPr>
            <w:tcW w:w="4151" w:type="dxa"/>
            <w:shd w:val="clear" w:color="auto" w:fill="auto"/>
          </w:tcPr>
          <w:p w14:paraId="4B5BFA00" w14:textId="77777777" w:rsidR="001A4CE3" w:rsidRPr="00517923" w:rsidRDefault="001A4CE3" w:rsidP="00517923">
            <w:pPr>
              <w:jc w:val="center"/>
              <w:rPr>
                <w:b/>
              </w:rPr>
            </w:pPr>
            <w:r w:rsidRPr="00517923">
              <w:rPr>
                <w:b/>
              </w:rPr>
              <w:t>VTL</w:t>
            </w:r>
          </w:p>
        </w:tc>
      </w:tr>
      <w:tr w:rsidR="001A4CE3" w14:paraId="0E9E81FA" w14:textId="77777777" w:rsidTr="00517923">
        <w:tc>
          <w:tcPr>
            <w:tcW w:w="4151" w:type="dxa"/>
            <w:shd w:val="clear" w:color="auto" w:fill="auto"/>
          </w:tcPr>
          <w:p w14:paraId="72AB882F" w14:textId="77777777" w:rsidR="001A4CE3" w:rsidRPr="00F61869" w:rsidRDefault="001A4CE3" w:rsidP="00517923">
            <w:pPr>
              <w:jc w:val="center"/>
            </w:pPr>
            <w:r w:rsidRPr="00517923">
              <w:rPr>
                <w:rStyle w:val="ArtefactClass"/>
              </w:rPr>
              <w:t>Dimension</w:t>
            </w:r>
          </w:p>
        </w:tc>
        <w:tc>
          <w:tcPr>
            <w:tcW w:w="4151" w:type="dxa"/>
            <w:shd w:val="clear" w:color="auto" w:fill="auto"/>
          </w:tcPr>
          <w:p w14:paraId="39947021" w14:textId="77777777" w:rsidR="001A4CE3" w:rsidRDefault="001A4CE3" w:rsidP="00517923">
            <w:pPr>
              <w:jc w:val="center"/>
            </w:pPr>
            <w:r>
              <w:t>(Simple) Identifier</w:t>
            </w:r>
          </w:p>
        </w:tc>
      </w:tr>
      <w:tr w:rsidR="001A4CE3" w14:paraId="7E30F770" w14:textId="77777777" w:rsidTr="00517923">
        <w:tc>
          <w:tcPr>
            <w:tcW w:w="4151" w:type="dxa"/>
            <w:shd w:val="clear" w:color="auto" w:fill="auto"/>
          </w:tcPr>
          <w:p w14:paraId="71ECFB14" w14:textId="0E6DFB7C" w:rsidR="001A4CE3" w:rsidRDefault="001A4CE3" w:rsidP="00517923">
            <w:pPr>
              <w:jc w:val="center"/>
            </w:pPr>
            <w:r w:rsidRPr="00517923">
              <w:rPr>
                <w:rStyle w:val="ArtefactClass"/>
              </w:rPr>
              <w:t>TimeDimension</w:t>
            </w:r>
          </w:p>
        </w:tc>
        <w:tc>
          <w:tcPr>
            <w:tcW w:w="4151" w:type="dxa"/>
            <w:shd w:val="clear" w:color="auto" w:fill="auto"/>
          </w:tcPr>
          <w:p w14:paraId="2B69355D" w14:textId="77777777" w:rsidR="001A4CE3" w:rsidRDefault="001A4CE3" w:rsidP="00517923">
            <w:pPr>
              <w:jc w:val="center"/>
            </w:pPr>
            <w:r>
              <w:t>(Time) Identifier</w:t>
            </w:r>
          </w:p>
        </w:tc>
      </w:tr>
      <w:tr w:rsidR="001A4CE3" w14:paraId="1304FC90" w14:textId="77777777" w:rsidTr="00517923">
        <w:tc>
          <w:tcPr>
            <w:tcW w:w="4151" w:type="dxa"/>
            <w:shd w:val="clear" w:color="auto" w:fill="auto"/>
          </w:tcPr>
          <w:p w14:paraId="37918EE8" w14:textId="65BD4283" w:rsidR="001A4CE3" w:rsidRDefault="001A4CE3" w:rsidP="00517923">
            <w:pPr>
              <w:jc w:val="center"/>
            </w:pPr>
            <w:r w:rsidRPr="00517923">
              <w:rPr>
                <w:rStyle w:val="ArtefactClass"/>
              </w:rPr>
              <w:lastRenderedPageBreak/>
              <w:t>Measure</w:t>
            </w:r>
          </w:p>
        </w:tc>
        <w:tc>
          <w:tcPr>
            <w:tcW w:w="4151" w:type="dxa"/>
            <w:shd w:val="clear" w:color="auto" w:fill="auto"/>
          </w:tcPr>
          <w:p w14:paraId="662420A3" w14:textId="26FC6F65" w:rsidR="001A4CE3" w:rsidRDefault="001A4CE3" w:rsidP="00517923">
            <w:pPr>
              <w:jc w:val="center"/>
            </w:pPr>
            <w:r>
              <w:t>Measure</w:t>
            </w:r>
          </w:p>
        </w:tc>
      </w:tr>
      <w:tr w:rsidR="001A4CE3" w14:paraId="319264F1" w14:textId="77777777" w:rsidTr="00517923">
        <w:tc>
          <w:tcPr>
            <w:tcW w:w="4151" w:type="dxa"/>
            <w:shd w:val="clear" w:color="auto" w:fill="auto"/>
          </w:tcPr>
          <w:p w14:paraId="475D0607" w14:textId="3D4A3AC7" w:rsidR="001A4CE3" w:rsidRDefault="001A4CE3" w:rsidP="00517923">
            <w:pPr>
              <w:jc w:val="center"/>
            </w:pPr>
            <w:r w:rsidRPr="00517923">
              <w:rPr>
                <w:rStyle w:val="ArtefactClass"/>
              </w:rPr>
              <w:t>DataAttribute</w:t>
            </w:r>
          </w:p>
        </w:tc>
        <w:tc>
          <w:tcPr>
            <w:tcW w:w="4151" w:type="dxa"/>
            <w:shd w:val="clear" w:color="auto" w:fill="auto"/>
          </w:tcPr>
          <w:p w14:paraId="56BD271D" w14:textId="77777777" w:rsidR="001A4CE3" w:rsidRDefault="001A4CE3" w:rsidP="00517923">
            <w:pPr>
              <w:jc w:val="center"/>
            </w:pPr>
            <w:r>
              <w:t>Attribute</w:t>
            </w:r>
          </w:p>
        </w:tc>
      </w:tr>
    </w:tbl>
    <w:p w14:paraId="5837507C" w14:textId="77777777" w:rsidR="001A4CE3" w:rsidRDefault="001A4CE3" w:rsidP="00517923">
      <w:pPr>
        <w:jc w:val="center"/>
      </w:pPr>
    </w:p>
    <w:p w14:paraId="6A37B2F4" w14:textId="7897CA58" w:rsidR="001A4CE3" w:rsidRDefault="00E31FE5">
      <w:r>
        <w:t>T</w:t>
      </w:r>
      <w:r w:rsidR="001A4CE3">
        <w:t xml:space="preserve">he SDMX </w:t>
      </w:r>
      <w:r w:rsidR="001A4CE3" w:rsidRPr="00517923">
        <w:rPr>
          <w:rStyle w:val="ArtefactClass"/>
        </w:rPr>
        <w:t>DataAttributes</w:t>
      </w:r>
      <w:r w:rsidR="001A4CE3">
        <w:t xml:space="preserve">, in VTL they are all considered </w:t>
      </w:r>
      <w:r w:rsidR="00593C29">
        <w:t>"</w:t>
      </w:r>
      <w:r w:rsidR="001A4CE3">
        <w:t>at data point / observation level</w:t>
      </w:r>
      <w:r w:rsidR="00593C29">
        <w:t>"</w:t>
      </w:r>
      <w:r w:rsidR="001A4CE3">
        <w:t xml:space="preserve"> (i.e. dependent on all the VTL Identifiers), because VTL does not have the SDMX </w:t>
      </w:r>
      <w:r w:rsidR="001A4CE3" w:rsidRPr="00517923">
        <w:rPr>
          <w:rStyle w:val="ArtefactClass"/>
        </w:rPr>
        <w:t>AttributeRelationships</w:t>
      </w:r>
      <w:r w:rsidR="001A4CE3">
        <w:t xml:space="preserve">, which defines the construct to which the </w:t>
      </w:r>
      <w:r w:rsidR="001A4CE3" w:rsidRPr="00517923">
        <w:rPr>
          <w:rStyle w:val="ArtefactClass"/>
        </w:rPr>
        <w:t>DataAttribute</w:t>
      </w:r>
      <w:r w:rsidR="001A4CE3">
        <w:t xml:space="preserve"> is related (e.g. observation, dimension or set or group of dimensions, whole data set).</w:t>
      </w:r>
    </w:p>
    <w:p w14:paraId="240CCC42" w14:textId="77777777" w:rsidR="00867906" w:rsidRDefault="00867906"/>
    <w:p w14:paraId="75D92257" w14:textId="7836058C" w:rsidR="001A4CE3" w:rsidRDefault="001A4CE3">
      <w:r>
        <w:t>With the Basic mapping, one SDMX observation</w:t>
      </w:r>
      <w:r w:rsidR="00867906">
        <w:rPr>
          <w:rStyle w:val="FootnoteReference"/>
        </w:rPr>
        <w:footnoteReference w:id="28"/>
      </w:r>
      <w:r>
        <w:t xml:space="preserve"> generates one VTL data point. </w:t>
      </w:r>
    </w:p>
    <w:p w14:paraId="26074C6F" w14:textId="77777777" w:rsidR="001A4CE3" w:rsidRPr="009E0BB8" w:rsidRDefault="001A4CE3">
      <w:pPr>
        <w:pStyle w:val="Heading4"/>
      </w:pPr>
      <w:bookmarkStart w:id="2377" w:name="_Ref81565893"/>
      <w:r>
        <w:t xml:space="preserve">Pivot </w:t>
      </w:r>
      <w:r w:rsidRPr="009E0BB8">
        <w:t>Mapping</w:t>
      </w:r>
      <w:bookmarkEnd w:id="2377"/>
      <w:r w:rsidRPr="009E0BB8">
        <w:t xml:space="preserve"> </w:t>
      </w:r>
    </w:p>
    <w:p w14:paraId="4285352A" w14:textId="07FC81F4" w:rsidR="00867906" w:rsidRDefault="001A4CE3">
      <w:r>
        <w:t xml:space="preserve">An alternative mapping method from SDMX to VTL is the </w:t>
      </w:r>
      <w:r>
        <w:rPr>
          <w:b/>
        </w:rPr>
        <w:t>Pivot</w:t>
      </w:r>
      <w:r w:rsidRPr="001D305C">
        <w:rPr>
          <w:b/>
        </w:rPr>
        <w:t xml:space="preserve"> </w:t>
      </w:r>
      <w:r w:rsidRPr="00D82A9E">
        <w:t>mapping,</w:t>
      </w:r>
      <w:r>
        <w:t xml:space="preserve"> which </w:t>
      </w:r>
      <w:r w:rsidR="00867906">
        <w:t xml:space="preserve">makes sense and </w:t>
      </w:r>
      <w:r>
        <w:t xml:space="preserve">is different from the Basic method only for the SDMX data structures that contain a </w:t>
      </w:r>
      <w:r w:rsidRPr="00517923">
        <w:rPr>
          <w:rStyle w:val="ArtefactClass"/>
        </w:rPr>
        <w:t>Dimension</w:t>
      </w:r>
      <w:r w:rsidR="00867906">
        <w:t xml:space="preserve"> that plays the </w:t>
      </w:r>
      <w:r w:rsidR="00867906" w:rsidRPr="00517923">
        <w:rPr>
          <w:rStyle w:val="ArtefactClass"/>
        </w:rPr>
        <w:t>role</w:t>
      </w:r>
      <w:r w:rsidR="00867906">
        <w:t xml:space="preserve"> of measure dimension (like in SDMX 2.1) and just one </w:t>
      </w:r>
      <w:r w:rsidR="00867906" w:rsidRPr="00517923">
        <w:rPr>
          <w:rStyle w:val="ArtefactClass"/>
        </w:rPr>
        <w:t>Measure</w:t>
      </w:r>
      <w:r w:rsidR="00867906">
        <w:t>.</w:t>
      </w:r>
      <w:r>
        <w:t xml:space="preserve"> </w:t>
      </w:r>
      <w:r w:rsidR="00867906">
        <w:t>Through this method, these structures can be</w:t>
      </w:r>
      <w:r>
        <w:t xml:space="preserve"> mapped to multi-measure VTL data structures.</w:t>
      </w:r>
      <w:r w:rsidR="00A356E9">
        <w:t xml:space="preserve"> Besides that, a user may choose to use any </w:t>
      </w:r>
      <w:r w:rsidR="00A356E9" w:rsidRPr="00E65ED8">
        <w:rPr>
          <w:rStyle w:val="ArtefactClass"/>
        </w:rPr>
        <w:t>Dimension</w:t>
      </w:r>
      <w:r w:rsidR="00A356E9">
        <w:t xml:space="preserve"> acting as a list of </w:t>
      </w:r>
      <w:r w:rsidR="00A356E9" w:rsidRPr="00E65ED8">
        <w:rPr>
          <w:rStyle w:val="ArtefactClass"/>
        </w:rPr>
        <w:t>Measures</w:t>
      </w:r>
      <w:r w:rsidR="00A356E9">
        <w:t xml:space="preserve"> (e.g., a </w:t>
      </w:r>
      <w:r w:rsidR="00A356E9" w:rsidRPr="00E65ED8">
        <w:rPr>
          <w:rStyle w:val="ArtefactClass"/>
        </w:rPr>
        <w:t>Dimension</w:t>
      </w:r>
      <w:r w:rsidR="00A356E9">
        <w:t xml:space="preserve"> with indicators), either by considering the “Measure” role of a </w:t>
      </w:r>
      <w:r w:rsidR="00A356E9" w:rsidRPr="00E65ED8">
        <w:rPr>
          <w:rStyle w:val="ArtefactClass"/>
        </w:rPr>
        <w:t>Dimension</w:t>
      </w:r>
      <w:r w:rsidR="00A356E9">
        <w:t xml:space="preserve">, or at will using any coded </w:t>
      </w:r>
      <w:r w:rsidR="00A356E9" w:rsidRPr="00E65ED8">
        <w:rPr>
          <w:rStyle w:val="ArtefactClass"/>
        </w:rPr>
        <w:t>Dimension</w:t>
      </w:r>
      <w:r w:rsidR="00A356E9">
        <w:t>.</w:t>
      </w:r>
      <w:r w:rsidR="002872BE">
        <w:t xml:space="preserve"> Of course, in SDMX 3.0, this can only work when only one </w:t>
      </w:r>
      <w:r w:rsidR="002872BE" w:rsidRPr="00E65ED8">
        <w:rPr>
          <w:rStyle w:val="ArtefactClass"/>
        </w:rPr>
        <w:t>Measure</w:t>
      </w:r>
      <w:r w:rsidR="002872BE">
        <w:t xml:space="preserve"> is defined in the </w:t>
      </w:r>
      <w:r w:rsidR="002872BE" w:rsidRPr="00E65ED8">
        <w:rPr>
          <w:rStyle w:val="ArtefactClass"/>
        </w:rPr>
        <w:t>DSD</w:t>
      </w:r>
      <w:r w:rsidR="002872BE">
        <w:t>.</w:t>
      </w:r>
    </w:p>
    <w:p w14:paraId="75B26321" w14:textId="77777777" w:rsidR="00CA10E9" w:rsidRDefault="00CA10E9"/>
    <w:p w14:paraId="2E405F39" w14:textId="5B099361" w:rsidR="00CA10E9" w:rsidRDefault="00CA10E9" w:rsidP="00CA10E9">
      <w:pPr>
        <w:pStyle w:val="ListParagraph"/>
        <w:ind w:left="0"/>
        <w:rPr>
          <w:szCs w:val="22"/>
        </w:rPr>
      </w:pPr>
      <w:r w:rsidRPr="00B468B3">
        <w:rPr>
          <w:szCs w:val="22"/>
        </w:rPr>
        <w:t xml:space="preserve">In SDMX 2.1 the </w:t>
      </w:r>
      <w:r w:rsidRPr="00517923">
        <w:rPr>
          <w:rStyle w:val="ArtefactClass"/>
        </w:rPr>
        <w:t>MeasureDimension</w:t>
      </w:r>
      <w:r w:rsidRPr="00B468B3">
        <w:rPr>
          <w:szCs w:val="22"/>
        </w:rPr>
        <w:t xml:space="preserve"> was a subclass of </w:t>
      </w:r>
      <w:r w:rsidRPr="00517923">
        <w:rPr>
          <w:rStyle w:val="ArtefactClass"/>
        </w:rPr>
        <w:t>DimensionComponent</w:t>
      </w:r>
      <w:r w:rsidRPr="00B468B3">
        <w:rPr>
          <w:szCs w:val="22"/>
        </w:rPr>
        <w:t xml:space="preserve"> like </w:t>
      </w:r>
      <w:r w:rsidRPr="00517923">
        <w:rPr>
          <w:rStyle w:val="ArtefactClass"/>
        </w:rPr>
        <w:t>Dimension</w:t>
      </w:r>
      <w:r w:rsidRPr="00B468B3">
        <w:rPr>
          <w:szCs w:val="22"/>
        </w:rPr>
        <w:t xml:space="preserve"> and </w:t>
      </w:r>
      <w:r w:rsidRPr="00517923">
        <w:rPr>
          <w:rStyle w:val="ArtefactClass"/>
        </w:rPr>
        <w:t>TimeDimension</w:t>
      </w:r>
      <w:r w:rsidRPr="00B468B3">
        <w:rPr>
          <w:rFonts w:cs="Arial"/>
          <w:szCs w:val="22"/>
        </w:rPr>
        <w:t>. In the current SDMX version, this</w:t>
      </w:r>
      <w:r w:rsidRPr="00B468B3">
        <w:rPr>
          <w:rFonts w:ascii="Courier New" w:hAnsi="Courier New" w:cs="Courier New"/>
          <w:szCs w:val="22"/>
        </w:rPr>
        <w:t xml:space="preserve"> </w:t>
      </w:r>
      <w:r w:rsidRPr="00B468B3">
        <w:rPr>
          <w:szCs w:val="22"/>
        </w:rPr>
        <w:t xml:space="preserve">subclass does not exist anymore, however a </w:t>
      </w:r>
      <w:r w:rsidRPr="00517923">
        <w:rPr>
          <w:rStyle w:val="ArtefactClass"/>
        </w:rPr>
        <w:t>Dimension</w:t>
      </w:r>
      <w:r w:rsidRPr="00B468B3">
        <w:rPr>
          <w:szCs w:val="22"/>
        </w:rPr>
        <w:t xml:space="preserve"> can have the </w:t>
      </w:r>
      <w:r w:rsidRPr="00517923">
        <w:rPr>
          <w:rStyle w:val="ArtefactClass"/>
        </w:rPr>
        <w:t>role</w:t>
      </w:r>
      <w:r w:rsidRPr="00B468B3">
        <w:rPr>
          <w:szCs w:val="22"/>
        </w:rPr>
        <w:t xml:space="preserve"> of measure dimension (i.e. a </w:t>
      </w:r>
      <w:r w:rsidRPr="00B468B3">
        <w:rPr>
          <w:rFonts w:ascii="Courier New" w:hAnsi="Courier New" w:cs="Courier New"/>
          <w:szCs w:val="22"/>
        </w:rPr>
        <w:t>Dimension</w:t>
      </w:r>
      <w:r w:rsidRPr="00B468B3">
        <w:rPr>
          <w:szCs w:val="22"/>
        </w:rPr>
        <w:t xml:space="preserve"> that contribut</w:t>
      </w:r>
      <w:r>
        <w:rPr>
          <w:szCs w:val="22"/>
        </w:rPr>
        <w:t>es to the identification of the measures</w:t>
      </w:r>
      <w:r w:rsidRPr="00B468B3">
        <w:rPr>
          <w:szCs w:val="22"/>
        </w:rPr>
        <w:t xml:space="preserve">). In SDMX 2.1 a </w:t>
      </w:r>
      <w:r w:rsidRPr="00517923">
        <w:rPr>
          <w:rStyle w:val="ArtefactClass"/>
        </w:rPr>
        <w:t>DataStructure</w:t>
      </w:r>
      <w:r w:rsidRPr="00B468B3">
        <w:rPr>
          <w:szCs w:val="22"/>
        </w:rPr>
        <w:t xml:space="preserve"> could have zero or one </w:t>
      </w:r>
      <w:r w:rsidRPr="00517923">
        <w:rPr>
          <w:rStyle w:val="ArtefactClass"/>
        </w:rPr>
        <w:t>MeasureDimensions</w:t>
      </w:r>
      <w:r w:rsidRPr="00B468B3">
        <w:rPr>
          <w:szCs w:val="22"/>
        </w:rPr>
        <w:t xml:space="preserve">, in the current version of the standard, from zero to many </w:t>
      </w:r>
      <w:proofErr w:type="gramStart"/>
      <w:r>
        <w:rPr>
          <w:rFonts w:ascii="Courier New" w:hAnsi="Courier New" w:cs="Courier New"/>
          <w:szCs w:val="22"/>
        </w:rPr>
        <w:t>D</w:t>
      </w:r>
      <w:r w:rsidRPr="00B468B3">
        <w:rPr>
          <w:rFonts w:ascii="Courier New" w:hAnsi="Courier New" w:cs="Courier New"/>
          <w:szCs w:val="22"/>
        </w:rPr>
        <w:t>imension</w:t>
      </w:r>
      <w:proofErr w:type="gramEnd"/>
      <w:r w:rsidRPr="00B468B3">
        <w:rPr>
          <w:szCs w:val="22"/>
        </w:rPr>
        <w:t xml:space="preserve"> may have the </w:t>
      </w:r>
      <w:r w:rsidRPr="00B468B3">
        <w:rPr>
          <w:rFonts w:ascii="Courier New" w:hAnsi="Courier New" w:cs="Courier New"/>
          <w:szCs w:val="22"/>
        </w:rPr>
        <w:t>role</w:t>
      </w:r>
      <w:r w:rsidRPr="00B468B3">
        <w:rPr>
          <w:szCs w:val="22"/>
        </w:rPr>
        <w:t xml:space="preserve"> of measure dimension. Hereinafter a </w:t>
      </w:r>
      <w:r w:rsidRPr="00517923">
        <w:rPr>
          <w:rStyle w:val="ArtefactClass"/>
        </w:rPr>
        <w:t>Dimension</w:t>
      </w:r>
      <w:r w:rsidRPr="00B468B3">
        <w:rPr>
          <w:szCs w:val="22"/>
        </w:rPr>
        <w:t xml:space="preserve"> that plays the </w:t>
      </w:r>
      <w:r w:rsidRPr="00B468B3">
        <w:rPr>
          <w:rFonts w:ascii="Courier New" w:hAnsi="Courier New" w:cs="Courier New"/>
          <w:szCs w:val="22"/>
        </w:rPr>
        <w:t>role</w:t>
      </w:r>
      <w:r w:rsidRPr="00B468B3">
        <w:rPr>
          <w:szCs w:val="22"/>
        </w:rPr>
        <w:t xml:space="preserve"> of </w:t>
      </w:r>
      <w:r w:rsidRPr="00B468B3">
        <w:rPr>
          <w:rFonts w:cs="Arial"/>
          <w:szCs w:val="22"/>
        </w:rPr>
        <w:t xml:space="preserve">measure dimension </w:t>
      </w:r>
      <w:r w:rsidRPr="00B468B3">
        <w:rPr>
          <w:szCs w:val="22"/>
        </w:rPr>
        <w:t>is referenced for simplicity as “</w:t>
      </w:r>
      <w:proofErr w:type="spellStart"/>
      <w:proofErr w:type="gramStart"/>
      <w:r w:rsidRPr="00517923">
        <w:rPr>
          <w:rStyle w:val="ArtefactClass"/>
        </w:rPr>
        <w:t>MeasureDimension</w:t>
      </w:r>
      <w:proofErr w:type="spellEnd"/>
      <w:r w:rsidRPr="00B468B3">
        <w:rPr>
          <w:szCs w:val="22"/>
        </w:rPr>
        <w:t>“</w:t>
      </w:r>
      <w:proofErr w:type="gramEnd"/>
      <w:r w:rsidRPr="00B468B3">
        <w:rPr>
          <w:szCs w:val="22"/>
        </w:rPr>
        <w:t xml:space="preserve">, i.e. maintaining the capital letters and the courier font even if the </w:t>
      </w:r>
      <w:r w:rsidRPr="00517923">
        <w:rPr>
          <w:rStyle w:val="ArtefactClass"/>
        </w:rPr>
        <w:t>MeasureDimension</w:t>
      </w:r>
      <w:r w:rsidRPr="00B468B3">
        <w:rPr>
          <w:szCs w:val="22"/>
        </w:rPr>
        <w:t xml:space="preserve"> is not anymore a class in the SDMX Information Model</w:t>
      </w:r>
      <w:r>
        <w:rPr>
          <w:szCs w:val="22"/>
        </w:rPr>
        <w:t xml:space="preserve"> of the current SDMX version</w:t>
      </w:r>
      <w:r w:rsidRPr="00B468B3">
        <w:rPr>
          <w:szCs w:val="22"/>
        </w:rPr>
        <w:t>.</w:t>
      </w:r>
      <w:r w:rsidRPr="000C2F1B">
        <w:t xml:space="preserve"> </w:t>
      </w:r>
      <w:r>
        <w:t xml:space="preserve">For the sake of simplicity, the description below considers just one </w:t>
      </w:r>
      <w:r w:rsidRPr="00517923">
        <w:rPr>
          <w:rStyle w:val="ArtefactClass"/>
        </w:rPr>
        <w:t>Dimension</w:t>
      </w:r>
      <w:r>
        <w:t xml:space="preserve"> having the </w:t>
      </w:r>
      <w:r w:rsidRPr="00517923">
        <w:rPr>
          <w:rStyle w:val="ArtefactClass"/>
        </w:rPr>
        <w:t>role</w:t>
      </w:r>
      <w:r>
        <w:t xml:space="preserve"> of </w:t>
      </w:r>
      <w:r w:rsidRPr="00517923">
        <w:rPr>
          <w:rStyle w:val="ArtefactClass"/>
        </w:rPr>
        <w:t>MeasureDimension</w:t>
      </w:r>
      <w:r>
        <w:t xml:space="preserve"> (i.e., the more simple and common case). Nevertheless, it maintains its validity also if in the </w:t>
      </w:r>
      <w:r w:rsidRPr="00517923">
        <w:rPr>
          <w:rStyle w:val="ArtefactClass"/>
        </w:rPr>
        <w:t>DataStructure</w:t>
      </w:r>
      <w:r>
        <w:t xml:space="preserve"> there are more dimension with the </w:t>
      </w:r>
      <w:r w:rsidRPr="00517923">
        <w:rPr>
          <w:rStyle w:val="ArtefactClass"/>
        </w:rPr>
        <w:t>role</w:t>
      </w:r>
      <w:r>
        <w:t xml:space="preserve"> of </w:t>
      </w:r>
      <w:r w:rsidRPr="00517923">
        <w:rPr>
          <w:rStyle w:val="ArtefactClass"/>
        </w:rPr>
        <w:t>MeasureDimensions</w:t>
      </w:r>
      <w:r>
        <w:t xml:space="preserve">: in this case what is said about the </w:t>
      </w:r>
      <w:r w:rsidRPr="00517923">
        <w:rPr>
          <w:rStyle w:val="ArtefactClass"/>
        </w:rPr>
        <w:t>MeasureDimension</w:t>
      </w:r>
      <w:r>
        <w:t xml:space="preserve"> must be applied to the combination of all the </w:t>
      </w:r>
      <w:r w:rsidRPr="00517923">
        <w:rPr>
          <w:rStyle w:val="ArtefactClass"/>
        </w:rPr>
        <w:t>MeasureDimensions</w:t>
      </w:r>
      <w:r>
        <w:t xml:space="preserve"> considered as a joint variable</w:t>
      </w:r>
      <w:r>
        <w:rPr>
          <w:rStyle w:val="FootnoteReference"/>
        </w:rPr>
        <w:footnoteReference w:id="29"/>
      </w:r>
      <w:r>
        <w:t>.</w:t>
      </w:r>
    </w:p>
    <w:p w14:paraId="7691D2CA" w14:textId="77777777" w:rsidR="00CA10E9" w:rsidRPr="00B468B3" w:rsidRDefault="00CA10E9" w:rsidP="00CA10E9">
      <w:pPr>
        <w:pStyle w:val="ListParagraph"/>
        <w:ind w:left="0"/>
        <w:rPr>
          <w:szCs w:val="22"/>
        </w:rPr>
      </w:pPr>
    </w:p>
    <w:p w14:paraId="6A852D6A" w14:textId="53507B5B" w:rsidR="00CA10E9" w:rsidRDefault="00CA10E9" w:rsidP="00CA10E9">
      <w:r>
        <w:rPr>
          <w:szCs w:val="22"/>
        </w:rPr>
        <w:t xml:space="preserve">Among other things, the Pivot method provides also backward compatibility with the SDMX 2.1 data structures that contained a </w:t>
      </w:r>
      <w:proofErr w:type="spellStart"/>
      <w:r w:rsidRPr="000C2F1B">
        <w:rPr>
          <w:rFonts w:ascii="Courier New" w:hAnsi="Courier New" w:cs="Courier New"/>
          <w:szCs w:val="22"/>
        </w:rPr>
        <w:t>MeasureDimension</w:t>
      </w:r>
      <w:proofErr w:type="spellEnd"/>
      <w:r>
        <w:rPr>
          <w:szCs w:val="22"/>
        </w:rPr>
        <w:t>.</w:t>
      </w:r>
    </w:p>
    <w:p w14:paraId="010BF64D" w14:textId="48801428" w:rsidR="001A4CE3" w:rsidRDefault="001A4CE3"/>
    <w:p w14:paraId="42F48F63" w14:textId="044977C4" w:rsidR="001A4CE3" w:rsidRDefault="00307393">
      <w:r>
        <w:t>If applied to</w:t>
      </w:r>
      <w:r w:rsidR="001A4CE3">
        <w:t xml:space="preserve"> SDMX structures that do not contain a</w:t>
      </w:r>
      <w:r>
        <w:t>ny</w:t>
      </w:r>
      <w:r w:rsidR="001A4CE3">
        <w:t xml:space="preserve"> </w:t>
      </w:r>
      <w:r w:rsidR="001A4CE3" w:rsidRPr="00517923">
        <w:rPr>
          <w:rStyle w:val="ArtefactClass"/>
        </w:rPr>
        <w:t>MeasureDimension</w:t>
      </w:r>
      <w:r>
        <w:t>, this method behaves l</w:t>
      </w:r>
      <w:r w:rsidR="001A4CE3">
        <w:t>ike the Basic mapping (see the previous paragraph).</w:t>
      </w:r>
    </w:p>
    <w:p w14:paraId="3E13678D" w14:textId="77777777" w:rsidR="00307393" w:rsidRDefault="00307393"/>
    <w:p w14:paraId="0CEEA273" w14:textId="11843BD9" w:rsidR="00307393" w:rsidRDefault="001A4CE3">
      <w:r>
        <w:t xml:space="preserve">The SDMX structures that contain a </w:t>
      </w:r>
      <w:r w:rsidRPr="00517923">
        <w:rPr>
          <w:rStyle w:val="ArtefactClass"/>
        </w:rPr>
        <w:t>MeasureDimension</w:t>
      </w:r>
      <w:r>
        <w:t xml:space="preserve"> are mapped as </w:t>
      </w:r>
      <w:r w:rsidR="00307393">
        <w:t xml:space="preserve">described below </w:t>
      </w:r>
      <w:r>
        <w:t>(this mapping is equivalent to a pivoting operation):</w:t>
      </w:r>
    </w:p>
    <w:p w14:paraId="3B2D9146" w14:textId="18F8BCAA" w:rsidR="001A4CE3" w:rsidRDefault="001A4CE3"/>
    <w:p w14:paraId="5E2AF43C" w14:textId="77777777" w:rsidR="001A4CE3" w:rsidRDefault="001A4CE3" w:rsidP="006C7C73">
      <w:pPr>
        <w:pStyle w:val="ListParagraph"/>
        <w:numPr>
          <w:ilvl w:val="0"/>
          <w:numId w:val="37"/>
        </w:numPr>
      </w:pPr>
      <w:r>
        <w:t xml:space="preserve">A SDMX simple dimension becomes a VTL (simple) identifier and a SDMX </w:t>
      </w:r>
      <w:r w:rsidRPr="00517923">
        <w:rPr>
          <w:rStyle w:val="ArtefactClass"/>
        </w:rPr>
        <w:t>TimeDimension</w:t>
      </w:r>
      <w:r>
        <w:t xml:space="preserve"> becomes a VTL (time) </w:t>
      </w:r>
      <w:proofErr w:type="gramStart"/>
      <w:r>
        <w:t>identifier;</w:t>
      </w:r>
      <w:proofErr w:type="gramEnd"/>
    </w:p>
    <w:p w14:paraId="30E8786A" w14:textId="5BD081EE" w:rsidR="001A4CE3" w:rsidRDefault="001A4CE3" w:rsidP="006C7C73">
      <w:pPr>
        <w:pStyle w:val="ListParagraph"/>
        <w:numPr>
          <w:ilvl w:val="0"/>
          <w:numId w:val="37"/>
        </w:numPr>
      </w:pPr>
      <w:r>
        <w:t xml:space="preserve">Each possible </w:t>
      </w:r>
      <w:r w:rsidRPr="00517923">
        <w:rPr>
          <w:rStyle w:val="ArtefactClass"/>
        </w:rPr>
        <w:t>Co</w:t>
      </w:r>
      <w:r w:rsidR="00307393" w:rsidRPr="00517923">
        <w:rPr>
          <w:rStyle w:val="ArtefactClass"/>
        </w:rPr>
        <w:t>de</w:t>
      </w:r>
      <w:r>
        <w:t xml:space="preserve"> </w:t>
      </w:r>
      <w:proofErr w:type="spellStart"/>
      <w:r>
        <w:t>Cj</w:t>
      </w:r>
      <w:proofErr w:type="spellEnd"/>
      <w:r>
        <w:t xml:space="preserve"> of the SDMX </w:t>
      </w:r>
      <w:r w:rsidRPr="00517923">
        <w:rPr>
          <w:rStyle w:val="ArtefactClass"/>
        </w:rPr>
        <w:t>MeasureDimension</w:t>
      </w:r>
      <w:r>
        <w:t xml:space="preserve"> is mapped to a VTL Measure, having the same name as the SDMX </w:t>
      </w:r>
      <w:r w:rsidRPr="00517923">
        <w:rPr>
          <w:rStyle w:val="ArtefactClass"/>
        </w:rPr>
        <w:t>Co</w:t>
      </w:r>
      <w:r w:rsidR="00307393">
        <w:rPr>
          <w:rStyle w:val="ArtefactClass"/>
        </w:rPr>
        <w:t>d</w:t>
      </w:r>
      <w:r w:rsidRPr="00517923">
        <w:rPr>
          <w:rStyle w:val="ArtefactClass"/>
        </w:rPr>
        <w:t>e</w:t>
      </w:r>
      <w:r>
        <w:t xml:space="preserve"> (i.e. </w:t>
      </w:r>
      <w:proofErr w:type="spellStart"/>
      <w:r>
        <w:t>Cj</w:t>
      </w:r>
      <w:proofErr w:type="spellEnd"/>
      <w:r>
        <w:t xml:space="preserve">); the VTL Measure </w:t>
      </w:r>
      <w:proofErr w:type="spellStart"/>
      <w:r>
        <w:t>Cj</w:t>
      </w:r>
      <w:proofErr w:type="spellEnd"/>
      <w:r>
        <w:t xml:space="preserve"> is a new VTL component even if the SDMX data structure</w:t>
      </w:r>
      <w:r w:rsidRPr="00977B0D">
        <w:t xml:space="preserve"> </w:t>
      </w:r>
      <w:r>
        <w:t xml:space="preserve">has not such a </w:t>
      </w:r>
      <w:proofErr w:type="gramStart"/>
      <w:r w:rsidRPr="00CF41B4">
        <w:rPr>
          <w:rFonts w:ascii="Courier New" w:hAnsi="Courier New" w:cs="Courier New"/>
        </w:rPr>
        <w:t>Component</w:t>
      </w:r>
      <w:r>
        <w:t>;</w:t>
      </w:r>
      <w:proofErr w:type="gramEnd"/>
    </w:p>
    <w:p w14:paraId="61605372" w14:textId="77777777" w:rsidR="001A4CE3" w:rsidRDefault="001A4CE3" w:rsidP="006C7C73">
      <w:pPr>
        <w:pStyle w:val="ListParagraph"/>
        <w:numPr>
          <w:ilvl w:val="0"/>
          <w:numId w:val="37"/>
        </w:numPr>
      </w:pPr>
      <w:r>
        <w:t xml:space="preserve">The SDMX </w:t>
      </w:r>
      <w:r w:rsidRPr="00517923">
        <w:rPr>
          <w:rStyle w:val="ArtefactClass"/>
        </w:rPr>
        <w:t>MeasureDimension</w:t>
      </w:r>
      <w:r>
        <w:t xml:space="preserve"> is not mapped to VTL (it disappears in the VTL Data Structure</w:t>
      </w:r>
      <w:proofErr w:type="gramStart"/>
      <w:r>
        <w:t>);</w:t>
      </w:r>
      <w:proofErr w:type="gramEnd"/>
    </w:p>
    <w:p w14:paraId="476E2D8E" w14:textId="6915735B" w:rsidR="001A4CE3" w:rsidRDefault="001A4CE3" w:rsidP="006C7C73">
      <w:pPr>
        <w:pStyle w:val="ListParagraph"/>
        <w:numPr>
          <w:ilvl w:val="0"/>
          <w:numId w:val="37"/>
        </w:numPr>
      </w:pPr>
      <w:r>
        <w:t xml:space="preserve">The SDMX </w:t>
      </w:r>
      <w:r w:rsidRPr="00517923">
        <w:rPr>
          <w:rStyle w:val="ArtefactClass"/>
        </w:rPr>
        <w:t>Measure</w:t>
      </w:r>
      <w:r>
        <w:t xml:space="preserve"> is not mapped to VTL as well (it disappears in the VTL Data Structure</w:t>
      </w:r>
      <w:proofErr w:type="gramStart"/>
      <w:r>
        <w:t>);</w:t>
      </w:r>
      <w:proofErr w:type="gramEnd"/>
    </w:p>
    <w:p w14:paraId="68D68510" w14:textId="7D01EA33" w:rsidR="001A4CE3" w:rsidRDefault="001A4CE3" w:rsidP="006C7C73">
      <w:pPr>
        <w:pStyle w:val="ListParagraph"/>
        <w:numPr>
          <w:ilvl w:val="0"/>
          <w:numId w:val="37"/>
        </w:numPr>
      </w:pPr>
      <w:r>
        <w:t>A</w:t>
      </w:r>
      <w:r w:rsidR="00307393">
        <w:t>n</w:t>
      </w:r>
      <w:r>
        <w:t xml:space="preserve"> SDMX </w:t>
      </w:r>
      <w:r w:rsidRPr="00517923">
        <w:rPr>
          <w:rStyle w:val="ArtefactClass"/>
        </w:rPr>
        <w:t>DataAttribute</w:t>
      </w:r>
      <w:r>
        <w:t xml:space="preserve"> is mapped in different ways according to its </w:t>
      </w:r>
      <w:r w:rsidRPr="00517923">
        <w:rPr>
          <w:rStyle w:val="ArtefactClass"/>
        </w:rPr>
        <w:t>AttributeRelationship</w:t>
      </w:r>
      <w:r>
        <w:t>:</w:t>
      </w:r>
    </w:p>
    <w:p w14:paraId="08BBA6E9" w14:textId="0A307AFC" w:rsidR="001A4CE3" w:rsidRDefault="001A4CE3" w:rsidP="006C7C73">
      <w:pPr>
        <w:pStyle w:val="ListParagraph"/>
        <w:numPr>
          <w:ilvl w:val="1"/>
          <w:numId w:val="37"/>
        </w:numPr>
      </w:pPr>
      <w:r>
        <w:t xml:space="preserve">If, according to the SDMX </w:t>
      </w:r>
      <w:r w:rsidRPr="00517923">
        <w:rPr>
          <w:rStyle w:val="ArtefactClass"/>
        </w:rPr>
        <w:t>AttributeRelationship</w:t>
      </w:r>
      <w:r>
        <w:t xml:space="preserve">, the values of the </w:t>
      </w:r>
      <w:r w:rsidRPr="00517923">
        <w:rPr>
          <w:rStyle w:val="ArtefactClass"/>
        </w:rPr>
        <w:t>DataAttribute</w:t>
      </w:r>
      <w:r>
        <w:t xml:space="preserve"> do not depend on the values of the </w:t>
      </w:r>
      <w:r w:rsidRPr="00517923">
        <w:rPr>
          <w:rStyle w:val="ArtefactClass"/>
        </w:rPr>
        <w:t>MeasureDimension</w:t>
      </w:r>
      <w:r>
        <w:t xml:space="preserve">, the SDMX </w:t>
      </w:r>
      <w:r w:rsidRPr="00517923">
        <w:rPr>
          <w:rStyle w:val="ArtefactClass"/>
        </w:rPr>
        <w:t>DataAttribute</w:t>
      </w:r>
      <w:r>
        <w:t xml:space="preserve"> becomes a VTL Attribute having the same name. This happens if the </w:t>
      </w:r>
      <w:r w:rsidRPr="00517923">
        <w:rPr>
          <w:rStyle w:val="ArtefactClass"/>
        </w:rPr>
        <w:t>AttributeRelationship</w:t>
      </w:r>
      <w:r>
        <w:t xml:space="preserve"> is not specified (i.e. the </w:t>
      </w:r>
      <w:r w:rsidRPr="00517923">
        <w:rPr>
          <w:rStyle w:val="ArtefactClass"/>
        </w:rPr>
        <w:t>DataAttribute</w:t>
      </w:r>
      <w:r>
        <w:t xml:space="preserve"> does not depend on any </w:t>
      </w:r>
      <w:r w:rsidRPr="00517923">
        <w:rPr>
          <w:rStyle w:val="ArtefactClass"/>
        </w:rPr>
        <w:t>DimensionComponent</w:t>
      </w:r>
      <w:r>
        <w:t xml:space="preserve"> and therefore is at data set level), or if it refers to a set (or a group) of dimensions which does not include the </w:t>
      </w:r>
      <w:proofErr w:type="gramStart"/>
      <w:r w:rsidRPr="00517923">
        <w:rPr>
          <w:rStyle w:val="ArtefactClass"/>
        </w:rPr>
        <w:t>MeasureDimension</w:t>
      </w:r>
      <w:r>
        <w:t>;</w:t>
      </w:r>
      <w:proofErr w:type="gramEnd"/>
    </w:p>
    <w:p w14:paraId="21FEE1EF" w14:textId="27AD6039" w:rsidR="001A4CE3" w:rsidRDefault="001A4CE3" w:rsidP="006C7C73">
      <w:pPr>
        <w:pStyle w:val="ListParagraph"/>
        <w:numPr>
          <w:ilvl w:val="1"/>
          <w:numId w:val="37"/>
        </w:numPr>
      </w:pPr>
      <w:r>
        <w:t>Otherwise</w:t>
      </w:r>
      <w:r w:rsidR="00307393">
        <w:t>,</w:t>
      </w:r>
      <w:r>
        <w:t xml:space="preserve"> if, according to the SDMX </w:t>
      </w:r>
      <w:r w:rsidRPr="00517923">
        <w:rPr>
          <w:rStyle w:val="ArtefactClass"/>
        </w:rPr>
        <w:t>AttributeRelationship</w:t>
      </w:r>
      <w:r>
        <w:t xml:space="preserve">, the values of the </w:t>
      </w:r>
      <w:r w:rsidRPr="00517923">
        <w:rPr>
          <w:rStyle w:val="ArtefactClass"/>
        </w:rPr>
        <w:t>DataAttribute</w:t>
      </w:r>
      <w:r>
        <w:t xml:space="preserve"> depend on the </w:t>
      </w:r>
      <w:r w:rsidRPr="00517923">
        <w:rPr>
          <w:rStyle w:val="ArtefactClass"/>
        </w:rPr>
        <w:t>MeasureDimension</w:t>
      </w:r>
      <w:r>
        <w:t xml:space="preserve">, the SDMX </w:t>
      </w:r>
      <w:r w:rsidRPr="00517923">
        <w:rPr>
          <w:rStyle w:val="ArtefactClass"/>
        </w:rPr>
        <w:t>DataAttribute</w:t>
      </w:r>
      <w:r>
        <w:t xml:space="preserve"> is mapped to one VTL Attribute for each possible </w:t>
      </w:r>
      <w:r w:rsidRPr="00F567DF">
        <w:rPr>
          <w:rFonts w:ascii="Courier New" w:hAnsi="Courier New" w:cs="Courier New"/>
        </w:rPr>
        <w:t>Co</w:t>
      </w:r>
      <w:r w:rsidR="00307393">
        <w:rPr>
          <w:rFonts w:ascii="Courier New" w:hAnsi="Courier New" w:cs="Courier New"/>
        </w:rPr>
        <w:t>de</w:t>
      </w:r>
      <w:r>
        <w:t xml:space="preserve"> of the SDMX </w:t>
      </w:r>
      <w:r w:rsidRPr="00517923">
        <w:rPr>
          <w:rStyle w:val="ArtefactClass"/>
        </w:rPr>
        <w:t>MeasureDimension</w:t>
      </w:r>
      <w:r w:rsidR="00307393">
        <w:rPr>
          <w:rStyle w:val="ArtefactClass"/>
        </w:rPr>
        <w:t>.</w:t>
      </w:r>
      <w:r>
        <w:t xml:space="preserve"> </w:t>
      </w:r>
      <w:r w:rsidR="00307393">
        <w:t>B</w:t>
      </w:r>
      <w:r>
        <w:t xml:space="preserve">y default, the names of the VTL Attributes are obtained by concatenating the name of the SDMX </w:t>
      </w:r>
      <w:r w:rsidRPr="00517923">
        <w:rPr>
          <w:rStyle w:val="ArtefactClass"/>
        </w:rPr>
        <w:t>DataAttribute</w:t>
      </w:r>
      <w:r>
        <w:t xml:space="preserve"> and the names of the correspondent </w:t>
      </w:r>
      <w:r w:rsidRPr="00517923">
        <w:rPr>
          <w:rStyle w:val="ArtefactClass"/>
        </w:rPr>
        <w:t>Co</w:t>
      </w:r>
      <w:r w:rsidR="00307393" w:rsidRPr="00517923">
        <w:rPr>
          <w:rStyle w:val="ArtefactClass"/>
        </w:rPr>
        <w:t>de</w:t>
      </w:r>
      <w:r>
        <w:t xml:space="preserve"> of the </w:t>
      </w:r>
      <w:r w:rsidRPr="00517923">
        <w:rPr>
          <w:rStyle w:val="ArtefactClass"/>
        </w:rPr>
        <w:t>MeasureDimension</w:t>
      </w:r>
      <w:r>
        <w:t xml:space="preserve"> separated by underscore</w:t>
      </w:r>
      <w:r w:rsidR="00307393">
        <w:t>.</w:t>
      </w:r>
      <w:r>
        <w:t xml:space="preserve"> </w:t>
      </w:r>
      <w:r w:rsidR="00307393">
        <w:t>F</w:t>
      </w:r>
      <w:r>
        <w:t xml:space="preserve">or example, if the SDMX </w:t>
      </w:r>
      <w:r w:rsidRPr="00517923">
        <w:rPr>
          <w:rStyle w:val="ArtefactClass"/>
        </w:rPr>
        <w:t>DataAttribute</w:t>
      </w:r>
      <w:r>
        <w:t xml:space="preserve"> is named DA and the possible </w:t>
      </w:r>
      <w:r w:rsidR="00307393" w:rsidRPr="00517923">
        <w:rPr>
          <w:rStyle w:val="ArtefactClass"/>
        </w:rPr>
        <w:t>C</w:t>
      </w:r>
      <w:r w:rsidRPr="00517923">
        <w:rPr>
          <w:rStyle w:val="ArtefactClass"/>
        </w:rPr>
        <w:t>o</w:t>
      </w:r>
      <w:r w:rsidR="00307393" w:rsidRPr="00517923">
        <w:rPr>
          <w:rStyle w:val="ArtefactClass"/>
        </w:rPr>
        <w:t>des</w:t>
      </w:r>
      <w:r>
        <w:t xml:space="preserve"> of the SDMX </w:t>
      </w:r>
      <w:r w:rsidRPr="00517923">
        <w:rPr>
          <w:rStyle w:val="ArtefactClass"/>
        </w:rPr>
        <w:t>MeasureDimension</w:t>
      </w:r>
      <w:r>
        <w:t xml:space="preserve"> are named C1, C2, …, Cn, then the corresponding VTL Attributes will be named DA_C1, DA_C2, …, </w:t>
      </w:r>
      <w:proofErr w:type="spellStart"/>
      <w:r>
        <w:t>DA_Cn</w:t>
      </w:r>
      <w:proofErr w:type="spellEnd"/>
      <w:r>
        <w:t xml:space="preserve"> (if different names are desired, they can be achieved afterwards by renaming the Attributes through VTL operators).</w:t>
      </w:r>
    </w:p>
    <w:p w14:paraId="4A2E4486" w14:textId="3EBAAFFA" w:rsidR="001A4CE3" w:rsidRDefault="001A4CE3" w:rsidP="006C7C73">
      <w:pPr>
        <w:pStyle w:val="ListParagraph"/>
        <w:numPr>
          <w:ilvl w:val="1"/>
          <w:numId w:val="37"/>
        </w:numPr>
      </w:pPr>
      <w:r>
        <w:t xml:space="preserve">Like in the Basic mapping, the resulting VTL Attributes are considered as dependent on all the VTL identifiers (i.e. </w:t>
      </w:r>
      <w:r w:rsidR="00593C29">
        <w:t>"</w:t>
      </w:r>
      <w:r>
        <w:t>at data point / observation level</w:t>
      </w:r>
      <w:r w:rsidR="00593C29">
        <w:t>"</w:t>
      </w:r>
      <w:r>
        <w:t>), because VTL does not have the SDMX notion of Attribute Relationship.</w:t>
      </w:r>
    </w:p>
    <w:p w14:paraId="3D847F49" w14:textId="77777777" w:rsidR="00307393" w:rsidRDefault="00307393"/>
    <w:p w14:paraId="6C079315" w14:textId="66289261" w:rsidR="001A4CE3" w:rsidRDefault="001A4CE3">
      <w:r>
        <w:t xml:space="preserve">The summary mapping table of the </w:t>
      </w:r>
      <w:r w:rsidR="00593C29">
        <w:t>"</w:t>
      </w:r>
      <w:r>
        <w:t>pivot</w:t>
      </w:r>
      <w:r w:rsidR="00593C29">
        <w:t>"</w:t>
      </w:r>
      <w:r>
        <w:t xml:space="preserve"> mapping from SDMX to VTL for the SDMX data structures that contain a </w:t>
      </w:r>
      <w:r w:rsidRPr="00517923">
        <w:rPr>
          <w:rStyle w:val="ArtefactClass"/>
        </w:rPr>
        <w:t>MeasureDimension</w:t>
      </w:r>
      <w:r>
        <w:t xml:space="preserve"> is the following:</w:t>
      </w:r>
    </w:p>
    <w:tbl>
      <w:tblPr>
        <w:tblpPr w:leftFromText="141" w:rightFromText="141" w:vertAnchor="text" w:horzAnchor="margin" w:tblpXSpec="center" w:tblpY="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1"/>
        <w:gridCol w:w="4151"/>
      </w:tblGrid>
      <w:tr w:rsidR="001A4CE3" w:rsidRPr="00307393" w14:paraId="7181C680" w14:textId="77777777" w:rsidTr="00517923">
        <w:tc>
          <w:tcPr>
            <w:tcW w:w="4226" w:type="dxa"/>
            <w:shd w:val="clear" w:color="auto" w:fill="auto"/>
          </w:tcPr>
          <w:p w14:paraId="79A274A0" w14:textId="77777777" w:rsidR="001A4CE3" w:rsidRPr="00517923" w:rsidRDefault="001A4CE3" w:rsidP="00517923">
            <w:pPr>
              <w:jc w:val="center"/>
              <w:rPr>
                <w:b/>
              </w:rPr>
            </w:pPr>
            <w:r w:rsidRPr="00517923">
              <w:rPr>
                <w:b/>
              </w:rPr>
              <w:t>SDMX</w:t>
            </w:r>
          </w:p>
        </w:tc>
        <w:tc>
          <w:tcPr>
            <w:tcW w:w="4226" w:type="dxa"/>
            <w:shd w:val="clear" w:color="auto" w:fill="auto"/>
          </w:tcPr>
          <w:p w14:paraId="686122D2" w14:textId="77777777" w:rsidR="001A4CE3" w:rsidRPr="00517923" w:rsidRDefault="001A4CE3" w:rsidP="00517923">
            <w:pPr>
              <w:jc w:val="center"/>
              <w:rPr>
                <w:b/>
              </w:rPr>
            </w:pPr>
            <w:r w:rsidRPr="00517923">
              <w:rPr>
                <w:b/>
              </w:rPr>
              <w:t>VTL</w:t>
            </w:r>
          </w:p>
        </w:tc>
      </w:tr>
      <w:tr w:rsidR="001A4CE3" w14:paraId="5056675C" w14:textId="77777777" w:rsidTr="00517923">
        <w:tc>
          <w:tcPr>
            <w:tcW w:w="4226" w:type="dxa"/>
            <w:shd w:val="clear" w:color="auto" w:fill="auto"/>
          </w:tcPr>
          <w:p w14:paraId="1AA91224" w14:textId="77777777" w:rsidR="001A4CE3" w:rsidRPr="00F61869" w:rsidRDefault="001A4CE3" w:rsidP="00517923">
            <w:pPr>
              <w:jc w:val="center"/>
            </w:pPr>
            <w:r w:rsidRPr="00517923">
              <w:rPr>
                <w:rStyle w:val="ArtefactClass"/>
              </w:rPr>
              <w:t>Dimension</w:t>
            </w:r>
          </w:p>
        </w:tc>
        <w:tc>
          <w:tcPr>
            <w:tcW w:w="4226" w:type="dxa"/>
            <w:shd w:val="clear" w:color="auto" w:fill="auto"/>
          </w:tcPr>
          <w:p w14:paraId="6329A972" w14:textId="77777777" w:rsidR="001A4CE3" w:rsidRDefault="001A4CE3" w:rsidP="00517923">
            <w:pPr>
              <w:jc w:val="center"/>
            </w:pPr>
            <w:r>
              <w:t>(Simple) Identifier</w:t>
            </w:r>
          </w:p>
        </w:tc>
      </w:tr>
      <w:tr w:rsidR="001A4CE3" w14:paraId="20468C94" w14:textId="77777777" w:rsidTr="00517923">
        <w:tc>
          <w:tcPr>
            <w:tcW w:w="4226" w:type="dxa"/>
            <w:shd w:val="clear" w:color="auto" w:fill="auto"/>
          </w:tcPr>
          <w:p w14:paraId="1DC8124F" w14:textId="77777777" w:rsidR="001A4CE3" w:rsidRDefault="001A4CE3" w:rsidP="00517923">
            <w:pPr>
              <w:jc w:val="center"/>
            </w:pPr>
            <w:r w:rsidRPr="00517923">
              <w:rPr>
                <w:rStyle w:val="ArtefactClass"/>
              </w:rPr>
              <w:t>TimeDimension</w:t>
            </w:r>
          </w:p>
        </w:tc>
        <w:tc>
          <w:tcPr>
            <w:tcW w:w="4226" w:type="dxa"/>
            <w:shd w:val="clear" w:color="auto" w:fill="auto"/>
          </w:tcPr>
          <w:p w14:paraId="1F732B08" w14:textId="77777777" w:rsidR="001A4CE3" w:rsidRDefault="001A4CE3" w:rsidP="00517923">
            <w:pPr>
              <w:jc w:val="center"/>
            </w:pPr>
            <w:r>
              <w:t>(Time) Identifier</w:t>
            </w:r>
          </w:p>
        </w:tc>
      </w:tr>
      <w:tr w:rsidR="001A4CE3" w14:paraId="63226521" w14:textId="77777777" w:rsidTr="00517923">
        <w:trPr>
          <w:trHeight w:val="584"/>
        </w:trPr>
        <w:tc>
          <w:tcPr>
            <w:tcW w:w="4226" w:type="dxa"/>
            <w:shd w:val="clear" w:color="auto" w:fill="auto"/>
          </w:tcPr>
          <w:p w14:paraId="4D8BC5DC" w14:textId="77777777" w:rsidR="001A4CE3" w:rsidRDefault="001A4CE3" w:rsidP="00517923">
            <w:pPr>
              <w:jc w:val="center"/>
            </w:pPr>
            <w:r w:rsidRPr="00517923">
              <w:rPr>
                <w:rStyle w:val="ArtefactClass"/>
              </w:rPr>
              <w:t>MeasureDimension</w:t>
            </w:r>
            <w:r>
              <w:t xml:space="preserve"> &amp;</w:t>
            </w:r>
          </w:p>
          <w:p w14:paraId="06325654" w14:textId="4151418D" w:rsidR="001A4CE3" w:rsidRDefault="00307393" w:rsidP="00517923">
            <w:pPr>
              <w:jc w:val="center"/>
            </w:pPr>
            <w:r>
              <w:t xml:space="preserve">one </w:t>
            </w:r>
            <w:r w:rsidR="001A4CE3" w:rsidRPr="00517923">
              <w:rPr>
                <w:rStyle w:val="ArtefactClass"/>
              </w:rPr>
              <w:t>Measure</w:t>
            </w:r>
          </w:p>
        </w:tc>
        <w:tc>
          <w:tcPr>
            <w:tcW w:w="4226" w:type="dxa"/>
            <w:shd w:val="clear" w:color="auto" w:fill="auto"/>
          </w:tcPr>
          <w:p w14:paraId="542679FB" w14:textId="43B22F2B" w:rsidR="001A4CE3" w:rsidRDefault="001A4CE3" w:rsidP="00517923">
            <w:pPr>
              <w:jc w:val="center"/>
            </w:pPr>
            <w:r>
              <w:t xml:space="preserve">One Measure for each </w:t>
            </w:r>
            <w:r w:rsidR="00307393" w:rsidRPr="00517923">
              <w:rPr>
                <w:rStyle w:val="ArtefactClass"/>
              </w:rPr>
              <w:t>Code</w:t>
            </w:r>
            <w:r w:rsidR="00307393">
              <w:t xml:space="preserve"> </w:t>
            </w:r>
            <w:r>
              <w:t xml:space="preserve">of the SDMX </w:t>
            </w:r>
            <w:r w:rsidRPr="00517923">
              <w:rPr>
                <w:rStyle w:val="ArtefactClass"/>
              </w:rPr>
              <w:t>MeasureDimension</w:t>
            </w:r>
          </w:p>
        </w:tc>
      </w:tr>
      <w:tr w:rsidR="001A4CE3" w14:paraId="4BC33510" w14:textId="77777777" w:rsidTr="00517923">
        <w:tc>
          <w:tcPr>
            <w:tcW w:w="4226" w:type="dxa"/>
            <w:shd w:val="clear" w:color="auto" w:fill="auto"/>
          </w:tcPr>
          <w:p w14:paraId="398E7FC0" w14:textId="77777777" w:rsidR="001A4CE3" w:rsidRDefault="001A4CE3" w:rsidP="00517923">
            <w:pPr>
              <w:jc w:val="center"/>
            </w:pPr>
            <w:r w:rsidRPr="00517923">
              <w:rPr>
                <w:rStyle w:val="ArtefactClass"/>
              </w:rPr>
              <w:lastRenderedPageBreak/>
              <w:t>DataAttribute</w:t>
            </w:r>
            <w:r>
              <w:t xml:space="preserve"> not depending on the </w:t>
            </w:r>
            <w:r w:rsidRPr="00517923">
              <w:rPr>
                <w:rStyle w:val="ArtefactClass"/>
              </w:rPr>
              <w:t>MeasureDimension</w:t>
            </w:r>
          </w:p>
        </w:tc>
        <w:tc>
          <w:tcPr>
            <w:tcW w:w="4226" w:type="dxa"/>
            <w:shd w:val="clear" w:color="auto" w:fill="auto"/>
          </w:tcPr>
          <w:p w14:paraId="2AC7BDA5" w14:textId="77777777" w:rsidR="001A4CE3" w:rsidRDefault="001A4CE3" w:rsidP="00517923">
            <w:pPr>
              <w:jc w:val="center"/>
            </w:pPr>
            <w:r>
              <w:t>Attribute</w:t>
            </w:r>
          </w:p>
        </w:tc>
      </w:tr>
      <w:tr w:rsidR="001A4CE3" w14:paraId="7D9D669E" w14:textId="77777777" w:rsidTr="00517923">
        <w:tc>
          <w:tcPr>
            <w:tcW w:w="4226" w:type="dxa"/>
            <w:shd w:val="clear" w:color="auto" w:fill="auto"/>
          </w:tcPr>
          <w:p w14:paraId="1AD783A7" w14:textId="77777777" w:rsidR="001A4CE3" w:rsidRDefault="001A4CE3" w:rsidP="00517923">
            <w:pPr>
              <w:jc w:val="center"/>
            </w:pPr>
            <w:r w:rsidRPr="00517923">
              <w:rPr>
                <w:rStyle w:val="ArtefactClass"/>
              </w:rPr>
              <w:t>DataAttribute</w:t>
            </w:r>
            <w:r>
              <w:t xml:space="preserve"> depending on the </w:t>
            </w:r>
            <w:r w:rsidRPr="00517923">
              <w:rPr>
                <w:rStyle w:val="ArtefactClass"/>
              </w:rPr>
              <w:t>MeasureDimension</w:t>
            </w:r>
          </w:p>
        </w:tc>
        <w:tc>
          <w:tcPr>
            <w:tcW w:w="4226" w:type="dxa"/>
            <w:shd w:val="clear" w:color="auto" w:fill="auto"/>
          </w:tcPr>
          <w:p w14:paraId="58E2532A" w14:textId="149FF23D" w:rsidR="001A4CE3" w:rsidRDefault="001A4CE3" w:rsidP="00517923">
            <w:pPr>
              <w:jc w:val="center"/>
            </w:pPr>
            <w:r>
              <w:t xml:space="preserve">One Attribute for each </w:t>
            </w:r>
            <w:r w:rsidRPr="00517923">
              <w:rPr>
                <w:rStyle w:val="ArtefactClass"/>
              </w:rPr>
              <w:t>Co</w:t>
            </w:r>
            <w:r w:rsidR="00307393" w:rsidRPr="00517923">
              <w:rPr>
                <w:rStyle w:val="ArtefactClass"/>
              </w:rPr>
              <w:t>de</w:t>
            </w:r>
            <w:r>
              <w:t xml:space="preserve"> of the SDMX </w:t>
            </w:r>
            <w:r w:rsidRPr="00517923">
              <w:rPr>
                <w:rStyle w:val="ArtefactClass"/>
              </w:rPr>
              <w:t>MeasureDimension</w:t>
            </w:r>
          </w:p>
        </w:tc>
      </w:tr>
    </w:tbl>
    <w:p w14:paraId="1A76BEFA" w14:textId="77777777" w:rsidR="001A4CE3" w:rsidRDefault="001A4CE3" w:rsidP="00FD4515"/>
    <w:p w14:paraId="58892ECC" w14:textId="77777777" w:rsidR="001A4CE3" w:rsidRDefault="001A4CE3" w:rsidP="00FD4515">
      <w:r>
        <w:t xml:space="preserve">Using this mapping method, the components of the data structure can change in the conversion from SDMX to VTL and it must be </w:t>
      </w:r>
      <w:proofErr w:type="gramStart"/>
      <w:r>
        <w:t>taken into account</w:t>
      </w:r>
      <w:proofErr w:type="gramEnd"/>
      <w:r>
        <w:t xml:space="preserve"> that the VTL statements can reference only the components of the resulting VTL data structure.</w:t>
      </w:r>
    </w:p>
    <w:p w14:paraId="21D527DF" w14:textId="77777777" w:rsidR="001A4CE3" w:rsidRDefault="001A4CE3" w:rsidP="00FD4515"/>
    <w:p w14:paraId="09674EBC" w14:textId="571CC65B" w:rsidR="001A4CE3" w:rsidRDefault="001A4CE3" w:rsidP="00FD4515">
      <w:r>
        <w:t xml:space="preserve">At observation / data point level, calling </w:t>
      </w:r>
      <w:proofErr w:type="spellStart"/>
      <w:r>
        <w:t>Cj</w:t>
      </w:r>
      <w:proofErr w:type="spellEnd"/>
      <w:r>
        <w:t xml:space="preserve"> (j=1, … n) the </w:t>
      </w:r>
      <w:proofErr w:type="spellStart"/>
      <w:r>
        <w:t>j</w:t>
      </w:r>
      <w:r w:rsidRPr="00B0291E">
        <w:rPr>
          <w:vertAlign w:val="superscript"/>
        </w:rPr>
        <w:t>th</w:t>
      </w:r>
      <w:proofErr w:type="spellEnd"/>
      <w:r>
        <w:t xml:space="preserve"> </w:t>
      </w:r>
      <w:r w:rsidRPr="00517923">
        <w:rPr>
          <w:rStyle w:val="ArtefactClass"/>
        </w:rPr>
        <w:t>Co</w:t>
      </w:r>
      <w:r w:rsidR="00392337" w:rsidRPr="00517923">
        <w:rPr>
          <w:rStyle w:val="ArtefactClass"/>
        </w:rPr>
        <w:t>de</w:t>
      </w:r>
      <w:r>
        <w:t xml:space="preserve"> of the </w:t>
      </w:r>
      <w:r w:rsidRPr="00517923">
        <w:rPr>
          <w:rStyle w:val="ArtefactClass"/>
        </w:rPr>
        <w:t>MeasureDimension</w:t>
      </w:r>
      <w:r>
        <w:t>:</w:t>
      </w:r>
    </w:p>
    <w:p w14:paraId="212C2657" w14:textId="77777777" w:rsidR="00392337" w:rsidRDefault="00392337" w:rsidP="00FD4515"/>
    <w:p w14:paraId="5B444907" w14:textId="05F273BE" w:rsidR="001A4CE3" w:rsidRDefault="001A4CE3" w:rsidP="006C7C73">
      <w:pPr>
        <w:pStyle w:val="ListParagraph"/>
        <w:numPr>
          <w:ilvl w:val="0"/>
          <w:numId w:val="37"/>
        </w:numPr>
      </w:pPr>
      <w:r>
        <w:t xml:space="preserve">The set of SDMX observations having the same values for all the Dimensions except than the </w:t>
      </w:r>
      <w:r w:rsidRPr="00517923">
        <w:rPr>
          <w:rStyle w:val="ArtefactClass"/>
        </w:rPr>
        <w:t>MeasureDimension</w:t>
      </w:r>
      <w:r>
        <w:t xml:space="preserve"> become one multi-measure VTL Data Point, having one Measure for each </w:t>
      </w:r>
      <w:r w:rsidRPr="00517923">
        <w:rPr>
          <w:rStyle w:val="ArtefactClass"/>
        </w:rPr>
        <w:t>Co</w:t>
      </w:r>
      <w:r w:rsidR="00392337" w:rsidRPr="00517923">
        <w:rPr>
          <w:rStyle w:val="ArtefactClass"/>
        </w:rPr>
        <w:t>de</w:t>
      </w:r>
      <w:r>
        <w:t xml:space="preserve"> </w:t>
      </w:r>
      <w:proofErr w:type="spellStart"/>
      <w:r>
        <w:t>Cj</w:t>
      </w:r>
      <w:proofErr w:type="spellEnd"/>
      <w:r>
        <w:t xml:space="preserve"> of the SDMX </w:t>
      </w:r>
      <w:proofErr w:type="gramStart"/>
      <w:r w:rsidRPr="00517923">
        <w:rPr>
          <w:rStyle w:val="ArtefactClass"/>
        </w:rPr>
        <w:t>MeasureDimension</w:t>
      </w:r>
      <w:r>
        <w:t>;</w:t>
      </w:r>
      <w:proofErr w:type="gramEnd"/>
    </w:p>
    <w:p w14:paraId="65B27D5D" w14:textId="77777777" w:rsidR="001A4CE3" w:rsidRDefault="001A4CE3" w:rsidP="006C7C73">
      <w:pPr>
        <w:pStyle w:val="ListParagraph"/>
        <w:numPr>
          <w:ilvl w:val="0"/>
          <w:numId w:val="37"/>
        </w:numPr>
      </w:pPr>
      <w:r>
        <w:t xml:space="preserve">The values of the SDMX simple </w:t>
      </w:r>
      <w:r w:rsidRPr="00517923">
        <w:rPr>
          <w:rStyle w:val="ArtefactClass"/>
        </w:rPr>
        <w:t>Dimensions</w:t>
      </w:r>
      <w:r>
        <w:t xml:space="preserve">, </w:t>
      </w:r>
      <w:r w:rsidRPr="00517923">
        <w:rPr>
          <w:rStyle w:val="ArtefactClass"/>
        </w:rPr>
        <w:t>TimeDimension</w:t>
      </w:r>
      <w:r>
        <w:t xml:space="preserve"> and </w:t>
      </w:r>
      <w:r w:rsidRPr="00517923">
        <w:rPr>
          <w:rStyle w:val="ArtefactClass"/>
        </w:rPr>
        <w:t>DataAttributes</w:t>
      </w:r>
      <w:r>
        <w:t xml:space="preserve"> not depending on the </w:t>
      </w:r>
      <w:r w:rsidRPr="00517923">
        <w:rPr>
          <w:rStyle w:val="ArtefactClass"/>
        </w:rPr>
        <w:t>MeasureDimension</w:t>
      </w:r>
      <w:r>
        <w:t xml:space="preserve"> (these components </w:t>
      </w:r>
      <w:proofErr w:type="gramStart"/>
      <w:r>
        <w:t>by definition have</w:t>
      </w:r>
      <w:proofErr w:type="gramEnd"/>
      <w:r>
        <w:t xml:space="preserve"> always the same values for all the observations of the set above) become the values of the corresponding VTL (simple) Identifiers, (time) Identifier and Attributes.</w:t>
      </w:r>
    </w:p>
    <w:p w14:paraId="0B80413D" w14:textId="414EFBF7" w:rsidR="001A4CE3" w:rsidRDefault="001A4CE3" w:rsidP="006C7C73">
      <w:pPr>
        <w:pStyle w:val="ListParagraph"/>
        <w:numPr>
          <w:ilvl w:val="0"/>
          <w:numId w:val="37"/>
        </w:numPr>
      </w:pPr>
      <w:r>
        <w:t xml:space="preserve">The value of the </w:t>
      </w:r>
      <w:r w:rsidRPr="00517923">
        <w:rPr>
          <w:rStyle w:val="ArtefactClass"/>
        </w:rPr>
        <w:t>Measure</w:t>
      </w:r>
      <w:r>
        <w:t xml:space="preserve"> of the SDMX observation belonging to the set above and having </w:t>
      </w:r>
      <w:r w:rsidRPr="00517923">
        <w:rPr>
          <w:rStyle w:val="ArtefactClass"/>
        </w:rPr>
        <w:t>MeasureDimension</w:t>
      </w:r>
      <w:r>
        <w:t>=</w:t>
      </w:r>
      <w:proofErr w:type="spellStart"/>
      <w:r>
        <w:t>Cj</w:t>
      </w:r>
      <w:proofErr w:type="spellEnd"/>
      <w:r>
        <w:t xml:space="preserve"> becomes the value of the VTL Measure </w:t>
      </w:r>
      <w:proofErr w:type="spellStart"/>
      <w:r>
        <w:t>Cj</w:t>
      </w:r>
      <w:proofErr w:type="spellEnd"/>
    </w:p>
    <w:p w14:paraId="52537C94" w14:textId="77777777" w:rsidR="001A4CE3" w:rsidRDefault="001A4CE3" w:rsidP="006C7C73">
      <w:pPr>
        <w:pStyle w:val="ListParagraph"/>
        <w:numPr>
          <w:ilvl w:val="0"/>
          <w:numId w:val="37"/>
        </w:numPr>
      </w:pPr>
      <w:r>
        <w:t xml:space="preserve">For the SDMX </w:t>
      </w:r>
      <w:r w:rsidRPr="00517923">
        <w:rPr>
          <w:rStyle w:val="ArtefactClass"/>
        </w:rPr>
        <w:t>DataAttributes</w:t>
      </w:r>
      <w:r>
        <w:t xml:space="preserve"> depending on the </w:t>
      </w:r>
      <w:r w:rsidRPr="00517923">
        <w:rPr>
          <w:rStyle w:val="ArtefactClass"/>
        </w:rPr>
        <w:t>MeasureDimension</w:t>
      </w:r>
      <w:r>
        <w:t xml:space="preserve">, the value of the </w:t>
      </w:r>
      <w:r w:rsidRPr="00517923">
        <w:rPr>
          <w:rStyle w:val="ArtefactClass"/>
        </w:rPr>
        <w:t>DataAttribute</w:t>
      </w:r>
      <w:r>
        <w:t xml:space="preserve"> DA of the SDMX observation belonging to the set above and having </w:t>
      </w:r>
      <w:r w:rsidRPr="00517923">
        <w:rPr>
          <w:rStyle w:val="ArtefactClass"/>
        </w:rPr>
        <w:t>MeasureDimension</w:t>
      </w:r>
      <w:r>
        <w:t>=</w:t>
      </w:r>
      <w:proofErr w:type="spellStart"/>
      <w:r>
        <w:t>Cj</w:t>
      </w:r>
      <w:proofErr w:type="spellEnd"/>
      <w:r>
        <w:t xml:space="preserve"> becomes the value of the VTL Attribute </w:t>
      </w:r>
      <w:proofErr w:type="spellStart"/>
      <w:r>
        <w:t>DA_Cj</w:t>
      </w:r>
      <w:proofErr w:type="spellEnd"/>
    </w:p>
    <w:p w14:paraId="67DF152D" w14:textId="77777777" w:rsidR="001A4CE3" w:rsidRDefault="001A4CE3">
      <w:pPr>
        <w:pStyle w:val="Heading4"/>
      </w:pPr>
      <w:r>
        <w:t xml:space="preserve">From SDMX </w:t>
      </w:r>
      <w:proofErr w:type="spellStart"/>
      <w:r>
        <w:t>DataAttributes</w:t>
      </w:r>
      <w:proofErr w:type="spellEnd"/>
      <w:r>
        <w:t xml:space="preserve"> to VTL Measures</w:t>
      </w:r>
      <w:r w:rsidRPr="009E0BB8">
        <w:t xml:space="preserve"> </w:t>
      </w:r>
    </w:p>
    <w:p w14:paraId="743C5043" w14:textId="0E251890" w:rsidR="001A4CE3" w:rsidRDefault="001A4CE3" w:rsidP="006C7C73">
      <w:pPr>
        <w:pStyle w:val="ListParagraph"/>
        <w:numPr>
          <w:ilvl w:val="0"/>
          <w:numId w:val="37"/>
        </w:numPr>
      </w:pPr>
      <w:r>
        <w:t>In some cases</w:t>
      </w:r>
      <w:r w:rsidR="00392337">
        <w:t>,</w:t>
      </w:r>
      <w:r>
        <w:t xml:space="preserve"> it may happen that the </w:t>
      </w:r>
      <w:r w:rsidRPr="00517923">
        <w:rPr>
          <w:rStyle w:val="ArtefactClass"/>
        </w:rPr>
        <w:t>DataAttributes</w:t>
      </w:r>
      <w:r>
        <w:t xml:space="preserve"> of the SDMX </w:t>
      </w:r>
      <w:r w:rsidRPr="00517923">
        <w:rPr>
          <w:rStyle w:val="ArtefactClass"/>
        </w:rPr>
        <w:t>DataStructure</w:t>
      </w:r>
      <w:r>
        <w:t xml:space="preserve"> need to be managed as Measures in VTL.</w:t>
      </w:r>
      <w:r w:rsidRPr="004F58D2">
        <w:t xml:space="preserve"> </w:t>
      </w:r>
      <w:r>
        <w:t>Therefore, a variant of both the methods above</w:t>
      </w:r>
      <w:r w:rsidRPr="00A57A7F">
        <w:t xml:space="preserve"> </w:t>
      </w:r>
      <w:r>
        <w:t xml:space="preserve">consists in transforming all the SDMX </w:t>
      </w:r>
      <w:r w:rsidRPr="00517923">
        <w:rPr>
          <w:rStyle w:val="ArtefactClass"/>
        </w:rPr>
        <w:t>DataAttributes</w:t>
      </w:r>
      <w:r>
        <w:t xml:space="preserve"> in VTL Measures. When </w:t>
      </w:r>
      <w:r w:rsidRPr="00517923">
        <w:rPr>
          <w:rStyle w:val="ArtefactClass"/>
        </w:rPr>
        <w:t>DataAttributes</w:t>
      </w:r>
      <w:r>
        <w:t xml:space="preserve"> are converted to Measures, the two methods above are called Basic_A2M and Pivot_A2M (the suffix </w:t>
      </w:r>
      <w:r w:rsidR="00593C29">
        <w:t>"</w:t>
      </w:r>
      <w:r>
        <w:t>A2M</w:t>
      </w:r>
      <w:r w:rsidR="00593C29">
        <w:t>"</w:t>
      </w:r>
      <w:r>
        <w:t xml:space="preserve"> stands for Attributes to Measures). Obviously, the resulting VTL data structure is, in general, multi-measure and does not contain Attributes.</w:t>
      </w:r>
    </w:p>
    <w:p w14:paraId="264BF02E" w14:textId="77777777" w:rsidR="00392337" w:rsidRDefault="001A4CE3">
      <w:r>
        <w:t>The Basic_A2M and Pivot_A2M behaves respectively like the Basic and Pivot methods, except that the final VTL components, which according to the Basic and Pivot methods would have had the role of Attribute, assume instead the role of Measure.</w:t>
      </w:r>
    </w:p>
    <w:p w14:paraId="48E01047" w14:textId="402BFA05" w:rsidR="001A4CE3" w:rsidRDefault="001A4CE3"/>
    <w:p w14:paraId="56DD4A09" w14:textId="72236403" w:rsidR="001A4CE3" w:rsidRDefault="001A4CE3">
      <w:r>
        <w:t xml:space="preserve">Proper VTL features allow changing the role of specific attributes even after the SDMX to VTL mapping: they can be useful when only some of the </w:t>
      </w:r>
      <w:r w:rsidRPr="00517923">
        <w:rPr>
          <w:rStyle w:val="ArtefactClass"/>
        </w:rPr>
        <w:t>DataAttributes</w:t>
      </w:r>
      <w:r>
        <w:t xml:space="preserve"> need to be managed as VTL Measures.</w:t>
      </w:r>
    </w:p>
    <w:p w14:paraId="026E17BC" w14:textId="77777777" w:rsidR="001A4CE3" w:rsidRPr="009E0BB8" w:rsidRDefault="001A4CE3">
      <w:pPr>
        <w:pStyle w:val="Heading3"/>
      </w:pPr>
      <w:bookmarkStart w:id="2378" w:name="_Toc73460175"/>
      <w:bookmarkStart w:id="2379" w:name="_Toc178073172"/>
      <w:r w:rsidRPr="009E0BB8">
        <w:t xml:space="preserve">Mapping </w:t>
      </w:r>
      <w:r>
        <w:t>from</w:t>
      </w:r>
      <w:r w:rsidRPr="009E0BB8">
        <w:t xml:space="preserve"> </w:t>
      </w:r>
      <w:r>
        <w:t>VTL</w:t>
      </w:r>
      <w:r w:rsidRPr="009E0BB8">
        <w:t xml:space="preserve"> </w:t>
      </w:r>
      <w:r>
        <w:t xml:space="preserve">to SDMX </w:t>
      </w:r>
      <w:r w:rsidRPr="009E0BB8">
        <w:t>data structures</w:t>
      </w:r>
      <w:bookmarkEnd w:id="2378"/>
      <w:bookmarkEnd w:id="2379"/>
    </w:p>
    <w:p w14:paraId="54914051" w14:textId="77777777" w:rsidR="001A4CE3" w:rsidRPr="009E0BB8" w:rsidRDefault="001A4CE3">
      <w:pPr>
        <w:pStyle w:val="Heading4"/>
      </w:pPr>
      <w:r>
        <w:t xml:space="preserve">Basic </w:t>
      </w:r>
      <w:r w:rsidRPr="009E0BB8">
        <w:t xml:space="preserve">Mapping </w:t>
      </w:r>
    </w:p>
    <w:p w14:paraId="635D4608" w14:textId="77777777" w:rsidR="001A4CE3" w:rsidRDefault="001A4CE3" w:rsidP="00FD4515">
      <w:r>
        <w:t xml:space="preserve">The main mapping method </w:t>
      </w:r>
      <w:r w:rsidRPr="00D67F64">
        <w:rPr>
          <w:b/>
        </w:rPr>
        <w:t>from VTL to SDMX</w:t>
      </w:r>
      <w:r w:rsidRPr="007A36D5">
        <w:t xml:space="preserve"> </w:t>
      </w:r>
      <w:r>
        <w:t xml:space="preserve">is called </w:t>
      </w:r>
      <w:r w:rsidRPr="00582A5B">
        <w:rPr>
          <w:b/>
        </w:rPr>
        <w:t xml:space="preserve">Basic </w:t>
      </w:r>
      <w:r w:rsidRPr="00D82A9E">
        <w:t xml:space="preserve">mapping </w:t>
      </w:r>
      <w:r w:rsidRPr="00FC41F9">
        <w:t>as well.</w:t>
      </w:r>
      <w:r>
        <w:t xml:space="preserve"> </w:t>
      </w:r>
    </w:p>
    <w:p w14:paraId="4FE1469B" w14:textId="77777777" w:rsidR="00392337" w:rsidRDefault="001A4CE3" w:rsidP="00FD4515">
      <w:r w:rsidRPr="00FC41F9">
        <w:lastRenderedPageBreak/>
        <w:t>This is considered as the default mapping method</w:t>
      </w:r>
      <w:r>
        <w:t xml:space="preserve"> and is</w:t>
      </w:r>
      <w:r w:rsidRPr="00FC41F9">
        <w:t xml:space="preserve"> applied unless a different method is specified through the </w:t>
      </w:r>
      <w:r w:rsidRPr="00517923">
        <w:rPr>
          <w:rStyle w:val="ArtefactClass"/>
        </w:rPr>
        <w:t>VtlMappingScheme</w:t>
      </w:r>
      <w:r w:rsidRPr="00FC41F9">
        <w:t xml:space="preserve"> and </w:t>
      </w:r>
      <w:r w:rsidRPr="00517923">
        <w:rPr>
          <w:rStyle w:val="ArtefactClass"/>
        </w:rPr>
        <w:t>VtlDataflowMapping</w:t>
      </w:r>
      <w:r w:rsidRPr="00FC41F9">
        <w:t xml:space="preserve"> classes.</w:t>
      </w:r>
    </w:p>
    <w:p w14:paraId="0C549340" w14:textId="52C0AAE5" w:rsidR="001A4CE3" w:rsidRPr="00FC41F9" w:rsidRDefault="001A4CE3" w:rsidP="00FD4515"/>
    <w:p w14:paraId="23A1B8C5" w14:textId="4468EAEF" w:rsidR="001A4CE3" w:rsidRDefault="001A4CE3">
      <w:r>
        <w:t>The</w:t>
      </w:r>
      <w:r w:rsidRPr="00FC41F9">
        <w:t xml:space="preserve"> method consists in leaving the components unchanged and maintaining their names and roles</w:t>
      </w:r>
      <w:r>
        <w:t xml:space="preserve"> in SDMX</w:t>
      </w:r>
      <w:r w:rsidRPr="00FC41F9">
        <w:t xml:space="preserve">, according to the following </w:t>
      </w:r>
      <w:r>
        <w:t>mapping table, which is the same as the basic mapping from SDMX to VTL, only seen in the opposite direction.</w:t>
      </w:r>
    </w:p>
    <w:p w14:paraId="0E3A3217" w14:textId="77777777" w:rsidR="001A4CE3" w:rsidRDefault="001A4CE3"/>
    <w:p w14:paraId="348AA768" w14:textId="77777777" w:rsidR="001A4CE3" w:rsidRDefault="001A4CE3">
      <w:r>
        <w:t>Mapping table:</w:t>
      </w:r>
    </w:p>
    <w:p w14:paraId="464511EE" w14:textId="77777777" w:rsidR="001A4CE3" w:rsidRDefault="001A4CE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20"/>
        <w:gridCol w:w="4182"/>
      </w:tblGrid>
      <w:tr w:rsidR="001A4CE3" w:rsidRPr="00392337" w14:paraId="18CBA130" w14:textId="77777777" w:rsidTr="00517923">
        <w:tc>
          <w:tcPr>
            <w:tcW w:w="4120" w:type="dxa"/>
            <w:shd w:val="clear" w:color="auto" w:fill="auto"/>
          </w:tcPr>
          <w:p w14:paraId="62CDA66F" w14:textId="77777777" w:rsidR="001A4CE3" w:rsidRPr="00517923" w:rsidRDefault="001A4CE3" w:rsidP="00517923">
            <w:pPr>
              <w:jc w:val="center"/>
              <w:rPr>
                <w:b/>
              </w:rPr>
            </w:pPr>
            <w:r w:rsidRPr="00517923">
              <w:rPr>
                <w:b/>
              </w:rPr>
              <w:t>VTL</w:t>
            </w:r>
          </w:p>
        </w:tc>
        <w:tc>
          <w:tcPr>
            <w:tcW w:w="4182" w:type="dxa"/>
            <w:shd w:val="clear" w:color="auto" w:fill="auto"/>
          </w:tcPr>
          <w:p w14:paraId="0676DB67" w14:textId="77777777" w:rsidR="001A4CE3" w:rsidRPr="00517923" w:rsidRDefault="001A4CE3" w:rsidP="00517923">
            <w:pPr>
              <w:jc w:val="center"/>
              <w:rPr>
                <w:b/>
              </w:rPr>
            </w:pPr>
            <w:r w:rsidRPr="00517923">
              <w:rPr>
                <w:b/>
              </w:rPr>
              <w:t>SDMX</w:t>
            </w:r>
          </w:p>
        </w:tc>
      </w:tr>
      <w:tr w:rsidR="001A4CE3" w:rsidRPr="00FB7387" w14:paraId="7167BFDA" w14:textId="77777777" w:rsidTr="00517923">
        <w:tc>
          <w:tcPr>
            <w:tcW w:w="4120" w:type="dxa"/>
            <w:shd w:val="clear" w:color="auto" w:fill="auto"/>
          </w:tcPr>
          <w:p w14:paraId="56F36CB4" w14:textId="77777777" w:rsidR="001A4CE3" w:rsidRPr="00FB7387" w:rsidRDefault="001A4CE3" w:rsidP="00517923">
            <w:pPr>
              <w:jc w:val="center"/>
            </w:pPr>
            <w:r>
              <w:t>(</w:t>
            </w:r>
            <w:r w:rsidRPr="00FB7387">
              <w:t>Simple</w:t>
            </w:r>
            <w:r>
              <w:t>)</w:t>
            </w:r>
            <w:r w:rsidRPr="00FB7387">
              <w:t xml:space="preserve"> Identifier</w:t>
            </w:r>
          </w:p>
        </w:tc>
        <w:tc>
          <w:tcPr>
            <w:tcW w:w="4182" w:type="dxa"/>
            <w:shd w:val="clear" w:color="auto" w:fill="auto"/>
          </w:tcPr>
          <w:p w14:paraId="539E0D0E" w14:textId="77777777" w:rsidR="001A4CE3" w:rsidRPr="00F61869" w:rsidRDefault="001A4CE3" w:rsidP="00517923">
            <w:pPr>
              <w:jc w:val="center"/>
            </w:pPr>
            <w:r w:rsidRPr="00517923">
              <w:rPr>
                <w:rStyle w:val="ArtefactClass"/>
              </w:rPr>
              <w:t>Dimension</w:t>
            </w:r>
          </w:p>
        </w:tc>
      </w:tr>
      <w:tr w:rsidR="001A4CE3" w:rsidRPr="00FB7387" w14:paraId="4927152A" w14:textId="77777777" w:rsidTr="00517923">
        <w:tc>
          <w:tcPr>
            <w:tcW w:w="4120" w:type="dxa"/>
            <w:shd w:val="clear" w:color="auto" w:fill="auto"/>
          </w:tcPr>
          <w:p w14:paraId="3438125F" w14:textId="77777777" w:rsidR="001A4CE3" w:rsidRPr="00FB7387" w:rsidRDefault="001A4CE3" w:rsidP="00517923">
            <w:pPr>
              <w:jc w:val="center"/>
            </w:pPr>
            <w:r>
              <w:t>(</w:t>
            </w:r>
            <w:r w:rsidRPr="00FB7387">
              <w:t>Time</w:t>
            </w:r>
            <w:r>
              <w:t>)</w:t>
            </w:r>
            <w:r w:rsidRPr="00FB7387">
              <w:t xml:space="preserve"> Identifier</w:t>
            </w:r>
          </w:p>
        </w:tc>
        <w:tc>
          <w:tcPr>
            <w:tcW w:w="4182" w:type="dxa"/>
            <w:shd w:val="clear" w:color="auto" w:fill="auto"/>
          </w:tcPr>
          <w:p w14:paraId="662589DF" w14:textId="77777777" w:rsidR="001A4CE3" w:rsidRPr="00FB7387" w:rsidRDefault="001A4CE3" w:rsidP="00517923">
            <w:pPr>
              <w:jc w:val="center"/>
            </w:pPr>
            <w:r w:rsidRPr="00517923">
              <w:rPr>
                <w:rStyle w:val="ArtefactClass"/>
              </w:rPr>
              <w:t>TimeDimension</w:t>
            </w:r>
          </w:p>
        </w:tc>
      </w:tr>
      <w:tr w:rsidR="001A4CE3" w:rsidRPr="00FB7387" w14:paraId="782375DB" w14:textId="77777777" w:rsidTr="00517923">
        <w:tc>
          <w:tcPr>
            <w:tcW w:w="4120" w:type="dxa"/>
            <w:shd w:val="clear" w:color="auto" w:fill="auto"/>
          </w:tcPr>
          <w:p w14:paraId="0F491865" w14:textId="77777777" w:rsidR="001A4CE3" w:rsidRPr="00FB7387" w:rsidRDefault="001A4CE3" w:rsidP="00517923">
            <w:pPr>
              <w:jc w:val="center"/>
            </w:pPr>
            <w:r w:rsidRPr="00FB7387">
              <w:t>Measure</w:t>
            </w:r>
          </w:p>
        </w:tc>
        <w:tc>
          <w:tcPr>
            <w:tcW w:w="4182" w:type="dxa"/>
            <w:shd w:val="clear" w:color="auto" w:fill="auto"/>
          </w:tcPr>
          <w:p w14:paraId="0239A2B4" w14:textId="36BC502F" w:rsidR="001A4CE3" w:rsidRPr="00FB7387" w:rsidRDefault="001A4CE3" w:rsidP="00517923">
            <w:pPr>
              <w:jc w:val="center"/>
            </w:pPr>
            <w:r w:rsidRPr="00517923">
              <w:rPr>
                <w:rStyle w:val="ArtefactClass"/>
              </w:rPr>
              <w:t>Measure</w:t>
            </w:r>
          </w:p>
        </w:tc>
      </w:tr>
      <w:tr w:rsidR="001A4CE3" w:rsidRPr="00FB7387" w14:paraId="17FDA835" w14:textId="77777777" w:rsidTr="00517923">
        <w:tc>
          <w:tcPr>
            <w:tcW w:w="4120" w:type="dxa"/>
            <w:shd w:val="clear" w:color="auto" w:fill="auto"/>
          </w:tcPr>
          <w:p w14:paraId="036D41AF" w14:textId="77777777" w:rsidR="001A4CE3" w:rsidRPr="00FB7387" w:rsidRDefault="001A4CE3" w:rsidP="00517923">
            <w:pPr>
              <w:jc w:val="center"/>
            </w:pPr>
            <w:r w:rsidRPr="00FB7387">
              <w:t>Attribute</w:t>
            </w:r>
          </w:p>
        </w:tc>
        <w:tc>
          <w:tcPr>
            <w:tcW w:w="4182" w:type="dxa"/>
            <w:shd w:val="clear" w:color="auto" w:fill="auto"/>
          </w:tcPr>
          <w:p w14:paraId="117D8901" w14:textId="77777777" w:rsidR="001A4CE3" w:rsidRPr="00FB7387" w:rsidRDefault="001A4CE3" w:rsidP="00517923">
            <w:pPr>
              <w:jc w:val="center"/>
            </w:pPr>
            <w:r w:rsidRPr="00517923">
              <w:rPr>
                <w:rStyle w:val="ArtefactClass"/>
              </w:rPr>
              <w:t>DataAttribute</w:t>
            </w:r>
          </w:p>
        </w:tc>
      </w:tr>
    </w:tbl>
    <w:p w14:paraId="7805B303" w14:textId="77777777" w:rsidR="001A4CE3" w:rsidRDefault="001A4CE3"/>
    <w:p w14:paraId="0DB1774C" w14:textId="0F87CBD6" w:rsidR="001A4CE3" w:rsidRDefault="001A4CE3">
      <w:r>
        <w:t>If the distinction between simple identifier</w:t>
      </w:r>
      <w:r w:rsidR="00392337">
        <w:t xml:space="preserve"> and</w:t>
      </w:r>
      <w:r>
        <w:t xml:space="preserve"> time identifier is not maintained</w:t>
      </w:r>
      <w:r w:rsidRPr="00F22E96">
        <w:t xml:space="preserve"> </w:t>
      </w:r>
      <w:r>
        <w:t xml:space="preserve">in the VTL environment, the classification between </w:t>
      </w:r>
      <w:r w:rsidRPr="00EE2C5B">
        <w:rPr>
          <w:rFonts w:ascii="Courier New" w:hAnsi="Courier New" w:cs="Courier New"/>
        </w:rPr>
        <w:t>Dimension</w:t>
      </w:r>
      <w:r w:rsidR="00392337">
        <w:t xml:space="preserve"> and</w:t>
      </w:r>
      <w:r>
        <w:t xml:space="preserve"> </w:t>
      </w:r>
      <w:r w:rsidRPr="00517923">
        <w:rPr>
          <w:rStyle w:val="ArtefactClass"/>
        </w:rPr>
        <w:t>TimeDimension</w:t>
      </w:r>
      <w:r>
        <w:t xml:space="preserve"> exists only in SDMX, as declared in the relevant </w:t>
      </w:r>
      <w:r w:rsidRPr="00517923">
        <w:rPr>
          <w:rStyle w:val="ArtefactClass"/>
        </w:rPr>
        <w:t>DataStructureDefinition</w:t>
      </w:r>
      <w:r>
        <w:t>.</w:t>
      </w:r>
    </w:p>
    <w:p w14:paraId="6C3A662A" w14:textId="77777777" w:rsidR="001A4CE3" w:rsidRDefault="001A4CE3"/>
    <w:p w14:paraId="176E4502" w14:textId="32C57FED" w:rsidR="001A4CE3" w:rsidRDefault="001A4CE3">
      <w:r>
        <w:t xml:space="preserve">Regarding the Attributes, because VTL considers all of them </w:t>
      </w:r>
      <w:r w:rsidR="00593C29">
        <w:t>"</w:t>
      </w:r>
      <w:r>
        <w:t>at observation level</w:t>
      </w:r>
      <w:r w:rsidR="00593C29">
        <w:t>"</w:t>
      </w:r>
      <w:r>
        <w:t xml:space="preserve">, the corresponding SDMX </w:t>
      </w:r>
      <w:r w:rsidRPr="00517923">
        <w:rPr>
          <w:rStyle w:val="ArtefactClass"/>
        </w:rPr>
        <w:t>DataAttributes</w:t>
      </w:r>
      <w:r>
        <w:t xml:space="preserve"> should be put </w:t>
      </w:r>
      <w:r w:rsidR="00593C29">
        <w:t>"</w:t>
      </w:r>
      <w:r>
        <w:t>at observation level</w:t>
      </w:r>
      <w:r w:rsidR="00593C29">
        <w:t>"</w:t>
      </w:r>
      <w:r>
        <w:t xml:space="preserve"> as well</w:t>
      </w:r>
      <w:r w:rsidR="00392337">
        <w:t>,</w:t>
      </w:r>
      <w:r>
        <w:t xml:space="preserve"> unless some </w:t>
      </w:r>
      <w:r w:rsidR="00392337">
        <w:t xml:space="preserve">different </w:t>
      </w:r>
      <w:r>
        <w:t xml:space="preserve">information about their </w:t>
      </w:r>
      <w:r w:rsidRPr="00517923">
        <w:rPr>
          <w:rStyle w:val="ArtefactClass"/>
        </w:rPr>
        <w:t>AttributeRelationship</w:t>
      </w:r>
      <w:r>
        <w:t xml:space="preserve"> is </w:t>
      </w:r>
      <w:r w:rsidR="00392337">
        <w:t xml:space="preserve">otherwise </w:t>
      </w:r>
      <w:r>
        <w:t>available.</w:t>
      </w:r>
    </w:p>
    <w:p w14:paraId="7C5A18FE" w14:textId="77777777" w:rsidR="001A4CE3" w:rsidRDefault="001A4CE3"/>
    <w:p w14:paraId="277DBC1D" w14:textId="3173E296" w:rsidR="001A4CE3" w:rsidRDefault="001A4CE3">
      <w:r>
        <w:t xml:space="preserve">Note that the basic mappings in the two directions (from SDMX to VTL and vice-versa) are (almost completely) reversible. In fact, if a SDMX structure is mapped to a VTL structure and then the latter is mapped back to SDMX, the resulting data structure is like the original one (apart for the </w:t>
      </w:r>
      <w:r w:rsidRPr="00517923">
        <w:rPr>
          <w:rStyle w:val="ArtefactClass"/>
        </w:rPr>
        <w:t>AttributeRelationship</w:t>
      </w:r>
      <w:r>
        <w:t>, that can be different if the original SDMX</w:t>
      </w:r>
      <w:r w:rsidR="00392337">
        <w:t xml:space="preserve"> </w:t>
      </w:r>
      <w:r>
        <w:t xml:space="preserve">structure contains </w:t>
      </w:r>
      <w:r w:rsidRPr="00517923">
        <w:rPr>
          <w:rStyle w:val="ArtefactClass"/>
        </w:rPr>
        <w:t>DataAttributes</w:t>
      </w:r>
      <w:r>
        <w:t xml:space="preserve"> that are not at observation level). In reverse order, if a VTL structure is mapped to SDMX and then the latter is mapped back to VTL, the original data structure is obtained.</w:t>
      </w:r>
    </w:p>
    <w:p w14:paraId="1DA6777C" w14:textId="77777777" w:rsidR="001A4CE3" w:rsidRDefault="001A4CE3"/>
    <w:p w14:paraId="16428673" w14:textId="33F2799A" w:rsidR="001A4CE3" w:rsidRDefault="001A4CE3">
      <w:proofErr w:type="gramStart"/>
      <w:r>
        <w:t>As  said</w:t>
      </w:r>
      <w:proofErr w:type="gramEnd"/>
      <w:r>
        <w:t xml:space="preserve">, the resulting SDMX definitions must be compliant with the SDMX consistency rules. For example, </w:t>
      </w:r>
      <w:r w:rsidRPr="00F22E96">
        <w:rPr>
          <w:lang w:val="en-US"/>
        </w:rPr>
        <w:t>the SDMX DSD must have the</w:t>
      </w:r>
      <w:r w:rsidR="00FA068E" w:rsidRPr="00FA068E">
        <w:rPr>
          <w:rStyle w:val="ArtefactClass"/>
        </w:rPr>
        <w:t xml:space="preserve"> </w:t>
      </w:r>
      <w:r w:rsidR="00FA068E" w:rsidRPr="00517923">
        <w:rPr>
          <w:rStyle w:val="ArtefactClass"/>
        </w:rPr>
        <w:t>AttributeRelationship</w:t>
      </w:r>
      <w:r w:rsidR="00FA068E" w:rsidRPr="00FA068E">
        <w:rPr>
          <w:lang w:val="en-US"/>
        </w:rPr>
        <w:t xml:space="preserve"> </w:t>
      </w:r>
      <w:r w:rsidR="00FA068E">
        <w:rPr>
          <w:lang w:val="en-US"/>
        </w:rPr>
        <w:t xml:space="preserve">for the </w:t>
      </w:r>
      <w:r w:rsidR="00FA068E" w:rsidRPr="00517923">
        <w:rPr>
          <w:rStyle w:val="ArtefactClass"/>
        </w:rPr>
        <w:t>DataAttributes</w:t>
      </w:r>
      <w:r w:rsidRPr="00F22E96">
        <w:rPr>
          <w:lang w:val="en-US"/>
        </w:rPr>
        <w:t>, which does not exist in VTL.</w:t>
      </w:r>
      <w:r w:rsidRPr="00104416">
        <w:rPr>
          <w:lang w:val="en-US"/>
        </w:rPr>
        <w:t xml:space="preserve"> </w:t>
      </w:r>
    </w:p>
    <w:p w14:paraId="112C9850" w14:textId="77777777" w:rsidR="001A4CE3" w:rsidRPr="009E0BB8" w:rsidRDefault="001A4CE3">
      <w:pPr>
        <w:pStyle w:val="Heading4"/>
      </w:pPr>
      <w:r>
        <w:t xml:space="preserve">Unpivot </w:t>
      </w:r>
      <w:r w:rsidRPr="009E0BB8">
        <w:t xml:space="preserve">Mapping </w:t>
      </w:r>
    </w:p>
    <w:p w14:paraId="76DBE0D1" w14:textId="342F50B5" w:rsidR="001A4CE3" w:rsidRDefault="001A4CE3">
      <w:r w:rsidRPr="002472F2">
        <w:t xml:space="preserve">An alternative mapping method from </w:t>
      </w:r>
      <w:r>
        <w:t>VTL</w:t>
      </w:r>
      <w:r w:rsidRPr="002472F2">
        <w:t xml:space="preserve"> to </w:t>
      </w:r>
      <w:r>
        <w:t>SDMX</w:t>
      </w:r>
      <w:r w:rsidRPr="002472F2">
        <w:t xml:space="preserve"> is the </w:t>
      </w:r>
      <w:r w:rsidRPr="002472F2">
        <w:rPr>
          <w:b/>
        </w:rPr>
        <w:t xml:space="preserve">Unpivot </w:t>
      </w:r>
      <w:r w:rsidRPr="00E51FB2">
        <w:t>mapping.</w:t>
      </w:r>
    </w:p>
    <w:p w14:paraId="6C4CB51F" w14:textId="77777777" w:rsidR="001A4CE3" w:rsidRDefault="001A4CE3"/>
    <w:p w14:paraId="26F24928" w14:textId="757C8B6F" w:rsidR="00586BA8" w:rsidRDefault="001A4CE3">
      <w:r>
        <w:t>Although this</w:t>
      </w:r>
      <w:r w:rsidRPr="00FC41F9">
        <w:t xml:space="preserve"> </w:t>
      </w:r>
      <w:r>
        <w:t xml:space="preserve">mapping method can be used in any case, it makes major sense in case the VTL data structure has more than one measure component (multi-measures VTL structure). </w:t>
      </w:r>
      <w:r w:rsidR="00A356E9">
        <w:t xml:space="preserve">This is used to support the SDMX 2.1 case of a </w:t>
      </w:r>
      <w:r w:rsidR="00A356E9" w:rsidRPr="00E65ED8">
        <w:rPr>
          <w:rStyle w:val="ArtefactClass"/>
        </w:rPr>
        <w:t>MeasureDimension</w:t>
      </w:r>
      <w:r w:rsidR="00A356E9">
        <w:t xml:space="preserve"> or any other </w:t>
      </w:r>
      <w:r w:rsidR="00A356E9" w:rsidRPr="00E65ED8">
        <w:rPr>
          <w:rStyle w:val="ArtefactClass"/>
        </w:rPr>
        <w:t>Dimension</w:t>
      </w:r>
      <w:r w:rsidR="00A356E9">
        <w:t xml:space="preserve"> acting as a list of </w:t>
      </w:r>
      <w:r w:rsidR="00A356E9" w:rsidRPr="00E65ED8">
        <w:rPr>
          <w:rStyle w:val="ArtefactClass"/>
        </w:rPr>
        <w:t>Measures</w:t>
      </w:r>
      <w:r w:rsidR="00A356E9">
        <w:t xml:space="preserve">, </w:t>
      </w:r>
      <w:r w:rsidR="00A40758">
        <w:t>under the assumptions</w:t>
      </w:r>
      <w:r w:rsidR="00A356E9">
        <w:t xml:space="preserve"> explained in section “</w:t>
      </w:r>
      <w:r w:rsidR="00A356E9">
        <w:fldChar w:fldCharType="begin"/>
      </w:r>
      <w:r w:rsidR="00A356E9">
        <w:instrText xml:space="preserve"> REF _Ref81565893 \h </w:instrText>
      </w:r>
      <w:r w:rsidR="00A356E9">
        <w:fldChar w:fldCharType="separate"/>
      </w:r>
      <w:r w:rsidR="00E65ED8">
        <w:t xml:space="preserve">Pivot </w:t>
      </w:r>
      <w:r w:rsidR="00E65ED8" w:rsidRPr="009E0BB8">
        <w:t>Mapping</w:t>
      </w:r>
      <w:r w:rsidR="00A356E9">
        <w:fldChar w:fldCharType="end"/>
      </w:r>
      <w:r w:rsidR="00A356E9">
        <w:t>”.</w:t>
      </w:r>
    </w:p>
    <w:p w14:paraId="4E9A350B" w14:textId="77777777" w:rsidR="00586BA8" w:rsidRDefault="00586BA8"/>
    <w:p w14:paraId="4C677646" w14:textId="799D4F41" w:rsidR="00586BA8" w:rsidRPr="00452783" w:rsidRDefault="00586BA8" w:rsidP="00586BA8">
      <w:pPr>
        <w:rPr>
          <w:rFonts w:cs="Arial"/>
        </w:rPr>
      </w:pPr>
      <w:r>
        <w:t xml:space="preserve">The multi-measures VTL structures are converted to SDMX </w:t>
      </w:r>
      <w:r w:rsidRPr="00517923">
        <w:rPr>
          <w:rStyle w:val="ArtefactClass"/>
        </w:rPr>
        <w:t>Dataflows</w:t>
      </w:r>
      <w:r>
        <w:t xml:space="preserve"> having an added </w:t>
      </w:r>
      <w:r w:rsidRPr="00517923">
        <w:rPr>
          <w:rStyle w:val="ArtefactClass"/>
        </w:rPr>
        <w:t>MeasureDimension</w:t>
      </w:r>
      <w:r>
        <w:t xml:space="preserve">, which disambiguates the VTL multiple Measures, and a new </w:t>
      </w:r>
      <w:r w:rsidRPr="006B7C06">
        <w:rPr>
          <w:rFonts w:ascii="Courier New" w:hAnsi="Courier New" w:cs="Courier New"/>
        </w:rPr>
        <w:t>Measure</w:t>
      </w:r>
      <w:r w:rsidRPr="00452783">
        <w:rPr>
          <w:rFonts w:cs="Arial"/>
        </w:rPr>
        <w:t xml:space="preserve"> </w:t>
      </w:r>
      <w:r>
        <w:rPr>
          <w:rFonts w:cs="Arial"/>
        </w:rPr>
        <w:t xml:space="preserve">in place of the VTL ones, containing </w:t>
      </w:r>
      <w:r w:rsidRPr="00452783">
        <w:rPr>
          <w:rFonts w:cs="Arial"/>
        </w:rPr>
        <w:t xml:space="preserve">the </w:t>
      </w:r>
      <w:r>
        <w:rPr>
          <w:rFonts w:cs="Arial"/>
        </w:rPr>
        <w:t>values of the VTL Measures</w:t>
      </w:r>
      <w:r w:rsidRPr="00452783">
        <w:rPr>
          <w:rFonts w:cs="Arial"/>
        </w:rPr>
        <w:t>.</w:t>
      </w:r>
    </w:p>
    <w:p w14:paraId="4DF1637E" w14:textId="77777777" w:rsidR="001A4CE3" w:rsidRDefault="001A4CE3"/>
    <w:p w14:paraId="4082B563" w14:textId="77777777" w:rsidR="001A4CE3" w:rsidRDefault="001A4CE3">
      <w:r>
        <w:t xml:space="preserve">The </w:t>
      </w:r>
      <w:r w:rsidRPr="00A74CE2">
        <w:rPr>
          <w:b/>
        </w:rPr>
        <w:t>unpivot</w:t>
      </w:r>
      <w:r>
        <w:t xml:space="preserve"> mapping behaves like follows:</w:t>
      </w:r>
    </w:p>
    <w:p w14:paraId="71755DEB" w14:textId="77777777" w:rsidR="001A4CE3" w:rsidRDefault="001A4CE3" w:rsidP="006C7C73">
      <w:pPr>
        <w:pStyle w:val="ListParagraph"/>
        <w:numPr>
          <w:ilvl w:val="0"/>
          <w:numId w:val="37"/>
        </w:numPr>
      </w:pPr>
      <w:r>
        <w:lastRenderedPageBreak/>
        <w:t xml:space="preserve">like in the basic mapping, a VTL (simple) identifier becomes a SDMX </w:t>
      </w:r>
      <w:r w:rsidRPr="006B7C06">
        <w:rPr>
          <w:rFonts w:ascii="Courier New" w:hAnsi="Courier New" w:cs="Courier New"/>
        </w:rPr>
        <w:t>Dimension</w:t>
      </w:r>
      <w:r>
        <w:t xml:space="preserve"> and a VTL (time) identifier becomes a SDMX </w:t>
      </w:r>
      <w:r w:rsidRPr="00517923">
        <w:rPr>
          <w:rStyle w:val="ArtefactClass"/>
        </w:rPr>
        <w:t>TimeDimension</w:t>
      </w:r>
      <w:r>
        <w:t xml:space="preserve"> (as said, </w:t>
      </w:r>
      <w:proofErr w:type="gramStart"/>
      <w:r>
        <w:t>a  measure</w:t>
      </w:r>
      <w:proofErr w:type="gramEnd"/>
      <w:r>
        <w:t xml:space="preserve"> identifier cannot exist in multi-measure VTL structures);</w:t>
      </w:r>
    </w:p>
    <w:p w14:paraId="3EA10119" w14:textId="7E4C2825" w:rsidR="001A4CE3" w:rsidRPr="00113E3C" w:rsidRDefault="001A4CE3" w:rsidP="006C7C73">
      <w:pPr>
        <w:pStyle w:val="ListParagraph"/>
        <w:numPr>
          <w:ilvl w:val="0"/>
          <w:numId w:val="37"/>
        </w:numPr>
      </w:pPr>
      <w:r w:rsidRPr="00113E3C">
        <w:t xml:space="preserve">a </w:t>
      </w:r>
      <w:r w:rsidRPr="00517923">
        <w:rPr>
          <w:rStyle w:val="ArtefactClass"/>
        </w:rPr>
        <w:t>MeasureDimension</w:t>
      </w:r>
      <w:r w:rsidRPr="00113E3C">
        <w:t xml:space="preserve"> </w:t>
      </w:r>
      <w:r>
        <w:t>c</w:t>
      </w:r>
      <w:r w:rsidRPr="00113E3C">
        <w:t xml:space="preserve">omponent </w:t>
      </w:r>
      <w:r>
        <w:t xml:space="preserve">called </w:t>
      </w:r>
      <w:r w:rsidR="00593C29">
        <w:t>"</w:t>
      </w:r>
      <w:proofErr w:type="spellStart"/>
      <w:r w:rsidRPr="00113E3C">
        <w:t>measure_name</w:t>
      </w:r>
      <w:proofErr w:type="spellEnd"/>
      <w:r w:rsidR="00593C29">
        <w:t>"</w:t>
      </w:r>
      <w:r w:rsidRPr="00113E3C">
        <w:t xml:space="preserve"> </w:t>
      </w:r>
      <w:r>
        <w:t xml:space="preserve">is added to the SDMX </w:t>
      </w:r>
      <w:proofErr w:type="gramStart"/>
      <w:r w:rsidRPr="00517923">
        <w:rPr>
          <w:rStyle w:val="ArtefactClass"/>
        </w:rPr>
        <w:t>DataStructure</w:t>
      </w:r>
      <w:r>
        <w:t>;</w:t>
      </w:r>
      <w:proofErr w:type="gramEnd"/>
    </w:p>
    <w:p w14:paraId="41B3F852" w14:textId="4DEF8FED" w:rsidR="001A4CE3" w:rsidRPr="00113E3C" w:rsidRDefault="001A4CE3" w:rsidP="006C7C73">
      <w:pPr>
        <w:pStyle w:val="ListParagraph"/>
        <w:numPr>
          <w:ilvl w:val="0"/>
          <w:numId w:val="37"/>
        </w:numPr>
      </w:pPr>
      <w:r w:rsidRPr="00113E3C">
        <w:t xml:space="preserve">a </w:t>
      </w:r>
      <w:r w:rsidRPr="00517923">
        <w:rPr>
          <w:rStyle w:val="ArtefactClass"/>
        </w:rPr>
        <w:t>Measure</w:t>
      </w:r>
      <w:r w:rsidRPr="00113E3C">
        <w:t xml:space="preserve"> </w:t>
      </w:r>
      <w:r>
        <w:t>c</w:t>
      </w:r>
      <w:r w:rsidRPr="00113E3C">
        <w:t xml:space="preserve">omponent </w:t>
      </w:r>
      <w:r>
        <w:t xml:space="preserve">called </w:t>
      </w:r>
      <w:r w:rsidR="00593C29">
        <w:t>"</w:t>
      </w:r>
      <w:proofErr w:type="spellStart"/>
      <w:r w:rsidRPr="00113E3C">
        <w:t>obs_value</w:t>
      </w:r>
      <w:proofErr w:type="spellEnd"/>
      <w:r w:rsidR="00593C29">
        <w:t>"</w:t>
      </w:r>
      <w:r>
        <w:t xml:space="preserve"> is added to t</w:t>
      </w:r>
      <w:r w:rsidRPr="00113E3C">
        <w:t xml:space="preserve">he SDMX </w:t>
      </w:r>
      <w:proofErr w:type="gramStart"/>
      <w:r w:rsidRPr="00517923">
        <w:rPr>
          <w:rStyle w:val="ArtefactClass"/>
        </w:rPr>
        <w:t>DataStructure</w:t>
      </w:r>
      <w:r w:rsidRPr="006B7C06">
        <w:t>;</w:t>
      </w:r>
      <w:proofErr w:type="gramEnd"/>
    </w:p>
    <w:p w14:paraId="304A2C45" w14:textId="7A716457" w:rsidR="001A4CE3" w:rsidRPr="00113E3C" w:rsidRDefault="001A4CE3" w:rsidP="006C7C73">
      <w:pPr>
        <w:pStyle w:val="ListParagraph"/>
        <w:numPr>
          <w:ilvl w:val="0"/>
          <w:numId w:val="37"/>
        </w:numPr>
      </w:pPr>
      <w:r>
        <w:t>e</w:t>
      </w:r>
      <w:r w:rsidRPr="00113E3C">
        <w:t xml:space="preserve">ach VTL Measure is mapped to a </w:t>
      </w:r>
      <w:r w:rsidRPr="00517923">
        <w:rPr>
          <w:rStyle w:val="ArtefactClass"/>
        </w:rPr>
        <w:t>Co</w:t>
      </w:r>
      <w:r w:rsidR="00586BA8" w:rsidRPr="00517923">
        <w:rPr>
          <w:rStyle w:val="ArtefactClass"/>
        </w:rPr>
        <w:t>de</w:t>
      </w:r>
      <w:r w:rsidRPr="00113E3C">
        <w:t xml:space="preserve"> of the SDMX </w:t>
      </w:r>
      <w:proofErr w:type="gramStart"/>
      <w:r w:rsidRPr="00517923">
        <w:rPr>
          <w:rStyle w:val="ArtefactClass"/>
        </w:rPr>
        <w:t>MeasureDimension</w:t>
      </w:r>
      <w:r w:rsidRPr="00113E3C">
        <w:t xml:space="preserve">  having</w:t>
      </w:r>
      <w:proofErr w:type="gramEnd"/>
      <w:r w:rsidRPr="00113E3C">
        <w:t xml:space="preserve"> the same name as the VTL Measure (</w:t>
      </w:r>
      <w:r>
        <w:t xml:space="preserve">therefore all </w:t>
      </w:r>
      <w:r w:rsidRPr="00113E3C">
        <w:t>the VTL Measure</w:t>
      </w:r>
      <w:r>
        <w:t xml:space="preserve"> Component</w:t>
      </w:r>
      <w:r w:rsidRPr="00113E3C">
        <w:t xml:space="preserve">s </w:t>
      </w:r>
      <w:r>
        <w:t xml:space="preserve">do not originate </w:t>
      </w:r>
      <w:r w:rsidRPr="0036364B">
        <w:rPr>
          <w:rFonts w:ascii="Courier New" w:hAnsi="Courier New" w:cs="Courier New"/>
        </w:rPr>
        <w:t>Components</w:t>
      </w:r>
      <w:r>
        <w:t xml:space="preserve"> </w:t>
      </w:r>
      <w:r w:rsidRPr="00113E3C">
        <w:t>in the SD</w:t>
      </w:r>
      <w:r>
        <w:t xml:space="preserve">MX </w:t>
      </w:r>
      <w:r w:rsidRPr="00517923">
        <w:rPr>
          <w:rStyle w:val="ArtefactClass"/>
        </w:rPr>
        <w:t>DataStructure</w:t>
      </w:r>
      <w:r w:rsidRPr="00113E3C">
        <w:t>)</w:t>
      </w:r>
      <w:r>
        <w:t>;</w:t>
      </w:r>
    </w:p>
    <w:p w14:paraId="28911BAC" w14:textId="676B20F7" w:rsidR="001A4CE3" w:rsidRPr="00113E3C" w:rsidRDefault="001A4CE3" w:rsidP="006C7C73">
      <w:pPr>
        <w:pStyle w:val="ListParagraph"/>
        <w:numPr>
          <w:ilvl w:val="0"/>
          <w:numId w:val="37"/>
        </w:numPr>
      </w:pPr>
      <w:r>
        <w:t>a</w:t>
      </w:r>
      <w:r w:rsidRPr="00113E3C">
        <w:t xml:space="preserve"> VTL Attribute </w:t>
      </w:r>
      <w:r>
        <w:t>becomes a</w:t>
      </w:r>
      <w:r w:rsidRPr="00113E3C">
        <w:t xml:space="preserve"> </w:t>
      </w:r>
      <w:r>
        <w:t xml:space="preserve">SDMX </w:t>
      </w:r>
      <w:r w:rsidRPr="00517923">
        <w:rPr>
          <w:rStyle w:val="ArtefactClass"/>
        </w:rPr>
        <w:t>DataAttribute</w:t>
      </w:r>
      <w:r>
        <w:t xml:space="preserve"> having </w:t>
      </w:r>
      <w:r w:rsidRPr="00517923">
        <w:rPr>
          <w:rStyle w:val="ArtefactClass"/>
        </w:rPr>
        <w:t>AttributeRelationship</w:t>
      </w:r>
      <w:r>
        <w:t xml:space="preserve"> referred to all the SDMX </w:t>
      </w:r>
      <w:r w:rsidRPr="00517923">
        <w:rPr>
          <w:rStyle w:val="ArtefactClass"/>
        </w:rPr>
        <w:t>DimensionComponents</w:t>
      </w:r>
      <w:r>
        <w:t xml:space="preserve"> including the </w:t>
      </w:r>
      <w:r w:rsidRPr="00517923">
        <w:rPr>
          <w:rStyle w:val="ArtefactClass"/>
        </w:rPr>
        <w:t>TimeDimension</w:t>
      </w:r>
      <w:r>
        <w:t xml:space="preserve"> and except the </w:t>
      </w:r>
      <w:r w:rsidRPr="00517923">
        <w:rPr>
          <w:rStyle w:val="ArtefactClass"/>
        </w:rPr>
        <w:t>MeasureDimension</w:t>
      </w:r>
      <w:r>
        <w:t>.</w:t>
      </w:r>
    </w:p>
    <w:p w14:paraId="61DF6FB2" w14:textId="77777777" w:rsidR="001A4CE3" w:rsidRDefault="001A4CE3"/>
    <w:p w14:paraId="53CCF42D" w14:textId="77777777" w:rsidR="001A4CE3" w:rsidRDefault="001A4CE3" w:rsidP="00FD4515">
      <w:r>
        <w:t xml:space="preserve">The summary mapping table of the </w:t>
      </w:r>
      <w:r w:rsidRPr="00B036B3">
        <w:rPr>
          <w:b/>
        </w:rPr>
        <w:t>unpivot</w:t>
      </w:r>
      <w:r>
        <w:t xml:space="preserve"> mapping method is the following:</w:t>
      </w:r>
    </w:p>
    <w:p w14:paraId="78C04D7E" w14:textId="77777777" w:rsidR="001A4CE3" w:rsidRDefault="001A4CE3" w:rsidP="00FD4515"/>
    <w:tbl>
      <w:tblPr>
        <w:tblpPr w:leftFromText="141" w:rightFromText="141" w:vertAnchor="text" w:horzAnchor="margin" w:tblpY="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7"/>
        <w:gridCol w:w="4165"/>
      </w:tblGrid>
      <w:tr w:rsidR="001A4CE3" w14:paraId="36632740" w14:textId="77777777" w:rsidTr="00F61869">
        <w:tc>
          <w:tcPr>
            <w:tcW w:w="4226" w:type="dxa"/>
            <w:shd w:val="clear" w:color="auto" w:fill="auto"/>
          </w:tcPr>
          <w:p w14:paraId="0469D13D" w14:textId="77777777" w:rsidR="001A4CE3" w:rsidRPr="00517923" w:rsidRDefault="001A4CE3" w:rsidP="00517923">
            <w:pPr>
              <w:jc w:val="center"/>
              <w:rPr>
                <w:b/>
              </w:rPr>
            </w:pPr>
            <w:r w:rsidRPr="00517923">
              <w:rPr>
                <w:b/>
              </w:rPr>
              <w:t>VTL</w:t>
            </w:r>
          </w:p>
        </w:tc>
        <w:tc>
          <w:tcPr>
            <w:tcW w:w="4226" w:type="dxa"/>
            <w:shd w:val="clear" w:color="auto" w:fill="auto"/>
          </w:tcPr>
          <w:p w14:paraId="6A8CCB61" w14:textId="77777777" w:rsidR="001A4CE3" w:rsidRPr="00517923" w:rsidRDefault="001A4CE3" w:rsidP="00517923">
            <w:pPr>
              <w:jc w:val="center"/>
              <w:rPr>
                <w:b/>
              </w:rPr>
            </w:pPr>
            <w:r w:rsidRPr="00517923">
              <w:rPr>
                <w:b/>
              </w:rPr>
              <w:t>SDMX</w:t>
            </w:r>
          </w:p>
        </w:tc>
      </w:tr>
      <w:tr w:rsidR="001A4CE3" w14:paraId="42CA23FB" w14:textId="77777777" w:rsidTr="00F61869">
        <w:tc>
          <w:tcPr>
            <w:tcW w:w="4226" w:type="dxa"/>
            <w:shd w:val="clear" w:color="auto" w:fill="auto"/>
          </w:tcPr>
          <w:p w14:paraId="14E58204" w14:textId="77777777" w:rsidR="001A4CE3" w:rsidRDefault="001A4CE3" w:rsidP="00517923">
            <w:pPr>
              <w:jc w:val="center"/>
            </w:pPr>
            <w:r>
              <w:t>(Simple) Identifier</w:t>
            </w:r>
          </w:p>
        </w:tc>
        <w:tc>
          <w:tcPr>
            <w:tcW w:w="4226" w:type="dxa"/>
            <w:shd w:val="clear" w:color="auto" w:fill="auto"/>
          </w:tcPr>
          <w:p w14:paraId="43B99D08" w14:textId="77777777" w:rsidR="001A4CE3" w:rsidRPr="00F61869" w:rsidRDefault="001A4CE3" w:rsidP="00517923">
            <w:pPr>
              <w:jc w:val="center"/>
            </w:pPr>
            <w:r w:rsidRPr="00517923">
              <w:rPr>
                <w:rStyle w:val="ArtefactClass"/>
              </w:rPr>
              <w:t>Dimension</w:t>
            </w:r>
          </w:p>
        </w:tc>
      </w:tr>
      <w:tr w:rsidR="001A4CE3" w14:paraId="582D66DB" w14:textId="77777777" w:rsidTr="00F61869">
        <w:tc>
          <w:tcPr>
            <w:tcW w:w="4226" w:type="dxa"/>
            <w:shd w:val="clear" w:color="auto" w:fill="auto"/>
          </w:tcPr>
          <w:p w14:paraId="5FD3397C" w14:textId="77777777" w:rsidR="001A4CE3" w:rsidRDefault="001A4CE3" w:rsidP="00517923">
            <w:pPr>
              <w:jc w:val="center"/>
            </w:pPr>
            <w:r>
              <w:t>(Time) Identifier</w:t>
            </w:r>
          </w:p>
        </w:tc>
        <w:tc>
          <w:tcPr>
            <w:tcW w:w="4226" w:type="dxa"/>
            <w:shd w:val="clear" w:color="auto" w:fill="auto"/>
          </w:tcPr>
          <w:p w14:paraId="45513A11" w14:textId="77777777" w:rsidR="001A4CE3" w:rsidRPr="00F61869" w:rsidRDefault="001A4CE3" w:rsidP="00517923">
            <w:pPr>
              <w:jc w:val="center"/>
            </w:pPr>
            <w:r w:rsidRPr="00517923">
              <w:rPr>
                <w:rStyle w:val="ArtefactClass"/>
              </w:rPr>
              <w:t>TimeDimension</w:t>
            </w:r>
          </w:p>
        </w:tc>
      </w:tr>
      <w:tr w:rsidR="001A4CE3" w14:paraId="5D5C3E76" w14:textId="77777777" w:rsidTr="00F61869">
        <w:trPr>
          <w:trHeight w:val="584"/>
        </w:trPr>
        <w:tc>
          <w:tcPr>
            <w:tcW w:w="4226" w:type="dxa"/>
            <w:shd w:val="clear" w:color="auto" w:fill="auto"/>
          </w:tcPr>
          <w:p w14:paraId="60CFC0BD" w14:textId="77777777" w:rsidR="001A4CE3" w:rsidRDefault="001A4CE3" w:rsidP="00517923">
            <w:pPr>
              <w:jc w:val="center"/>
            </w:pPr>
            <w:r>
              <w:t>All Measure Components</w:t>
            </w:r>
          </w:p>
        </w:tc>
        <w:tc>
          <w:tcPr>
            <w:tcW w:w="4226" w:type="dxa"/>
            <w:shd w:val="clear" w:color="auto" w:fill="auto"/>
          </w:tcPr>
          <w:p w14:paraId="1D22030E" w14:textId="13DC8E0F" w:rsidR="001A4CE3" w:rsidRDefault="001A4CE3" w:rsidP="00517923">
            <w:pPr>
              <w:jc w:val="center"/>
            </w:pPr>
            <w:r w:rsidRPr="00517923">
              <w:rPr>
                <w:rStyle w:val="ArtefactClass"/>
              </w:rPr>
              <w:t>MeasureDimension</w:t>
            </w:r>
            <w:r>
              <w:t xml:space="preserve"> (having one </w:t>
            </w:r>
            <w:r w:rsidR="00586BA8" w:rsidRPr="00517923">
              <w:rPr>
                <w:rStyle w:val="ArtefactClass"/>
              </w:rPr>
              <w:t>Code</w:t>
            </w:r>
            <w:r>
              <w:t xml:space="preserve"> for each VTL measure component) &amp;</w:t>
            </w:r>
          </w:p>
          <w:p w14:paraId="3CDBF53F" w14:textId="0F427F43" w:rsidR="001A4CE3" w:rsidRPr="00F61869" w:rsidRDefault="00586BA8" w:rsidP="00517923">
            <w:pPr>
              <w:jc w:val="center"/>
            </w:pPr>
            <w:r>
              <w:t xml:space="preserve">one </w:t>
            </w:r>
            <w:r w:rsidR="001A4CE3" w:rsidRPr="00517923">
              <w:rPr>
                <w:rStyle w:val="ArtefactClass"/>
              </w:rPr>
              <w:t>Measure</w:t>
            </w:r>
          </w:p>
        </w:tc>
      </w:tr>
      <w:tr w:rsidR="001A4CE3" w14:paraId="1EAE9258" w14:textId="77777777" w:rsidTr="00F61869">
        <w:tc>
          <w:tcPr>
            <w:tcW w:w="4226" w:type="dxa"/>
            <w:shd w:val="clear" w:color="auto" w:fill="auto"/>
          </w:tcPr>
          <w:p w14:paraId="36D52722" w14:textId="2F6D1803" w:rsidR="001A4CE3" w:rsidRDefault="001A4CE3" w:rsidP="00517923">
            <w:pPr>
              <w:jc w:val="center"/>
            </w:pPr>
            <w:r>
              <w:t>Attribute</w:t>
            </w:r>
          </w:p>
        </w:tc>
        <w:tc>
          <w:tcPr>
            <w:tcW w:w="4226" w:type="dxa"/>
            <w:shd w:val="clear" w:color="auto" w:fill="auto"/>
          </w:tcPr>
          <w:p w14:paraId="2A4B1D44" w14:textId="77777777" w:rsidR="001A4CE3" w:rsidRDefault="001A4CE3" w:rsidP="00517923">
            <w:pPr>
              <w:jc w:val="center"/>
            </w:pPr>
            <w:r w:rsidRPr="00517923">
              <w:rPr>
                <w:rStyle w:val="ArtefactClass"/>
              </w:rPr>
              <w:t>DataAttribute</w:t>
            </w:r>
            <w:r>
              <w:t xml:space="preserve"> depending on all SDMX </w:t>
            </w:r>
            <w:r w:rsidRPr="00517923">
              <w:rPr>
                <w:rStyle w:val="ArtefactClass"/>
              </w:rPr>
              <w:t>Dimensions</w:t>
            </w:r>
            <w:r>
              <w:t xml:space="preserve"> including the </w:t>
            </w:r>
            <w:r w:rsidRPr="00517923">
              <w:rPr>
                <w:rStyle w:val="ArtefactClass"/>
              </w:rPr>
              <w:t>TimeDimension</w:t>
            </w:r>
            <w:r>
              <w:t xml:space="preserve"> and except the </w:t>
            </w:r>
            <w:r w:rsidRPr="00517923">
              <w:rPr>
                <w:rStyle w:val="ArtefactClass"/>
              </w:rPr>
              <w:t>MeasureDimension</w:t>
            </w:r>
          </w:p>
        </w:tc>
      </w:tr>
    </w:tbl>
    <w:p w14:paraId="2A310F3D" w14:textId="77777777" w:rsidR="001A4CE3" w:rsidRDefault="001A4CE3" w:rsidP="00FD4515"/>
    <w:p w14:paraId="372265C3" w14:textId="77777777" w:rsidR="001A4CE3" w:rsidRDefault="001A4CE3" w:rsidP="00FD4515"/>
    <w:p w14:paraId="12ED2CAA" w14:textId="77777777" w:rsidR="00586BA8" w:rsidRDefault="00586BA8" w:rsidP="00586BA8">
      <w:pPr>
        <w:contextualSpacing/>
      </w:pPr>
      <w:r>
        <w:t>At observation / data point level:</w:t>
      </w:r>
    </w:p>
    <w:p w14:paraId="2FD73A2B" w14:textId="782FD60B" w:rsidR="00586BA8" w:rsidRDefault="00586BA8" w:rsidP="006C7C73">
      <w:pPr>
        <w:pStyle w:val="ListParagraph"/>
        <w:numPr>
          <w:ilvl w:val="0"/>
          <w:numId w:val="37"/>
        </w:numPr>
        <w:spacing w:after="240"/>
        <w:contextualSpacing/>
      </w:pPr>
      <w:r>
        <w:t xml:space="preserve">a multi-measure VTL Data Point becomes a set of SDMX observations, one for each VTL </w:t>
      </w:r>
      <w:proofErr w:type="gramStart"/>
      <w:r>
        <w:t>Measure;</w:t>
      </w:r>
      <w:proofErr w:type="gramEnd"/>
      <w:r>
        <w:t xml:space="preserve"> </w:t>
      </w:r>
    </w:p>
    <w:p w14:paraId="6EDF573D" w14:textId="5E3360AD" w:rsidR="00586BA8" w:rsidRDefault="00586BA8" w:rsidP="006C7C73">
      <w:pPr>
        <w:pStyle w:val="ListParagraph"/>
        <w:numPr>
          <w:ilvl w:val="0"/>
          <w:numId w:val="37"/>
        </w:numPr>
        <w:spacing w:after="240"/>
        <w:contextualSpacing/>
      </w:pPr>
      <w:r>
        <w:t xml:space="preserve">the values of the VTL Identifiers become the values of the corresponding SDMX </w:t>
      </w:r>
      <w:proofErr w:type="spellStart"/>
      <w:r w:rsidRPr="00FA4AFB">
        <w:rPr>
          <w:rFonts w:ascii="Courier New" w:hAnsi="Courier New" w:cs="Courier New"/>
        </w:rPr>
        <w:t>Dimension</w:t>
      </w:r>
      <w:r>
        <w:rPr>
          <w:rFonts w:ascii="Courier New" w:hAnsi="Courier New" w:cs="Courier New"/>
        </w:rPr>
        <w:t>Component</w:t>
      </w:r>
      <w:r w:rsidRPr="00FA4AFB">
        <w:rPr>
          <w:rFonts w:ascii="Courier New" w:hAnsi="Courier New" w:cs="Courier New"/>
        </w:rPr>
        <w:t>s</w:t>
      </w:r>
      <w:proofErr w:type="spellEnd"/>
      <w:r>
        <w:t xml:space="preserve">, for all the observations of the set </w:t>
      </w:r>
      <w:proofErr w:type="gramStart"/>
      <w:r>
        <w:t>above;</w:t>
      </w:r>
      <w:proofErr w:type="gramEnd"/>
    </w:p>
    <w:p w14:paraId="0922B447" w14:textId="3F476F0E" w:rsidR="00586BA8" w:rsidRDefault="00586BA8" w:rsidP="006C7C73">
      <w:pPr>
        <w:pStyle w:val="ListParagraph"/>
        <w:numPr>
          <w:ilvl w:val="0"/>
          <w:numId w:val="37"/>
        </w:numPr>
        <w:spacing w:after="240"/>
        <w:contextualSpacing/>
      </w:pPr>
      <w:r>
        <w:t xml:space="preserve">the name of the </w:t>
      </w:r>
      <w:proofErr w:type="spellStart"/>
      <w:r>
        <w:t>j</w:t>
      </w:r>
      <w:r w:rsidRPr="006A3559">
        <w:rPr>
          <w:vertAlign w:val="superscript"/>
        </w:rPr>
        <w:t>th</w:t>
      </w:r>
      <w:proofErr w:type="spellEnd"/>
      <w:r>
        <w:t xml:space="preserve"> VTL Measure (e.g. “</w:t>
      </w:r>
      <w:proofErr w:type="spellStart"/>
      <w:r>
        <w:t>Cj</w:t>
      </w:r>
      <w:proofErr w:type="spellEnd"/>
      <w:r>
        <w:t xml:space="preserve">”) becomes the </w:t>
      </w:r>
      <w:r w:rsidRPr="00E57879">
        <w:rPr>
          <w:rFonts w:ascii="Courier New" w:hAnsi="Courier New" w:cs="Courier New"/>
        </w:rPr>
        <w:t>Code</w:t>
      </w:r>
      <w:r>
        <w:t xml:space="preserve"> of the SDMX </w:t>
      </w:r>
      <w:proofErr w:type="spellStart"/>
      <w:r w:rsidRPr="00FA4AFB">
        <w:rPr>
          <w:rFonts w:ascii="Courier New" w:hAnsi="Courier New" w:cs="Courier New"/>
        </w:rPr>
        <w:t>MeasureDimension</w:t>
      </w:r>
      <w:proofErr w:type="spellEnd"/>
      <w:r>
        <w:t xml:space="preserve"> of the </w:t>
      </w:r>
      <w:proofErr w:type="spellStart"/>
      <w:r>
        <w:t>j</w:t>
      </w:r>
      <w:r w:rsidRPr="006A3559">
        <w:rPr>
          <w:vertAlign w:val="superscript"/>
        </w:rPr>
        <w:t>th</w:t>
      </w:r>
      <w:proofErr w:type="spellEnd"/>
      <w:r>
        <w:t xml:space="preserve"> observation of the </w:t>
      </w:r>
      <w:proofErr w:type="gramStart"/>
      <w:r>
        <w:t>set;</w:t>
      </w:r>
      <w:proofErr w:type="gramEnd"/>
      <w:r>
        <w:t xml:space="preserve"> </w:t>
      </w:r>
    </w:p>
    <w:p w14:paraId="136AB7AD" w14:textId="327C4F38" w:rsidR="00586BA8" w:rsidRDefault="00586BA8" w:rsidP="006C7C73">
      <w:pPr>
        <w:pStyle w:val="ListParagraph"/>
        <w:numPr>
          <w:ilvl w:val="0"/>
          <w:numId w:val="37"/>
        </w:numPr>
        <w:spacing w:after="240"/>
        <w:contextualSpacing/>
      </w:pPr>
      <w:r>
        <w:t xml:space="preserve">the value of the </w:t>
      </w:r>
      <w:proofErr w:type="spellStart"/>
      <w:r>
        <w:t>j</w:t>
      </w:r>
      <w:r w:rsidRPr="006A3559">
        <w:rPr>
          <w:vertAlign w:val="superscript"/>
        </w:rPr>
        <w:t>th</w:t>
      </w:r>
      <w:proofErr w:type="spellEnd"/>
      <w:r>
        <w:t xml:space="preserve"> VTL Measure becomes the value of the SDMX </w:t>
      </w:r>
      <w:r w:rsidRPr="00FA4AFB">
        <w:rPr>
          <w:rFonts w:ascii="Courier New" w:hAnsi="Courier New" w:cs="Courier New"/>
        </w:rPr>
        <w:t>Measure</w:t>
      </w:r>
      <w:r>
        <w:t xml:space="preserve"> of the </w:t>
      </w:r>
      <w:proofErr w:type="spellStart"/>
      <w:r>
        <w:t>j</w:t>
      </w:r>
      <w:r w:rsidRPr="006A3559">
        <w:rPr>
          <w:vertAlign w:val="superscript"/>
        </w:rPr>
        <w:t>th</w:t>
      </w:r>
      <w:proofErr w:type="spellEnd"/>
      <w:r>
        <w:t xml:space="preserve"> observation of the </w:t>
      </w:r>
      <w:proofErr w:type="gramStart"/>
      <w:r>
        <w:t>set;</w:t>
      </w:r>
      <w:proofErr w:type="gramEnd"/>
      <w:r>
        <w:t xml:space="preserve"> </w:t>
      </w:r>
    </w:p>
    <w:p w14:paraId="00151DF3" w14:textId="65F7D6BB" w:rsidR="00586BA8" w:rsidRDefault="00586BA8" w:rsidP="006C7C73">
      <w:pPr>
        <w:pStyle w:val="ListParagraph"/>
        <w:numPr>
          <w:ilvl w:val="0"/>
          <w:numId w:val="37"/>
        </w:numPr>
        <w:spacing w:after="240"/>
        <w:contextualSpacing/>
      </w:pPr>
      <w:r>
        <w:t xml:space="preserve">the values of the VTL Attributes become the values of the corresponding SDMX </w:t>
      </w:r>
      <w:proofErr w:type="spellStart"/>
      <w:r w:rsidRPr="00FA4AFB">
        <w:rPr>
          <w:rFonts w:ascii="Courier New" w:hAnsi="Courier New" w:cs="Courier New"/>
        </w:rPr>
        <w:t>DataAttributes</w:t>
      </w:r>
      <w:proofErr w:type="spellEnd"/>
      <w:r>
        <w:t xml:space="preserve"> (in principle for all the observations of the set above).</w:t>
      </w:r>
    </w:p>
    <w:p w14:paraId="452AAC4C" w14:textId="77777777" w:rsidR="00586BA8" w:rsidRDefault="00586BA8" w:rsidP="00586BA8">
      <w:r>
        <w:t xml:space="preserve">If desired, this method can be applied also to mono-measure VTL structures, </w:t>
      </w:r>
      <w:proofErr w:type="gramStart"/>
      <w:r>
        <w:t>provided that</w:t>
      </w:r>
      <w:proofErr w:type="gramEnd"/>
      <w:r>
        <w:t xml:space="preserve"> none of the VTL Components has already the role of Measure Identifier. Like in the general case, a </w:t>
      </w:r>
      <w:proofErr w:type="spellStart"/>
      <w:r w:rsidRPr="00415818">
        <w:rPr>
          <w:rFonts w:ascii="Courier New" w:hAnsi="Courier New" w:cs="Courier New"/>
        </w:rPr>
        <w:t>MeasureDimension</w:t>
      </w:r>
      <w:proofErr w:type="spellEnd"/>
      <w:r w:rsidRPr="00113E3C">
        <w:t xml:space="preserve"> </w:t>
      </w:r>
      <w:r>
        <w:t>c</w:t>
      </w:r>
      <w:r w:rsidRPr="00113E3C">
        <w:t xml:space="preserve">omponent </w:t>
      </w:r>
      <w:r>
        <w:t xml:space="preserve">called </w:t>
      </w:r>
      <w:r w:rsidRPr="00113E3C">
        <w:t>“</w:t>
      </w:r>
      <w:proofErr w:type="spellStart"/>
      <w:r w:rsidRPr="00113E3C">
        <w:t>measure_name</w:t>
      </w:r>
      <w:proofErr w:type="spellEnd"/>
      <w:r w:rsidRPr="00113E3C">
        <w:t xml:space="preserve">” </w:t>
      </w:r>
      <w:r>
        <w:t xml:space="preserve">is added to the SDMX </w:t>
      </w:r>
      <w:proofErr w:type="spellStart"/>
      <w:r w:rsidRPr="00415818">
        <w:rPr>
          <w:rFonts w:ascii="Courier New" w:hAnsi="Courier New" w:cs="Courier New"/>
        </w:rPr>
        <w:t>DataStructure</w:t>
      </w:r>
      <w:proofErr w:type="spellEnd"/>
      <w:r>
        <w:t xml:space="preserve">, in this case it has just one possible </w:t>
      </w:r>
      <w:r w:rsidRPr="009157FE">
        <w:rPr>
          <w:rFonts w:ascii="Courier New" w:hAnsi="Courier New" w:cs="Courier New"/>
        </w:rPr>
        <w:t>Code</w:t>
      </w:r>
      <w:r>
        <w:t xml:space="preserve">, corresponding to the name of the unique VTL Measure. The original VTL Measure would not become a </w:t>
      </w:r>
      <w:r w:rsidRPr="0036364B">
        <w:rPr>
          <w:rFonts w:ascii="Courier New" w:hAnsi="Courier New" w:cs="Courier New"/>
        </w:rPr>
        <w:t>Component</w:t>
      </w:r>
      <w:r>
        <w:t xml:space="preserve"> in the SDMX data structure. The value of the VTL Measure would be assigned to the unique SDMX </w:t>
      </w:r>
      <w:r w:rsidRPr="00415818">
        <w:rPr>
          <w:rFonts w:ascii="Courier New" w:hAnsi="Courier New" w:cs="Courier New"/>
        </w:rPr>
        <w:t>Measure</w:t>
      </w:r>
      <w:r>
        <w:t xml:space="preserve"> called “</w:t>
      </w:r>
      <w:proofErr w:type="spellStart"/>
      <w:r>
        <w:t>obs_value</w:t>
      </w:r>
      <w:proofErr w:type="spellEnd"/>
      <w:r>
        <w:t xml:space="preserve">”. </w:t>
      </w:r>
    </w:p>
    <w:p w14:paraId="19E755C9" w14:textId="3523D930" w:rsidR="00586BA8" w:rsidRPr="00F22E96" w:rsidRDefault="00586BA8">
      <w:pPr>
        <w:rPr>
          <w:lang w:val="en-US"/>
        </w:rPr>
      </w:pPr>
      <w:r>
        <w:lastRenderedPageBreak/>
        <w:t>In any case, the resulting SDMX definitions must be compliant with the SDMX consistency rules. For example, t</w:t>
      </w:r>
      <w:r w:rsidRPr="00113E3C">
        <w:t xml:space="preserve">he possible </w:t>
      </w:r>
      <w:r>
        <w:rPr>
          <w:rFonts w:ascii="Courier New" w:hAnsi="Courier New" w:cs="Courier New"/>
        </w:rPr>
        <w:t>Code</w:t>
      </w:r>
      <w:r w:rsidRPr="00415818">
        <w:rPr>
          <w:rFonts w:ascii="Courier New" w:hAnsi="Courier New" w:cs="Courier New"/>
        </w:rPr>
        <w:t>s</w:t>
      </w:r>
      <w:r w:rsidRPr="00113E3C">
        <w:t xml:space="preserve"> </w:t>
      </w:r>
      <w:r>
        <w:t xml:space="preserve">of the SDMX </w:t>
      </w:r>
      <w:proofErr w:type="spellStart"/>
      <w:r w:rsidRPr="00415818">
        <w:rPr>
          <w:rFonts w:ascii="Courier New" w:hAnsi="Courier New" w:cs="Courier New"/>
        </w:rPr>
        <w:t>MeasureDimension</w:t>
      </w:r>
      <w:proofErr w:type="spellEnd"/>
      <w:r>
        <w:t xml:space="preserve"> need to be </w:t>
      </w:r>
      <w:r w:rsidRPr="00113E3C">
        <w:t xml:space="preserve">listed in a SDMX </w:t>
      </w:r>
      <w:proofErr w:type="spellStart"/>
      <w:r>
        <w:rPr>
          <w:rFonts w:ascii="Courier New" w:hAnsi="Courier New" w:cs="Courier New"/>
        </w:rPr>
        <w:t>Codelist</w:t>
      </w:r>
      <w:proofErr w:type="spellEnd"/>
      <w:r w:rsidRPr="00F22E96">
        <w:rPr>
          <w:lang w:val="en-US"/>
        </w:rPr>
        <w:t xml:space="preserve">, with proper id, agency and version; moreover, the SDMX DSD must have </w:t>
      </w:r>
      <w:r>
        <w:rPr>
          <w:lang w:val="en-US"/>
        </w:rPr>
        <w:t xml:space="preserve">the </w:t>
      </w:r>
      <w:proofErr w:type="spellStart"/>
      <w:r w:rsidR="00FA068E">
        <w:rPr>
          <w:rFonts w:ascii="Courier New" w:hAnsi="Courier New" w:cs="Courier New"/>
        </w:rPr>
        <w:t>A</w:t>
      </w:r>
      <w:r w:rsidRPr="00415818">
        <w:rPr>
          <w:rFonts w:ascii="Courier New" w:hAnsi="Courier New" w:cs="Courier New"/>
        </w:rPr>
        <w:t>ttributeRelationship</w:t>
      </w:r>
      <w:proofErr w:type="spellEnd"/>
      <w:r w:rsidRPr="00F242DA">
        <w:rPr>
          <w:lang w:val="en-US"/>
        </w:rPr>
        <w:t xml:space="preserve"> </w:t>
      </w:r>
      <w:r>
        <w:rPr>
          <w:lang w:val="en-US"/>
        </w:rPr>
        <w:t xml:space="preserve">for the </w:t>
      </w:r>
      <w:proofErr w:type="spellStart"/>
      <w:r w:rsidRPr="00415818">
        <w:rPr>
          <w:rFonts w:ascii="Courier New" w:hAnsi="Courier New" w:cs="Courier New"/>
        </w:rPr>
        <w:t>DataAttributes</w:t>
      </w:r>
      <w:proofErr w:type="spellEnd"/>
      <w:r w:rsidR="00FA068E">
        <w:rPr>
          <w:lang w:val="en-US"/>
        </w:rPr>
        <w:t>,</w:t>
      </w:r>
      <w:r w:rsidR="00FA068E" w:rsidRPr="00FA068E">
        <w:rPr>
          <w:lang w:val="en-US"/>
        </w:rPr>
        <w:t xml:space="preserve"> </w:t>
      </w:r>
      <w:r w:rsidR="00FA068E" w:rsidRPr="00F22E96">
        <w:rPr>
          <w:lang w:val="en-US"/>
        </w:rPr>
        <w:t>which does not exist in VTL</w:t>
      </w:r>
      <w:r w:rsidRPr="00F22E96">
        <w:rPr>
          <w:lang w:val="en-US"/>
        </w:rPr>
        <w:t>.</w:t>
      </w:r>
    </w:p>
    <w:p w14:paraId="253DB25E" w14:textId="77777777" w:rsidR="001A4CE3" w:rsidRDefault="001A4CE3">
      <w:pPr>
        <w:pStyle w:val="Heading4"/>
      </w:pPr>
      <w:r>
        <w:t>From VTL Measures to SDMX Data Attributes</w:t>
      </w:r>
      <w:r w:rsidRPr="009E0BB8">
        <w:t xml:space="preserve"> </w:t>
      </w:r>
    </w:p>
    <w:p w14:paraId="2C8D099D" w14:textId="3B4FDCC1" w:rsidR="00586BA8" w:rsidRDefault="00586BA8" w:rsidP="00721CD4">
      <w:r>
        <w:t xml:space="preserve">More than all for the </w:t>
      </w:r>
      <w:r w:rsidRPr="00F625B4">
        <w:t>multi-measure VTL structures</w:t>
      </w:r>
      <w:r>
        <w:t xml:space="preserve"> (having more than one Measure Component), it may happen that the Measures of the VTL Data Structure need to be managed as </w:t>
      </w:r>
      <w:proofErr w:type="spellStart"/>
      <w:r w:rsidRPr="00415818">
        <w:rPr>
          <w:rFonts w:ascii="Courier New" w:hAnsi="Courier New" w:cs="Courier New"/>
        </w:rPr>
        <w:t>DataAttributes</w:t>
      </w:r>
      <w:proofErr w:type="spellEnd"/>
      <w:r w:rsidRPr="00415818">
        <w:rPr>
          <w:rFonts w:ascii="Courier New" w:hAnsi="Courier New" w:cs="Courier New"/>
        </w:rPr>
        <w:t xml:space="preserve"> </w:t>
      </w:r>
      <w:r>
        <w:t>in SDMX.</w:t>
      </w:r>
      <w:r w:rsidRPr="004F58D2">
        <w:t xml:space="preserve"> </w:t>
      </w:r>
      <w:r w:rsidR="006E0DBC">
        <w:t>Therefore,</w:t>
      </w:r>
      <w:r>
        <w:t xml:space="preserve"> a third mapping method consists in transforming some VTL measures in a corresponding SDMX </w:t>
      </w:r>
      <w:r w:rsidRPr="00415818">
        <w:rPr>
          <w:rFonts w:ascii="Courier New" w:hAnsi="Courier New" w:cs="Courier New"/>
        </w:rPr>
        <w:t>Measure</w:t>
      </w:r>
      <w:r>
        <w:rPr>
          <w:rFonts w:ascii="Courier New" w:hAnsi="Courier New" w:cs="Courier New"/>
        </w:rPr>
        <w:t>s</w:t>
      </w:r>
      <w:r>
        <w:t xml:space="preserve"> and all the other VTL Measures</w:t>
      </w:r>
      <w:r w:rsidRPr="007023E2">
        <w:t xml:space="preserve"> </w:t>
      </w:r>
      <w:r>
        <w:t xml:space="preserve">in SDMX </w:t>
      </w:r>
      <w:proofErr w:type="spellStart"/>
      <w:r w:rsidRPr="00415818">
        <w:rPr>
          <w:rFonts w:ascii="Courier New" w:hAnsi="Courier New" w:cs="Courier New"/>
        </w:rPr>
        <w:t>DataAttributes</w:t>
      </w:r>
      <w:proofErr w:type="spellEnd"/>
      <w:r>
        <w:t xml:space="preserve">. This method is called M2A (“M2A” stands for “Measures to </w:t>
      </w:r>
      <w:proofErr w:type="spellStart"/>
      <w:r w:rsidRPr="00415818">
        <w:rPr>
          <w:rFonts w:ascii="Courier New" w:hAnsi="Courier New" w:cs="Courier New"/>
        </w:rPr>
        <w:t>DataAttributes</w:t>
      </w:r>
      <w:proofErr w:type="spellEnd"/>
      <w:r>
        <w:t>”).</w:t>
      </w:r>
    </w:p>
    <w:p w14:paraId="214F4400" w14:textId="77777777" w:rsidR="00586BA8" w:rsidRDefault="00586BA8" w:rsidP="00721CD4"/>
    <w:p w14:paraId="39B69803" w14:textId="4389EF91" w:rsidR="00586BA8" w:rsidRDefault="00586BA8" w:rsidP="00721CD4">
      <w:r>
        <w:t xml:space="preserve">All VTL Measures maintain their names in SDMX. The VTL Measure Components that become SDMX </w:t>
      </w:r>
      <w:proofErr w:type="spellStart"/>
      <w:r>
        <w:rPr>
          <w:rFonts w:ascii="Courier New" w:hAnsi="Courier New" w:cs="Courier New"/>
        </w:rPr>
        <w:t>DataAttributes</w:t>
      </w:r>
      <w:proofErr w:type="spellEnd"/>
      <w:r>
        <w:t xml:space="preserve"> are the ones declared as </w:t>
      </w:r>
      <w:proofErr w:type="spellStart"/>
      <w:r w:rsidRPr="009E1B31">
        <w:rPr>
          <w:rFonts w:ascii="Courier New" w:hAnsi="Courier New" w:cs="Courier New"/>
        </w:rPr>
        <w:t>DataAttributes</w:t>
      </w:r>
      <w:proofErr w:type="spellEnd"/>
      <w:r>
        <w:t xml:space="preserve"> in the target SDMX data structure definition.</w:t>
      </w:r>
    </w:p>
    <w:p w14:paraId="1DB86738" w14:textId="77777777" w:rsidR="00586BA8" w:rsidRDefault="00586BA8" w:rsidP="00721CD4"/>
    <w:p w14:paraId="2CF28BF9" w14:textId="44018BD9" w:rsidR="00586BA8" w:rsidRDefault="00586BA8" w:rsidP="00586BA8">
      <w:r>
        <w:t>The mapping table is the following:</w:t>
      </w:r>
    </w:p>
    <w:p w14:paraId="0A5ECA7E" w14:textId="0094BB02" w:rsidR="00586BA8" w:rsidRDefault="00586BA8" w:rsidP="00586BA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20"/>
        <w:gridCol w:w="4182"/>
      </w:tblGrid>
      <w:tr w:rsidR="00586BA8" w:rsidRPr="00FB7387" w14:paraId="6E5BC46D" w14:textId="77777777" w:rsidTr="00586BA8">
        <w:tc>
          <w:tcPr>
            <w:tcW w:w="4120" w:type="dxa"/>
            <w:tcBorders>
              <w:top w:val="single" w:sz="4" w:space="0" w:color="auto"/>
              <w:left w:val="single" w:sz="4" w:space="0" w:color="auto"/>
              <w:bottom w:val="single" w:sz="4" w:space="0" w:color="auto"/>
              <w:right w:val="single" w:sz="4" w:space="0" w:color="auto"/>
            </w:tcBorders>
            <w:shd w:val="clear" w:color="auto" w:fill="auto"/>
          </w:tcPr>
          <w:p w14:paraId="5DEFB794" w14:textId="77777777" w:rsidR="00586BA8" w:rsidRPr="00FB7387" w:rsidRDefault="00586BA8" w:rsidP="00517923">
            <w:pPr>
              <w:jc w:val="center"/>
            </w:pPr>
            <w:r w:rsidRPr="00FB7387">
              <w:t>VTL</w:t>
            </w:r>
          </w:p>
        </w:tc>
        <w:tc>
          <w:tcPr>
            <w:tcW w:w="4182" w:type="dxa"/>
            <w:tcBorders>
              <w:top w:val="single" w:sz="4" w:space="0" w:color="auto"/>
              <w:left w:val="single" w:sz="4" w:space="0" w:color="auto"/>
              <w:bottom w:val="single" w:sz="4" w:space="0" w:color="auto"/>
              <w:right w:val="single" w:sz="4" w:space="0" w:color="auto"/>
            </w:tcBorders>
            <w:shd w:val="clear" w:color="auto" w:fill="auto"/>
          </w:tcPr>
          <w:p w14:paraId="50628381" w14:textId="77777777" w:rsidR="00586BA8" w:rsidRPr="00FB7387" w:rsidRDefault="00586BA8" w:rsidP="00517923">
            <w:pPr>
              <w:jc w:val="center"/>
            </w:pPr>
            <w:r w:rsidRPr="00FB7387">
              <w:t>SDMX</w:t>
            </w:r>
          </w:p>
        </w:tc>
      </w:tr>
      <w:tr w:rsidR="00586BA8" w:rsidRPr="00FB7387" w14:paraId="5BBA448A" w14:textId="77777777" w:rsidTr="00586BA8">
        <w:tc>
          <w:tcPr>
            <w:tcW w:w="4120" w:type="dxa"/>
            <w:tcBorders>
              <w:top w:val="single" w:sz="4" w:space="0" w:color="auto"/>
              <w:left w:val="single" w:sz="4" w:space="0" w:color="auto"/>
              <w:bottom w:val="single" w:sz="4" w:space="0" w:color="auto"/>
              <w:right w:val="single" w:sz="4" w:space="0" w:color="auto"/>
            </w:tcBorders>
            <w:shd w:val="clear" w:color="auto" w:fill="auto"/>
          </w:tcPr>
          <w:p w14:paraId="518B7E43" w14:textId="77777777" w:rsidR="00586BA8" w:rsidRPr="00FB7387" w:rsidRDefault="00586BA8" w:rsidP="00517923">
            <w:pPr>
              <w:jc w:val="center"/>
            </w:pPr>
            <w:r>
              <w:t>(</w:t>
            </w:r>
            <w:r w:rsidRPr="00FB7387">
              <w:t>Simple</w:t>
            </w:r>
            <w:r>
              <w:t>)</w:t>
            </w:r>
            <w:r w:rsidRPr="00FB7387">
              <w:t xml:space="preserve"> Identifier</w:t>
            </w:r>
          </w:p>
        </w:tc>
        <w:tc>
          <w:tcPr>
            <w:tcW w:w="4182" w:type="dxa"/>
            <w:tcBorders>
              <w:top w:val="single" w:sz="4" w:space="0" w:color="auto"/>
              <w:left w:val="single" w:sz="4" w:space="0" w:color="auto"/>
              <w:bottom w:val="single" w:sz="4" w:space="0" w:color="auto"/>
              <w:right w:val="single" w:sz="4" w:space="0" w:color="auto"/>
            </w:tcBorders>
            <w:shd w:val="clear" w:color="auto" w:fill="auto"/>
          </w:tcPr>
          <w:p w14:paraId="6F77A322" w14:textId="77777777" w:rsidR="00586BA8" w:rsidRPr="00586BA8" w:rsidRDefault="00586BA8" w:rsidP="00517923">
            <w:pPr>
              <w:jc w:val="center"/>
            </w:pPr>
            <w:r w:rsidRPr="00517923">
              <w:rPr>
                <w:rStyle w:val="ArtefactClass"/>
              </w:rPr>
              <w:t>Dimension</w:t>
            </w:r>
          </w:p>
        </w:tc>
      </w:tr>
      <w:tr w:rsidR="00586BA8" w:rsidRPr="00FB7387" w14:paraId="042FAB92" w14:textId="77777777" w:rsidTr="00586BA8">
        <w:tc>
          <w:tcPr>
            <w:tcW w:w="4120" w:type="dxa"/>
            <w:tcBorders>
              <w:top w:val="single" w:sz="4" w:space="0" w:color="auto"/>
              <w:left w:val="single" w:sz="4" w:space="0" w:color="auto"/>
              <w:bottom w:val="single" w:sz="4" w:space="0" w:color="auto"/>
              <w:right w:val="single" w:sz="4" w:space="0" w:color="auto"/>
            </w:tcBorders>
            <w:shd w:val="clear" w:color="auto" w:fill="auto"/>
          </w:tcPr>
          <w:p w14:paraId="13E43F46" w14:textId="77777777" w:rsidR="00586BA8" w:rsidRPr="00FB7387" w:rsidRDefault="00586BA8" w:rsidP="00517923">
            <w:pPr>
              <w:jc w:val="center"/>
            </w:pPr>
            <w:r>
              <w:t>(</w:t>
            </w:r>
            <w:r w:rsidRPr="00FB7387">
              <w:t>Time</w:t>
            </w:r>
            <w:r>
              <w:t>)</w:t>
            </w:r>
            <w:r w:rsidRPr="00FB7387">
              <w:t xml:space="preserve"> Identifier</w:t>
            </w:r>
          </w:p>
        </w:tc>
        <w:tc>
          <w:tcPr>
            <w:tcW w:w="4182" w:type="dxa"/>
            <w:tcBorders>
              <w:top w:val="single" w:sz="4" w:space="0" w:color="auto"/>
              <w:left w:val="single" w:sz="4" w:space="0" w:color="auto"/>
              <w:bottom w:val="single" w:sz="4" w:space="0" w:color="auto"/>
              <w:right w:val="single" w:sz="4" w:space="0" w:color="auto"/>
            </w:tcBorders>
            <w:shd w:val="clear" w:color="auto" w:fill="auto"/>
          </w:tcPr>
          <w:p w14:paraId="365C0B70" w14:textId="77777777" w:rsidR="00586BA8" w:rsidRPr="00FB7387" w:rsidRDefault="00586BA8" w:rsidP="00517923">
            <w:pPr>
              <w:jc w:val="center"/>
            </w:pPr>
            <w:r w:rsidRPr="00517923">
              <w:rPr>
                <w:rStyle w:val="ArtefactClass"/>
              </w:rPr>
              <w:t>TimeDimension</w:t>
            </w:r>
          </w:p>
        </w:tc>
      </w:tr>
      <w:tr w:rsidR="00586BA8" w:rsidRPr="00FB7387" w14:paraId="5183D668" w14:textId="77777777" w:rsidTr="00586BA8">
        <w:tc>
          <w:tcPr>
            <w:tcW w:w="4120" w:type="dxa"/>
            <w:tcBorders>
              <w:top w:val="single" w:sz="4" w:space="0" w:color="auto"/>
              <w:left w:val="single" w:sz="4" w:space="0" w:color="auto"/>
              <w:bottom w:val="single" w:sz="4" w:space="0" w:color="auto"/>
              <w:right w:val="single" w:sz="4" w:space="0" w:color="auto"/>
            </w:tcBorders>
            <w:shd w:val="clear" w:color="auto" w:fill="auto"/>
          </w:tcPr>
          <w:p w14:paraId="33D5B863" w14:textId="77777777" w:rsidR="00586BA8" w:rsidRPr="00FB7387" w:rsidRDefault="00586BA8" w:rsidP="00517923">
            <w:pPr>
              <w:jc w:val="center"/>
            </w:pPr>
            <w:r>
              <w:t xml:space="preserve">Some </w:t>
            </w:r>
            <w:r w:rsidRPr="00FB7387">
              <w:t>Measure</w:t>
            </w:r>
            <w:r>
              <w:t>s</w:t>
            </w:r>
          </w:p>
        </w:tc>
        <w:tc>
          <w:tcPr>
            <w:tcW w:w="4182" w:type="dxa"/>
            <w:tcBorders>
              <w:top w:val="single" w:sz="4" w:space="0" w:color="auto"/>
              <w:left w:val="single" w:sz="4" w:space="0" w:color="auto"/>
              <w:bottom w:val="single" w:sz="4" w:space="0" w:color="auto"/>
              <w:right w:val="single" w:sz="4" w:space="0" w:color="auto"/>
            </w:tcBorders>
            <w:shd w:val="clear" w:color="auto" w:fill="auto"/>
          </w:tcPr>
          <w:p w14:paraId="290F7838" w14:textId="75F4C768" w:rsidR="00586BA8" w:rsidRPr="00FB7387" w:rsidRDefault="00586BA8" w:rsidP="00517923">
            <w:pPr>
              <w:jc w:val="center"/>
            </w:pPr>
            <w:r w:rsidRPr="00517923">
              <w:rPr>
                <w:rStyle w:val="ArtefactClass"/>
              </w:rPr>
              <w:t>Measure</w:t>
            </w:r>
          </w:p>
        </w:tc>
      </w:tr>
      <w:tr w:rsidR="00586BA8" w:rsidRPr="00FB7387" w14:paraId="33B71321" w14:textId="77777777" w:rsidTr="00586BA8">
        <w:tc>
          <w:tcPr>
            <w:tcW w:w="4120" w:type="dxa"/>
            <w:tcBorders>
              <w:top w:val="single" w:sz="4" w:space="0" w:color="auto"/>
              <w:left w:val="single" w:sz="4" w:space="0" w:color="auto"/>
              <w:bottom w:val="single" w:sz="4" w:space="0" w:color="auto"/>
              <w:right w:val="single" w:sz="4" w:space="0" w:color="auto"/>
            </w:tcBorders>
            <w:shd w:val="clear" w:color="auto" w:fill="auto"/>
          </w:tcPr>
          <w:p w14:paraId="49C53A5C" w14:textId="77777777" w:rsidR="00586BA8" w:rsidRPr="00FB7387" w:rsidRDefault="00586BA8" w:rsidP="00517923">
            <w:pPr>
              <w:jc w:val="center"/>
            </w:pPr>
            <w:r>
              <w:t xml:space="preserve">Other </w:t>
            </w:r>
            <w:r w:rsidRPr="00FB7387">
              <w:t>Measure</w:t>
            </w:r>
            <w:r>
              <w:t>s</w:t>
            </w:r>
          </w:p>
        </w:tc>
        <w:tc>
          <w:tcPr>
            <w:tcW w:w="4182" w:type="dxa"/>
            <w:tcBorders>
              <w:top w:val="single" w:sz="4" w:space="0" w:color="auto"/>
              <w:left w:val="single" w:sz="4" w:space="0" w:color="auto"/>
              <w:bottom w:val="single" w:sz="4" w:space="0" w:color="auto"/>
              <w:right w:val="single" w:sz="4" w:space="0" w:color="auto"/>
            </w:tcBorders>
            <w:shd w:val="clear" w:color="auto" w:fill="auto"/>
          </w:tcPr>
          <w:p w14:paraId="2E5CA873" w14:textId="77777777" w:rsidR="00586BA8" w:rsidRPr="00FB7387" w:rsidRDefault="00586BA8" w:rsidP="00517923">
            <w:pPr>
              <w:jc w:val="center"/>
            </w:pPr>
            <w:r w:rsidRPr="00517923">
              <w:rPr>
                <w:rStyle w:val="ArtefactClass"/>
              </w:rPr>
              <w:t>DataAttribute</w:t>
            </w:r>
          </w:p>
        </w:tc>
      </w:tr>
      <w:tr w:rsidR="00586BA8" w:rsidRPr="00FB7387" w14:paraId="6B62634C" w14:textId="77777777" w:rsidTr="00586BA8">
        <w:tc>
          <w:tcPr>
            <w:tcW w:w="4120" w:type="dxa"/>
            <w:tcBorders>
              <w:top w:val="single" w:sz="4" w:space="0" w:color="auto"/>
              <w:left w:val="single" w:sz="4" w:space="0" w:color="auto"/>
              <w:bottom w:val="single" w:sz="4" w:space="0" w:color="auto"/>
              <w:right w:val="single" w:sz="4" w:space="0" w:color="auto"/>
            </w:tcBorders>
            <w:shd w:val="clear" w:color="auto" w:fill="auto"/>
          </w:tcPr>
          <w:p w14:paraId="11659A2E" w14:textId="77777777" w:rsidR="00586BA8" w:rsidRPr="00FB7387" w:rsidRDefault="00586BA8" w:rsidP="00517923">
            <w:pPr>
              <w:jc w:val="center"/>
            </w:pPr>
            <w:r w:rsidRPr="00FB7387">
              <w:t>Attribute</w:t>
            </w:r>
          </w:p>
        </w:tc>
        <w:tc>
          <w:tcPr>
            <w:tcW w:w="4182" w:type="dxa"/>
            <w:tcBorders>
              <w:top w:val="single" w:sz="4" w:space="0" w:color="auto"/>
              <w:left w:val="single" w:sz="4" w:space="0" w:color="auto"/>
              <w:bottom w:val="single" w:sz="4" w:space="0" w:color="auto"/>
              <w:right w:val="single" w:sz="4" w:space="0" w:color="auto"/>
            </w:tcBorders>
            <w:shd w:val="clear" w:color="auto" w:fill="auto"/>
          </w:tcPr>
          <w:p w14:paraId="01D88B3D" w14:textId="77777777" w:rsidR="00586BA8" w:rsidRPr="00FB7387" w:rsidRDefault="00586BA8" w:rsidP="00517923">
            <w:pPr>
              <w:jc w:val="center"/>
            </w:pPr>
            <w:r w:rsidRPr="00517923">
              <w:rPr>
                <w:rStyle w:val="ArtefactClass"/>
              </w:rPr>
              <w:t>DataAttribute</w:t>
            </w:r>
          </w:p>
        </w:tc>
      </w:tr>
    </w:tbl>
    <w:p w14:paraId="46E81363" w14:textId="77777777" w:rsidR="001A4CE3" w:rsidRDefault="001A4CE3"/>
    <w:p w14:paraId="76E1CF03" w14:textId="7C7E88A4" w:rsidR="001A4CE3" w:rsidRPr="00F22E96" w:rsidRDefault="00586BA8">
      <w:pPr>
        <w:rPr>
          <w:lang w:val="en-US"/>
        </w:rPr>
      </w:pPr>
      <w:r>
        <w:t xml:space="preserve">Even in this case, the resulting SDMX definitions must be compliant with the SDMX consistency rules. For example, </w:t>
      </w:r>
      <w:r w:rsidRPr="00F22E96">
        <w:rPr>
          <w:lang w:val="en-US"/>
        </w:rPr>
        <w:t xml:space="preserve">the SDMX DSD must have </w:t>
      </w:r>
      <w:r w:rsidR="006E0DBC">
        <w:rPr>
          <w:lang w:val="en-US"/>
        </w:rPr>
        <w:t xml:space="preserve">the </w:t>
      </w:r>
      <w:r w:rsidR="006E0DBC" w:rsidRPr="00517923">
        <w:rPr>
          <w:rStyle w:val="ArtefactClass"/>
        </w:rPr>
        <w:t>attributeRelationship</w:t>
      </w:r>
      <w:r w:rsidR="006E0DBC" w:rsidRPr="00F242DA">
        <w:rPr>
          <w:lang w:val="en-US"/>
        </w:rPr>
        <w:t xml:space="preserve"> </w:t>
      </w:r>
      <w:r w:rsidR="006E0DBC">
        <w:rPr>
          <w:lang w:val="en-US"/>
        </w:rPr>
        <w:t xml:space="preserve">for the </w:t>
      </w:r>
      <w:r w:rsidR="006E0DBC" w:rsidRPr="00517923">
        <w:rPr>
          <w:rStyle w:val="ArtefactClass"/>
        </w:rPr>
        <w:t>DataAttributes</w:t>
      </w:r>
      <w:r>
        <w:rPr>
          <w:lang w:val="en-US"/>
        </w:rPr>
        <w:t xml:space="preserve">, </w:t>
      </w:r>
      <w:r w:rsidRPr="00F22E96">
        <w:rPr>
          <w:lang w:val="en-US"/>
        </w:rPr>
        <w:t>which does not exist in VTL.</w:t>
      </w:r>
    </w:p>
    <w:p w14:paraId="4FCFAD69" w14:textId="77777777" w:rsidR="001A4CE3" w:rsidRPr="009E0BB8" w:rsidRDefault="001A4CE3">
      <w:pPr>
        <w:pStyle w:val="Heading3"/>
      </w:pPr>
      <w:bookmarkStart w:id="2380" w:name="_Toc73460176"/>
      <w:bookmarkStart w:id="2381" w:name="_Toc178073173"/>
      <w:r>
        <w:t>Declaration of the mapping methods between data structures</w:t>
      </w:r>
      <w:bookmarkEnd w:id="2380"/>
      <w:bookmarkEnd w:id="2381"/>
    </w:p>
    <w:p w14:paraId="6D3C70C8" w14:textId="16F66C61" w:rsidR="001A4CE3" w:rsidRDefault="001A4CE3" w:rsidP="00FD4515">
      <w:proofErr w:type="gramStart"/>
      <w:r>
        <w:t>In order to</w:t>
      </w:r>
      <w:proofErr w:type="gramEnd"/>
      <w:r>
        <w:t xml:space="preserve"> define and understand properly VTL </w:t>
      </w:r>
      <w:r w:rsidR="00586BA8">
        <w:t>T</w:t>
      </w:r>
      <w:r>
        <w:t xml:space="preserve">ransformations, the applied mapping methods must be specified in the SDMX structural metadata. If the default mapping method (Basic) is applied, no specification is needed. </w:t>
      </w:r>
    </w:p>
    <w:p w14:paraId="42BF881D" w14:textId="77777777" w:rsidR="001A4CE3" w:rsidRDefault="001A4CE3" w:rsidP="00FD4515"/>
    <w:p w14:paraId="48D5AA42" w14:textId="06A89531" w:rsidR="001A4CE3" w:rsidRDefault="001A4CE3">
      <w:pPr>
        <w:rPr>
          <w:lang w:val="en-US"/>
        </w:rPr>
      </w:pPr>
      <w:r>
        <w:t xml:space="preserve">A customized mapping can be defined through the </w:t>
      </w:r>
      <w:proofErr w:type="spellStart"/>
      <w:r>
        <w:rPr>
          <w:rFonts w:ascii="Courier New" w:hAnsi="Courier New" w:cs="Courier New"/>
        </w:rPr>
        <w:t>VtlMapping</w:t>
      </w:r>
      <w:r w:rsidRPr="00CD354C">
        <w:rPr>
          <w:rFonts w:ascii="Courier New" w:hAnsi="Courier New" w:cs="Courier New"/>
        </w:rPr>
        <w:t>Scheme</w:t>
      </w:r>
      <w:proofErr w:type="spellEnd"/>
      <w:r>
        <w:t xml:space="preserve"> and </w:t>
      </w:r>
      <w:proofErr w:type="spellStart"/>
      <w:r>
        <w:rPr>
          <w:rFonts w:ascii="Courier New" w:hAnsi="Courier New" w:cs="Courier New"/>
        </w:rPr>
        <w:t>VtlDataflowMapping</w:t>
      </w:r>
      <w:proofErr w:type="spellEnd"/>
      <w:r>
        <w:t xml:space="preserve"> classes (see the section of the SDMX IM relevant to the VTL). </w:t>
      </w:r>
      <w:r>
        <w:rPr>
          <w:rFonts w:cs="Arial"/>
        </w:rPr>
        <w:t xml:space="preserve">A </w:t>
      </w:r>
      <w:proofErr w:type="spellStart"/>
      <w:r>
        <w:rPr>
          <w:rFonts w:ascii="Courier New" w:hAnsi="Courier New" w:cs="Courier New"/>
        </w:rPr>
        <w:t>VtlDataflowMapping</w:t>
      </w:r>
      <w:proofErr w:type="spellEnd"/>
      <w:r>
        <w:rPr>
          <w:rFonts w:cs="Arial"/>
        </w:rPr>
        <w:t xml:space="preserve"> allows specifying the mapping methods to be used for a specific </w:t>
      </w:r>
      <w:r>
        <w:rPr>
          <w:rFonts w:ascii="Courier New" w:hAnsi="Courier New" w:cs="Courier New"/>
        </w:rPr>
        <w:t>dataflow</w:t>
      </w:r>
      <w:r w:rsidRPr="00CE57D7">
        <w:rPr>
          <w:rFonts w:cs="Arial"/>
        </w:rPr>
        <w:t xml:space="preserve">, both in the direction </w:t>
      </w:r>
      <w:r>
        <w:rPr>
          <w:rFonts w:cs="Arial"/>
        </w:rPr>
        <w:t>from SDMX to VTL (</w:t>
      </w:r>
      <w:proofErr w:type="spellStart"/>
      <w:r w:rsidRPr="00CE57D7">
        <w:rPr>
          <w:rFonts w:ascii="Courier New" w:hAnsi="Courier New" w:cs="Courier New"/>
        </w:rPr>
        <w:t>toVtlMappingMethod</w:t>
      </w:r>
      <w:proofErr w:type="spellEnd"/>
      <w:r>
        <w:rPr>
          <w:rFonts w:cs="Arial"/>
        </w:rPr>
        <w:t>) and from VTL to SDMX (</w:t>
      </w:r>
      <w:proofErr w:type="spellStart"/>
      <w:r w:rsidRPr="00CE57D7">
        <w:rPr>
          <w:rFonts w:ascii="Courier New" w:hAnsi="Courier New" w:cs="Courier New"/>
        </w:rPr>
        <w:t>fromVtlMappingMethod</w:t>
      </w:r>
      <w:proofErr w:type="spellEnd"/>
      <w:r>
        <w:rPr>
          <w:rFonts w:cs="Arial"/>
        </w:rPr>
        <w:t xml:space="preserve">); </w:t>
      </w:r>
      <w:r w:rsidRPr="006C3E7D">
        <w:rPr>
          <w:rFonts w:cs="Arial"/>
        </w:rPr>
        <w:t>i</w:t>
      </w:r>
      <w:r w:rsidRPr="006C3E7D">
        <w:t xml:space="preserve">n </w:t>
      </w:r>
      <w:proofErr w:type="gramStart"/>
      <w:r w:rsidRPr="006C3E7D">
        <w:t>fact</w:t>
      </w:r>
      <w:proofErr w:type="gramEnd"/>
      <w:r w:rsidRPr="006C3E7D">
        <w:t xml:space="preserve"> a </w:t>
      </w:r>
      <w:proofErr w:type="spellStart"/>
      <w:r w:rsidRPr="006C3E7D">
        <w:rPr>
          <w:rFonts w:ascii="Courier New" w:hAnsi="Courier New" w:cs="Courier New"/>
        </w:rPr>
        <w:t>VtlDataflowMapping</w:t>
      </w:r>
      <w:proofErr w:type="spellEnd"/>
      <w:r w:rsidRPr="006C3E7D">
        <w:t xml:space="preserve"> associates the structured </w:t>
      </w:r>
      <w:r w:rsidRPr="006C3E7D">
        <w:rPr>
          <w:lang w:val="en-US"/>
        </w:rPr>
        <w:t xml:space="preserve">URN that identifies a SDMX </w:t>
      </w:r>
      <w:r w:rsidR="00586BA8" w:rsidRPr="00517923">
        <w:rPr>
          <w:rStyle w:val="ArtefactClass"/>
        </w:rPr>
        <w:t>D</w:t>
      </w:r>
      <w:r w:rsidRPr="00517923">
        <w:rPr>
          <w:rStyle w:val="ArtefactClass"/>
        </w:rPr>
        <w:t>ataflow</w:t>
      </w:r>
      <w:r w:rsidRPr="006C3E7D">
        <w:rPr>
          <w:lang w:val="en-US"/>
        </w:rPr>
        <w:t xml:space="preserve"> to its </w:t>
      </w:r>
      <w:r>
        <w:rPr>
          <w:lang w:val="en-US"/>
        </w:rPr>
        <w:t xml:space="preserve">VTL </w:t>
      </w:r>
      <w:r w:rsidRPr="006C3E7D">
        <w:rPr>
          <w:lang w:val="en-US"/>
        </w:rPr>
        <w:t xml:space="preserve">alias and its mapping methods. </w:t>
      </w:r>
    </w:p>
    <w:p w14:paraId="76D45572" w14:textId="77777777" w:rsidR="00586BA8" w:rsidRDefault="00586BA8">
      <w:pPr>
        <w:rPr>
          <w:lang w:val="en-US"/>
        </w:rPr>
      </w:pPr>
    </w:p>
    <w:p w14:paraId="47F18B21" w14:textId="41AA7E65" w:rsidR="001A4CE3" w:rsidRDefault="001A4CE3" w:rsidP="001A4CE3">
      <w:pPr>
        <w:pStyle w:val="Paragraph"/>
        <w:spacing w:after="240"/>
      </w:pPr>
      <w:r>
        <w:rPr>
          <w:rFonts w:cs="Arial"/>
        </w:rPr>
        <w:t xml:space="preserve">It is possible to specify the </w:t>
      </w:r>
      <w:proofErr w:type="spellStart"/>
      <w:r w:rsidRPr="00CE57D7">
        <w:rPr>
          <w:rFonts w:ascii="Courier New" w:hAnsi="Courier New" w:cs="Courier New"/>
        </w:rPr>
        <w:t>toVtlMappingMethod</w:t>
      </w:r>
      <w:proofErr w:type="spellEnd"/>
      <w:r>
        <w:rPr>
          <w:rFonts w:cs="Arial"/>
        </w:rPr>
        <w:t xml:space="preserve"> and </w:t>
      </w:r>
      <w:proofErr w:type="spellStart"/>
      <w:r w:rsidRPr="00CE57D7">
        <w:rPr>
          <w:rFonts w:ascii="Courier New" w:hAnsi="Courier New" w:cs="Courier New"/>
        </w:rPr>
        <w:t>fromVtlMappingMethod</w:t>
      </w:r>
      <w:proofErr w:type="spellEnd"/>
      <w:r>
        <w:rPr>
          <w:rFonts w:cs="Arial"/>
        </w:rPr>
        <w:t xml:space="preserve"> also for the conventional </w:t>
      </w:r>
      <w:r>
        <w:rPr>
          <w:rFonts w:ascii="Courier New" w:hAnsi="Courier New" w:cs="Courier New"/>
        </w:rPr>
        <w:t>dataflow</w:t>
      </w:r>
      <w:r>
        <w:t xml:space="preserve"> called </w:t>
      </w:r>
      <w:r w:rsidR="00593C29">
        <w:t>"</w:t>
      </w:r>
      <w:proofErr w:type="spellStart"/>
      <w:r>
        <w:t>generic_dataflow</w:t>
      </w:r>
      <w:proofErr w:type="spellEnd"/>
      <w:r w:rsidR="00593C29">
        <w:t>"</w:t>
      </w:r>
      <w:r>
        <w:t xml:space="preserve">: in this case the specified mapping methods are intended to become the default ones, overriding the </w:t>
      </w:r>
      <w:r w:rsidR="00593C29">
        <w:t>"</w:t>
      </w:r>
      <w:r>
        <w:t>Basic</w:t>
      </w:r>
      <w:r w:rsidR="00593C29">
        <w:t>"</w:t>
      </w:r>
      <w:r>
        <w:t xml:space="preserve"> methods. In turn, the </w:t>
      </w:r>
      <w:proofErr w:type="spellStart"/>
      <w:r w:rsidRPr="00CE57D7">
        <w:rPr>
          <w:rFonts w:ascii="Courier New" w:hAnsi="Courier New" w:cs="Courier New"/>
        </w:rPr>
        <w:t>toVtlMappingMethod</w:t>
      </w:r>
      <w:proofErr w:type="spellEnd"/>
      <w:r>
        <w:rPr>
          <w:rFonts w:cs="Arial"/>
        </w:rPr>
        <w:t xml:space="preserve"> and </w:t>
      </w:r>
      <w:proofErr w:type="spellStart"/>
      <w:r w:rsidRPr="00CE57D7">
        <w:rPr>
          <w:rFonts w:ascii="Courier New" w:hAnsi="Courier New" w:cs="Courier New"/>
        </w:rPr>
        <w:t>fromVtlMappingMethod</w:t>
      </w:r>
      <w:proofErr w:type="spellEnd"/>
      <w:r>
        <w:rPr>
          <w:rFonts w:cs="Arial"/>
        </w:rPr>
        <w:t xml:space="preserve"> declared for a specific </w:t>
      </w:r>
      <w:r>
        <w:rPr>
          <w:rFonts w:ascii="Courier New" w:hAnsi="Courier New" w:cs="Courier New"/>
        </w:rPr>
        <w:t xml:space="preserve">Dataflow </w:t>
      </w:r>
      <w:r>
        <w:t>are</w:t>
      </w:r>
      <w:r w:rsidRPr="0086749F">
        <w:t xml:space="preserve"> intended to override the default one</w:t>
      </w:r>
      <w:r>
        <w:t xml:space="preserve">s for such a </w:t>
      </w:r>
      <w:r w:rsidRPr="00D77ED2">
        <w:rPr>
          <w:rFonts w:ascii="Courier New" w:hAnsi="Courier New" w:cs="Courier New"/>
        </w:rPr>
        <w:t>Da</w:t>
      </w:r>
      <w:r>
        <w:rPr>
          <w:rFonts w:ascii="Courier New" w:hAnsi="Courier New" w:cs="Courier New"/>
        </w:rPr>
        <w:t>t</w:t>
      </w:r>
      <w:r w:rsidRPr="00D77ED2">
        <w:rPr>
          <w:rFonts w:ascii="Courier New" w:hAnsi="Courier New" w:cs="Courier New"/>
        </w:rPr>
        <w:t>aflow</w:t>
      </w:r>
      <w:r w:rsidRPr="0086749F">
        <w:t>.</w:t>
      </w:r>
    </w:p>
    <w:p w14:paraId="18735312" w14:textId="0E5D32B1" w:rsidR="001A4CE3" w:rsidRDefault="00586BA8" w:rsidP="001A4CE3">
      <w:pPr>
        <w:pStyle w:val="Paragraph"/>
        <w:spacing w:after="240"/>
      </w:pPr>
      <w:r>
        <w:rPr>
          <w:rFonts w:cs="Arial"/>
        </w:rPr>
        <w:lastRenderedPageBreak/>
        <w:t xml:space="preserve">The </w:t>
      </w:r>
      <w:proofErr w:type="spellStart"/>
      <w:r>
        <w:rPr>
          <w:rFonts w:ascii="Courier New" w:hAnsi="Courier New" w:cs="Courier New"/>
        </w:rPr>
        <w:t>VtlMapping</w:t>
      </w:r>
      <w:r w:rsidRPr="00EC1532">
        <w:rPr>
          <w:rFonts w:ascii="Courier New" w:hAnsi="Courier New" w:cs="Courier New"/>
        </w:rPr>
        <w:t>Scheme</w:t>
      </w:r>
      <w:proofErr w:type="spellEnd"/>
      <w:r>
        <w:rPr>
          <w:rFonts w:cs="Arial"/>
        </w:rPr>
        <w:t xml:space="preserve"> is a container for zero or more </w:t>
      </w:r>
      <w:proofErr w:type="spellStart"/>
      <w:r>
        <w:rPr>
          <w:rFonts w:ascii="Courier New" w:hAnsi="Courier New" w:cs="Courier New"/>
        </w:rPr>
        <w:t>VtlDataflowMapping</w:t>
      </w:r>
      <w:proofErr w:type="spellEnd"/>
      <w:r>
        <w:rPr>
          <w:rFonts w:ascii="Courier New" w:hAnsi="Courier New" w:cs="Courier New"/>
        </w:rPr>
        <w:t xml:space="preserve"> </w:t>
      </w:r>
      <w:r w:rsidRPr="009E1B31">
        <w:rPr>
          <w:rFonts w:cs="Arial"/>
        </w:rPr>
        <w:t>(</w:t>
      </w:r>
      <w:r>
        <w:rPr>
          <w:rFonts w:cs="Arial"/>
        </w:rPr>
        <w:t xml:space="preserve">it may contain also </w:t>
      </w:r>
      <w:r w:rsidRPr="009E1B31">
        <w:rPr>
          <w:rFonts w:cs="Arial"/>
        </w:rPr>
        <w:t>mappings to</w:t>
      </w:r>
      <w:r>
        <w:rPr>
          <w:rFonts w:cs="Arial"/>
        </w:rPr>
        <w:t>wards</w:t>
      </w:r>
      <w:r w:rsidRPr="009E1B31">
        <w:rPr>
          <w:rFonts w:cs="Arial"/>
        </w:rPr>
        <w:t xml:space="preserve"> artefacts other than dataflows).</w:t>
      </w:r>
    </w:p>
    <w:p w14:paraId="1B46AA77" w14:textId="3035811A" w:rsidR="001A4CE3" w:rsidRDefault="001A4CE3">
      <w:pPr>
        <w:pStyle w:val="Heading3"/>
      </w:pPr>
      <w:bookmarkStart w:id="2382" w:name="_Toc73460177"/>
      <w:bookmarkStart w:id="2383" w:name="_Toc178073174"/>
      <w:r>
        <w:t>M</w:t>
      </w:r>
      <w:r w:rsidRPr="009E0BB8">
        <w:t>apping</w:t>
      </w:r>
      <w:r>
        <w:t xml:space="preserve"> dataflow subsets to distinct </w:t>
      </w:r>
      <w:r w:rsidRPr="009E0BB8">
        <w:t xml:space="preserve">VTL </w:t>
      </w:r>
      <w:r w:rsidR="00586BA8">
        <w:t>D</w:t>
      </w:r>
      <w:r>
        <w:t xml:space="preserve">ata </w:t>
      </w:r>
      <w:r w:rsidR="00586BA8">
        <w:t>S</w:t>
      </w:r>
      <w:r>
        <w:t>ets</w:t>
      </w:r>
      <w:bookmarkEnd w:id="2382"/>
      <w:bookmarkEnd w:id="2383"/>
      <w:r>
        <w:t xml:space="preserve"> </w:t>
      </w:r>
    </w:p>
    <w:p w14:paraId="435B5A92" w14:textId="77777777" w:rsidR="00AB7C00" w:rsidRDefault="00AB7C00" w:rsidP="00AB7C00">
      <w:pPr>
        <w:pStyle w:val="Paragraph"/>
        <w:spacing w:after="240"/>
      </w:pPr>
      <w:r>
        <w:t xml:space="preserve">Until now it has been assumed to map one SMDX </w:t>
      </w:r>
      <w:r>
        <w:rPr>
          <w:rFonts w:ascii="Courier New" w:hAnsi="Courier New" w:cs="Courier New"/>
        </w:rPr>
        <w:t>D</w:t>
      </w:r>
      <w:r w:rsidRPr="0055685A">
        <w:rPr>
          <w:rFonts w:ascii="Courier New" w:hAnsi="Courier New" w:cs="Courier New"/>
        </w:rPr>
        <w:t>ataflow</w:t>
      </w:r>
      <w:r>
        <w:t xml:space="preserve"> to one VTL Data Set and vice-versa. This mapping one-to-one is not mandatory</w:t>
      </w:r>
      <w:r w:rsidRPr="00A42A61">
        <w:rPr>
          <w:rFonts w:cs="Arial"/>
          <w:color w:val="000000"/>
          <w:lang w:val="en-US"/>
        </w:rPr>
        <w:t xml:space="preserve"> </w:t>
      </w:r>
      <w:r>
        <w:rPr>
          <w:rFonts w:cs="Arial"/>
          <w:color w:val="000000"/>
          <w:lang w:val="en-US"/>
        </w:rPr>
        <w:t>according to VTL because a VTL Data Set is meant to be a set of observations (data p</w:t>
      </w:r>
      <w:r w:rsidRPr="0088177F">
        <w:rPr>
          <w:rFonts w:cs="Arial"/>
          <w:color w:val="000000"/>
          <w:lang w:val="en-US"/>
        </w:rPr>
        <w:t xml:space="preserve">oints) </w:t>
      </w:r>
      <w:r>
        <w:rPr>
          <w:rFonts w:cs="Arial"/>
          <w:color w:val="000000"/>
          <w:lang w:val="en-US"/>
        </w:rPr>
        <w:t xml:space="preserve">on a logical plane, </w:t>
      </w:r>
      <w:r w:rsidRPr="0088177F">
        <w:rPr>
          <w:rFonts w:cs="Arial"/>
          <w:color w:val="000000"/>
          <w:lang w:val="en-US"/>
        </w:rPr>
        <w:t xml:space="preserve">having the same logical </w:t>
      </w:r>
      <w:r>
        <w:rPr>
          <w:rFonts w:cs="Arial"/>
          <w:color w:val="000000"/>
          <w:lang w:val="en-US"/>
        </w:rPr>
        <w:t xml:space="preserve">data </w:t>
      </w:r>
      <w:r w:rsidRPr="0088177F">
        <w:rPr>
          <w:rFonts w:cs="Arial"/>
          <w:color w:val="000000"/>
          <w:lang w:val="en-US"/>
        </w:rPr>
        <w:t>structure and the same general meaning, independently of the possible physical representation or storage (s</w:t>
      </w:r>
      <w:r>
        <w:rPr>
          <w:rFonts w:cs="Arial"/>
          <w:color w:val="000000"/>
          <w:lang w:val="en-US"/>
        </w:rPr>
        <w:t xml:space="preserve">ee VTL 2.0 User Manual page 24), therefore a SDMX </w:t>
      </w:r>
      <w:r>
        <w:rPr>
          <w:rFonts w:ascii="Courier New" w:hAnsi="Courier New" w:cs="Courier New"/>
        </w:rPr>
        <w:t>D</w:t>
      </w:r>
      <w:r w:rsidRPr="0055685A">
        <w:rPr>
          <w:rFonts w:ascii="Courier New" w:hAnsi="Courier New" w:cs="Courier New"/>
        </w:rPr>
        <w:t>ataflow</w:t>
      </w:r>
      <w:r>
        <w:rPr>
          <w:rFonts w:cs="Arial"/>
          <w:color w:val="000000"/>
          <w:lang w:val="en-US"/>
        </w:rPr>
        <w:t xml:space="preserve"> can be seen either as a unique set of data observations (corresponding to one VTL Data Set) or as the union of many sets of data observations (each one corresponding to a distinct VTL Data Set).</w:t>
      </w:r>
      <w:r>
        <w:t xml:space="preserve"> </w:t>
      </w:r>
    </w:p>
    <w:p w14:paraId="22AE658A" w14:textId="77777777" w:rsidR="00AB7C00" w:rsidRDefault="00AB7C00" w:rsidP="00AB7C00">
      <w:pPr>
        <w:pStyle w:val="Paragraph"/>
        <w:spacing w:after="240"/>
        <w:rPr>
          <w:rFonts w:cs="Arial"/>
          <w:color w:val="000000"/>
          <w:lang w:val="en-US"/>
        </w:rPr>
      </w:pPr>
      <w:r>
        <w:rPr>
          <w:rFonts w:cs="Arial"/>
          <w:color w:val="000000"/>
          <w:lang w:val="en-US"/>
        </w:rPr>
        <w:t xml:space="preserve">As a matter of fact, in some cases it can be useful to define VTL operations involving definite parts of a SDMX </w:t>
      </w:r>
      <w:r>
        <w:rPr>
          <w:rFonts w:ascii="Courier New" w:hAnsi="Courier New" w:cs="Courier New"/>
        </w:rPr>
        <w:t>D</w:t>
      </w:r>
      <w:r w:rsidRPr="0055685A">
        <w:rPr>
          <w:rFonts w:ascii="Courier New" w:hAnsi="Courier New" w:cs="Courier New"/>
        </w:rPr>
        <w:t>ataflow</w:t>
      </w:r>
      <w:r>
        <w:rPr>
          <w:rFonts w:cs="Arial"/>
          <w:color w:val="000000"/>
          <w:lang w:val="en-US"/>
        </w:rPr>
        <w:t xml:space="preserve"> instead than the whole.</w:t>
      </w:r>
      <w:r>
        <w:rPr>
          <w:rStyle w:val="FootnoteReference"/>
          <w:rFonts w:cs="Arial"/>
          <w:color w:val="000000"/>
          <w:lang w:val="en-US"/>
        </w:rPr>
        <w:footnoteReference w:id="30"/>
      </w:r>
      <w:r>
        <w:rPr>
          <w:rFonts w:cs="Arial"/>
          <w:color w:val="000000"/>
          <w:lang w:val="en-US"/>
        </w:rPr>
        <w:t xml:space="preserve"> </w:t>
      </w:r>
    </w:p>
    <w:p w14:paraId="177A1216" w14:textId="77777777" w:rsidR="00AB7C00" w:rsidRDefault="00AB7C00" w:rsidP="00AB7C00">
      <w:pPr>
        <w:pStyle w:val="Paragraph"/>
        <w:spacing w:after="240"/>
        <w:rPr>
          <w:rFonts w:cs="Arial"/>
          <w:color w:val="000000"/>
          <w:lang w:val="en-US"/>
        </w:rPr>
      </w:pPr>
      <w:r>
        <w:rPr>
          <w:rFonts w:cs="Arial"/>
          <w:color w:val="000000"/>
          <w:lang w:val="en-US"/>
        </w:rPr>
        <w:t xml:space="preserve">Therefore, in order to make the coding </w:t>
      </w:r>
      <w:proofErr w:type="gramStart"/>
      <w:r>
        <w:rPr>
          <w:rFonts w:cs="Arial"/>
          <w:color w:val="000000"/>
          <w:lang w:val="en-US"/>
        </w:rPr>
        <w:t>of  VTL</w:t>
      </w:r>
      <w:proofErr w:type="gramEnd"/>
      <w:r>
        <w:rPr>
          <w:rFonts w:cs="Arial"/>
          <w:color w:val="000000"/>
          <w:lang w:val="en-US"/>
        </w:rPr>
        <w:t xml:space="preserve"> operations simpler when applied on parts of SDMX </w:t>
      </w:r>
      <w:r>
        <w:rPr>
          <w:rFonts w:ascii="Courier New" w:hAnsi="Courier New" w:cs="Courier New"/>
        </w:rPr>
        <w:t>D</w:t>
      </w:r>
      <w:r w:rsidRPr="0055685A">
        <w:rPr>
          <w:rFonts w:ascii="Courier New" w:hAnsi="Courier New" w:cs="Courier New"/>
        </w:rPr>
        <w:t>ataflows</w:t>
      </w:r>
      <w:r>
        <w:rPr>
          <w:rFonts w:cs="Arial"/>
          <w:color w:val="000000"/>
          <w:lang w:val="en-US"/>
        </w:rPr>
        <w:t xml:space="preserve">, it is allowed to map distinct parts of a SDMX </w:t>
      </w:r>
      <w:r>
        <w:rPr>
          <w:rFonts w:ascii="Courier New" w:hAnsi="Courier New" w:cs="Courier New"/>
        </w:rPr>
        <w:t>D</w:t>
      </w:r>
      <w:r w:rsidRPr="0055685A">
        <w:rPr>
          <w:rFonts w:ascii="Courier New" w:hAnsi="Courier New" w:cs="Courier New"/>
        </w:rPr>
        <w:t>ataflow</w:t>
      </w:r>
      <w:r>
        <w:rPr>
          <w:rFonts w:cs="Arial"/>
          <w:color w:val="000000"/>
          <w:lang w:val="en-US"/>
        </w:rPr>
        <w:t xml:space="preserve"> to distinct VTL Data Sets according to the following rules and conventions. This kind of mapping is possible both from SDMX to VTL and from VTL to SDMX, as better explained below.</w:t>
      </w:r>
      <w:r>
        <w:rPr>
          <w:rStyle w:val="FootnoteReference"/>
          <w:rFonts w:cs="Arial"/>
          <w:color w:val="000000"/>
          <w:lang w:val="en-US"/>
        </w:rPr>
        <w:footnoteReference w:id="31"/>
      </w:r>
      <w:r>
        <w:rPr>
          <w:rFonts w:cs="Arial"/>
          <w:color w:val="000000"/>
          <w:lang w:val="en-US"/>
        </w:rPr>
        <w:t xml:space="preserve"> </w:t>
      </w:r>
    </w:p>
    <w:p w14:paraId="41149D40" w14:textId="77777777" w:rsidR="00AB7C00" w:rsidRDefault="00AB7C00" w:rsidP="00AB7C00">
      <w:pPr>
        <w:rPr>
          <w:rFonts w:cs="Arial"/>
          <w:color w:val="000000"/>
          <w:lang w:val="en-US"/>
        </w:rPr>
      </w:pPr>
      <w:r>
        <w:rPr>
          <w:rFonts w:cs="Arial"/>
          <w:color w:val="000000"/>
          <w:lang w:val="en-US"/>
        </w:rPr>
        <w:t xml:space="preserve">Given a SDMX </w:t>
      </w:r>
      <w:r>
        <w:rPr>
          <w:rFonts w:ascii="Courier New" w:hAnsi="Courier New" w:cs="Courier New"/>
          <w:color w:val="000000"/>
          <w:lang w:val="en-US"/>
        </w:rPr>
        <w:t>D</w:t>
      </w:r>
      <w:r w:rsidRPr="0055685A">
        <w:rPr>
          <w:rFonts w:ascii="Courier New" w:hAnsi="Courier New" w:cs="Courier New"/>
          <w:color w:val="000000"/>
          <w:lang w:val="en-US"/>
        </w:rPr>
        <w:t>ataflow</w:t>
      </w:r>
      <w:r>
        <w:rPr>
          <w:rFonts w:cs="Arial"/>
          <w:color w:val="000000"/>
          <w:lang w:val="en-US"/>
        </w:rPr>
        <w:t xml:space="preserve"> and some predefined </w:t>
      </w:r>
      <w:r w:rsidRPr="0055685A">
        <w:rPr>
          <w:rFonts w:ascii="Courier New" w:hAnsi="Courier New" w:cs="Courier New"/>
          <w:color w:val="000000"/>
          <w:lang w:val="en-US"/>
        </w:rPr>
        <w:t>Dimensions</w:t>
      </w:r>
      <w:r>
        <w:rPr>
          <w:rFonts w:cs="Arial"/>
          <w:color w:val="000000"/>
          <w:lang w:val="en-US"/>
        </w:rPr>
        <w:t xml:space="preserve"> of its </w:t>
      </w:r>
      <w:proofErr w:type="spellStart"/>
      <w:r>
        <w:rPr>
          <w:rFonts w:ascii="Courier New" w:hAnsi="Courier New" w:cs="Courier New"/>
          <w:color w:val="000000"/>
          <w:lang w:val="en-US"/>
        </w:rPr>
        <w:t>D</w:t>
      </w:r>
      <w:r w:rsidRPr="0055685A">
        <w:rPr>
          <w:rFonts w:ascii="Courier New" w:hAnsi="Courier New" w:cs="Courier New"/>
          <w:color w:val="000000"/>
          <w:lang w:val="en-US"/>
        </w:rPr>
        <w:t>ataStructure</w:t>
      </w:r>
      <w:proofErr w:type="spellEnd"/>
      <w:r>
        <w:rPr>
          <w:rFonts w:cs="Arial"/>
          <w:color w:val="000000"/>
          <w:lang w:val="en-US"/>
        </w:rPr>
        <w:t xml:space="preserve">, it is allowed to map the subsets of observations that have the same combination of values for such </w:t>
      </w:r>
      <w:r>
        <w:rPr>
          <w:rFonts w:ascii="Courier New" w:hAnsi="Courier New" w:cs="Courier New"/>
          <w:color w:val="000000"/>
          <w:lang w:val="en-US"/>
        </w:rPr>
        <w:t>D</w:t>
      </w:r>
      <w:r w:rsidRPr="00AA28C1">
        <w:rPr>
          <w:rFonts w:ascii="Courier New" w:hAnsi="Courier New" w:cs="Courier New"/>
          <w:color w:val="000000"/>
          <w:lang w:val="en-US"/>
        </w:rPr>
        <w:t>imensions</w:t>
      </w:r>
      <w:r>
        <w:rPr>
          <w:rFonts w:cs="Arial"/>
          <w:color w:val="000000"/>
          <w:lang w:val="en-US"/>
        </w:rPr>
        <w:t xml:space="preserve"> to correspondent VTL datasets. </w:t>
      </w:r>
    </w:p>
    <w:p w14:paraId="4EE1701F" w14:textId="77777777" w:rsidR="00AB7C00" w:rsidRDefault="00AB7C00" w:rsidP="00AB7C00">
      <w:pPr>
        <w:rPr>
          <w:rFonts w:cs="Arial"/>
          <w:color w:val="000000"/>
          <w:lang w:val="en-US"/>
        </w:rPr>
      </w:pPr>
      <w:r>
        <w:rPr>
          <w:rFonts w:cs="Arial"/>
          <w:color w:val="000000"/>
          <w:lang w:val="en-US"/>
        </w:rPr>
        <w:t xml:space="preserve">For example, </w:t>
      </w:r>
      <w:proofErr w:type="gramStart"/>
      <w:r>
        <w:t>assuming that</w:t>
      </w:r>
      <w:proofErr w:type="gramEnd"/>
      <w:r>
        <w:t xml:space="preserve"> the SDMX </w:t>
      </w:r>
      <w:r w:rsidRPr="009030F2">
        <w:rPr>
          <w:rFonts w:ascii="Courier New" w:hAnsi="Courier New" w:cs="Courier New"/>
        </w:rPr>
        <w:t>Dataflow</w:t>
      </w:r>
      <w:r>
        <w:t xml:space="preserve"> DF1(1.0.0) has the </w:t>
      </w:r>
      <w:r>
        <w:rPr>
          <w:rFonts w:ascii="Courier New" w:hAnsi="Courier New" w:cs="Courier New"/>
          <w:color w:val="000000"/>
          <w:lang w:val="en-US"/>
        </w:rPr>
        <w:t>D</w:t>
      </w:r>
      <w:r w:rsidRPr="00AA28C1">
        <w:rPr>
          <w:rFonts w:ascii="Courier New" w:hAnsi="Courier New" w:cs="Courier New"/>
          <w:color w:val="000000"/>
          <w:lang w:val="en-US"/>
        </w:rPr>
        <w:t>imensions</w:t>
      </w:r>
      <w:r>
        <w:t xml:space="preserve"> INDICATOR, TIME_PERIOD and COUNTRY, and that the user declares the </w:t>
      </w:r>
      <w:r>
        <w:rPr>
          <w:rFonts w:ascii="Courier New" w:hAnsi="Courier New" w:cs="Courier New"/>
          <w:color w:val="000000"/>
          <w:lang w:val="en-US"/>
        </w:rPr>
        <w:t>D</w:t>
      </w:r>
      <w:r w:rsidRPr="00AA28C1">
        <w:rPr>
          <w:rFonts w:ascii="Courier New" w:hAnsi="Courier New" w:cs="Courier New"/>
          <w:color w:val="000000"/>
          <w:lang w:val="en-US"/>
        </w:rPr>
        <w:t>imensions</w:t>
      </w:r>
      <w:r>
        <w:t xml:space="preserve"> </w:t>
      </w:r>
      <w:r>
        <w:rPr>
          <w:rFonts w:cs="Arial"/>
          <w:color w:val="000000"/>
          <w:lang w:val="en-US"/>
        </w:rPr>
        <w:t>INDICATOR and COUNTRY</w:t>
      </w:r>
      <w:r w:rsidRPr="00EF4B9F">
        <w:t xml:space="preserve"> </w:t>
      </w:r>
      <w:r>
        <w:t>as basis for the mapping (i.e. the mapping dimensions):</w:t>
      </w:r>
      <w:r>
        <w:rPr>
          <w:rFonts w:cs="Arial"/>
          <w:color w:val="000000"/>
          <w:lang w:val="en-US"/>
        </w:rPr>
        <w:t xml:space="preserve">  the observations that have the same values for INDICATOR and COUNTRY would be mapped to the same VTL dataset (and vice-versa).</w:t>
      </w:r>
      <w:r w:rsidDel="002504A2">
        <w:rPr>
          <w:rFonts w:cs="Arial"/>
          <w:color w:val="000000"/>
          <w:lang w:val="en-US"/>
        </w:rPr>
        <w:t xml:space="preserve"> </w:t>
      </w:r>
    </w:p>
    <w:p w14:paraId="3997473A" w14:textId="77777777" w:rsidR="00AB7C00" w:rsidRDefault="00AB7C00" w:rsidP="00AB7C00">
      <w:pPr>
        <w:rPr>
          <w:rFonts w:cs="Arial"/>
          <w:color w:val="000000"/>
          <w:lang w:val="en-US"/>
        </w:rPr>
      </w:pPr>
      <w:r>
        <w:rPr>
          <w:rFonts w:cs="Arial"/>
          <w:color w:val="000000"/>
          <w:lang w:val="en-US"/>
        </w:rPr>
        <w:t>In practice, this kind mapping is obtained like follows:</w:t>
      </w:r>
    </w:p>
    <w:p w14:paraId="258EAA23" w14:textId="77777777" w:rsidR="00AB7C00" w:rsidRPr="00517923" w:rsidRDefault="00AB7C00" w:rsidP="00517923">
      <w:pPr>
        <w:pStyle w:val="Paragraph"/>
        <w:rPr>
          <w:lang w:val="en-US"/>
        </w:rPr>
      </w:pPr>
    </w:p>
    <w:p w14:paraId="159A5DA9" w14:textId="77777777" w:rsidR="00AB7C00" w:rsidRDefault="00AB7C00" w:rsidP="006C7C73">
      <w:pPr>
        <w:pStyle w:val="Paragraph"/>
        <w:numPr>
          <w:ilvl w:val="0"/>
          <w:numId w:val="39"/>
        </w:numPr>
        <w:spacing w:after="240"/>
        <w:rPr>
          <w:rFonts w:cs="Arial"/>
          <w:color w:val="000000"/>
          <w:lang w:val="en-US"/>
        </w:rPr>
      </w:pPr>
      <w:r>
        <w:rPr>
          <w:rFonts w:cs="Arial"/>
          <w:color w:val="000000"/>
          <w:lang w:val="en-US"/>
        </w:rPr>
        <w:t xml:space="preserve">For a given SDMX </w:t>
      </w:r>
      <w:r>
        <w:rPr>
          <w:rFonts w:ascii="Courier New" w:hAnsi="Courier New" w:cs="Courier New"/>
        </w:rPr>
        <w:t>D</w:t>
      </w:r>
      <w:r w:rsidRPr="00433870">
        <w:rPr>
          <w:rFonts w:ascii="Courier New" w:hAnsi="Courier New" w:cs="Courier New"/>
        </w:rPr>
        <w:t>ataflow</w:t>
      </w:r>
      <w:r>
        <w:rPr>
          <w:rFonts w:cs="Arial"/>
          <w:color w:val="000000"/>
          <w:lang w:val="en-US"/>
        </w:rPr>
        <w:t xml:space="preserve">, </w:t>
      </w:r>
      <w:r w:rsidRPr="001B7D3B">
        <w:rPr>
          <w:rFonts w:cs="Arial"/>
          <w:color w:val="000000"/>
          <w:lang w:val="en-US"/>
        </w:rPr>
        <w:t xml:space="preserve">the </w:t>
      </w:r>
      <w:r>
        <w:rPr>
          <w:rFonts w:cs="Arial"/>
          <w:color w:val="000000"/>
          <w:lang w:val="en-US"/>
        </w:rPr>
        <w:t xml:space="preserve">user (VTL definer) </w:t>
      </w:r>
      <w:proofErr w:type="gramStart"/>
      <w:r>
        <w:rPr>
          <w:rFonts w:cs="Arial"/>
          <w:color w:val="000000"/>
          <w:lang w:val="en-US"/>
        </w:rPr>
        <w:t>declares  the</w:t>
      </w:r>
      <w:proofErr w:type="gramEnd"/>
      <w:r>
        <w:rPr>
          <w:rFonts w:cs="Arial"/>
          <w:color w:val="000000"/>
          <w:lang w:val="en-US"/>
        </w:rPr>
        <w:t xml:space="preserve"> </w:t>
      </w:r>
      <w:proofErr w:type="spellStart"/>
      <w:r w:rsidRPr="009F6394">
        <w:rPr>
          <w:rFonts w:ascii="Courier New" w:hAnsi="Courier New" w:cs="Courier New"/>
          <w:color w:val="000000"/>
          <w:lang w:val="en-US"/>
        </w:rPr>
        <w:t>DimensionComponents</w:t>
      </w:r>
      <w:proofErr w:type="spellEnd"/>
      <w:r w:rsidRPr="001B7D3B">
        <w:rPr>
          <w:rFonts w:cs="Arial"/>
          <w:color w:val="000000"/>
          <w:lang w:val="en-US"/>
        </w:rPr>
        <w:t xml:space="preserve"> on which the mapping </w:t>
      </w:r>
      <w:r>
        <w:rPr>
          <w:rFonts w:cs="Arial"/>
          <w:color w:val="000000"/>
          <w:lang w:val="en-US"/>
        </w:rPr>
        <w:t>will be</w:t>
      </w:r>
      <w:r w:rsidRPr="001B7D3B">
        <w:rPr>
          <w:rFonts w:cs="Arial"/>
          <w:color w:val="000000"/>
          <w:lang w:val="en-US"/>
        </w:rPr>
        <w:t xml:space="preserve"> based</w:t>
      </w:r>
      <w:r>
        <w:rPr>
          <w:rFonts w:cs="Arial"/>
          <w:color w:val="000000"/>
          <w:lang w:val="en-US"/>
        </w:rPr>
        <w:t>, in a given order.</w:t>
      </w:r>
      <w:r>
        <w:rPr>
          <w:rStyle w:val="FootnoteReference"/>
          <w:rFonts w:cs="Arial"/>
          <w:color w:val="000000"/>
          <w:lang w:val="en-US"/>
        </w:rPr>
        <w:footnoteReference w:id="32"/>
      </w:r>
      <w:r>
        <w:rPr>
          <w:rFonts w:cs="Arial"/>
          <w:color w:val="000000"/>
          <w:lang w:val="en-US"/>
        </w:rPr>
        <w:t xml:space="preserve"> </w:t>
      </w:r>
      <w:r>
        <w:t xml:space="preserve">Following the example above, imagine that the user declares the </w:t>
      </w:r>
      <w:r>
        <w:rPr>
          <w:rFonts w:ascii="Courier New" w:hAnsi="Courier New" w:cs="Courier New"/>
        </w:rPr>
        <w:t>D</w:t>
      </w:r>
      <w:r w:rsidRPr="00907185">
        <w:rPr>
          <w:rFonts w:ascii="Courier New" w:hAnsi="Courier New" w:cs="Courier New"/>
        </w:rPr>
        <w:t>imensions</w:t>
      </w:r>
      <w:r>
        <w:t xml:space="preserve"> </w:t>
      </w:r>
      <w:r>
        <w:rPr>
          <w:rFonts w:cs="Arial"/>
          <w:color w:val="000000"/>
          <w:lang w:val="en-US"/>
        </w:rPr>
        <w:t>INDICATOR and COUNTRY.</w:t>
      </w:r>
    </w:p>
    <w:p w14:paraId="5E07E7EC" w14:textId="77777777" w:rsidR="00AB7C00" w:rsidRDefault="00AB7C00" w:rsidP="006C7C73">
      <w:pPr>
        <w:pStyle w:val="ListParagraph"/>
        <w:numPr>
          <w:ilvl w:val="0"/>
          <w:numId w:val="38"/>
        </w:numPr>
        <w:spacing w:after="240"/>
        <w:contextualSpacing/>
      </w:pPr>
      <w:r>
        <w:lastRenderedPageBreak/>
        <w:t xml:space="preserve">The VTL Data Set is given a name using a special notation also called “ordered concatenation” and composed of the following parts: </w:t>
      </w:r>
    </w:p>
    <w:p w14:paraId="7059262B" w14:textId="77777777" w:rsidR="00AB7C00" w:rsidRDefault="00AB7C00" w:rsidP="006C7C73">
      <w:pPr>
        <w:pStyle w:val="ListParagraph"/>
        <w:numPr>
          <w:ilvl w:val="1"/>
          <w:numId w:val="38"/>
        </w:numPr>
        <w:spacing w:after="240"/>
        <w:contextualSpacing/>
      </w:pPr>
      <w:r>
        <w:t xml:space="preserve">The reference to the SDMX </w:t>
      </w:r>
      <w:r>
        <w:rPr>
          <w:rFonts w:ascii="Courier New" w:hAnsi="Courier New" w:cs="Courier New"/>
        </w:rPr>
        <w:t>D</w:t>
      </w:r>
      <w:r w:rsidRPr="00433870">
        <w:rPr>
          <w:rFonts w:ascii="Courier New" w:hAnsi="Courier New" w:cs="Courier New"/>
        </w:rPr>
        <w:t>ataflow</w:t>
      </w:r>
      <w:r>
        <w:t xml:space="preserve"> (expressed according to the rules described in the previous paragraphs, i.e. URN, abbreviated URN or another alias); for example </w:t>
      </w:r>
      <w:proofErr w:type="gramStart"/>
      <w:r>
        <w:t>DF(</w:t>
      </w:r>
      <w:proofErr w:type="gramEnd"/>
      <w:r>
        <w:t>1.0.0);</w:t>
      </w:r>
    </w:p>
    <w:p w14:paraId="271A2CDE" w14:textId="77777777" w:rsidR="00AB7C00" w:rsidRDefault="00AB7C00" w:rsidP="006C7C73">
      <w:pPr>
        <w:pStyle w:val="ListParagraph"/>
        <w:numPr>
          <w:ilvl w:val="1"/>
          <w:numId w:val="38"/>
        </w:numPr>
        <w:spacing w:after="240"/>
        <w:contextualSpacing/>
      </w:pPr>
      <w:r>
        <w:t xml:space="preserve">a slash (“/”) as a separator; </w:t>
      </w:r>
      <w:r>
        <w:rPr>
          <w:rStyle w:val="FootnoteReference"/>
        </w:rPr>
        <w:footnoteReference w:id="33"/>
      </w:r>
    </w:p>
    <w:p w14:paraId="32381432" w14:textId="77777777" w:rsidR="00AB7C00" w:rsidRDefault="00AB7C00" w:rsidP="006C7C73">
      <w:pPr>
        <w:pStyle w:val="ListParagraph"/>
        <w:numPr>
          <w:ilvl w:val="1"/>
          <w:numId w:val="38"/>
        </w:numPr>
        <w:spacing w:after="240"/>
        <w:contextualSpacing/>
      </w:pPr>
      <w:r>
        <w:t xml:space="preserve">The reference to a specific part of the SDMX </w:t>
      </w:r>
      <w:r>
        <w:rPr>
          <w:rFonts w:ascii="Courier New" w:hAnsi="Courier New" w:cs="Courier New"/>
        </w:rPr>
        <w:t>D</w:t>
      </w:r>
      <w:r w:rsidRPr="00433870">
        <w:rPr>
          <w:rFonts w:ascii="Courier New" w:hAnsi="Courier New" w:cs="Courier New"/>
        </w:rPr>
        <w:t>ataflow</w:t>
      </w:r>
      <w:r>
        <w:t xml:space="preserve"> above, expressed as the concatenation of the values that the SDMX </w:t>
      </w:r>
      <w:proofErr w:type="spellStart"/>
      <w:r w:rsidRPr="00FC1645">
        <w:rPr>
          <w:rFonts w:ascii="Courier New" w:hAnsi="Courier New" w:cs="Courier New"/>
        </w:rPr>
        <w:t>Dimension</w:t>
      </w:r>
      <w:r>
        <w:rPr>
          <w:rFonts w:ascii="Courier New" w:hAnsi="Courier New" w:cs="Courier New"/>
        </w:rPr>
        <w:t>Component</w:t>
      </w:r>
      <w:r w:rsidRPr="00FC1645">
        <w:rPr>
          <w:rFonts w:ascii="Courier New" w:hAnsi="Courier New" w:cs="Courier New"/>
        </w:rPr>
        <w:t>s</w:t>
      </w:r>
      <w:proofErr w:type="spellEnd"/>
      <w:r>
        <w:t xml:space="preserve"> declared above must have, separated by dots (“.”) and written in the order in which these </w:t>
      </w:r>
      <w:proofErr w:type="spellStart"/>
      <w:r w:rsidRPr="00FC1645">
        <w:rPr>
          <w:rFonts w:ascii="Courier New" w:hAnsi="Courier New" w:cs="Courier New"/>
        </w:rPr>
        <w:t>DimensionComponents</w:t>
      </w:r>
      <w:proofErr w:type="spellEnd"/>
      <w:r>
        <w:t xml:space="preserve"> are defined</w:t>
      </w:r>
      <w:r>
        <w:rPr>
          <w:rStyle w:val="FootnoteReference"/>
        </w:rPr>
        <w:footnoteReference w:id="34"/>
      </w:r>
      <w:r>
        <w:t xml:space="preserve">. For </w:t>
      </w:r>
      <w:proofErr w:type="gramStart"/>
      <w:r>
        <w:t>example  POPULATION.USA</w:t>
      </w:r>
      <w:proofErr w:type="gramEnd"/>
      <w:r>
        <w:t xml:space="preserve"> would mean that such a VTL Data Set is mapped to the SDMX observations for which the dimension  </w:t>
      </w:r>
      <w:r w:rsidRPr="00760EC2">
        <w:rPr>
          <w:i/>
        </w:rPr>
        <w:t>INDICATOR</w:t>
      </w:r>
      <w:r>
        <w:t xml:space="preserve"> is equal to POPULATION and the dimension </w:t>
      </w:r>
      <w:r w:rsidRPr="00760EC2">
        <w:rPr>
          <w:i/>
        </w:rPr>
        <w:t>COUNTRY</w:t>
      </w:r>
      <w:r>
        <w:t xml:space="preserve"> is equal to USA.</w:t>
      </w:r>
    </w:p>
    <w:p w14:paraId="2C6B89F2" w14:textId="77777777" w:rsidR="00AB7C00" w:rsidRDefault="00AB7C00" w:rsidP="00AB7C00">
      <w:r>
        <w:t xml:space="preserve">In the VTL Transformations, this kind of dataset name must be referenced between single quotes because the slash (“/”) is not a regular character according to the VTL rules. </w:t>
      </w:r>
    </w:p>
    <w:p w14:paraId="52D9D1D0" w14:textId="598EECD6" w:rsidR="001A4CE3" w:rsidRDefault="00AB7C00">
      <w:r>
        <w:t>Therefore, the generic name of this kind of VTL datasets would be:</w:t>
      </w:r>
    </w:p>
    <w:p w14:paraId="45E49016" w14:textId="77777777" w:rsidR="00AB7C00" w:rsidRDefault="00AB7C00"/>
    <w:p w14:paraId="0952F182" w14:textId="6790B204" w:rsidR="001A4CE3" w:rsidRPr="00517923" w:rsidRDefault="0085628E" w:rsidP="00517923">
      <w:pPr>
        <w:ind w:firstLine="284"/>
        <w:rPr>
          <w:rStyle w:val="coding"/>
        </w:rPr>
      </w:pPr>
      <w:r w:rsidRPr="00517923">
        <w:rPr>
          <w:rStyle w:val="coding"/>
        </w:rPr>
        <w:t>'</w:t>
      </w:r>
      <w:r w:rsidR="001A4CE3" w:rsidRPr="00517923">
        <w:rPr>
          <w:rStyle w:val="coding"/>
        </w:rPr>
        <w:t>DF(1.0</w:t>
      </w:r>
      <w:r w:rsidR="007D1DA8">
        <w:rPr>
          <w:rStyle w:val="coding"/>
        </w:rPr>
        <w:t>.0</w:t>
      </w:r>
      <w:r w:rsidR="001A4CE3" w:rsidRPr="00517923">
        <w:rPr>
          <w:rStyle w:val="coding"/>
        </w:rPr>
        <w:t>)/INDICATORvalue.COUNTRYvalue</w:t>
      </w:r>
      <w:r w:rsidRPr="00517923">
        <w:rPr>
          <w:rStyle w:val="coding"/>
        </w:rPr>
        <w:t>'</w:t>
      </w:r>
    </w:p>
    <w:p w14:paraId="36C5E5A7" w14:textId="77777777" w:rsidR="00AB7C00" w:rsidRDefault="00AB7C00"/>
    <w:p w14:paraId="025E3F46" w14:textId="77777777" w:rsidR="007D1DA8" w:rsidRDefault="007D1DA8" w:rsidP="007D1DA8">
      <w:r>
        <w:t xml:space="preserve">Where </w:t>
      </w:r>
      <w:proofErr w:type="gramStart"/>
      <w:r>
        <w:t>DF(</w:t>
      </w:r>
      <w:proofErr w:type="gramEnd"/>
      <w:r>
        <w:t xml:space="preserve">1.0.0) is the </w:t>
      </w:r>
      <w:r w:rsidRPr="0023378C">
        <w:rPr>
          <w:rFonts w:ascii="Courier New" w:hAnsi="Courier New" w:cs="Courier New"/>
        </w:rPr>
        <w:t>Dataflow</w:t>
      </w:r>
      <w:r>
        <w:t xml:space="preserve"> and </w:t>
      </w:r>
      <w:proofErr w:type="spellStart"/>
      <w:r>
        <w:rPr>
          <w:i/>
        </w:rPr>
        <w:t>INDICATORvalue</w:t>
      </w:r>
      <w:proofErr w:type="spellEnd"/>
      <w:r>
        <w:t xml:space="preserve"> and </w:t>
      </w:r>
      <w:proofErr w:type="spellStart"/>
      <w:r>
        <w:rPr>
          <w:i/>
        </w:rPr>
        <w:t>COUNTRYvalue</w:t>
      </w:r>
      <w:proofErr w:type="spellEnd"/>
      <w:r>
        <w:rPr>
          <w:i/>
        </w:rPr>
        <w:t xml:space="preserve"> </w:t>
      </w:r>
      <w:r w:rsidRPr="008A1CB3">
        <w:t xml:space="preserve">are placeholders for one value </w:t>
      </w:r>
      <w:r w:rsidRPr="00EF4B9F">
        <w:t xml:space="preserve">of the </w:t>
      </w:r>
      <w:r>
        <w:t>INDICATOR</w:t>
      </w:r>
      <w:r w:rsidRPr="00EF4B9F">
        <w:t xml:space="preserve"> an</w:t>
      </w:r>
      <w:r w:rsidRPr="008A1CB3">
        <w:t xml:space="preserve">d </w:t>
      </w:r>
      <w:r>
        <w:rPr>
          <w:i/>
        </w:rPr>
        <w:t xml:space="preserve"> </w:t>
      </w:r>
      <w:r w:rsidRPr="00EF4B9F">
        <w:t>COUNTR</w:t>
      </w:r>
      <w:r>
        <w:t>Y dimensions</w:t>
      </w:r>
      <w:r w:rsidRPr="00EF4B9F">
        <w:t>.</w:t>
      </w:r>
    </w:p>
    <w:p w14:paraId="74AE04B1" w14:textId="5EB953F6" w:rsidR="007D1DA8" w:rsidRDefault="007D1DA8" w:rsidP="007D1DA8">
      <w:proofErr w:type="gramStart"/>
      <w:r>
        <w:t>Instead</w:t>
      </w:r>
      <w:proofErr w:type="gramEnd"/>
      <w:r>
        <w:t xml:space="preserve"> the specific name of one of these VTL datasets would be: </w:t>
      </w:r>
    </w:p>
    <w:p w14:paraId="06D6FBCF" w14:textId="77777777" w:rsidR="007D1DA8" w:rsidRDefault="007D1DA8" w:rsidP="007D1DA8"/>
    <w:p w14:paraId="52F6F735" w14:textId="440FA3BB" w:rsidR="007D1DA8" w:rsidRPr="00517923" w:rsidRDefault="007D1DA8" w:rsidP="00517923">
      <w:pPr>
        <w:ind w:firstLine="284"/>
        <w:rPr>
          <w:rStyle w:val="coding"/>
        </w:rPr>
      </w:pPr>
      <w:r w:rsidRPr="00517923">
        <w:rPr>
          <w:rStyle w:val="coding"/>
        </w:rPr>
        <w:t>‘DF(1.0.0)/POPULATION.USA’</w:t>
      </w:r>
    </w:p>
    <w:p w14:paraId="270926E2" w14:textId="77777777" w:rsidR="007D1DA8" w:rsidRDefault="007D1DA8" w:rsidP="00517923"/>
    <w:p w14:paraId="6776953A" w14:textId="77777777" w:rsidR="007D1DA8" w:rsidRDefault="007D1DA8" w:rsidP="007D1DA8">
      <w:pPr>
        <w:pStyle w:val="Paragraph"/>
        <w:spacing w:after="240"/>
      </w:pPr>
      <w:r>
        <w:t xml:space="preserve">In particular, this is the VTL dataset that contains all the observations of the </w:t>
      </w:r>
      <w:r>
        <w:rPr>
          <w:rFonts w:ascii="Courier New" w:hAnsi="Courier New" w:cs="Courier New"/>
        </w:rPr>
        <w:t>D</w:t>
      </w:r>
      <w:r w:rsidRPr="00433870">
        <w:rPr>
          <w:rFonts w:ascii="Courier New" w:hAnsi="Courier New" w:cs="Courier New"/>
        </w:rPr>
        <w:t>ataflow</w:t>
      </w:r>
      <w:r>
        <w:t xml:space="preserve"> </w:t>
      </w:r>
      <w:proofErr w:type="gramStart"/>
      <w:r>
        <w:t>DF(</w:t>
      </w:r>
      <w:proofErr w:type="gramEnd"/>
      <w:r>
        <w:t xml:space="preserve">1.0.0) for which  </w:t>
      </w:r>
      <w:r w:rsidRPr="00760EC2">
        <w:rPr>
          <w:i/>
        </w:rPr>
        <w:t>INDICATOR</w:t>
      </w:r>
      <w:r>
        <w:t xml:space="preserve"> = POPULATION and </w:t>
      </w:r>
      <w:r w:rsidRPr="00760EC2">
        <w:rPr>
          <w:i/>
        </w:rPr>
        <w:t>COUNTRY</w:t>
      </w:r>
      <w:r>
        <w:t xml:space="preserve"> = USA.</w:t>
      </w:r>
    </w:p>
    <w:p w14:paraId="4B47BE44" w14:textId="77777777" w:rsidR="007D1DA8" w:rsidRDefault="007D1DA8" w:rsidP="007D1DA8">
      <w:r>
        <w:t>Let us now analyse the different meaning of this kind of mapping in the two mapping directions, i.e. from SDMX to VTL and from VTL to SDMX.</w:t>
      </w:r>
    </w:p>
    <w:p w14:paraId="7CFDADCB" w14:textId="77777777" w:rsidR="007D1DA8" w:rsidRDefault="007D1DA8" w:rsidP="007D1DA8">
      <w:pPr>
        <w:pStyle w:val="Paragraph"/>
        <w:spacing w:after="240"/>
      </w:pPr>
    </w:p>
    <w:p w14:paraId="1A5B1BA2" w14:textId="20ABE1AF" w:rsidR="007D1DA8" w:rsidRDefault="007D1DA8" w:rsidP="007D1DA8">
      <w:pPr>
        <w:pStyle w:val="Paragraph"/>
        <w:spacing w:after="240"/>
      </w:pPr>
      <w:r>
        <w:t xml:space="preserve">As already said, the mapping from SDMX to VTL happens when the SDMX </w:t>
      </w:r>
      <w:r w:rsidRPr="002007B3">
        <w:rPr>
          <w:rFonts w:ascii="Courier New" w:hAnsi="Courier New" w:cs="Courier New"/>
        </w:rPr>
        <w:t>dataflows</w:t>
      </w:r>
      <w:r>
        <w:t xml:space="preserve"> are operand of VTL Transformations, instead the mapping from VTL to SDMX happens when the VTL Data Sets that is result of Transformations</w:t>
      </w:r>
      <w:r>
        <w:rPr>
          <w:rStyle w:val="FootnoteReference"/>
        </w:rPr>
        <w:footnoteReference w:id="35"/>
      </w:r>
      <w:r>
        <w:t xml:space="preserve"> need to be treated as SDMX objects. This kind of mapping can be applied independently in the two directions and the </w:t>
      </w:r>
      <w:r w:rsidRPr="003E514A">
        <w:rPr>
          <w:rFonts w:ascii="Courier New" w:hAnsi="Courier New" w:cs="Courier New"/>
        </w:rPr>
        <w:t>Dimensions</w:t>
      </w:r>
      <w:r>
        <w:t xml:space="preserve"> on which the mapping is based can be different in the two directions: these </w:t>
      </w:r>
      <w:r w:rsidRPr="003E514A">
        <w:rPr>
          <w:rFonts w:ascii="Courier New" w:hAnsi="Courier New" w:cs="Courier New"/>
        </w:rPr>
        <w:t>Dimensions</w:t>
      </w:r>
      <w:r>
        <w:t xml:space="preserve"> are defined in the </w:t>
      </w:r>
      <w:proofErr w:type="spellStart"/>
      <w:r w:rsidRPr="00433870">
        <w:rPr>
          <w:rFonts w:ascii="Courier New" w:hAnsi="Courier New" w:cs="Courier New"/>
        </w:rPr>
        <w:t>ToVtlSpaceKey</w:t>
      </w:r>
      <w:proofErr w:type="spellEnd"/>
      <w:r w:rsidRPr="00934D3C">
        <w:rPr>
          <w:rFonts w:cs="Arial"/>
          <w:color w:val="000000"/>
          <w:lang w:val="en-US"/>
        </w:rPr>
        <w:t xml:space="preserve"> </w:t>
      </w:r>
      <w:r>
        <w:rPr>
          <w:rFonts w:cs="Arial"/>
          <w:color w:val="000000"/>
          <w:lang w:val="en-US"/>
        </w:rPr>
        <w:t xml:space="preserve">and in the </w:t>
      </w:r>
      <w:proofErr w:type="spellStart"/>
      <w:r w:rsidRPr="00433870">
        <w:rPr>
          <w:rFonts w:ascii="Courier New" w:hAnsi="Courier New" w:cs="Courier New"/>
        </w:rPr>
        <w:t>FromVtlSpaceKey</w:t>
      </w:r>
      <w:proofErr w:type="spellEnd"/>
      <w:r w:rsidRPr="00934D3C">
        <w:rPr>
          <w:rFonts w:cs="Arial"/>
          <w:color w:val="000000"/>
          <w:lang w:val="en-US"/>
        </w:rPr>
        <w:t xml:space="preserve"> class</w:t>
      </w:r>
      <w:r>
        <w:rPr>
          <w:rFonts w:cs="Arial"/>
          <w:color w:val="000000"/>
          <w:lang w:val="en-US"/>
        </w:rPr>
        <w:t>es respectively</w:t>
      </w:r>
      <w:r>
        <w:t>.</w:t>
      </w:r>
    </w:p>
    <w:p w14:paraId="343FE307" w14:textId="77777777" w:rsidR="007D1DA8" w:rsidRDefault="007D1DA8" w:rsidP="007D1DA8">
      <w:pPr>
        <w:pStyle w:val="Paragraph"/>
        <w:spacing w:after="240"/>
      </w:pPr>
      <w:r>
        <w:lastRenderedPageBreak/>
        <w:t xml:space="preserve">First, let us see what happens in the </w:t>
      </w:r>
      <w:r w:rsidRPr="004045D3">
        <w:rPr>
          <w:u w:val="single"/>
        </w:rPr>
        <w:t>mapping direction from SDMX to VTL</w:t>
      </w:r>
      <w:r>
        <w:t xml:space="preserve">, i.e. when parts of a SDMX </w:t>
      </w:r>
      <w:r>
        <w:rPr>
          <w:rFonts w:ascii="Courier New" w:hAnsi="Courier New" w:cs="Courier New"/>
        </w:rPr>
        <w:t>D</w:t>
      </w:r>
      <w:r w:rsidRPr="00433870">
        <w:rPr>
          <w:rFonts w:ascii="Courier New" w:hAnsi="Courier New" w:cs="Courier New"/>
        </w:rPr>
        <w:t>ataflow</w:t>
      </w:r>
      <w:r>
        <w:t xml:space="preserve"> (e.g. DF1(1.0.0)) need to be mapped to distinct VTL D</w:t>
      </w:r>
      <w:r w:rsidRPr="00433870">
        <w:t>ata</w:t>
      </w:r>
      <w:r>
        <w:t xml:space="preserve"> S</w:t>
      </w:r>
      <w:r w:rsidRPr="00433870">
        <w:t>ets</w:t>
      </w:r>
      <w:r>
        <w:t xml:space="preserve"> that are operand of some VTL Transformations.</w:t>
      </w:r>
    </w:p>
    <w:p w14:paraId="11F560D5" w14:textId="77777777" w:rsidR="007D1DA8" w:rsidRPr="00496F83" w:rsidRDefault="007D1DA8" w:rsidP="007D1DA8">
      <w:pPr>
        <w:pStyle w:val="Paragraph"/>
        <w:spacing w:after="240"/>
      </w:pPr>
      <w:r>
        <w:t xml:space="preserve">As already said, each VTL Data Set is assumed to contain all the observations of the SDMX </w:t>
      </w:r>
      <w:r>
        <w:rPr>
          <w:rFonts w:ascii="Courier New" w:hAnsi="Courier New" w:cs="Courier New"/>
        </w:rPr>
        <w:t>D</w:t>
      </w:r>
      <w:r w:rsidRPr="00433870">
        <w:rPr>
          <w:rFonts w:ascii="Courier New" w:hAnsi="Courier New" w:cs="Courier New"/>
        </w:rPr>
        <w:t>ataflow</w:t>
      </w:r>
      <w:r>
        <w:t xml:space="preserve"> having INDICATOR=</w:t>
      </w:r>
      <w:proofErr w:type="spellStart"/>
      <w:r>
        <w:rPr>
          <w:i/>
        </w:rPr>
        <w:t>INDICATORv</w:t>
      </w:r>
      <w:r w:rsidRPr="008A1CB3">
        <w:rPr>
          <w:i/>
        </w:rPr>
        <w:t>alue</w:t>
      </w:r>
      <w:proofErr w:type="spellEnd"/>
      <w:r>
        <w:rPr>
          <w:i/>
        </w:rPr>
        <w:t xml:space="preserve"> </w:t>
      </w:r>
      <w:r w:rsidRPr="00496F83">
        <w:t xml:space="preserve">and </w:t>
      </w:r>
      <w:r>
        <w:t>COUNTRY</w:t>
      </w:r>
      <w:r w:rsidRPr="00496F83">
        <w:t>=</w:t>
      </w:r>
      <w:r w:rsidRPr="00496F83">
        <w:rPr>
          <w:i/>
        </w:rPr>
        <w:t xml:space="preserve"> </w:t>
      </w:r>
      <w:proofErr w:type="spellStart"/>
      <w:r>
        <w:rPr>
          <w:i/>
        </w:rPr>
        <w:t>COUNTRYv</w:t>
      </w:r>
      <w:r w:rsidRPr="008A1CB3">
        <w:rPr>
          <w:i/>
        </w:rPr>
        <w:t>alue</w:t>
      </w:r>
      <w:proofErr w:type="spellEnd"/>
      <w:r w:rsidRPr="00496F83">
        <w:t>.</w:t>
      </w:r>
      <w:r>
        <w:t xml:space="preserve"> For example, the VTL dataset </w:t>
      </w:r>
      <w:r w:rsidRPr="00496F83">
        <w:t>‘DF1(</w:t>
      </w:r>
      <w:r>
        <w:t>1.0.0</w:t>
      </w:r>
      <w:r w:rsidRPr="00496F83">
        <w:t>)/POPULATION.USA’</w:t>
      </w:r>
      <w:r>
        <w:t xml:space="preserve"> would contain all the observations of DF1(1.0.0) having INDICATOR = POPULATION and COUNTRY = USA.</w:t>
      </w:r>
    </w:p>
    <w:p w14:paraId="4B52DD3F" w14:textId="6EA9EB7A" w:rsidR="007D1DA8" w:rsidRDefault="007D1DA8" w:rsidP="007D1DA8">
      <w:proofErr w:type="gramStart"/>
      <w:r>
        <w:t>In order to</w:t>
      </w:r>
      <w:proofErr w:type="gramEnd"/>
      <w:r>
        <w:t xml:space="preserve"> obtain the data structure of these VTL Data Sets from the SDMX one, it is assumed that the SDMX </w:t>
      </w:r>
      <w:proofErr w:type="spellStart"/>
      <w:r w:rsidRPr="002007B3">
        <w:rPr>
          <w:rFonts w:ascii="Courier New" w:hAnsi="Courier New" w:cs="Courier New"/>
        </w:rPr>
        <w:t>DimensionComponents</w:t>
      </w:r>
      <w:proofErr w:type="spellEnd"/>
      <w:r>
        <w:t xml:space="preserve"> on which the mapping is based are dropped, i.e.</w:t>
      </w:r>
      <w:r w:rsidRPr="00340B41">
        <w:t xml:space="preserve"> </w:t>
      </w:r>
      <w:r>
        <w:t>not maintained in the VTL data structure; this is possible because their values are fixed for each one of the invoked VTL Data Sets</w:t>
      </w:r>
      <w:r>
        <w:rPr>
          <w:rStyle w:val="FootnoteReference"/>
        </w:rPr>
        <w:footnoteReference w:id="36"/>
      </w:r>
      <w:r>
        <w:t xml:space="preserve">. After that, the mapping method from SDMX to VTL specified for the </w:t>
      </w:r>
      <w:r w:rsidRPr="0023378C">
        <w:rPr>
          <w:rFonts w:ascii="Courier New" w:hAnsi="Courier New" w:cs="Courier New"/>
        </w:rPr>
        <w:t>Dataflow</w:t>
      </w:r>
      <w:r>
        <w:t xml:space="preserve"> DF1(1.0.0) is applied (i.e. basic, pivot …).</w:t>
      </w:r>
    </w:p>
    <w:p w14:paraId="07BB9E03" w14:textId="77777777" w:rsidR="007D1DA8" w:rsidRDefault="007D1DA8" w:rsidP="007D1DA8"/>
    <w:p w14:paraId="44FEA4E2" w14:textId="77777777" w:rsidR="007D1DA8" w:rsidRDefault="007D1DA8" w:rsidP="007D1DA8">
      <w:r>
        <w:t xml:space="preserve">In the example above, for all the datasets of the </w:t>
      </w:r>
      <w:proofErr w:type="gramStart"/>
      <w:r>
        <w:t>kind  ‘</w:t>
      </w:r>
      <w:proofErr w:type="gramEnd"/>
      <w:r>
        <w:t>DF1(1.0.0)/</w:t>
      </w:r>
      <w:proofErr w:type="spellStart"/>
      <w:r>
        <w:rPr>
          <w:i/>
        </w:rPr>
        <w:t>INDICATORv</w:t>
      </w:r>
      <w:r w:rsidRPr="008A1CB3">
        <w:rPr>
          <w:i/>
        </w:rPr>
        <w:t>alue</w:t>
      </w:r>
      <w:r>
        <w:t>.</w:t>
      </w:r>
      <w:r>
        <w:rPr>
          <w:i/>
        </w:rPr>
        <w:t>COUNTRYv</w:t>
      </w:r>
      <w:r w:rsidRPr="008A1CB3">
        <w:rPr>
          <w:i/>
        </w:rPr>
        <w:t>alue</w:t>
      </w:r>
      <w:proofErr w:type="spellEnd"/>
      <w:r>
        <w:t>’, the dimensions INDICATOR and COUNTRY would be dropped so that the data structure of all the resulting VTL Data Sets would have the identifier TIME_PERIOD</w:t>
      </w:r>
      <w:r w:rsidRPr="0043680B">
        <w:t xml:space="preserve"> </w:t>
      </w:r>
      <w:r>
        <w:t xml:space="preserve">only. </w:t>
      </w:r>
    </w:p>
    <w:p w14:paraId="78085AA0" w14:textId="77777777" w:rsidR="007D1DA8" w:rsidRDefault="007D1DA8" w:rsidP="007D1DA8">
      <w:pPr>
        <w:pStyle w:val="Paragraph"/>
        <w:spacing w:after="240"/>
      </w:pPr>
      <w:r>
        <w:t xml:space="preserve">It should be noted that the desired VTL Data Sets (i.e. of the kind </w:t>
      </w:r>
      <w:r w:rsidRPr="00496F83">
        <w:t>‘DF1(</w:t>
      </w:r>
      <w:r>
        <w:t>1.0.0</w:t>
      </w:r>
      <w:r w:rsidRPr="00496F83">
        <w:t>)/</w:t>
      </w:r>
      <w:r w:rsidRPr="0043680B">
        <w:rPr>
          <w:i/>
        </w:rPr>
        <w:t xml:space="preserve"> </w:t>
      </w:r>
      <w:proofErr w:type="spellStart"/>
      <w:r>
        <w:rPr>
          <w:i/>
        </w:rPr>
        <w:t>INDICATORv</w:t>
      </w:r>
      <w:r w:rsidRPr="008A1CB3">
        <w:rPr>
          <w:i/>
        </w:rPr>
        <w:t>alue</w:t>
      </w:r>
      <w:r>
        <w:t>.</w:t>
      </w:r>
      <w:r>
        <w:rPr>
          <w:i/>
        </w:rPr>
        <w:t>COUNTRYvalue</w:t>
      </w:r>
      <w:proofErr w:type="spellEnd"/>
      <w:r w:rsidRPr="00496F83">
        <w:t>’</w:t>
      </w:r>
      <w:r>
        <w:t>) can be obtained also by applying the VTL operator “</w:t>
      </w:r>
      <w:r w:rsidRPr="002E1635">
        <w:rPr>
          <w:b/>
        </w:rPr>
        <w:t>sub</w:t>
      </w:r>
      <w:r>
        <w:t xml:space="preserve">” (subspace) to the </w:t>
      </w:r>
      <w:r>
        <w:rPr>
          <w:rFonts w:ascii="Courier New" w:hAnsi="Courier New" w:cs="Courier New"/>
        </w:rPr>
        <w:t>D</w:t>
      </w:r>
      <w:r w:rsidRPr="00433870">
        <w:rPr>
          <w:rFonts w:ascii="Courier New" w:hAnsi="Courier New" w:cs="Courier New"/>
        </w:rPr>
        <w:t>ataflow</w:t>
      </w:r>
      <w:r>
        <w:t xml:space="preserve"> DF1(1.0.0), like in the following VTL expression:</w:t>
      </w:r>
    </w:p>
    <w:p w14:paraId="738994DF" w14:textId="77777777" w:rsidR="007D1DA8" w:rsidRPr="00517923" w:rsidRDefault="007D1DA8" w:rsidP="007D1DA8">
      <w:pPr>
        <w:ind w:left="284"/>
        <w:contextualSpacing/>
        <w:rPr>
          <w:rStyle w:val="coding"/>
        </w:rPr>
      </w:pPr>
      <w:r w:rsidRPr="00517923">
        <w:rPr>
          <w:rStyle w:val="coding"/>
        </w:rPr>
        <w:t xml:space="preserve">‘DF1(1.0.0)/POPULATION.USA’ :=  </w:t>
      </w:r>
    </w:p>
    <w:p w14:paraId="00212CD2" w14:textId="77777777" w:rsidR="007D1DA8" w:rsidRPr="00517923" w:rsidRDefault="007D1DA8" w:rsidP="007D1DA8">
      <w:pPr>
        <w:ind w:left="284"/>
        <w:contextualSpacing/>
        <w:rPr>
          <w:rStyle w:val="coding"/>
        </w:rPr>
      </w:pPr>
      <w:r w:rsidRPr="00517923">
        <w:rPr>
          <w:rStyle w:val="coding"/>
        </w:rPr>
        <w:t>DF1(1.0.0) [ sub  INDICATOR=“POPULATION”, COUNTRY=“USA” ];</w:t>
      </w:r>
    </w:p>
    <w:p w14:paraId="13C126DE" w14:textId="77777777" w:rsidR="007D1DA8" w:rsidRPr="00517923" w:rsidRDefault="007D1DA8" w:rsidP="007D1DA8">
      <w:pPr>
        <w:ind w:left="284"/>
        <w:contextualSpacing/>
        <w:rPr>
          <w:rStyle w:val="coding"/>
        </w:rPr>
      </w:pPr>
    </w:p>
    <w:p w14:paraId="73FCDD6D" w14:textId="77777777" w:rsidR="007D1DA8" w:rsidRPr="00517923" w:rsidRDefault="007D1DA8" w:rsidP="007D1DA8">
      <w:pPr>
        <w:ind w:left="284"/>
        <w:contextualSpacing/>
        <w:rPr>
          <w:rStyle w:val="coding"/>
        </w:rPr>
      </w:pPr>
      <w:r w:rsidRPr="00517923">
        <w:rPr>
          <w:rStyle w:val="coding"/>
        </w:rPr>
        <w:t xml:space="preserve">‘DF1(1.0.0)/POPULATION.CANADA’ :=  </w:t>
      </w:r>
    </w:p>
    <w:p w14:paraId="46C79172" w14:textId="77777777" w:rsidR="007D1DA8" w:rsidRPr="00517923" w:rsidRDefault="007D1DA8" w:rsidP="007D1DA8">
      <w:pPr>
        <w:ind w:left="284"/>
        <w:contextualSpacing/>
        <w:rPr>
          <w:rStyle w:val="coding"/>
        </w:rPr>
      </w:pPr>
      <w:r w:rsidRPr="00517923">
        <w:rPr>
          <w:rStyle w:val="coding"/>
        </w:rPr>
        <w:t>DF1(1.0.0) [ sub  INDICATOR=“POPULATION”, COUNTRY=“CANADA” ];</w:t>
      </w:r>
    </w:p>
    <w:p w14:paraId="71238F36" w14:textId="77777777" w:rsidR="007D1DA8" w:rsidRDefault="007D1DA8" w:rsidP="007D1DA8">
      <w:pPr>
        <w:ind w:left="284"/>
        <w:contextualSpacing/>
      </w:pPr>
    </w:p>
    <w:p w14:paraId="7C3A11C9" w14:textId="77777777" w:rsidR="007D1DA8" w:rsidRDefault="007D1DA8" w:rsidP="007D1DA8">
      <w:pPr>
        <w:ind w:left="284"/>
        <w:contextualSpacing/>
      </w:pPr>
      <w:r>
        <w:t>…   …   …</w:t>
      </w:r>
    </w:p>
    <w:p w14:paraId="5AC93FEF" w14:textId="77777777" w:rsidR="007D1DA8" w:rsidRDefault="007D1DA8" w:rsidP="007D1DA8">
      <w:pPr>
        <w:pStyle w:val="Paragraph"/>
        <w:spacing w:after="240"/>
      </w:pPr>
      <w:r>
        <w:t xml:space="preserve">In </w:t>
      </w:r>
      <w:proofErr w:type="gramStart"/>
      <w:r>
        <w:t>fact</w:t>
      </w:r>
      <w:proofErr w:type="gramEnd"/>
      <w:r>
        <w:t xml:space="preserve"> the VTL operator “sub” has exactly the same behaviour. Therefore, mapping different parts of a SDMX </w:t>
      </w:r>
      <w:r>
        <w:rPr>
          <w:rFonts w:ascii="Courier New" w:hAnsi="Courier New" w:cs="Courier New"/>
        </w:rPr>
        <w:t>D</w:t>
      </w:r>
      <w:r w:rsidRPr="00433870">
        <w:rPr>
          <w:rFonts w:ascii="Courier New" w:hAnsi="Courier New" w:cs="Courier New"/>
        </w:rPr>
        <w:t>ataflow</w:t>
      </w:r>
      <w:r>
        <w:t xml:space="preserve"> to different VTL Data Sets in the direction from SDMX to VTL</w:t>
      </w:r>
      <w:r w:rsidRPr="00665E12">
        <w:t xml:space="preserve"> </w:t>
      </w:r>
      <w:r>
        <w:t>through the ordered concatenation notation is equivalent to a proper use of the operator “</w:t>
      </w:r>
      <w:r w:rsidRPr="00665E12">
        <w:rPr>
          <w:b/>
        </w:rPr>
        <w:t>sub</w:t>
      </w:r>
      <w:r>
        <w:t xml:space="preserve">” on such a </w:t>
      </w:r>
      <w:r>
        <w:rPr>
          <w:rFonts w:ascii="Courier New" w:hAnsi="Courier New" w:cs="Courier New"/>
        </w:rPr>
        <w:t>D</w:t>
      </w:r>
      <w:r w:rsidRPr="00433870">
        <w:rPr>
          <w:rFonts w:ascii="Courier New" w:hAnsi="Courier New" w:cs="Courier New"/>
        </w:rPr>
        <w:t>ataflow</w:t>
      </w:r>
      <w:r>
        <w:t xml:space="preserve">. </w:t>
      </w:r>
      <w:r>
        <w:rPr>
          <w:rStyle w:val="FootnoteReference"/>
        </w:rPr>
        <w:footnoteReference w:id="37"/>
      </w:r>
    </w:p>
    <w:p w14:paraId="75A68DA9" w14:textId="77777777" w:rsidR="007D1DA8" w:rsidRDefault="007D1DA8" w:rsidP="007D1DA8">
      <w:r>
        <w:t xml:space="preserve">In the direction from SDMX to VTL it is allowed to omit the value of one or more </w:t>
      </w:r>
      <w:proofErr w:type="spellStart"/>
      <w:r w:rsidRPr="00280617">
        <w:rPr>
          <w:rFonts w:ascii="Courier New" w:hAnsi="Courier New" w:cs="Courier New"/>
        </w:rPr>
        <w:t>DimensionComponents</w:t>
      </w:r>
      <w:proofErr w:type="spellEnd"/>
      <w:r>
        <w:t xml:space="preserve"> on which the mapping is </w:t>
      </w:r>
      <w:proofErr w:type="gramStart"/>
      <w:r>
        <w:t>based, but</w:t>
      </w:r>
      <w:proofErr w:type="gramEnd"/>
      <w:r>
        <w:t xml:space="preserve"> maintaining all the separating dots (therefore it may happen to find two or more consecutive dots and dots </w:t>
      </w:r>
      <w:r>
        <w:lastRenderedPageBreak/>
        <w:t xml:space="preserve">in the beginning or in the end). The absence of value means that for the corresponding Dimension all the values are </w:t>
      </w:r>
      <w:proofErr w:type="gramStart"/>
      <w:r>
        <w:t>kept</w:t>
      </w:r>
      <w:proofErr w:type="gramEnd"/>
      <w:r>
        <w:t xml:space="preserve"> and the Dimension is not dropped. </w:t>
      </w:r>
    </w:p>
    <w:p w14:paraId="1195846F" w14:textId="77777777" w:rsidR="007D1DA8" w:rsidRDefault="007D1DA8" w:rsidP="007D1DA8">
      <w:r>
        <w:t>For example, ‘</w:t>
      </w:r>
      <w:proofErr w:type="gramStart"/>
      <w:r>
        <w:t>DF(</w:t>
      </w:r>
      <w:proofErr w:type="gramEnd"/>
      <w:r>
        <w:t xml:space="preserve">1.0.0)/POPULATION.’ (note the dot in the end of the name) is the VTL dataset that contains all the observations of the </w:t>
      </w:r>
      <w:r>
        <w:rPr>
          <w:rFonts w:ascii="Courier New" w:hAnsi="Courier New" w:cs="Courier New"/>
        </w:rPr>
        <w:t>D</w:t>
      </w:r>
      <w:r w:rsidRPr="00433870">
        <w:rPr>
          <w:rFonts w:ascii="Courier New" w:hAnsi="Courier New" w:cs="Courier New"/>
        </w:rPr>
        <w:t>ataflow</w:t>
      </w:r>
      <w:r>
        <w:t xml:space="preserve"> </w:t>
      </w:r>
      <w:proofErr w:type="gramStart"/>
      <w:r>
        <w:t>DF(</w:t>
      </w:r>
      <w:proofErr w:type="gramEnd"/>
      <w:r>
        <w:t xml:space="preserve">1.0.0) for which  </w:t>
      </w:r>
      <w:r w:rsidRPr="00760EC2">
        <w:rPr>
          <w:i/>
        </w:rPr>
        <w:t>INDICATOR</w:t>
      </w:r>
      <w:r>
        <w:t xml:space="preserve"> = POPULATION and COUNTRY = any value.</w:t>
      </w:r>
    </w:p>
    <w:p w14:paraId="3885DEB7" w14:textId="77777777" w:rsidR="007D1DA8" w:rsidRDefault="007D1DA8"/>
    <w:p w14:paraId="07BBF81D" w14:textId="26D9709A" w:rsidR="007D1DA8" w:rsidRDefault="007D1DA8" w:rsidP="007D1DA8">
      <w:r>
        <w:t xml:space="preserve">This is equivalent to the application of the VTL “sub” operator only to the identifier </w:t>
      </w:r>
      <w:r w:rsidRPr="007472EE">
        <w:rPr>
          <w:i/>
        </w:rPr>
        <w:t>INDICATOR</w:t>
      </w:r>
      <w:r>
        <w:t xml:space="preserve">: </w:t>
      </w:r>
    </w:p>
    <w:p w14:paraId="7EC17CBD" w14:textId="77777777" w:rsidR="007D1DA8" w:rsidRDefault="007D1DA8" w:rsidP="007D1DA8"/>
    <w:p w14:paraId="512A2B5A" w14:textId="77777777" w:rsidR="007D1DA8" w:rsidRPr="00517923" w:rsidRDefault="007D1DA8" w:rsidP="007D1DA8">
      <w:pPr>
        <w:ind w:left="284"/>
        <w:contextualSpacing/>
        <w:rPr>
          <w:rStyle w:val="coding"/>
        </w:rPr>
      </w:pPr>
      <w:r w:rsidRPr="00517923">
        <w:rPr>
          <w:rStyle w:val="coding"/>
        </w:rPr>
        <w:t xml:space="preserve">‘DF1(1.0.0)/POPULATION.’ :=  </w:t>
      </w:r>
    </w:p>
    <w:p w14:paraId="59CE0C16" w14:textId="77777777" w:rsidR="007D1DA8" w:rsidRPr="00517923" w:rsidRDefault="007D1DA8" w:rsidP="007D1DA8">
      <w:pPr>
        <w:ind w:left="284"/>
        <w:contextualSpacing/>
        <w:rPr>
          <w:rStyle w:val="coding"/>
        </w:rPr>
      </w:pPr>
      <w:r w:rsidRPr="00517923">
        <w:rPr>
          <w:rStyle w:val="coding"/>
        </w:rPr>
        <w:t>DF1(1.0.0) [ sub  INDICATOR=“POPULATION” ];</w:t>
      </w:r>
    </w:p>
    <w:p w14:paraId="50B29383" w14:textId="77777777" w:rsidR="007D1DA8" w:rsidRDefault="007D1DA8" w:rsidP="007D1DA8">
      <w:pPr>
        <w:ind w:left="284"/>
        <w:contextualSpacing/>
      </w:pPr>
    </w:p>
    <w:p w14:paraId="6DD1FB87" w14:textId="77777777" w:rsidR="007D1DA8" w:rsidRDefault="007D1DA8" w:rsidP="007D1DA8">
      <w:proofErr w:type="gramStart"/>
      <w:r>
        <w:t>Therefore</w:t>
      </w:r>
      <w:proofErr w:type="gramEnd"/>
      <w:r>
        <w:t xml:space="preserve"> the VTL Data Set ‘DF1(1.0.0)/POPULATION.’ would have the identifiers COUNTRY and TIME_PERIOD.</w:t>
      </w:r>
    </w:p>
    <w:p w14:paraId="2BAB5C4F" w14:textId="77777777" w:rsidR="007D1DA8" w:rsidRDefault="007D1DA8" w:rsidP="007D1DA8">
      <w:r>
        <w:t xml:space="preserve">Heterogeneous invocations of the same </w:t>
      </w:r>
      <w:r w:rsidRPr="00F14851">
        <w:rPr>
          <w:rFonts w:ascii="Courier New" w:hAnsi="Courier New" w:cs="Courier New"/>
        </w:rPr>
        <w:t>Dataflow</w:t>
      </w:r>
      <w:r>
        <w:t xml:space="preserve"> are allowed, i.e. omitting different </w:t>
      </w:r>
      <w:r w:rsidRPr="00F14851">
        <w:rPr>
          <w:rFonts w:ascii="Courier New" w:hAnsi="Courier New" w:cs="Courier New"/>
        </w:rPr>
        <w:t>Dimensions</w:t>
      </w:r>
      <w:r>
        <w:t xml:space="preserve"> in different invocations.</w:t>
      </w:r>
    </w:p>
    <w:p w14:paraId="68011CB0" w14:textId="77777777" w:rsidR="007D1DA8" w:rsidRDefault="007D1DA8" w:rsidP="007D1DA8">
      <w:r>
        <w:t xml:space="preserve">Let us now analyse </w:t>
      </w:r>
      <w:r w:rsidRPr="004045D3">
        <w:rPr>
          <w:u w:val="single"/>
        </w:rPr>
        <w:t>the mapping direction from VTL to SDMX</w:t>
      </w:r>
      <w:r>
        <w:t xml:space="preserve">. </w:t>
      </w:r>
    </w:p>
    <w:p w14:paraId="0DB66B8D" w14:textId="77777777" w:rsidR="007D1DA8" w:rsidRDefault="007D1DA8" w:rsidP="007D1DA8">
      <w:pPr>
        <w:pStyle w:val="Paragraph"/>
        <w:spacing w:after="240"/>
      </w:pPr>
      <w:r>
        <w:t xml:space="preserve">In this situation, distinct parts of a SDMX </w:t>
      </w:r>
      <w:r w:rsidRPr="0023378C">
        <w:rPr>
          <w:rFonts w:ascii="Courier New" w:hAnsi="Courier New" w:cs="Courier New"/>
        </w:rPr>
        <w:t>Dataflow</w:t>
      </w:r>
      <w:r>
        <w:t xml:space="preserve"> are calculated as distinct VTL datasets, under the constraint that they must have the same VTL data structure. </w:t>
      </w:r>
    </w:p>
    <w:p w14:paraId="2A48AB02" w14:textId="77777777" w:rsidR="007D1DA8" w:rsidRDefault="007D1DA8" w:rsidP="007D1DA8">
      <w:pPr>
        <w:spacing w:after="120"/>
      </w:pPr>
      <w:r>
        <w:rPr>
          <w:rFonts w:cs="Arial"/>
          <w:color w:val="000000"/>
          <w:lang w:val="en-US"/>
        </w:rPr>
        <w:t xml:space="preserve">For example, let us </w:t>
      </w:r>
      <w:r>
        <w:t xml:space="preserve">assume that the VTL programmer wants to calculate the SDMX </w:t>
      </w:r>
      <w:r w:rsidRPr="0023378C">
        <w:rPr>
          <w:rFonts w:ascii="Courier New" w:hAnsi="Courier New" w:cs="Courier New"/>
        </w:rPr>
        <w:t>Dataflow</w:t>
      </w:r>
      <w:r>
        <w:t xml:space="preserve"> DF2(1.0.0) having the </w:t>
      </w:r>
      <w:r>
        <w:rPr>
          <w:rFonts w:ascii="Courier New" w:hAnsi="Courier New" w:cs="Courier New"/>
          <w:color w:val="000000"/>
          <w:lang w:val="en-US"/>
        </w:rPr>
        <w:t>D</w:t>
      </w:r>
      <w:r w:rsidRPr="00AA28C1">
        <w:rPr>
          <w:rFonts w:ascii="Courier New" w:hAnsi="Courier New" w:cs="Courier New"/>
          <w:color w:val="000000"/>
          <w:lang w:val="en-US"/>
        </w:rPr>
        <w:t>imensions</w:t>
      </w:r>
      <w:r>
        <w:t xml:space="preserve"> TIME_PERIOD, INDICATOR, and COUNTRY and that such a programmer finds it convenient to calculate separately</w:t>
      </w:r>
      <w:r w:rsidRPr="00C97A47">
        <w:t xml:space="preserve"> </w:t>
      </w:r>
      <w:r>
        <w:t>the parts of DF2(1.0.0)</w:t>
      </w:r>
      <w:r w:rsidRPr="008A54BB">
        <w:t xml:space="preserve"> </w:t>
      </w:r>
      <w:r>
        <w:t xml:space="preserve">that have different combinations of values for INDICATOR and COUNTRY: </w:t>
      </w:r>
    </w:p>
    <w:p w14:paraId="40D53AB4" w14:textId="77777777" w:rsidR="007D1DA8" w:rsidRDefault="007D1DA8" w:rsidP="006C7C73">
      <w:pPr>
        <w:pStyle w:val="ListParagraph"/>
        <w:numPr>
          <w:ilvl w:val="0"/>
          <w:numId w:val="38"/>
        </w:numPr>
        <w:spacing w:after="120"/>
        <w:ind w:left="714" w:hanging="357"/>
        <w:contextualSpacing/>
      </w:pPr>
      <w:r>
        <w:t xml:space="preserve">   each part is calculated as </w:t>
      </w:r>
      <w:proofErr w:type="gramStart"/>
      <w:r>
        <w:t>a  VTL</w:t>
      </w:r>
      <w:proofErr w:type="gramEnd"/>
      <w:r>
        <w:t xml:space="preserve"> derived Data Set, result of a dedicated VTL Transformation; </w:t>
      </w:r>
      <w:r>
        <w:rPr>
          <w:rStyle w:val="FootnoteReference"/>
        </w:rPr>
        <w:footnoteReference w:id="38"/>
      </w:r>
      <w:r>
        <w:t xml:space="preserve"> </w:t>
      </w:r>
    </w:p>
    <w:p w14:paraId="4F39D019" w14:textId="77777777" w:rsidR="007D1DA8" w:rsidRDefault="007D1DA8" w:rsidP="006C7C73">
      <w:pPr>
        <w:pStyle w:val="ListParagraph"/>
        <w:numPr>
          <w:ilvl w:val="0"/>
          <w:numId w:val="38"/>
        </w:numPr>
        <w:spacing w:after="120"/>
        <w:ind w:left="714" w:hanging="357"/>
        <w:contextualSpacing/>
      </w:pPr>
      <w:r>
        <w:t xml:space="preserve">  the data structure of all these VTL Data Sets has the TIME_PERIOD identifier and does not have the INDICATOR and COUNTRY identifiers.</w:t>
      </w:r>
      <w:r>
        <w:rPr>
          <w:rStyle w:val="FootnoteReference"/>
        </w:rPr>
        <w:footnoteReference w:id="39"/>
      </w:r>
    </w:p>
    <w:p w14:paraId="77F13E92" w14:textId="77777777" w:rsidR="007D1DA8" w:rsidRDefault="007D1DA8" w:rsidP="007D1DA8">
      <w:r>
        <w:t xml:space="preserve">Under </w:t>
      </w:r>
      <w:proofErr w:type="gramStart"/>
      <w:r>
        <w:t>these hypothesis</w:t>
      </w:r>
      <w:proofErr w:type="gramEnd"/>
      <w:r>
        <w:t xml:space="preserve">, such derived VTL Data Sets can be mapped to DF2(1.0.0) by declaring the </w:t>
      </w:r>
      <w:proofErr w:type="spellStart"/>
      <w:r w:rsidRPr="0012589E">
        <w:rPr>
          <w:rFonts w:ascii="Courier New" w:hAnsi="Courier New" w:cs="Courier New"/>
          <w:color w:val="000000"/>
          <w:lang w:val="en-US"/>
        </w:rPr>
        <w:t>Dimension</w:t>
      </w:r>
      <w:r>
        <w:rPr>
          <w:rFonts w:ascii="Courier New" w:hAnsi="Courier New" w:cs="Courier New"/>
          <w:color w:val="000000"/>
          <w:lang w:val="en-US"/>
        </w:rPr>
        <w:t>Component</w:t>
      </w:r>
      <w:r w:rsidRPr="0012589E">
        <w:rPr>
          <w:rFonts w:ascii="Courier New" w:hAnsi="Courier New" w:cs="Courier New"/>
          <w:color w:val="000000"/>
          <w:lang w:val="en-US"/>
        </w:rPr>
        <w:t>s</w:t>
      </w:r>
      <w:proofErr w:type="spellEnd"/>
      <w:r>
        <w:t xml:space="preserve"> </w:t>
      </w:r>
      <w:r w:rsidRPr="0012589E">
        <w:rPr>
          <w:rFonts w:cs="Arial"/>
          <w:color w:val="000000"/>
          <w:lang w:val="en-US"/>
        </w:rPr>
        <w:t>INDICATOR and COUNTRY</w:t>
      </w:r>
      <w:r w:rsidRPr="00EF4B9F">
        <w:t xml:space="preserve"> </w:t>
      </w:r>
      <w:r>
        <w:t>as mapping dimensions</w:t>
      </w:r>
      <w:r>
        <w:rPr>
          <w:rStyle w:val="FootnoteReference"/>
        </w:rPr>
        <w:footnoteReference w:id="40"/>
      </w:r>
      <w:r>
        <w:t xml:space="preserve">. </w:t>
      </w:r>
    </w:p>
    <w:p w14:paraId="3BF72C62" w14:textId="77777777" w:rsidR="007D1DA8" w:rsidRDefault="007D1DA8"/>
    <w:p w14:paraId="449A36DA" w14:textId="77777777" w:rsidR="007D1DA8" w:rsidRDefault="007D1DA8" w:rsidP="007D1DA8">
      <w:r>
        <w:t>The corresponding VTL Transformations, assuming that the result needs to be persistent, would be of this kind:</w:t>
      </w:r>
      <w:r w:rsidRPr="008C3756">
        <w:rPr>
          <w:rStyle w:val="FootnoteReference"/>
        </w:rPr>
        <w:t xml:space="preserve"> </w:t>
      </w:r>
      <w:r>
        <w:rPr>
          <w:rStyle w:val="FootnoteReference"/>
        </w:rPr>
        <w:footnoteReference w:id="41"/>
      </w:r>
    </w:p>
    <w:p w14:paraId="6B37297A" w14:textId="77777777" w:rsidR="007D1DA8" w:rsidRPr="00517923" w:rsidRDefault="007D1DA8" w:rsidP="007D1DA8">
      <w:pPr>
        <w:ind w:left="852" w:firstLine="284"/>
        <w:contextualSpacing/>
        <w:rPr>
          <w:rStyle w:val="coding"/>
        </w:rPr>
      </w:pPr>
      <w:r w:rsidRPr="00517923">
        <w:rPr>
          <w:rStyle w:val="coding"/>
        </w:rPr>
        <w:t>‘DF2(1.0.0)/INDICATORvalue.COUNTRYvalue’  &lt;-  expression</w:t>
      </w:r>
    </w:p>
    <w:p w14:paraId="3E3F16D2" w14:textId="77777777" w:rsidR="007D1DA8" w:rsidRDefault="007D1DA8" w:rsidP="007D1DA8">
      <w:pPr>
        <w:ind w:left="284"/>
        <w:contextualSpacing/>
      </w:pPr>
    </w:p>
    <w:p w14:paraId="155B468A" w14:textId="77777777" w:rsidR="007D1DA8" w:rsidRDefault="007D1DA8" w:rsidP="007D1DA8">
      <w:pPr>
        <w:contextualSpacing/>
      </w:pPr>
      <w:r>
        <w:t>Some examples follow, for some specific values of INDICATOR and COUNTRY:</w:t>
      </w:r>
    </w:p>
    <w:p w14:paraId="69ADE436" w14:textId="77777777" w:rsidR="007D1DA8" w:rsidRDefault="007D1DA8" w:rsidP="007D1DA8">
      <w:pPr>
        <w:contextualSpacing/>
      </w:pPr>
    </w:p>
    <w:p w14:paraId="4F18E1C7" w14:textId="77777777" w:rsidR="007D1DA8" w:rsidRPr="00517923" w:rsidRDefault="007D1DA8" w:rsidP="007D1DA8">
      <w:pPr>
        <w:ind w:left="1134"/>
        <w:contextualSpacing/>
        <w:rPr>
          <w:rStyle w:val="coding"/>
        </w:rPr>
      </w:pPr>
      <w:r w:rsidRPr="00517923">
        <w:rPr>
          <w:rStyle w:val="coding"/>
        </w:rPr>
        <w:t xml:space="preserve">‘DF2(1.0.0)/GDPPERCAPITA.USA’  </w:t>
      </w:r>
      <w:r w:rsidRPr="00517923">
        <w:rPr>
          <w:rStyle w:val="coding"/>
        </w:rPr>
        <w:tab/>
      </w:r>
      <w:r w:rsidRPr="00517923">
        <w:rPr>
          <w:rStyle w:val="coding"/>
        </w:rPr>
        <w:tab/>
      </w:r>
      <w:r w:rsidRPr="00517923">
        <w:rPr>
          <w:rStyle w:val="coding"/>
        </w:rPr>
        <w:tab/>
        <w:t>&lt;-   expression11;</w:t>
      </w:r>
    </w:p>
    <w:p w14:paraId="089A7A4B" w14:textId="77777777" w:rsidR="007D1DA8" w:rsidRPr="00517923" w:rsidRDefault="007D1DA8" w:rsidP="007D1DA8">
      <w:pPr>
        <w:ind w:left="1134"/>
        <w:contextualSpacing/>
        <w:rPr>
          <w:rStyle w:val="coding"/>
        </w:rPr>
      </w:pPr>
      <w:r w:rsidRPr="00517923">
        <w:rPr>
          <w:rStyle w:val="coding"/>
        </w:rPr>
        <w:t xml:space="preserve">‘DF2(1.0.0)/GDPPERCAPITA.CANADA’  </w:t>
      </w:r>
      <w:r w:rsidRPr="00517923">
        <w:rPr>
          <w:rStyle w:val="coding"/>
        </w:rPr>
        <w:tab/>
        <w:t>&lt;-   expression12;</w:t>
      </w:r>
    </w:p>
    <w:p w14:paraId="29525169" w14:textId="77777777" w:rsidR="007D1DA8" w:rsidRPr="00517923" w:rsidRDefault="007D1DA8" w:rsidP="007D1DA8">
      <w:pPr>
        <w:ind w:left="1134"/>
        <w:contextualSpacing/>
        <w:rPr>
          <w:rStyle w:val="coding"/>
        </w:rPr>
      </w:pPr>
      <w:r w:rsidRPr="00517923">
        <w:rPr>
          <w:rStyle w:val="coding"/>
        </w:rPr>
        <w:lastRenderedPageBreak/>
        <w:t>…   …   …</w:t>
      </w:r>
    </w:p>
    <w:p w14:paraId="5609EB88" w14:textId="77777777" w:rsidR="007D1DA8" w:rsidRPr="00517923" w:rsidRDefault="007D1DA8" w:rsidP="007D1DA8">
      <w:pPr>
        <w:ind w:left="1134"/>
        <w:contextualSpacing/>
        <w:rPr>
          <w:rStyle w:val="coding"/>
        </w:rPr>
      </w:pPr>
      <w:r w:rsidRPr="00517923">
        <w:rPr>
          <w:rStyle w:val="coding"/>
        </w:rPr>
        <w:t xml:space="preserve">‘DF2(1.0.0)/POPGROWTH.USA’  </w:t>
      </w:r>
      <w:r w:rsidRPr="00517923">
        <w:rPr>
          <w:rStyle w:val="coding"/>
        </w:rPr>
        <w:tab/>
      </w:r>
      <w:r w:rsidRPr="00517923">
        <w:rPr>
          <w:rStyle w:val="coding"/>
        </w:rPr>
        <w:tab/>
      </w:r>
      <w:r w:rsidRPr="00517923">
        <w:rPr>
          <w:rStyle w:val="coding"/>
        </w:rPr>
        <w:tab/>
      </w:r>
      <w:r w:rsidRPr="00517923">
        <w:rPr>
          <w:rStyle w:val="coding"/>
        </w:rPr>
        <w:tab/>
        <w:t>&lt;-   expression21;</w:t>
      </w:r>
    </w:p>
    <w:p w14:paraId="559D97B2" w14:textId="77777777" w:rsidR="007D1DA8" w:rsidRPr="00517923" w:rsidRDefault="007D1DA8" w:rsidP="007D1DA8">
      <w:pPr>
        <w:ind w:left="1134"/>
        <w:contextualSpacing/>
        <w:rPr>
          <w:rStyle w:val="coding"/>
        </w:rPr>
      </w:pPr>
      <w:r w:rsidRPr="00517923">
        <w:rPr>
          <w:rStyle w:val="coding"/>
        </w:rPr>
        <w:t xml:space="preserve">‘DF2(1.0.0)/POPGROWTH.CANADA’  </w:t>
      </w:r>
      <w:r w:rsidRPr="00517923">
        <w:rPr>
          <w:rStyle w:val="coding"/>
        </w:rPr>
        <w:tab/>
      </w:r>
      <w:r w:rsidRPr="00517923">
        <w:rPr>
          <w:rStyle w:val="coding"/>
        </w:rPr>
        <w:tab/>
        <w:t>&lt;-   expression22;</w:t>
      </w:r>
    </w:p>
    <w:p w14:paraId="19D178F5" w14:textId="77777777" w:rsidR="007D1DA8" w:rsidRPr="00517923" w:rsidRDefault="007D1DA8" w:rsidP="007D1DA8">
      <w:pPr>
        <w:ind w:left="1134"/>
        <w:contextualSpacing/>
        <w:rPr>
          <w:rStyle w:val="coding"/>
        </w:rPr>
      </w:pPr>
      <w:r w:rsidRPr="00517923">
        <w:rPr>
          <w:rStyle w:val="coding"/>
        </w:rPr>
        <w:t>…   …   …</w:t>
      </w:r>
    </w:p>
    <w:p w14:paraId="141A1B0F" w14:textId="77777777" w:rsidR="007D1DA8" w:rsidRDefault="007D1DA8" w:rsidP="007D1DA8">
      <w:pPr>
        <w:ind w:left="1134"/>
        <w:contextualSpacing/>
      </w:pPr>
    </w:p>
    <w:p w14:paraId="488CCFF0" w14:textId="77777777" w:rsidR="007D1DA8" w:rsidRDefault="007D1DA8" w:rsidP="007D1DA8">
      <w:pPr>
        <w:contextualSpacing/>
      </w:pPr>
      <w:r>
        <w:t xml:space="preserve">As said, it is assumed that these VTL derived Data Sets have the TIME_PERIOD as the only identifier.  In the mapping from VTL to SMDX, the </w:t>
      </w:r>
      <w:r w:rsidRPr="001462A7">
        <w:rPr>
          <w:rFonts w:ascii="Courier New" w:hAnsi="Courier New" w:cs="Courier New"/>
        </w:rPr>
        <w:t>Dimensions</w:t>
      </w:r>
      <w:r>
        <w:t xml:space="preserve"> INDICATOR and COUNTRY are added to the VTL data structure on order to obtain the SDMX one, with the following values respectively:</w:t>
      </w:r>
    </w:p>
    <w:p w14:paraId="5D11FA96" w14:textId="77777777" w:rsidR="007D1DA8" w:rsidRDefault="007D1DA8" w:rsidP="007D1DA8">
      <w:pPr>
        <w:contextualSpacing/>
      </w:pPr>
    </w:p>
    <w:p w14:paraId="15C72283" w14:textId="77777777" w:rsidR="007D1DA8" w:rsidRPr="00517923" w:rsidRDefault="007D1DA8" w:rsidP="007D1DA8">
      <w:pPr>
        <w:ind w:firstLine="284"/>
        <w:contextualSpacing/>
        <w:rPr>
          <w:rStyle w:val="coding"/>
        </w:rPr>
      </w:pPr>
      <w:r w:rsidRPr="00517923">
        <w:rPr>
          <w:rStyle w:val="coding"/>
        </w:rPr>
        <w:t xml:space="preserve">VTL dataset </w:t>
      </w:r>
      <w:r w:rsidRPr="00517923">
        <w:rPr>
          <w:rStyle w:val="coding"/>
        </w:rPr>
        <w:tab/>
      </w:r>
      <w:r w:rsidRPr="00517923">
        <w:rPr>
          <w:rStyle w:val="coding"/>
        </w:rPr>
        <w:tab/>
      </w:r>
      <w:r w:rsidRPr="00517923">
        <w:rPr>
          <w:rStyle w:val="coding"/>
        </w:rPr>
        <w:tab/>
      </w:r>
      <w:r w:rsidRPr="00517923">
        <w:rPr>
          <w:rStyle w:val="coding"/>
        </w:rPr>
        <w:tab/>
      </w:r>
      <w:r w:rsidRPr="00517923">
        <w:rPr>
          <w:rStyle w:val="coding"/>
        </w:rPr>
        <w:tab/>
      </w:r>
      <w:r w:rsidRPr="00517923">
        <w:rPr>
          <w:rStyle w:val="coding"/>
        </w:rPr>
        <w:tab/>
      </w:r>
      <w:r w:rsidRPr="00517923">
        <w:rPr>
          <w:rStyle w:val="coding"/>
        </w:rPr>
        <w:tab/>
      </w:r>
      <w:r w:rsidRPr="00517923">
        <w:rPr>
          <w:rStyle w:val="coding"/>
        </w:rPr>
        <w:tab/>
      </w:r>
      <w:r w:rsidRPr="00517923">
        <w:rPr>
          <w:rStyle w:val="coding"/>
        </w:rPr>
        <w:tab/>
      </w:r>
      <w:r w:rsidRPr="00517923">
        <w:rPr>
          <w:rStyle w:val="coding"/>
        </w:rPr>
        <w:tab/>
        <w:t>INDICATOR value</w:t>
      </w:r>
      <w:r w:rsidRPr="00517923">
        <w:rPr>
          <w:rStyle w:val="coding"/>
        </w:rPr>
        <w:tab/>
      </w:r>
      <w:r w:rsidRPr="00517923">
        <w:rPr>
          <w:rStyle w:val="coding"/>
        </w:rPr>
        <w:tab/>
        <w:t>COUNTRY value</w:t>
      </w:r>
    </w:p>
    <w:p w14:paraId="1383C326" w14:textId="77777777" w:rsidR="007D1DA8" w:rsidRPr="00517923" w:rsidRDefault="007D1DA8" w:rsidP="007D1DA8">
      <w:pPr>
        <w:ind w:left="1134"/>
        <w:contextualSpacing/>
        <w:rPr>
          <w:rStyle w:val="coding"/>
        </w:rPr>
      </w:pPr>
    </w:p>
    <w:p w14:paraId="40E24E30" w14:textId="77777777" w:rsidR="007D1DA8" w:rsidRPr="00517923" w:rsidRDefault="007D1DA8" w:rsidP="007D1DA8">
      <w:pPr>
        <w:contextualSpacing/>
        <w:rPr>
          <w:rStyle w:val="coding"/>
        </w:rPr>
      </w:pPr>
      <w:r w:rsidRPr="00517923">
        <w:rPr>
          <w:rStyle w:val="coding"/>
        </w:rPr>
        <w:t xml:space="preserve">‘DF2(1.0.0)/GDPPERCAPITA.USA’  </w:t>
      </w:r>
      <w:r w:rsidRPr="00517923">
        <w:rPr>
          <w:rStyle w:val="coding"/>
        </w:rPr>
        <w:tab/>
      </w:r>
      <w:r w:rsidRPr="00517923">
        <w:rPr>
          <w:rStyle w:val="coding"/>
        </w:rPr>
        <w:tab/>
      </w:r>
      <w:r w:rsidRPr="00517923">
        <w:rPr>
          <w:rStyle w:val="coding"/>
        </w:rPr>
        <w:tab/>
      </w:r>
      <w:r w:rsidRPr="00517923">
        <w:rPr>
          <w:rStyle w:val="coding"/>
        </w:rPr>
        <w:tab/>
        <w:t>GDPPERCAPITA</w:t>
      </w:r>
      <w:r w:rsidRPr="00517923">
        <w:rPr>
          <w:rStyle w:val="coding"/>
        </w:rPr>
        <w:tab/>
      </w:r>
      <w:r w:rsidRPr="00517923">
        <w:rPr>
          <w:rStyle w:val="coding"/>
        </w:rPr>
        <w:tab/>
      </w:r>
      <w:r w:rsidRPr="00517923">
        <w:rPr>
          <w:rStyle w:val="coding"/>
        </w:rPr>
        <w:tab/>
        <w:t xml:space="preserve">USA  ‘DF2(1.0.0)/GDPPERCAPITA.CANADA’  </w:t>
      </w:r>
      <w:r w:rsidRPr="00517923">
        <w:rPr>
          <w:rStyle w:val="coding"/>
        </w:rPr>
        <w:tab/>
      </w:r>
      <w:r w:rsidRPr="00517923">
        <w:rPr>
          <w:rStyle w:val="coding"/>
        </w:rPr>
        <w:tab/>
        <w:t>GDPPERCAPITA</w:t>
      </w:r>
      <w:r w:rsidRPr="00517923">
        <w:rPr>
          <w:rStyle w:val="coding"/>
        </w:rPr>
        <w:tab/>
      </w:r>
      <w:r w:rsidRPr="00517923">
        <w:rPr>
          <w:rStyle w:val="coding"/>
        </w:rPr>
        <w:tab/>
      </w:r>
      <w:r w:rsidRPr="00517923">
        <w:rPr>
          <w:rStyle w:val="coding"/>
        </w:rPr>
        <w:tab/>
        <w:t>CANADA</w:t>
      </w:r>
    </w:p>
    <w:p w14:paraId="44DE68EB" w14:textId="77777777" w:rsidR="007D1DA8" w:rsidRPr="00517923" w:rsidRDefault="007D1DA8" w:rsidP="007D1DA8">
      <w:pPr>
        <w:ind w:left="1134"/>
        <w:contextualSpacing/>
        <w:rPr>
          <w:rStyle w:val="coding"/>
        </w:rPr>
      </w:pPr>
      <w:r w:rsidRPr="00517923">
        <w:rPr>
          <w:rStyle w:val="coding"/>
        </w:rPr>
        <w:t>…   …   …</w:t>
      </w:r>
    </w:p>
    <w:p w14:paraId="236BE547" w14:textId="77777777" w:rsidR="007D1DA8" w:rsidRPr="00517923" w:rsidRDefault="007D1DA8" w:rsidP="007D1DA8">
      <w:pPr>
        <w:contextualSpacing/>
        <w:rPr>
          <w:rStyle w:val="coding"/>
        </w:rPr>
      </w:pPr>
      <w:r w:rsidRPr="00517923">
        <w:rPr>
          <w:rStyle w:val="coding"/>
        </w:rPr>
        <w:t xml:space="preserve">‘DF2(1.0.0)/POPGROWTH.USA’  </w:t>
      </w:r>
      <w:r w:rsidRPr="00517923">
        <w:rPr>
          <w:rStyle w:val="coding"/>
        </w:rPr>
        <w:tab/>
      </w:r>
      <w:r w:rsidRPr="00517923">
        <w:rPr>
          <w:rStyle w:val="coding"/>
        </w:rPr>
        <w:tab/>
      </w:r>
      <w:r w:rsidRPr="00517923">
        <w:rPr>
          <w:rStyle w:val="coding"/>
        </w:rPr>
        <w:tab/>
      </w:r>
      <w:r w:rsidRPr="00517923">
        <w:rPr>
          <w:rStyle w:val="coding"/>
        </w:rPr>
        <w:tab/>
      </w:r>
      <w:r w:rsidRPr="00517923">
        <w:rPr>
          <w:rStyle w:val="coding"/>
        </w:rPr>
        <w:tab/>
        <w:t>POPGROWTH</w:t>
      </w:r>
      <w:r w:rsidRPr="00517923">
        <w:rPr>
          <w:rStyle w:val="coding"/>
        </w:rPr>
        <w:tab/>
      </w:r>
      <w:r w:rsidRPr="00517923">
        <w:rPr>
          <w:rStyle w:val="coding"/>
        </w:rPr>
        <w:tab/>
      </w:r>
      <w:r w:rsidRPr="00517923">
        <w:rPr>
          <w:rStyle w:val="coding"/>
        </w:rPr>
        <w:tab/>
      </w:r>
      <w:r w:rsidRPr="00517923">
        <w:rPr>
          <w:rStyle w:val="coding"/>
        </w:rPr>
        <w:tab/>
        <w:t xml:space="preserve">USA ‘DF2(1.0.0)/POPGROWTH.CANADA’  </w:t>
      </w:r>
      <w:r w:rsidRPr="00517923">
        <w:rPr>
          <w:rStyle w:val="coding"/>
        </w:rPr>
        <w:tab/>
      </w:r>
      <w:r w:rsidRPr="00517923">
        <w:rPr>
          <w:rStyle w:val="coding"/>
        </w:rPr>
        <w:tab/>
      </w:r>
      <w:r w:rsidRPr="00517923">
        <w:rPr>
          <w:rStyle w:val="coding"/>
        </w:rPr>
        <w:tab/>
        <w:t>POPGROWTH</w:t>
      </w:r>
      <w:r w:rsidRPr="00517923">
        <w:rPr>
          <w:rStyle w:val="coding"/>
        </w:rPr>
        <w:tab/>
      </w:r>
      <w:r w:rsidRPr="00517923">
        <w:rPr>
          <w:rStyle w:val="coding"/>
        </w:rPr>
        <w:tab/>
      </w:r>
      <w:r w:rsidRPr="00517923">
        <w:rPr>
          <w:rStyle w:val="coding"/>
        </w:rPr>
        <w:tab/>
      </w:r>
      <w:r w:rsidRPr="00517923">
        <w:rPr>
          <w:rStyle w:val="coding"/>
        </w:rPr>
        <w:tab/>
        <w:t xml:space="preserve">CANADA  </w:t>
      </w:r>
    </w:p>
    <w:p w14:paraId="7D478977" w14:textId="77777777" w:rsidR="007D1DA8" w:rsidRPr="00517923" w:rsidRDefault="007D1DA8" w:rsidP="007D1DA8">
      <w:pPr>
        <w:ind w:left="1134"/>
        <w:contextualSpacing/>
        <w:rPr>
          <w:rStyle w:val="coding"/>
        </w:rPr>
      </w:pPr>
      <w:r w:rsidRPr="00517923">
        <w:rPr>
          <w:rStyle w:val="coding"/>
        </w:rPr>
        <w:t>…   …   …</w:t>
      </w:r>
    </w:p>
    <w:p w14:paraId="3C718EAB" w14:textId="77777777" w:rsidR="007D1DA8" w:rsidRDefault="007D1DA8" w:rsidP="007D1DA8">
      <w:pPr>
        <w:contextualSpacing/>
      </w:pPr>
    </w:p>
    <w:p w14:paraId="6B7B1A73" w14:textId="77777777" w:rsidR="007D1DA8" w:rsidRDefault="007D1DA8" w:rsidP="007D1DA8">
      <w:pPr>
        <w:contextualSpacing/>
      </w:pPr>
      <w:r>
        <w:t xml:space="preserve">It should be noted that the application of this many-to-one mapping from VTL to SDMX is equivalent to an appropriate sequence of VTL Transformations. These use the VTL operator “calc” to add the proper </w:t>
      </w:r>
      <w:proofErr w:type="gramStart"/>
      <w:r>
        <w:t>VTL  identifiers</w:t>
      </w:r>
      <w:proofErr w:type="gramEnd"/>
      <w:r>
        <w:t xml:space="preserve"> (in the example, INDICATOR and COUNTRY) and to assign to them the proper values and the operator “union” in order to obtain the final VTL dataset (in the example DF2(1.0.0)), that can be mapped one-to-one to the homonymous SDMX </w:t>
      </w:r>
      <w:r w:rsidRPr="008C3955">
        <w:rPr>
          <w:rFonts w:ascii="Courier New" w:hAnsi="Courier New" w:cs="Courier New"/>
        </w:rPr>
        <w:t>Dataflow</w:t>
      </w:r>
      <w:r>
        <w:t>.  Following the same example, these VTL Transformations would be:</w:t>
      </w:r>
    </w:p>
    <w:p w14:paraId="19B69322" w14:textId="2BD0A0FA" w:rsidR="001A4CE3" w:rsidRDefault="001A4CE3" w:rsidP="00FD4515"/>
    <w:p w14:paraId="1FF31B54" w14:textId="77777777" w:rsidR="007D1DA8" w:rsidRPr="00517923" w:rsidRDefault="007D1DA8" w:rsidP="007D1DA8">
      <w:pPr>
        <w:spacing w:after="120"/>
        <w:contextualSpacing/>
        <w:rPr>
          <w:rStyle w:val="coding"/>
        </w:rPr>
      </w:pPr>
      <w:r w:rsidRPr="00517923">
        <w:rPr>
          <w:rStyle w:val="coding"/>
        </w:rPr>
        <w:t xml:space="preserve">DF2bis_GDPPERCAPITA_USA  </w:t>
      </w:r>
      <w:r w:rsidRPr="00517923">
        <w:rPr>
          <w:rStyle w:val="coding"/>
        </w:rPr>
        <w:tab/>
      </w:r>
      <w:r w:rsidRPr="00517923">
        <w:rPr>
          <w:rStyle w:val="coding"/>
        </w:rPr>
        <w:tab/>
        <w:t xml:space="preserve">:=   ‘DF2(1.0.0)/GDPPERCAPITA.USA’ </w:t>
      </w:r>
    </w:p>
    <w:p w14:paraId="4C6C2C79" w14:textId="77777777" w:rsidR="007D1DA8" w:rsidRPr="00517923" w:rsidRDefault="007D1DA8" w:rsidP="007D1DA8">
      <w:pPr>
        <w:spacing w:after="120"/>
        <w:ind w:left="2840"/>
        <w:contextualSpacing/>
        <w:rPr>
          <w:rStyle w:val="coding"/>
        </w:rPr>
      </w:pPr>
      <w:r w:rsidRPr="00517923">
        <w:rPr>
          <w:rStyle w:val="coding"/>
        </w:rPr>
        <w:t xml:space="preserve">[calc  identifier INDICATOR := ”GDPPERCAPITA”, </w:t>
      </w:r>
    </w:p>
    <w:p w14:paraId="6CF2F851" w14:textId="77777777" w:rsidR="007D1DA8" w:rsidRPr="00517923" w:rsidRDefault="007D1DA8" w:rsidP="007D1DA8">
      <w:pPr>
        <w:spacing w:after="120"/>
        <w:ind w:left="3124" w:firstLine="284"/>
        <w:contextualSpacing/>
        <w:rPr>
          <w:rStyle w:val="coding"/>
        </w:rPr>
      </w:pPr>
      <w:r w:rsidRPr="00517923">
        <w:rPr>
          <w:rStyle w:val="coding"/>
        </w:rPr>
        <w:t>identifier  COUNTRY := ”USA”];</w:t>
      </w:r>
    </w:p>
    <w:p w14:paraId="402D3DE0" w14:textId="77777777" w:rsidR="007D1DA8" w:rsidRPr="00517923" w:rsidRDefault="007D1DA8" w:rsidP="007D1DA8">
      <w:pPr>
        <w:spacing w:after="120"/>
        <w:contextualSpacing/>
        <w:rPr>
          <w:rStyle w:val="coding"/>
        </w:rPr>
      </w:pPr>
    </w:p>
    <w:p w14:paraId="22AB9D5B" w14:textId="77777777" w:rsidR="007D1DA8" w:rsidRPr="00517923" w:rsidRDefault="007D1DA8" w:rsidP="007D1DA8">
      <w:pPr>
        <w:spacing w:after="120"/>
        <w:contextualSpacing/>
        <w:rPr>
          <w:rStyle w:val="coding"/>
        </w:rPr>
      </w:pPr>
      <w:r w:rsidRPr="00517923">
        <w:rPr>
          <w:rStyle w:val="coding"/>
        </w:rPr>
        <w:t xml:space="preserve">DF2bis_GDPPERCAPITA_CANADA :=   ‘DF2(1.0.0)/GDPPERCAPITA.CANADA’  </w:t>
      </w:r>
    </w:p>
    <w:p w14:paraId="2CC083E0" w14:textId="77777777" w:rsidR="007D1DA8" w:rsidRPr="00517923" w:rsidRDefault="007D1DA8" w:rsidP="007D1DA8">
      <w:pPr>
        <w:spacing w:after="120"/>
        <w:ind w:left="2556" w:firstLine="284"/>
        <w:contextualSpacing/>
        <w:rPr>
          <w:rStyle w:val="coding"/>
        </w:rPr>
      </w:pPr>
      <w:r w:rsidRPr="00517923">
        <w:rPr>
          <w:rStyle w:val="coding"/>
        </w:rPr>
        <w:t xml:space="preserve">[calc </w:t>
      </w:r>
      <w:r w:rsidRPr="00517923">
        <w:rPr>
          <w:rStyle w:val="coding"/>
        </w:rPr>
        <w:tab/>
        <w:t xml:space="preserve">identifier INDICATOR:=”GDPPERCAPITA”, </w:t>
      </w:r>
    </w:p>
    <w:p w14:paraId="708FFDB7" w14:textId="77777777" w:rsidR="007D1DA8" w:rsidRPr="00517923" w:rsidRDefault="007D1DA8" w:rsidP="007D1DA8">
      <w:pPr>
        <w:spacing w:after="120"/>
        <w:ind w:left="3124" w:firstLine="284"/>
        <w:contextualSpacing/>
        <w:rPr>
          <w:rStyle w:val="coding"/>
        </w:rPr>
      </w:pPr>
      <w:r w:rsidRPr="00517923">
        <w:rPr>
          <w:rStyle w:val="coding"/>
        </w:rPr>
        <w:t>identifier COUNTRY:=”CANADA”];</w:t>
      </w:r>
    </w:p>
    <w:p w14:paraId="5F055169" w14:textId="77777777" w:rsidR="007D1DA8" w:rsidRPr="00517923" w:rsidRDefault="007D1DA8" w:rsidP="007D1DA8">
      <w:pPr>
        <w:spacing w:after="120"/>
        <w:ind w:firstLine="284"/>
        <w:rPr>
          <w:rStyle w:val="coding"/>
        </w:rPr>
      </w:pPr>
      <w:r w:rsidRPr="00517923">
        <w:rPr>
          <w:rStyle w:val="coding"/>
        </w:rPr>
        <w:t>…   …   …</w:t>
      </w:r>
    </w:p>
    <w:p w14:paraId="6A1113C4" w14:textId="77777777" w:rsidR="007D1DA8" w:rsidRPr="00517923" w:rsidRDefault="007D1DA8" w:rsidP="007D1DA8">
      <w:pPr>
        <w:rPr>
          <w:rStyle w:val="coding"/>
        </w:rPr>
      </w:pPr>
      <w:r w:rsidRPr="00517923">
        <w:rPr>
          <w:rStyle w:val="coding"/>
        </w:rPr>
        <w:t xml:space="preserve">DF2bis_POPGROWTH_USA   </w:t>
      </w:r>
      <w:r w:rsidRPr="00517923">
        <w:rPr>
          <w:rStyle w:val="coding"/>
        </w:rPr>
        <w:tab/>
      </w:r>
      <w:r w:rsidRPr="00517923">
        <w:rPr>
          <w:rStyle w:val="coding"/>
        </w:rPr>
        <w:tab/>
        <w:t xml:space="preserve">:=  ‘DF2(1.0.0)/POPGROWTH.USA’  </w:t>
      </w:r>
    </w:p>
    <w:p w14:paraId="2C303240" w14:textId="77777777" w:rsidR="007D1DA8" w:rsidRPr="00517923" w:rsidRDefault="007D1DA8" w:rsidP="007D1DA8">
      <w:pPr>
        <w:ind w:left="2557" w:firstLine="284"/>
        <w:rPr>
          <w:rStyle w:val="coding"/>
        </w:rPr>
      </w:pPr>
      <w:r w:rsidRPr="00517923">
        <w:rPr>
          <w:rStyle w:val="coding"/>
        </w:rPr>
        <w:t xml:space="preserve">[calc  identifier INDICATOR := ”POPGROWTH”, </w:t>
      </w:r>
    </w:p>
    <w:p w14:paraId="5004983E" w14:textId="77777777" w:rsidR="007D1DA8" w:rsidRPr="00517923" w:rsidRDefault="007D1DA8" w:rsidP="007D1DA8">
      <w:pPr>
        <w:spacing w:after="120"/>
        <w:ind w:left="3124" w:firstLine="284"/>
        <w:rPr>
          <w:rStyle w:val="coding"/>
        </w:rPr>
      </w:pPr>
      <w:r w:rsidRPr="00517923">
        <w:rPr>
          <w:rStyle w:val="coding"/>
        </w:rPr>
        <w:t>identifier  COUNTRY := ”USA”];</w:t>
      </w:r>
    </w:p>
    <w:p w14:paraId="5B5157F1" w14:textId="77777777" w:rsidR="007D1DA8" w:rsidRPr="00517923" w:rsidRDefault="007D1DA8" w:rsidP="007D1DA8">
      <w:pPr>
        <w:spacing w:after="120"/>
        <w:contextualSpacing/>
        <w:rPr>
          <w:rStyle w:val="coding"/>
        </w:rPr>
      </w:pPr>
      <w:r w:rsidRPr="00517923">
        <w:rPr>
          <w:rStyle w:val="coding"/>
        </w:rPr>
        <w:t xml:space="preserve">DF2bis_POPGROWTH_CANADA’ </w:t>
      </w:r>
      <w:r w:rsidRPr="00517923">
        <w:rPr>
          <w:rStyle w:val="coding"/>
        </w:rPr>
        <w:tab/>
        <w:t>:=</w:t>
      </w:r>
      <w:r w:rsidRPr="00517923">
        <w:rPr>
          <w:rStyle w:val="coding"/>
        </w:rPr>
        <w:tab/>
        <w:t xml:space="preserve"> ‘DF2(1.0.0)/POPGROWTH.CANADA’ </w:t>
      </w:r>
    </w:p>
    <w:p w14:paraId="5AA79516" w14:textId="77777777" w:rsidR="007D1DA8" w:rsidRPr="00517923" w:rsidRDefault="007D1DA8" w:rsidP="007D1DA8">
      <w:pPr>
        <w:spacing w:after="120"/>
        <w:ind w:left="2556" w:firstLine="284"/>
        <w:contextualSpacing/>
        <w:rPr>
          <w:rStyle w:val="coding"/>
        </w:rPr>
      </w:pPr>
      <w:r w:rsidRPr="00517923">
        <w:rPr>
          <w:rStyle w:val="coding"/>
        </w:rPr>
        <w:t xml:space="preserve">[calc  identifier INDICATOR := ”POPGROWTH”, </w:t>
      </w:r>
    </w:p>
    <w:p w14:paraId="6A0F5358" w14:textId="77777777" w:rsidR="007D1DA8" w:rsidRPr="00517923" w:rsidRDefault="007D1DA8" w:rsidP="007D1DA8">
      <w:pPr>
        <w:spacing w:after="120"/>
        <w:ind w:left="3124" w:firstLine="284"/>
        <w:rPr>
          <w:rStyle w:val="coding"/>
        </w:rPr>
      </w:pPr>
      <w:r w:rsidRPr="00517923">
        <w:rPr>
          <w:rStyle w:val="coding"/>
        </w:rPr>
        <w:t>identifier  COUNTRY := ”CANADA”];</w:t>
      </w:r>
    </w:p>
    <w:p w14:paraId="68FD3573" w14:textId="77777777" w:rsidR="007D1DA8" w:rsidRPr="00517923" w:rsidRDefault="007D1DA8" w:rsidP="007D1DA8">
      <w:pPr>
        <w:spacing w:after="120"/>
        <w:ind w:firstLine="284"/>
        <w:rPr>
          <w:rStyle w:val="coding"/>
        </w:rPr>
      </w:pPr>
      <w:r w:rsidRPr="00517923">
        <w:rPr>
          <w:rStyle w:val="coding"/>
        </w:rPr>
        <w:t xml:space="preserve">…   …   … </w:t>
      </w:r>
    </w:p>
    <w:p w14:paraId="54F87EDA" w14:textId="77777777" w:rsidR="007D1DA8" w:rsidRPr="00517923" w:rsidRDefault="007D1DA8" w:rsidP="007D1DA8">
      <w:pPr>
        <w:ind w:left="284" w:hanging="284"/>
        <w:rPr>
          <w:rStyle w:val="coding"/>
        </w:rPr>
      </w:pPr>
      <w:r w:rsidRPr="00517923">
        <w:rPr>
          <w:rStyle w:val="coding"/>
        </w:rPr>
        <w:t xml:space="preserve">DF2(1.0) </w:t>
      </w:r>
      <w:r w:rsidRPr="00517923">
        <w:rPr>
          <w:rStyle w:val="coding"/>
        </w:rPr>
        <w:tab/>
      </w:r>
      <w:r w:rsidRPr="00517923">
        <w:rPr>
          <w:rStyle w:val="coding"/>
        </w:rPr>
        <w:tab/>
        <w:t xml:space="preserve">&lt;- </w:t>
      </w:r>
      <w:r w:rsidRPr="00517923">
        <w:rPr>
          <w:rStyle w:val="coding"/>
        </w:rPr>
        <w:tab/>
      </w:r>
      <w:r w:rsidRPr="00517923">
        <w:rPr>
          <w:rStyle w:val="coding"/>
        </w:rPr>
        <w:tab/>
      </w:r>
      <w:r w:rsidRPr="00517923">
        <w:rPr>
          <w:rStyle w:val="coding"/>
        </w:rPr>
        <w:tab/>
        <w:t xml:space="preserve">UNION          (DF2bis_GDPPERCAPITA_USA’, </w:t>
      </w:r>
    </w:p>
    <w:p w14:paraId="5C27579F" w14:textId="77777777" w:rsidR="007D1DA8" w:rsidRPr="00517923" w:rsidRDefault="007D1DA8" w:rsidP="007D1DA8">
      <w:pPr>
        <w:ind w:left="3976" w:hanging="284"/>
        <w:rPr>
          <w:rStyle w:val="coding"/>
        </w:rPr>
      </w:pPr>
      <w:r w:rsidRPr="00517923">
        <w:rPr>
          <w:rStyle w:val="coding"/>
        </w:rPr>
        <w:t xml:space="preserve">DF2bis_GDPPERCAPITA_CANADA’, </w:t>
      </w:r>
    </w:p>
    <w:p w14:paraId="6C595436" w14:textId="77777777" w:rsidR="007D1DA8" w:rsidRPr="00517923" w:rsidRDefault="007D1DA8" w:rsidP="007D1DA8">
      <w:pPr>
        <w:ind w:left="3976" w:hanging="284"/>
        <w:rPr>
          <w:rStyle w:val="coding"/>
        </w:rPr>
      </w:pPr>
      <w:r w:rsidRPr="00517923">
        <w:rPr>
          <w:rStyle w:val="coding"/>
        </w:rPr>
        <w:t xml:space="preserve">… , </w:t>
      </w:r>
    </w:p>
    <w:p w14:paraId="3A009993" w14:textId="77777777" w:rsidR="007D1DA8" w:rsidRPr="00517923" w:rsidRDefault="007D1DA8" w:rsidP="007D1DA8">
      <w:pPr>
        <w:ind w:left="3976" w:hanging="284"/>
        <w:rPr>
          <w:rStyle w:val="coding"/>
        </w:rPr>
      </w:pPr>
      <w:r w:rsidRPr="00517923">
        <w:rPr>
          <w:rStyle w:val="coding"/>
        </w:rPr>
        <w:t xml:space="preserve">DF2bis_POPGROWTH_USA’, </w:t>
      </w:r>
    </w:p>
    <w:p w14:paraId="44105CEA" w14:textId="77777777" w:rsidR="007D1DA8" w:rsidRPr="00517923" w:rsidRDefault="007D1DA8" w:rsidP="007D1DA8">
      <w:pPr>
        <w:ind w:left="3976" w:hanging="284"/>
        <w:rPr>
          <w:rStyle w:val="coding"/>
        </w:rPr>
      </w:pPr>
      <w:r w:rsidRPr="00517923">
        <w:rPr>
          <w:rStyle w:val="coding"/>
        </w:rPr>
        <w:t xml:space="preserve">DF2bis_POPGROWTH_CANADA’  </w:t>
      </w:r>
    </w:p>
    <w:p w14:paraId="42C965E8" w14:textId="77777777" w:rsidR="007D1DA8" w:rsidRPr="00517923" w:rsidRDefault="007D1DA8" w:rsidP="007D1DA8">
      <w:pPr>
        <w:ind w:left="3976" w:hanging="284"/>
        <w:rPr>
          <w:rStyle w:val="coding"/>
        </w:rPr>
      </w:pPr>
      <w:r w:rsidRPr="00517923">
        <w:rPr>
          <w:rStyle w:val="coding"/>
        </w:rPr>
        <w:t>…);</w:t>
      </w:r>
    </w:p>
    <w:p w14:paraId="43575A82" w14:textId="77777777" w:rsidR="007D1DA8" w:rsidRPr="00517923" w:rsidRDefault="007D1DA8" w:rsidP="007D1DA8">
      <w:pPr>
        <w:contextualSpacing/>
        <w:rPr>
          <w:rStyle w:val="coding"/>
        </w:rPr>
      </w:pPr>
    </w:p>
    <w:p w14:paraId="09381648" w14:textId="77777777" w:rsidR="007D1DA8" w:rsidRDefault="007D1DA8" w:rsidP="007D1DA8">
      <w:pPr>
        <w:spacing w:after="120"/>
        <w:rPr>
          <w:i/>
        </w:rPr>
      </w:pPr>
      <w:r>
        <w:t xml:space="preserve">In other words, starting from the datasets explicitly calculated through VTL (in the example </w:t>
      </w:r>
      <w:r w:rsidRPr="004F35BD">
        <w:rPr>
          <w:lang w:val="en-US"/>
        </w:rPr>
        <w:t xml:space="preserve">‘DF2(1.0)/GDPPERCAPITA.USA’ and so on), </w:t>
      </w:r>
      <w:r>
        <w:rPr>
          <w:lang w:val="en-US"/>
        </w:rPr>
        <w:t>the first step consists in calculating other</w:t>
      </w:r>
      <w:r w:rsidRPr="004F35BD">
        <w:rPr>
          <w:lang w:val="en-US"/>
        </w:rPr>
        <w:t xml:space="preserve"> </w:t>
      </w:r>
      <w:r>
        <w:rPr>
          <w:lang w:val="en-US"/>
        </w:rPr>
        <w:t>(</w:t>
      </w:r>
      <w:r>
        <w:t xml:space="preserve">non-persistent) VTL datasets (in the example </w:t>
      </w:r>
      <w:r w:rsidRPr="00A25268">
        <w:rPr>
          <w:lang w:val="en-US"/>
        </w:rPr>
        <w:t>DF2bis_GDPPERCAPITA_USA</w:t>
      </w:r>
      <w:r>
        <w:rPr>
          <w:lang w:val="en-US"/>
        </w:rPr>
        <w:t xml:space="preserve"> and so on</w:t>
      </w:r>
      <w:r w:rsidRPr="00A25268">
        <w:rPr>
          <w:lang w:val="en-US"/>
        </w:rPr>
        <w:t>)</w:t>
      </w:r>
      <w:r>
        <w:t xml:space="preserve"> by adding the identifiers INDICATOR and </w:t>
      </w:r>
      <w:r>
        <w:lastRenderedPageBreak/>
        <w:t>COUNTRY with the desired values (</w:t>
      </w:r>
      <w:proofErr w:type="spellStart"/>
      <w:r>
        <w:rPr>
          <w:i/>
        </w:rPr>
        <w:t>INDICATORv</w:t>
      </w:r>
      <w:r w:rsidRPr="008A1CB3">
        <w:rPr>
          <w:i/>
        </w:rPr>
        <w:t>alue</w:t>
      </w:r>
      <w:proofErr w:type="spellEnd"/>
      <w:r>
        <w:t xml:space="preserve"> and </w:t>
      </w:r>
      <w:proofErr w:type="spellStart"/>
      <w:r>
        <w:rPr>
          <w:i/>
        </w:rPr>
        <w:t>COUNTRYv</w:t>
      </w:r>
      <w:r w:rsidRPr="008A1CB3">
        <w:rPr>
          <w:i/>
        </w:rPr>
        <w:t>alue</w:t>
      </w:r>
      <w:proofErr w:type="spellEnd"/>
      <w:r>
        <w:rPr>
          <w:i/>
        </w:rPr>
        <w:t>)</w:t>
      </w:r>
      <w:r w:rsidRPr="004F35BD">
        <w:t>.</w:t>
      </w:r>
      <w:r>
        <w:t xml:space="preserve"> Finally, all these non-persistent Data Sets are united and give </w:t>
      </w:r>
      <w:proofErr w:type="gramStart"/>
      <w:r>
        <w:t>the final result</w:t>
      </w:r>
      <w:proofErr w:type="gramEnd"/>
      <w:r>
        <w:t xml:space="preserve"> DF2(1.0)</w:t>
      </w:r>
      <w:r>
        <w:rPr>
          <w:rStyle w:val="FootnoteReference"/>
        </w:rPr>
        <w:footnoteReference w:id="42"/>
      </w:r>
      <w:r>
        <w:t xml:space="preserve">, which can be mapped one-to-one to the homonymous SDMX </w:t>
      </w:r>
      <w:r w:rsidRPr="0023378C">
        <w:rPr>
          <w:rFonts w:ascii="Courier New" w:hAnsi="Courier New" w:cs="Courier New"/>
        </w:rPr>
        <w:t>Dataflow</w:t>
      </w:r>
      <w:r>
        <w:t xml:space="preserve"> having the dimension components TIME_PERIOD, INDICATOR and COUNTRY.</w:t>
      </w:r>
    </w:p>
    <w:p w14:paraId="47BB6E98" w14:textId="77777777" w:rsidR="007D1DA8" w:rsidRDefault="007D1DA8" w:rsidP="007D1DA8">
      <w:pPr>
        <w:pStyle w:val="Paragraph"/>
        <w:spacing w:after="240"/>
      </w:pPr>
      <w:r>
        <w:t xml:space="preserve">Therefore, mapping different VTL datasets having the same data structure to different parts of a SDMX </w:t>
      </w:r>
      <w:r>
        <w:rPr>
          <w:rFonts w:ascii="Courier New" w:hAnsi="Courier New" w:cs="Courier New"/>
        </w:rPr>
        <w:t>Dataflow</w:t>
      </w:r>
      <w:r>
        <w:t>, i.e. in the direction from VTL to SDMX,</w:t>
      </w:r>
      <w:r w:rsidRPr="00665E12">
        <w:t xml:space="preserve"> </w:t>
      </w:r>
      <w:r>
        <w:t xml:space="preserve">through the ordered concatenation notation is equivalent to a proper use of the operators “calc” and “union” on such datasets. </w:t>
      </w:r>
      <w:r>
        <w:rPr>
          <w:rStyle w:val="FootnoteReference"/>
        </w:rPr>
        <w:footnoteReference w:id="43"/>
      </w:r>
    </w:p>
    <w:p w14:paraId="7C8E9E06" w14:textId="77777777" w:rsidR="007D1DA8" w:rsidRDefault="007D1DA8" w:rsidP="007D1DA8">
      <w:r>
        <w:t xml:space="preserve">It is worth noting that in the direction from VTL to SDMX it is mandatory to specify the value for every Dimension on which the mapping is based (in other word, in the name of the calculated VTL dataset is </w:t>
      </w:r>
      <w:r w:rsidRPr="00D24E09">
        <w:rPr>
          <w:u w:val="single"/>
        </w:rPr>
        <w:t>not</w:t>
      </w:r>
      <w:r>
        <w:t xml:space="preserve"> possible to omit the value of some of the Dimensions).</w:t>
      </w:r>
    </w:p>
    <w:p w14:paraId="573AD731" w14:textId="15961279" w:rsidR="007D1DA8" w:rsidRDefault="007D1DA8" w:rsidP="00FD4515"/>
    <w:p w14:paraId="34DCC727" w14:textId="07B8B0A5" w:rsidR="001A4CE3" w:rsidRDefault="001A4CE3">
      <w:pPr>
        <w:pStyle w:val="Heading3"/>
      </w:pPr>
      <w:bookmarkStart w:id="2384" w:name="_Toc73460178"/>
      <w:bookmarkStart w:id="2385" w:name="_Toc178073175"/>
      <w:r w:rsidRPr="009E0BB8">
        <w:t xml:space="preserve">Mapping </w:t>
      </w:r>
      <w:r>
        <w:t>variables and value domains</w:t>
      </w:r>
      <w:r w:rsidRPr="009E0BB8">
        <w:t xml:space="preserve"> </w:t>
      </w:r>
      <w:r>
        <w:t>between V</w:t>
      </w:r>
      <w:r w:rsidRPr="009E0BB8">
        <w:t>TL and SDMX</w:t>
      </w:r>
      <w:bookmarkEnd w:id="2384"/>
      <w:bookmarkEnd w:id="2385"/>
    </w:p>
    <w:p w14:paraId="722127D2" w14:textId="77777777" w:rsidR="007D1DA8" w:rsidRDefault="007D1DA8" w:rsidP="007D1DA8">
      <w:r>
        <w:t xml:space="preserve">With reference to the VTL “model for Variables and Value domains”, the following additional mappings </w:t>
      </w:r>
      <w:proofErr w:type="gramStart"/>
      <w:r>
        <w:t>have to</w:t>
      </w:r>
      <w:proofErr w:type="gramEnd"/>
      <w:r>
        <w:t xml:space="preserve"> be considered: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1"/>
        <w:gridCol w:w="4171"/>
      </w:tblGrid>
      <w:tr w:rsidR="007D1DA8" w14:paraId="53FA709B" w14:textId="77777777" w:rsidTr="00721CD4">
        <w:tc>
          <w:tcPr>
            <w:tcW w:w="4226" w:type="dxa"/>
            <w:shd w:val="clear" w:color="auto" w:fill="auto"/>
          </w:tcPr>
          <w:p w14:paraId="7D01A79C" w14:textId="77777777" w:rsidR="007D1DA8" w:rsidRPr="00F61869" w:rsidRDefault="007D1DA8" w:rsidP="00721CD4">
            <w:pPr>
              <w:jc w:val="center"/>
              <w:rPr>
                <w:sz w:val="36"/>
                <w:szCs w:val="36"/>
              </w:rPr>
            </w:pPr>
            <w:r w:rsidRPr="00F61869">
              <w:rPr>
                <w:sz w:val="36"/>
                <w:szCs w:val="36"/>
              </w:rPr>
              <w:t>VTL</w:t>
            </w:r>
          </w:p>
        </w:tc>
        <w:tc>
          <w:tcPr>
            <w:tcW w:w="4226" w:type="dxa"/>
            <w:shd w:val="clear" w:color="auto" w:fill="auto"/>
          </w:tcPr>
          <w:p w14:paraId="4388037B" w14:textId="77777777" w:rsidR="007D1DA8" w:rsidRPr="00F61869" w:rsidRDefault="007D1DA8" w:rsidP="00721CD4">
            <w:pPr>
              <w:jc w:val="center"/>
              <w:rPr>
                <w:sz w:val="36"/>
                <w:szCs w:val="36"/>
              </w:rPr>
            </w:pPr>
            <w:r w:rsidRPr="00F61869">
              <w:rPr>
                <w:sz w:val="36"/>
                <w:szCs w:val="36"/>
              </w:rPr>
              <w:t>SDMX</w:t>
            </w:r>
          </w:p>
        </w:tc>
      </w:tr>
      <w:tr w:rsidR="007D1DA8" w14:paraId="081B3774" w14:textId="77777777" w:rsidTr="00721CD4">
        <w:tc>
          <w:tcPr>
            <w:tcW w:w="4226" w:type="dxa"/>
            <w:shd w:val="clear" w:color="auto" w:fill="auto"/>
          </w:tcPr>
          <w:p w14:paraId="49BECBDD" w14:textId="77777777" w:rsidR="007D1DA8" w:rsidRPr="00F61869" w:rsidRDefault="007D1DA8" w:rsidP="00721CD4">
            <w:pPr>
              <w:rPr>
                <w:b/>
              </w:rPr>
            </w:pPr>
            <w:r w:rsidRPr="00F61869">
              <w:rPr>
                <w:b/>
              </w:rPr>
              <w:t>Data Set Component</w:t>
            </w:r>
          </w:p>
        </w:tc>
        <w:tc>
          <w:tcPr>
            <w:tcW w:w="4226" w:type="dxa"/>
            <w:shd w:val="clear" w:color="auto" w:fill="auto"/>
          </w:tcPr>
          <w:p w14:paraId="379FCA28" w14:textId="77777777" w:rsidR="007D1DA8" w:rsidRDefault="007D1DA8" w:rsidP="00721CD4">
            <w:r>
              <w:t xml:space="preserve">Although this abstraction exists in SDMX, it does not have an explicit definition and correspond to a </w:t>
            </w:r>
            <w:r w:rsidRPr="00F61869">
              <w:rPr>
                <w:rFonts w:ascii="Courier New" w:hAnsi="Courier New" w:cs="Courier New"/>
              </w:rPr>
              <w:t>Component</w:t>
            </w:r>
            <w:r>
              <w:t xml:space="preserve"> (either a </w:t>
            </w:r>
            <w:proofErr w:type="spellStart"/>
            <w:r w:rsidRPr="00F61869">
              <w:rPr>
                <w:rFonts w:ascii="Courier New" w:hAnsi="Courier New" w:cs="Courier New"/>
              </w:rPr>
              <w:t>Dimension</w:t>
            </w:r>
            <w:r>
              <w:rPr>
                <w:rFonts w:ascii="Courier New" w:hAnsi="Courier New" w:cs="Courier New"/>
              </w:rPr>
              <w:t>Component</w:t>
            </w:r>
            <w:proofErr w:type="spellEnd"/>
            <w:r>
              <w:t xml:space="preserve"> or a </w:t>
            </w:r>
            <w:r w:rsidRPr="00F61869">
              <w:rPr>
                <w:rFonts w:ascii="Courier New" w:hAnsi="Courier New" w:cs="Courier New"/>
              </w:rPr>
              <w:t>Measure</w:t>
            </w:r>
            <w:r>
              <w:t xml:space="preserve"> or a </w:t>
            </w:r>
            <w:proofErr w:type="spellStart"/>
            <w:r w:rsidRPr="00F61869">
              <w:rPr>
                <w:rFonts w:ascii="Courier New" w:hAnsi="Courier New" w:cs="Courier New"/>
              </w:rPr>
              <w:t>DataAttribute</w:t>
            </w:r>
            <w:proofErr w:type="spellEnd"/>
            <w:r>
              <w:t xml:space="preserve">) belonging to one specific </w:t>
            </w:r>
            <w:r w:rsidRPr="00F61869">
              <w:rPr>
                <w:rFonts w:ascii="Courier New" w:hAnsi="Courier New" w:cs="Courier New"/>
              </w:rPr>
              <w:t>Dataflow</w:t>
            </w:r>
            <w:r>
              <w:rPr>
                <w:rStyle w:val="FootnoteReference"/>
              </w:rPr>
              <w:footnoteReference w:id="44"/>
            </w:r>
            <w:r>
              <w:t xml:space="preserve"> </w:t>
            </w:r>
          </w:p>
        </w:tc>
      </w:tr>
      <w:tr w:rsidR="007D1DA8" w14:paraId="53FC5F8C" w14:textId="77777777" w:rsidTr="00721CD4">
        <w:tc>
          <w:tcPr>
            <w:tcW w:w="4226" w:type="dxa"/>
            <w:shd w:val="clear" w:color="auto" w:fill="auto"/>
          </w:tcPr>
          <w:p w14:paraId="172B053B" w14:textId="77777777" w:rsidR="007D1DA8" w:rsidRPr="00F61869" w:rsidRDefault="007D1DA8" w:rsidP="00721CD4">
            <w:pPr>
              <w:rPr>
                <w:b/>
              </w:rPr>
            </w:pPr>
            <w:r w:rsidRPr="00F61869">
              <w:rPr>
                <w:b/>
              </w:rPr>
              <w:t>Represented Variable</w:t>
            </w:r>
          </w:p>
        </w:tc>
        <w:tc>
          <w:tcPr>
            <w:tcW w:w="4226" w:type="dxa"/>
            <w:shd w:val="clear" w:color="auto" w:fill="auto"/>
          </w:tcPr>
          <w:p w14:paraId="687462BA" w14:textId="77777777" w:rsidR="007D1DA8" w:rsidRDefault="007D1DA8" w:rsidP="00721CD4">
            <w:r w:rsidRPr="00F61869">
              <w:rPr>
                <w:rFonts w:ascii="Courier New" w:hAnsi="Courier New" w:cs="Courier New"/>
                <w:b/>
                <w:sz w:val="24"/>
                <w:szCs w:val="24"/>
              </w:rPr>
              <w:t>Concept</w:t>
            </w:r>
            <w:r>
              <w:t xml:space="preserve"> </w:t>
            </w:r>
            <w:proofErr w:type="gramStart"/>
            <w:r>
              <w:t>with  a</w:t>
            </w:r>
            <w:proofErr w:type="gramEnd"/>
            <w:r>
              <w:t xml:space="preserve"> definite </w:t>
            </w:r>
            <w:r w:rsidRPr="00F61869">
              <w:rPr>
                <w:rFonts w:ascii="Courier New" w:hAnsi="Courier New" w:cs="Courier New"/>
              </w:rPr>
              <w:t>Representation</w:t>
            </w:r>
          </w:p>
        </w:tc>
      </w:tr>
      <w:tr w:rsidR="007D1DA8" w14:paraId="5D1AA57F" w14:textId="77777777" w:rsidTr="00721CD4">
        <w:tc>
          <w:tcPr>
            <w:tcW w:w="4226" w:type="dxa"/>
            <w:shd w:val="clear" w:color="auto" w:fill="auto"/>
          </w:tcPr>
          <w:p w14:paraId="13EA5FDE" w14:textId="77777777" w:rsidR="007D1DA8" w:rsidRPr="00F61869" w:rsidRDefault="007D1DA8" w:rsidP="00721CD4">
            <w:pPr>
              <w:rPr>
                <w:b/>
              </w:rPr>
            </w:pPr>
            <w:r w:rsidRPr="00F61869">
              <w:rPr>
                <w:b/>
              </w:rPr>
              <w:t>Value Domain</w:t>
            </w:r>
          </w:p>
        </w:tc>
        <w:tc>
          <w:tcPr>
            <w:tcW w:w="4226" w:type="dxa"/>
            <w:shd w:val="clear" w:color="auto" w:fill="auto"/>
          </w:tcPr>
          <w:p w14:paraId="216C919B" w14:textId="77777777" w:rsidR="007D1DA8" w:rsidRDefault="007D1DA8" w:rsidP="00721CD4">
            <w:r w:rsidRPr="00F61869">
              <w:rPr>
                <w:rFonts w:ascii="Courier New" w:hAnsi="Courier New" w:cs="Courier New"/>
                <w:b/>
                <w:sz w:val="24"/>
                <w:szCs w:val="24"/>
              </w:rPr>
              <w:t>Representation</w:t>
            </w:r>
            <w:r>
              <w:t xml:space="preserve"> </w:t>
            </w:r>
            <w:r w:rsidRPr="00F61869">
              <w:rPr>
                <w:rFonts w:cs="Arial"/>
              </w:rPr>
              <w:t>(see the Structure Pattern in the Base Package)</w:t>
            </w:r>
          </w:p>
        </w:tc>
      </w:tr>
      <w:tr w:rsidR="007D1DA8" w14:paraId="47EB1685" w14:textId="77777777" w:rsidTr="00721CD4">
        <w:tc>
          <w:tcPr>
            <w:tcW w:w="4226" w:type="dxa"/>
            <w:shd w:val="clear" w:color="auto" w:fill="auto"/>
          </w:tcPr>
          <w:p w14:paraId="624BF032" w14:textId="77777777" w:rsidR="007D1DA8" w:rsidRPr="00F61869" w:rsidRDefault="007D1DA8" w:rsidP="00721CD4">
            <w:pPr>
              <w:rPr>
                <w:b/>
              </w:rPr>
            </w:pPr>
            <w:r w:rsidRPr="00F61869">
              <w:rPr>
                <w:b/>
              </w:rPr>
              <w:t>Enumerated Value Domain / Code List</w:t>
            </w:r>
          </w:p>
        </w:tc>
        <w:tc>
          <w:tcPr>
            <w:tcW w:w="4226" w:type="dxa"/>
            <w:shd w:val="clear" w:color="auto" w:fill="auto"/>
          </w:tcPr>
          <w:p w14:paraId="164AA00F" w14:textId="77777777" w:rsidR="007D1DA8" w:rsidRDefault="007D1DA8" w:rsidP="00721CD4">
            <w:proofErr w:type="spellStart"/>
            <w:r w:rsidRPr="00F61869">
              <w:rPr>
                <w:rFonts w:ascii="Courier New" w:hAnsi="Courier New" w:cs="Courier New"/>
                <w:b/>
                <w:sz w:val="24"/>
                <w:szCs w:val="24"/>
              </w:rPr>
              <w:t>Codelist</w:t>
            </w:r>
            <w:proofErr w:type="spellEnd"/>
            <w:r>
              <w:t xml:space="preserve"> </w:t>
            </w:r>
          </w:p>
        </w:tc>
      </w:tr>
      <w:tr w:rsidR="007D1DA8" w14:paraId="3833CBF6" w14:textId="77777777" w:rsidTr="00721CD4">
        <w:tc>
          <w:tcPr>
            <w:tcW w:w="4226" w:type="dxa"/>
            <w:shd w:val="clear" w:color="auto" w:fill="auto"/>
          </w:tcPr>
          <w:p w14:paraId="20CBD990" w14:textId="77777777" w:rsidR="007D1DA8" w:rsidRPr="00F61869" w:rsidRDefault="007D1DA8" w:rsidP="00721CD4">
            <w:pPr>
              <w:rPr>
                <w:b/>
              </w:rPr>
            </w:pPr>
            <w:r w:rsidRPr="00F61869">
              <w:rPr>
                <w:b/>
              </w:rPr>
              <w:t>Code</w:t>
            </w:r>
          </w:p>
        </w:tc>
        <w:tc>
          <w:tcPr>
            <w:tcW w:w="4226" w:type="dxa"/>
            <w:shd w:val="clear" w:color="auto" w:fill="auto"/>
          </w:tcPr>
          <w:p w14:paraId="47663CB5" w14:textId="77777777" w:rsidR="007D1DA8" w:rsidRDefault="007D1DA8" w:rsidP="00721CD4">
            <w:r w:rsidRPr="00F61869">
              <w:rPr>
                <w:rFonts w:ascii="Courier New" w:hAnsi="Courier New" w:cs="Courier New"/>
                <w:b/>
                <w:sz w:val="24"/>
                <w:szCs w:val="24"/>
              </w:rPr>
              <w:t>Code</w:t>
            </w:r>
            <w:r>
              <w:t xml:space="preserve"> (for enumerated </w:t>
            </w:r>
            <w:proofErr w:type="spellStart"/>
            <w:r w:rsidRPr="00F61869">
              <w:rPr>
                <w:rFonts w:ascii="Courier New" w:hAnsi="Courier New" w:cs="Courier New"/>
              </w:rPr>
              <w:t>Dimension</w:t>
            </w:r>
            <w:r>
              <w:rPr>
                <w:rFonts w:ascii="Courier New" w:hAnsi="Courier New" w:cs="Courier New"/>
              </w:rPr>
              <w:t>Component</w:t>
            </w:r>
            <w:proofErr w:type="spellEnd"/>
            <w:r>
              <w:t xml:space="preserve">, </w:t>
            </w:r>
            <w:r w:rsidRPr="00F61869">
              <w:rPr>
                <w:rFonts w:ascii="Courier New" w:hAnsi="Courier New" w:cs="Courier New"/>
              </w:rPr>
              <w:t>Measure</w:t>
            </w:r>
            <w:r>
              <w:t xml:space="preserve">, </w:t>
            </w:r>
            <w:proofErr w:type="spellStart"/>
            <w:r w:rsidRPr="00F61869">
              <w:rPr>
                <w:rFonts w:ascii="Courier New" w:hAnsi="Courier New" w:cs="Courier New"/>
              </w:rPr>
              <w:t>DataAttribute</w:t>
            </w:r>
            <w:proofErr w:type="spellEnd"/>
            <w:r>
              <w:t xml:space="preserve">) </w:t>
            </w:r>
          </w:p>
        </w:tc>
      </w:tr>
      <w:tr w:rsidR="007D1DA8" w14:paraId="762D78CD" w14:textId="77777777" w:rsidTr="00721CD4">
        <w:tc>
          <w:tcPr>
            <w:tcW w:w="4226" w:type="dxa"/>
            <w:shd w:val="clear" w:color="auto" w:fill="auto"/>
          </w:tcPr>
          <w:p w14:paraId="36247EE6" w14:textId="77777777" w:rsidR="007D1DA8" w:rsidRPr="00F61869" w:rsidRDefault="007D1DA8" w:rsidP="00721CD4">
            <w:pPr>
              <w:rPr>
                <w:b/>
              </w:rPr>
            </w:pPr>
            <w:r w:rsidRPr="00F61869">
              <w:rPr>
                <w:b/>
              </w:rPr>
              <w:t>Described Value Domain</w:t>
            </w:r>
          </w:p>
        </w:tc>
        <w:tc>
          <w:tcPr>
            <w:tcW w:w="4226" w:type="dxa"/>
            <w:shd w:val="clear" w:color="auto" w:fill="auto"/>
          </w:tcPr>
          <w:p w14:paraId="312511ED" w14:textId="77777777" w:rsidR="007D1DA8" w:rsidRDefault="007D1DA8" w:rsidP="00721CD4">
            <w:r w:rsidRPr="006B753B">
              <w:t>non</w:t>
            </w:r>
            <w:r w:rsidRPr="00F61869">
              <w:rPr>
                <w:rFonts w:ascii="Calibri" w:hAnsi="Calibri" w:cs="Calibri"/>
                <w:szCs w:val="22"/>
              </w:rPr>
              <w:t>-</w:t>
            </w:r>
            <w:r w:rsidRPr="006B753B">
              <w:t>enumerated</w:t>
            </w:r>
            <w:r w:rsidRPr="00F61869">
              <w:rPr>
                <w:b/>
              </w:rPr>
              <w:t xml:space="preserve"> </w:t>
            </w:r>
            <w:r w:rsidRPr="00F61869">
              <w:rPr>
                <w:rFonts w:ascii="Courier New" w:hAnsi="Courier New" w:cs="Courier New"/>
                <w:b/>
                <w:sz w:val="24"/>
                <w:szCs w:val="24"/>
              </w:rPr>
              <w:t>Representation</w:t>
            </w:r>
            <w:r>
              <w:t xml:space="preserve"> (having </w:t>
            </w:r>
            <w:r w:rsidRPr="00F61869">
              <w:rPr>
                <w:rFonts w:ascii="Courier New" w:hAnsi="Courier New" w:cs="Courier New"/>
              </w:rPr>
              <w:t>Facets</w:t>
            </w:r>
            <w:r>
              <w:t xml:space="preserve"> / </w:t>
            </w:r>
            <w:proofErr w:type="spellStart"/>
            <w:r w:rsidRPr="00F61869">
              <w:rPr>
                <w:rFonts w:ascii="Courier New" w:hAnsi="Courier New" w:cs="Courier New"/>
              </w:rPr>
              <w:t>ExtendedFacets</w:t>
            </w:r>
            <w:proofErr w:type="spellEnd"/>
            <w:r>
              <w:t xml:space="preserve">, see </w:t>
            </w:r>
            <w:r w:rsidRPr="00F61869">
              <w:rPr>
                <w:rFonts w:cs="Arial"/>
              </w:rPr>
              <w:t>the Structure Pattern in the Base Package)</w:t>
            </w:r>
          </w:p>
        </w:tc>
      </w:tr>
      <w:tr w:rsidR="007D1DA8" w14:paraId="5F48A137" w14:textId="77777777" w:rsidTr="00721CD4">
        <w:tc>
          <w:tcPr>
            <w:tcW w:w="4226" w:type="dxa"/>
            <w:shd w:val="clear" w:color="auto" w:fill="auto"/>
          </w:tcPr>
          <w:p w14:paraId="49804A28" w14:textId="77777777" w:rsidR="007D1DA8" w:rsidRPr="00F61869" w:rsidRDefault="007D1DA8" w:rsidP="00721CD4">
            <w:pPr>
              <w:rPr>
                <w:b/>
              </w:rPr>
            </w:pPr>
            <w:r w:rsidRPr="00F61869">
              <w:rPr>
                <w:b/>
              </w:rPr>
              <w:t>Value</w:t>
            </w:r>
          </w:p>
        </w:tc>
        <w:tc>
          <w:tcPr>
            <w:tcW w:w="4226" w:type="dxa"/>
            <w:shd w:val="clear" w:color="auto" w:fill="auto"/>
          </w:tcPr>
          <w:p w14:paraId="59A9B9C5" w14:textId="77777777" w:rsidR="007D1DA8" w:rsidRDefault="007D1DA8" w:rsidP="00721CD4">
            <w:r>
              <w:t xml:space="preserve">Although this abstraction exists in SDMX, it does not have an explicit definition and correspond to a </w:t>
            </w:r>
            <w:r w:rsidRPr="00F61869">
              <w:rPr>
                <w:rFonts w:ascii="Courier New" w:hAnsi="Courier New" w:cs="Courier New"/>
                <w:b/>
                <w:sz w:val="24"/>
                <w:szCs w:val="24"/>
              </w:rPr>
              <w:t>Code</w:t>
            </w:r>
            <w:r>
              <w:t xml:space="preserve"> of a </w:t>
            </w:r>
            <w:proofErr w:type="spellStart"/>
            <w:r w:rsidRPr="00F61869">
              <w:rPr>
                <w:rFonts w:ascii="Courier New" w:hAnsi="Courier New" w:cs="Courier New"/>
              </w:rPr>
              <w:t>Codelist</w:t>
            </w:r>
            <w:proofErr w:type="spellEnd"/>
            <w:r>
              <w:t xml:space="preserve"> (for enumerated </w:t>
            </w:r>
            <w:r w:rsidRPr="00F61869">
              <w:rPr>
                <w:rFonts w:ascii="Courier New" w:hAnsi="Courier New" w:cs="Courier New"/>
              </w:rPr>
              <w:t>Representations</w:t>
            </w:r>
            <w:r>
              <w:t xml:space="preserve">) or </w:t>
            </w:r>
            <w:r>
              <w:lastRenderedPageBreak/>
              <w:t xml:space="preserve">to a </w:t>
            </w:r>
            <w:r w:rsidRPr="00A23140">
              <w:t xml:space="preserve">valid </w:t>
            </w:r>
            <w:r w:rsidRPr="00F61869">
              <w:rPr>
                <w:rFonts w:ascii="Courier New" w:hAnsi="Courier New" w:cs="Courier New"/>
                <w:b/>
                <w:sz w:val="24"/>
                <w:szCs w:val="24"/>
              </w:rPr>
              <w:t>value</w:t>
            </w:r>
            <w:r w:rsidRPr="00F61869">
              <w:rPr>
                <w:b/>
              </w:rPr>
              <w:t xml:space="preserve"> </w:t>
            </w:r>
            <w:r w:rsidRPr="00DB1DE1">
              <w:t>(for non-</w:t>
            </w:r>
            <w:proofErr w:type="gramStart"/>
            <w:r w:rsidRPr="00DB1DE1">
              <w:t>enumerated</w:t>
            </w:r>
            <w:r w:rsidRPr="00F61869">
              <w:rPr>
                <w:b/>
              </w:rPr>
              <w:t xml:space="preserve"> </w:t>
            </w:r>
            <w:r w:rsidRPr="00A23140">
              <w:t xml:space="preserve"> </w:t>
            </w:r>
            <w:r w:rsidRPr="00F61869">
              <w:rPr>
                <w:rFonts w:ascii="Courier New" w:hAnsi="Courier New" w:cs="Courier New"/>
              </w:rPr>
              <w:t>Representations</w:t>
            </w:r>
            <w:proofErr w:type="gramEnd"/>
            <w:r>
              <w:t xml:space="preserve">) </w:t>
            </w:r>
          </w:p>
        </w:tc>
      </w:tr>
      <w:tr w:rsidR="007D1DA8" w14:paraId="4C3AF44E" w14:textId="77777777" w:rsidTr="00721CD4">
        <w:tc>
          <w:tcPr>
            <w:tcW w:w="4226" w:type="dxa"/>
            <w:shd w:val="clear" w:color="auto" w:fill="auto"/>
          </w:tcPr>
          <w:p w14:paraId="005DB558" w14:textId="77777777" w:rsidR="007D1DA8" w:rsidRPr="00F61869" w:rsidRDefault="007D1DA8" w:rsidP="00721CD4">
            <w:pPr>
              <w:rPr>
                <w:b/>
              </w:rPr>
            </w:pPr>
            <w:r w:rsidRPr="00F61869">
              <w:rPr>
                <w:b/>
              </w:rPr>
              <w:lastRenderedPageBreak/>
              <w:t>Value Domain Subset / Set</w:t>
            </w:r>
          </w:p>
        </w:tc>
        <w:tc>
          <w:tcPr>
            <w:tcW w:w="4226" w:type="dxa"/>
            <w:shd w:val="clear" w:color="auto" w:fill="auto"/>
          </w:tcPr>
          <w:p w14:paraId="260295D6" w14:textId="77777777" w:rsidR="007D1DA8" w:rsidRDefault="007D1DA8" w:rsidP="00721CD4">
            <w:r>
              <w:t>This abstraction does not exist in SDMX</w:t>
            </w:r>
          </w:p>
        </w:tc>
      </w:tr>
      <w:tr w:rsidR="007D1DA8" w14:paraId="5831CBD2" w14:textId="77777777" w:rsidTr="00721CD4">
        <w:tc>
          <w:tcPr>
            <w:tcW w:w="4226" w:type="dxa"/>
            <w:shd w:val="clear" w:color="auto" w:fill="auto"/>
          </w:tcPr>
          <w:p w14:paraId="0CBB3A18" w14:textId="77777777" w:rsidR="007D1DA8" w:rsidRPr="00F61869" w:rsidRDefault="007D1DA8" w:rsidP="00721CD4">
            <w:pPr>
              <w:rPr>
                <w:b/>
              </w:rPr>
            </w:pPr>
            <w:r w:rsidRPr="00F61869">
              <w:rPr>
                <w:b/>
              </w:rPr>
              <w:t>Enumerated Value Domain Subset / Enumerated Set</w:t>
            </w:r>
          </w:p>
        </w:tc>
        <w:tc>
          <w:tcPr>
            <w:tcW w:w="4226" w:type="dxa"/>
            <w:shd w:val="clear" w:color="auto" w:fill="auto"/>
          </w:tcPr>
          <w:p w14:paraId="05B05176" w14:textId="77777777" w:rsidR="007D1DA8" w:rsidRDefault="007D1DA8" w:rsidP="00721CD4">
            <w:r>
              <w:t>This abstraction does not exist in SDMX</w:t>
            </w:r>
          </w:p>
        </w:tc>
      </w:tr>
      <w:tr w:rsidR="007D1DA8" w14:paraId="63A84EC9" w14:textId="77777777" w:rsidTr="00721CD4">
        <w:tc>
          <w:tcPr>
            <w:tcW w:w="4226" w:type="dxa"/>
            <w:shd w:val="clear" w:color="auto" w:fill="auto"/>
          </w:tcPr>
          <w:p w14:paraId="09651AB9" w14:textId="77777777" w:rsidR="007D1DA8" w:rsidRPr="00F61869" w:rsidRDefault="007D1DA8" w:rsidP="00721CD4">
            <w:pPr>
              <w:rPr>
                <w:b/>
              </w:rPr>
            </w:pPr>
            <w:r w:rsidRPr="00F61869">
              <w:rPr>
                <w:b/>
              </w:rPr>
              <w:t>Described Value Domain Subset / Described Set</w:t>
            </w:r>
          </w:p>
        </w:tc>
        <w:tc>
          <w:tcPr>
            <w:tcW w:w="4226" w:type="dxa"/>
            <w:shd w:val="clear" w:color="auto" w:fill="auto"/>
          </w:tcPr>
          <w:p w14:paraId="06BEE01C" w14:textId="77777777" w:rsidR="007D1DA8" w:rsidRDefault="007D1DA8" w:rsidP="00721CD4">
            <w:r>
              <w:t>This abstraction does not exist in SDMX</w:t>
            </w:r>
          </w:p>
        </w:tc>
      </w:tr>
      <w:tr w:rsidR="007D1DA8" w14:paraId="01108096" w14:textId="77777777" w:rsidTr="00721CD4">
        <w:tc>
          <w:tcPr>
            <w:tcW w:w="4226" w:type="dxa"/>
            <w:shd w:val="clear" w:color="auto" w:fill="auto"/>
          </w:tcPr>
          <w:p w14:paraId="4AE37333" w14:textId="77777777" w:rsidR="007D1DA8" w:rsidRPr="00F61869" w:rsidRDefault="007D1DA8" w:rsidP="00721CD4">
            <w:pPr>
              <w:rPr>
                <w:b/>
              </w:rPr>
            </w:pPr>
            <w:r w:rsidRPr="00F61869">
              <w:rPr>
                <w:b/>
              </w:rPr>
              <w:t>Set list</w:t>
            </w:r>
          </w:p>
        </w:tc>
        <w:tc>
          <w:tcPr>
            <w:tcW w:w="4226" w:type="dxa"/>
            <w:shd w:val="clear" w:color="auto" w:fill="auto"/>
          </w:tcPr>
          <w:p w14:paraId="12C740E0" w14:textId="77777777" w:rsidR="007D1DA8" w:rsidRDefault="007D1DA8" w:rsidP="00721CD4">
            <w:r>
              <w:t>This abstraction does not exist in SDMX</w:t>
            </w:r>
          </w:p>
        </w:tc>
      </w:tr>
    </w:tbl>
    <w:p w14:paraId="7121983C" w14:textId="77777777" w:rsidR="007D1DA8" w:rsidRDefault="007D1DA8" w:rsidP="007D1DA8"/>
    <w:p w14:paraId="30DA3A46" w14:textId="77777777" w:rsidR="007D1DA8" w:rsidRDefault="007D1DA8" w:rsidP="007D1DA8">
      <w:r>
        <w:t xml:space="preserve">The main difference between VTL and SDMX relies on the fact that the VTL artefacts for defining subsets of Value Domains do not exist in SDMX, therefore the VTL features for referring to predefined subsets are not available in SDMX. These artefacts are the Value Domain Subset (or </w:t>
      </w:r>
      <w:proofErr w:type="gramStart"/>
      <w:r>
        <w:t>Set</w:t>
      </w:r>
      <w:proofErr w:type="gramEnd"/>
      <w:r>
        <w:t xml:space="preserve">), either enumerated or described, the Set List (list of values belonging to enumerated subsets) and the Data Set Component (aimed at defining the set of values that the Component of a Data Set can take, possibly a subset of the codes of Value Domain). </w:t>
      </w:r>
    </w:p>
    <w:p w14:paraId="3EFA53D7" w14:textId="77777777" w:rsidR="007D1DA8" w:rsidRDefault="007D1DA8" w:rsidP="007D1DA8">
      <w:r>
        <w:t xml:space="preserve">Another difference consists in the fact that all Value Domains are considered as identifiable objects in VTL either if enumerated or not, while in </w:t>
      </w:r>
      <w:proofErr w:type="gramStart"/>
      <w:r>
        <w:t>SDMX  the</w:t>
      </w:r>
      <w:proofErr w:type="gramEnd"/>
      <w:r>
        <w:t xml:space="preserve"> </w:t>
      </w:r>
      <w:proofErr w:type="spellStart"/>
      <w:r w:rsidRPr="00CA7D2F">
        <w:rPr>
          <w:rFonts w:ascii="Courier New" w:hAnsi="Courier New" w:cs="Courier New"/>
        </w:rPr>
        <w:t>Codelist</w:t>
      </w:r>
      <w:proofErr w:type="spellEnd"/>
      <w:r>
        <w:t xml:space="preserve"> (corresponding to a VTL enumerated Value Domain) is identifiable, while the SDMX non-enumerated </w:t>
      </w:r>
      <w:r w:rsidRPr="00CA7D2F">
        <w:rPr>
          <w:rFonts w:ascii="Courier New" w:hAnsi="Courier New" w:cs="Courier New"/>
        </w:rPr>
        <w:t>Representation</w:t>
      </w:r>
      <w:r>
        <w:t xml:space="preserve"> (corresponding to a VTL non-enumerated Value Domain) is not identifiable. </w:t>
      </w:r>
      <w:proofErr w:type="gramStart"/>
      <w:r>
        <w:t>As a consequence</w:t>
      </w:r>
      <w:proofErr w:type="gramEnd"/>
      <w:r>
        <w:t xml:space="preserve">, the definition of the VTL Rulesets, which in VTL can refer either to enumerated or non-enumerated value domains, in SDMX can refer only to enumerated Value Domains (i.e. to SDMX </w:t>
      </w:r>
      <w:proofErr w:type="spellStart"/>
      <w:r w:rsidRPr="00CA7D2F">
        <w:rPr>
          <w:rFonts w:ascii="Courier New" w:hAnsi="Courier New" w:cs="Courier New"/>
        </w:rPr>
        <w:t>Codelists</w:t>
      </w:r>
      <w:proofErr w:type="spellEnd"/>
      <w:r>
        <w:t xml:space="preserve">).  </w:t>
      </w:r>
    </w:p>
    <w:p w14:paraId="246F32BA" w14:textId="77777777" w:rsidR="007D1DA8" w:rsidRDefault="007D1DA8" w:rsidP="007D1DA8">
      <w:r>
        <w:t xml:space="preserve">As for the mapping between VTL variables and SDMX </w:t>
      </w:r>
      <w:r w:rsidRPr="0097282D">
        <w:rPr>
          <w:rFonts w:ascii="Courier New" w:hAnsi="Courier New" w:cs="Courier New"/>
        </w:rPr>
        <w:t>Concepts</w:t>
      </w:r>
      <w:r>
        <w:t xml:space="preserve">, it should be noted that these artefacts do not coincide perfectly. In fact, the VTL variables </w:t>
      </w:r>
      <w:proofErr w:type="gramStart"/>
      <w:r>
        <w:t>are  represented</w:t>
      </w:r>
      <w:proofErr w:type="gramEnd"/>
      <w:r>
        <w:t xml:space="preserve"> variables, defined always on the same Value Domain (“Representation” in SDMX) independently of the data set / data structure in which they appear</w:t>
      </w:r>
      <w:r>
        <w:rPr>
          <w:rStyle w:val="FootnoteReference"/>
        </w:rPr>
        <w:footnoteReference w:id="45"/>
      </w:r>
      <w:r>
        <w:t xml:space="preserve">, while the SDMX </w:t>
      </w:r>
      <w:r w:rsidRPr="0097282D">
        <w:rPr>
          <w:rFonts w:ascii="Courier New" w:hAnsi="Courier New" w:cs="Courier New"/>
        </w:rPr>
        <w:t>Concepts</w:t>
      </w:r>
      <w:r>
        <w:t xml:space="preserve"> can have different </w:t>
      </w:r>
      <w:r w:rsidRPr="0097282D">
        <w:rPr>
          <w:rFonts w:ascii="Courier New" w:hAnsi="Courier New" w:cs="Courier New"/>
        </w:rPr>
        <w:t>Representations</w:t>
      </w:r>
      <w:r>
        <w:t xml:space="preserve"> in different </w:t>
      </w:r>
      <w:proofErr w:type="spellStart"/>
      <w:r w:rsidRPr="0097282D">
        <w:rPr>
          <w:rFonts w:ascii="Courier New" w:hAnsi="Courier New" w:cs="Courier New"/>
        </w:rPr>
        <w:t>DataStructures</w:t>
      </w:r>
      <w:proofErr w:type="spellEnd"/>
      <w:r>
        <w:t>.</w:t>
      </w:r>
      <w:r>
        <w:rPr>
          <w:rStyle w:val="FootnoteReference"/>
        </w:rPr>
        <w:footnoteReference w:id="46"/>
      </w:r>
      <w:r>
        <w:t xml:space="preserve"> This means that one SDMX </w:t>
      </w:r>
      <w:r w:rsidRPr="0097282D">
        <w:rPr>
          <w:rFonts w:ascii="Courier New" w:hAnsi="Courier New" w:cs="Courier New"/>
        </w:rPr>
        <w:t>Concept</w:t>
      </w:r>
      <w:r>
        <w:t xml:space="preserve"> can correspond to many VTL Variables, one for each representation the </w:t>
      </w:r>
      <w:r w:rsidRPr="0097282D">
        <w:rPr>
          <w:rFonts w:ascii="Courier New" w:hAnsi="Courier New" w:cs="Courier New"/>
        </w:rPr>
        <w:t>Concept</w:t>
      </w:r>
      <w:r>
        <w:t xml:space="preserve"> has. </w:t>
      </w:r>
    </w:p>
    <w:p w14:paraId="58F9D852" w14:textId="77777777" w:rsidR="007D1DA8" w:rsidRDefault="007D1DA8" w:rsidP="007D1DA8">
      <w:r>
        <w:t xml:space="preserve">Therefore, it is important to be aware that some VTL operations (for example the binary operations at data set level) are consistent only if the components having the same names in the operated VTL Data Sets have also the same representation (i.e. the same Value Domain as for VTL).   For example, it is possible to obtain correct results from the VTL expression </w:t>
      </w:r>
    </w:p>
    <w:p w14:paraId="03EC97F6" w14:textId="77777777" w:rsidR="007D1DA8" w:rsidRDefault="007D1DA8" w:rsidP="007D1DA8">
      <w:pPr>
        <w:ind w:firstLine="284"/>
      </w:pPr>
      <w:proofErr w:type="spellStart"/>
      <w:r>
        <w:t>DS_</w:t>
      </w:r>
      <w:proofErr w:type="gramStart"/>
      <w:r>
        <w:t>c</w:t>
      </w:r>
      <w:proofErr w:type="spellEnd"/>
      <w:r>
        <w:t xml:space="preserve">  :</w:t>
      </w:r>
      <w:proofErr w:type="gramEnd"/>
      <w:r>
        <w:t xml:space="preserve">=  </w:t>
      </w:r>
      <w:proofErr w:type="spellStart"/>
      <w:r>
        <w:t>DS_a</w:t>
      </w:r>
      <w:proofErr w:type="spellEnd"/>
      <w:r>
        <w:t xml:space="preserve">  +  </w:t>
      </w:r>
      <w:proofErr w:type="spellStart"/>
      <w:r>
        <w:t>DS_b</w:t>
      </w:r>
      <w:proofErr w:type="spellEnd"/>
      <w:r>
        <w:tab/>
      </w:r>
      <w:r>
        <w:tab/>
        <w:t xml:space="preserve">(where </w:t>
      </w:r>
      <w:proofErr w:type="spellStart"/>
      <w:r>
        <w:t>DS_a</w:t>
      </w:r>
      <w:proofErr w:type="spellEnd"/>
      <w:r>
        <w:t xml:space="preserve">, </w:t>
      </w:r>
      <w:proofErr w:type="spellStart"/>
      <w:r>
        <w:t>DS_b</w:t>
      </w:r>
      <w:proofErr w:type="spellEnd"/>
      <w:r>
        <w:t xml:space="preserve">, </w:t>
      </w:r>
      <w:proofErr w:type="spellStart"/>
      <w:r>
        <w:t>DS_c</w:t>
      </w:r>
      <w:proofErr w:type="spellEnd"/>
      <w:r>
        <w:t xml:space="preserve">   are VTL Data Sets) </w:t>
      </w:r>
    </w:p>
    <w:p w14:paraId="268E6780" w14:textId="77777777" w:rsidR="007D1DA8" w:rsidRDefault="007D1DA8" w:rsidP="007D1DA8">
      <w:r>
        <w:t xml:space="preserve">if the matching components in </w:t>
      </w:r>
      <w:proofErr w:type="spellStart"/>
      <w:r>
        <w:t>DS_</w:t>
      </w:r>
      <w:proofErr w:type="gramStart"/>
      <w:r>
        <w:t>a</w:t>
      </w:r>
      <w:proofErr w:type="spellEnd"/>
      <w:r>
        <w:t xml:space="preserve"> and</w:t>
      </w:r>
      <w:proofErr w:type="gramEnd"/>
      <w:r>
        <w:t xml:space="preserve"> </w:t>
      </w:r>
      <w:proofErr w:type="spellStart"/>
      <w:r>
        <w:t>DS_b</w:t>
      </w:r>
      <w:proofErr w:type="spellEnd"/>
      <w:r>
        <w:t xml:space="preserve"> (e.g. </w:t>
      </w:r>
      <w:proofErr w:type="spellStart"/>
      <w:r>
        <w:t>ref_date</w:t>
      </w:r>
      <w:proofErr w:type="spellEnd"/>
      <w:r>
        <w:t xml:space="preserve">, </w:t>
      </w:r>
      <w:proofErr w:type="spellStart"/>
      <w:r>
        <w:t>geo_area</w:t>
      </w:r>
      <w:proofErr w:type="spellEnd"/>
      <w:r>
        <w:t xml:space="preserve">, sector …) refer to the same general representation. In simpler words, </w:t>
      </w:r>
      <w:proofErr w:type="spellStart"/>
      <w:r>
        <w:t>DS_</w:t>
      </w:r>
      <w:proofErr w:type="gramStart"/>
      <w:r>
        <w:t>a</w:t>
      </w:r>
      <w:proofErr w:type="spellEnd"/>
      <w:r>
        <w:t xml:space="preserve">  and</w:t>
      </w:r>
      <w:proofErr w:type="gramEnd"/>
      <w:r>
        <w:t xml:space="preserve"> </w:t>
      </w:r>
      <w:proofErr w:type="spellStart"/>
      <w:r>
        <w:t>DS_b</w:t>
      </w:r>
      <w:proofErr w:type="spellEnd"/>
      <w:r>
        <w:t xml:space="preserve"> must use the same values/codes (for </w:t>
      </w:r>
      <w:proofErr w:type="spellStart"/>
      <w:r>
        <w:t>ref_date</w:t>
      </w:r>
      <w:proofErr w:type="spellEnd"/>
      <w:r>
        <w:t xml:space="preserve">, </w:t>
      </w:r>
      <w:proofErr w:type="spellStart"/>
      <w:r>
        <w:t>geo_area</w:t>
      </w:r>
      <w:proofErr w:type="spellEnd"/>
      <w:r>
        <w:t xml:space="preserve">, sector … ), otherwise the relevant values would not match and the result of the operation would be wrong. </w:t>
      </w:r>
    </w:p>
    <w:p w14:paraId="402556A4" w14:textId="77777777" w:rsidR="007D1DA8" w:rsidRDefault="007D1DA8" w:rsidP="007D1DA8">
      <w:r>
        <w:t xml:space="preserve">As mentioned, the property above is not enforced by construction in SDMX, and different representations of the same </w:t>
      </w:r>
      <w:r w:rsidRPr="00896220">
        <w:rPr>
          <w:rFonts w:ascii="Courier New" w:hAnsi="Courier New" w:cs="Courier New"/>
        </w:rPr>
        <w:t>Concept</w:t>
      </w:r>
      <w:r>
        <w:t xml:space="preserve"> can be not compatible one another (for example, it may happen that </w:t>
      </w:r>
      <w:proofErr w:type="spellStart"/>
      <w:r>
        <w:t>geo_area</w:t>
      </w:r>
      <w:proofErr w:type="spellEnd"/>
      <w:r>
        <w:t xml:space="preserve"> is represented by ISO-alpha-3 codes in </w:t>
      </w:r>
      <w:proofErr w:type="spellStart"/>
      <w:r>
        <w:t>DS_</w:t>
      </w:r>
      <w:proofErr w:type="gramStart"/>
      <w:r>
        <w:t>a</w:t>
      </w:r>
      <w:proofErr w:type="spellEnd"/>
      <w:r>
        <w:t xml:space="preserve"> and</w:t>
      </w:r>
      <w:proofErr w:type="gramEnd"/>
      <w:r>
        <w:t xml:space="preserve"> by ISO alpha-2 codes in </w:t>
      </w:r>
      <w:proofErr w:type="spellStart"/>
      <w:r>
        <w:t>DS_b</w:t>
      </w:r>
      <w:proofErr w:type="spellEnd"/>
      <w:r>
        <w:t xml:space="preserve">). Therefore, it will be up to the definer of VTL </w:t>
      </w:r>
      <w:r>
        <w:lastRenderedPageBreak/>
        <w:t xml:space="preserve">Transformations to ensure that the VTL expressions are consistent with the actual representations of the correspondent SDMX </w:t>
      </w:r>
      <w:r w:rsidRPr="00CA7D2F">
        <w:rPr>
          <w:rFonts w:ascii="Courier New" w:hAnsi="Courier New" w:cs="Courier New"/>
        </w:rPr>
        <w:t>Co</w:t>
      </w:r>
      <w:r>
        <w:rPr>
          <w:rFonts w:ascii="Courier New" w:hAnsi="Courier New" w:cs="Courier New"/>
        </w:rPr>
        <w:t>ncepts</w:t>
      </w:r>
      <w:r>
        <w:t xml:space="preserve">. </w:t>
      </w:r>
    </w:p>
    <w:p w14:paraId="535D5F4B" w14:textId="46A42F43" w:rsidR="007D1DA8" w:rsidRDefault="007D1DA8" w:rsidP="00517923">
      <w:r>
        <w:t xml:space="preserve">It remains up to the SDMX-VTL definer also the assurance of the consistency between a VTL Ruleset defined on </w:t>
      </w:r>
      <w:proofErr w:type="gramStart"/>
      <w:r>
        <w:t>Variables  and</w:t>
      </w:r>
      <w:proofErr w:type="gramEnd"/>
      <w:r>
        <w:t xml:space="preserve"> the SDMX </w:t>
      </w:r>
      <w:r w:rsidRPr="006576FB">
        <w:rPr>
          <w:rFonts w:ascii="Courier New" w:hAnsi="Courier New" w:cs="Courier New"/>
        </w:rPr>
        <w:t>Components</w:t>
      </w:r>
      <w:r>
        <w:t xml:space="preserve"> on which the Ruleset is applied.  In fact, a VTL Ruleset is expressed by means of the values of the Variables (i.e. SDMX </w:t>
      </w:r>
      <w:r w:rsidRPr="006576FB">
        <w:rPr>
          <w:rFonts w:ascii="Courier New" w:hAnsi="Courier New" w:cs="Courier New"/>
        </w:rPr>
        <w:t>Concepts</w:t>
      </w:r>
      <w:r>
        <w:t>), i.e. assuming definite representations for them (e.g. ISO-alpha-3 for country). If the Ruleset is applied to SDMX Components that have the same name of the Concept they refer to but different representations (e.g. ISO-alpha-2 for country), the Ruleset cannot work properly.</w:t>
      </w:r>
    </w:p>
    <w:p w14:paraId="1E4FB514" w14:textId="77777777" w:rsidR="007D1DA8" w:rsidRPr="00517923" w:rsidRDefault="007D1DA8" w:rsidP="00517923">
      <w:pPr>
        <w:pStyle w:val="Paragraph"/>
      </w:pPr>
    </w:p>
    <w:p w14:paraId="0FC9BD3B" w14:textId="77777777" w:rsidR="001A4CE3" w:rsidRDefault="001A4CE3" w:rsidP="004F524E">
      <w:pPr>
        <w:pStyle w:val="Heading2"/>
      </w:pPr>
      <w:bookmarkStart w:id="2386" w:name="_Toc67427240"/>
      <w:bookmarkStart w:id="2387" w:name="_Toc41054390"/>
      <w:bookmarkStart w:id="2388" w:name="_Toc73460179"/>
      <w:bookmarkStart w:id="2389" w:name="_Toc178073176"/>
      <w:bookmarkEnd w:id="2386"/>
      <w:bookmarkEnd w:id="2387"/>
      <w:r>
        <w:t>Mapping between SDMX and VTL Data Types</w:t>
      </w:r>
      <w:bookmarkEnd w:id="2388"/>
      <w:bookmarkEnd w:id="2389"/>
    </w:p>
    <w:p w14:paraId="496D37A8" w14:textId="77777777" w:rsidR="001A4CE3" w:rsidRPr="006076AA" w:rsidRDefault="001A4CE3">
      <w:pPr>
        <w:pStyle w:val="Heading3"/>
      </w:pPr>
      <w:bookmarkStart w:id="2390" w:name="_Toc73460180"/>
      <w:bookmarkStart w:id="2391" w:name="_Toc178073177"/>
      <w:r w:rsidRPr="006076AA">
        <w:t>VTL Data types</w:t>
      </w:r>
      <w:bookmarkEnd w:id="2390"/>
      <w:bookmarkEnd w:id="2391"/>
    </w:p>
    <w:p w14:paraId="7DFCFCD9" w14:textId="6C1E1FD7" w:rsidR="001A4CE3" w:rsidRDefault="001A4CE3">
      <w:r w:rsidRPr="00006B64">
        <w:t>According to t</w:t>
      </w:r>
      <w:r>
        <w:t>h</w:t>
      </w:r>
      <w:r w:rsidRPr="00006B64">
        <w:t>e VTL User Guide the possible operations in VTL depend on the data types of the artefacts. For example, numbers can be multiplied but text strings cannot. In the VTL Transformations, the compliance between the operators and the data types of their operands is statically checked, i.e., violations result in compile-time errors.</w:t>
      </w:r>
    </w:p>
    <w:p w14:paraId="5AB86CB2" w14:textId="77777777" w:rsidR="00721CD4" w:rsidRDefault="00721CD4"/>
    <w:p w14:paraId="6D7D0259" w14:textId="386395DC" w:rsidR="001A4CE3" w:rsidRPr="004D1A6A" w:rsidRDefault="001A4CE3">
      <w:pPr>
        <w:rPr>
          <w:lang w:val="en-US"/>
        </w:rPr>
      </w:pPr>
      <w:r>
        <w:t>The VTL data types are sub-divided in scalar types (like integers, strings, etc.), which are the types of the scalar values</w:t>
      </w:r>
      <w:r>
        <w:rPr>
          <w:lang w:val="en-US"/>
        </w:rPr>
        <w:t>,</w:t>
      </w:r>
      <w:r w:rsidRPr="00006B64">
        <w:rPr>
          <w:lang w:val="en-US"/>
        </w:rPr>
        <w:t xml:space="preserve"> </w:t>
      </w:r>
      <w:r>
        <w:t xml:space="preserve">and compound types (like </w:t>
      </w:r>
      <w:r w:rsidR="00721CD4">
        <w:t>D</w:t>
      </w:r>
      <w:r>
        <w:t xml:space="preserve">ata </w:t>
      </w:r>
      <w:r w:rsidR="00721CD4">
        <w:t>S</w:t>
      </w:r>
      <w:r>
        <w:t xml:space="preserve">ets, </w:t>
      </w:r>
      <w:r w:rsidR="00721CD4">
        <w:t>C</w:t>
      </w:r>
      <w:r>
        <w:t xml:space="preserve">omponents, </w:t>
      </w:r>
      <w:r w:rsidR="00721CD4">
        <w:t>R</w:t>
      </w:r>
      <w:r>
        <w:t>ulesets, etc.), which are the types of the compound structures. See below the diagram of the VTL data types, taken from the VTL User Manual:</w:t>
      </w:r>
    </w:p>
    <w:p w14:paraId="6FCFF15D" w14:textId="5563B2CC" w:rsidR="001A4CE3" w:rsidRDefault="00624A7E" w:rsidP="001A4CE3">
      <w:pPr>
        <w:pStyle w:val="Paragraph"/>
        <w:keepNext/>
      </w:pPr>
      <w:r>
        <w:rPr>
          <w:noProof/>
          <w:lang w:eastAsia="en-GB"/>
        </w:rPr>
        <w:lastRenderedPageBreak/>
        <w:drawing>
          <wp:inline distT="0" distB="0" distL="0" distR="0" wp14:anchorId="7908BE10" wp14:editId="7D5F8AFB">
            <wp:extent cx="4676775" cy="5334000"/>
            <wp:effectExtent l="0" t="0" r="0"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6775" cy="5334000"/>
                    </a:xfrm>
                    <a:prstGeom prst="rect">
                      <a:avLst/>
                    </a:prstGeom>
                    <a:noFill/>
                    <a:ln>
                      <a:noFill/>
                    </a:ln>
                  </pic:spPr>
                </pic:pic>
              </a:graphicData>
            </a:graphic>
          </wp:inline>
        </w:drawing>
      </w:r>
    </w:p>
    <w:p w14:paraId="176B5F52" w14:textId="513860A1" w:rsidR="001A4CE3" w:rsidRDefault="001A4CE3">
      <w:pPr>
        <w:pStyle w:val="Caption"/>
      </w:pPr>
      <w:r>
        <w:t xml:space="preserve">Figure </w:t>
      </w:r>
      <w:r>
        <w:rPr>
          <w:noProof/>
        </w:rPr>
        <w:fldChar w:fldCharType="begin"/>
      </w:r>
      <w:r>
        <w:rPr>
          <w:noProof/>
        </w:rPr>
        <w:instrText xml:space="preserve"> SEQ Figure \* ARABIC </w:instrText>
      </w:r>
      <w:r>
        <w:rPr>
          <w:noProof/>
        </w:rPr>
        <w:fldChar w:fldCharType="separate"/>
      </w:r>
      <w:r w:rsidR="00E65ED8">
        <w:rPr>
          <w:noProof/>
        </w:rPr>
        <w:t>22</w:t>
      </w:r>
      <w:r>
        <w:rPr>
          <w:noProof/>
        </w:rPr>
        <w:fldChar w:fldCharType="end"/>
      </w:r>
      <w:r>
        <w:t xml:space="preserve"> – VTL Data Types</w:t>
      </w:r>
    </w:p>
    <w:p w14:paraId="0D347AE0" w14:textId="77777777" w:rsidR="001A4CE3" w:rsidRDefault="001A4CE3"/>
    <w:p w14:paraId="315A8BB0" w14:textId="77777777" w:rsidR="001A4CE3" w:rsidRDefault="001A4CE3">
      <w:r>
        <w:t xml:space="preserve">The VTL scalar types are in turn subdivided in basic scalar types, which are </w:t>
      </w:r>
      <w:r>
        <w:rPr>
          <w:lang w:val="en-US"/>
        </w:rPr>
        <w:t>elementary (</w:t>
      </w:r>
      <w:r w:rsidRPr="00006B64">
        <w:rPr>
          <w:lang w:val="en-US"/>
        </w:rPr>
        <w:t>not defined in term of other data types</w:t>
      </w:r>
      <w:r>
        <w:rPr>
          <w:lang w:val="en-US"/>
        </w:rPr>
        <w:t>)</w:t>
      </w:r>
      <w:r>
        <w:t xml:space="preserve"> and Value Domain and Set scalar types, which are defined in terms of the basic scalar types. </w:t>
      </w:r>
    </w:p>
    <w:p w14:paraId="79ADAE22" w14:textId="68E0199B" w:rsidR="001A4CE3" w:rsidRPr="00083134" w:rsidRDefault="001A4CE3">
      <w:r w:rsidRPr="00083134">
        <w:t xml:space="preserve">The VTL basic scalar types are </w:t>
      </w:r>
      <w:r>
        <w:t xml:space="preserve">listed below </w:t>
      </w:r>
      <w:r w:rsidRPr="00083134">
        <w:t>and follow a hierarchical structure</w:t>
      </w:r>
      <w:r>
        <w:t xml:space="preserve"> in terms of supersets/subsets</w:t>
      </w:r>
      <w:r w:rsidRPr="00083134">
        <w:t xml:space="preserve"> </w:t>
      </w:r>
      <w:r>
        <w:t xml:space="preserve">(e.g. </w:t>
      </w:r>
      <w:r w:rsidR="00593C29">
        <w:t>"</w:t>
      </w:r>
      <w:r>
        <w:t>scalar</w:t>
      </w:r>
      <w:r w:rsidR="00593C29">
        <w:t>"</w:t>
      </w:r>
      <w:r>
        <w:t xml:space="preserve"> is the superset of all the basic scalar types)</w:t>
      </w:r>
      <w:r w:rsidRPr="00083134">
        <w:t>:</w:t>
      </w:r>
    </w:p>
    <w:p w14:paraId="16FE4E55" w14:textId="0F9D3F2C" w:rsidR="001A4CE3" w:rsidRDefault="00624A7E" w:rsidP="00FD4515">
      <w:r>
        <w:rPr>
          <w:noProof/>
          <w:lang w:eastAsia="en-GB"/>
        </w:rPr>
        <w:lastRenderedPageBreak/>
        <w:drawing>
          <wp:inline distT="0" distB="0" distL="0" distR="0" wp14:anchorId="5F705DA1" wp14:editId="6E24AA11">
            <wp:extent cx="1857375" cy="2333625"/>
            <wp:effectExtent l="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7375" cy="2333625"/>
                    </a:xfrm>
                    <a:prstGeom prst="rect">
                      <a:avLst/>
                    </a:prstGeom>
                    <a:noFill/>
                    <a:ln>
                      <a:noFill/>
                    </a:ln>
                  </pic:spPr>
                </pic:pic>
              </a:graphicData>
            </a:graphic>
          </wp:inline>
        </w:drawing>
      </w:r>
    </w:p>
    <w:p w14:paraId="350FCFA6" w14:textId="1AB3A06D" w:rsidR="001A4CE3" w:rsidRDefault="001A4CE3">
      <w:pPr>
        <w:pStyle w:val="Caption"/>
      </w:pPr>
      <w:r>
        <w:t xml:space="preserve">Figure </w:t>
      </w:r>
      <w:r>
        <w:rPr>
          <w:noProof/>
        </w:rPr>
        <w:fldChar w:fldCharType="begin"/>
      </w:r>
      <w:r>
        <w:rPr>
          <w:noProof/>
        </w:rPr>
        <w:instrText xml:space="preserve"> SEQ Figure \* ARABIC </w:instrText>
      </w:r>
      <w:r>
        <w:rPr>
          <w:noProof/>
        </w:rPr>
        <w:fldChar w:fldCharType="separate"/>
      </w:r>
      <w:r w:rsidR="00E65ED8">
        <w:rPr>
          <w:noProof/>
        </w:rPr>
        <w:t>23</w:t>
      </w:r>
      <w:r>
        <w:rPr>
          <w:noProof/>
        </w:rPr>
        <w:fldChar w:fldCharType="end"/>
      </w:r>
      <w:r>
        <w:t xml:space="preserve"> – VTL Basic Scalar Types</w:t>
      </w:r>
    </w:p>
    <w:p w14:paraId="3A9DD2B2" w14:textId="77777777" w:rsidR="001A4CE3" w:rsidRDefault="001A4CE3">
      <w:pPr>
        <w:pStyle w:val="Heading3"/>
      </w:pPr>
      <w:bookmarkStart w:id="2392" w:name="_Toc73460181"/>
      <w:bookmarkStart w:id="2393" w:name="_Toc178073178"/>
      <w:r>
        <w:t>VTL basic scalar types and SDMX data types</w:t>
      </w:r>
      <w:bookmarkEnd w:id="2392"/>
      <w:bookmarkEnd w:id="2393"/>
    </w:p>
    <w:p w14:paraId="53A8C3C4" w14:textId="77777777" w:rsidR="001A4CE3" w:rsidRPr="00083134" w:rsidRDefault="001A4CE3">
      <w:r w:rsidRPr="00083134">
        <w:t xml:space="preserve">The VTL assumes that a basic scalar type </w:t>
      </w:r>
      <w:r>
        <w:t>has a unique</w:t>
      </w:r>
      <w:r w:rsidRPr="00083134">
        <w:t xml:space="preserve"> internal representation </w:t>
      </w:r>
      <w:r>
        <w:t>and can have more</w:t>
      </w:r>
      <w:r w:rsidRPr="00083134">
        <w:t xml:space="preserve"> external representations. </w:t>
      </w:r>
    </w:p>
    <w:p w14:paraId="0C6B0C86" w14:textId="77777777" w:rsidR="001A4CE3" w:rsidRDefault="001A4CE3">
      <w:r w:rsidRPr="00083134">
        <w:t xml:space="preserve">The internal representation is the </w:t>
      </w:r>
      <w:r>
        <w:t xml:space="preserve">format </w:t>
      </w:r>
      <w:r w:rsidRPr="00083134">
        <w:t xml:space="preserve">used within a VTL system to </w:t>
      </w:r>
      <w:r>
        <w:t xml:space="preserve">represent (and </w:t>
      </w:r>
      <w:r w:rsidRPr="00083134">
        <w:t>process</w:t>
      </w:r>
      <w:r>
        <w:t>)</w:t>
      </w:r>
      <w:r w:rsidRPr="00083134">
        <w:t xml:space="preserve"> </w:t>
      </w:r>
      <w:r>
        <w:t xml:space="preserve">all </w:t>
      </w:r>
      <w:r w:rsidRPr="00083134">
        <w:t>the scalar values</w:t>
      </w:r>
      <w:r>
        <w:t xml:space="preserve"> of a certain type. In principle, this format is hidden and</w:t>
      </w:r>
      <w:r w:rsidRPr="00083134">
        <w:t xml:space="preserve"> not necessarily known by users. </w:t>
      </w:r>
      <w:r>
        <w:t>T</w:t>
      </w:r>
      <w:r w:rsidRPr="00083134">
        <w:t xml:space="preserve">he external representations are </w:t>
      </w:r>
      <w:r>
        <w:t xml:space="preserve">instead </w:t>
      </w:r>
      <w:r w:rsidRPr="00083134">
        <w:t xml:space="preserve">the external formats of the values </w:t>
      </w:r>
      <w:r>
        <w:t xml:space="preserve">of a certain basic scalar type, i.e. the formats </w:t>
      </w:r>
      <w:r w:rsidRPr="00083134">
        <w:t>known by the users.</w:t>
      </w:r>
      <w:r>
        <w:t xml:space="preserve"> For example, the internal representation of the dates can be an integer counting the days since a predefined date (e.g. </w:t>
      </w:r>
      <w:r w:rsidRPr="00424A5C">
        <w:t xml:space="preserve">from </w:t>
      </w:r>
      <w:r>
        <w:t>01/01/</w:t>
      </w:r>
      <w:r w:rsidRPr="00424A5C">
        <w:t xml:space="preserve">4713 BC up to </w:t>
      </w:r>
      <w:r>
        <w:t>31/12/</w:t>
      </w:r>
      <w:r w:rsidRPr="00424A5C">
        <w:t>5874897 AD</w:t>
      </w:r>
      <w:r>
        <w:t xml:space="preserve"> like in Postgres) while two possible external representations are the formats </w:t>
      </w:r>
      <w:r w:rsidRPr="00083134">
        <w:t xml:space="preserve">YYYY-MM-GG </w:t>
      </w:r>
      <w:r>
        <w:t xml:space="preserve">and </w:t>
      </w:r>
      <w:r w:rsidRPr="00083134">
        <w:t>MM-GG-YYYY</w:t>
      </w:r>
      <w:r>
        <w:t xml:space="preserve"> (e.g. respectively 2010-12-31 and 12-31-2010).</w:t>
      </w:r>
    </w:p>
    <w:p w14:paraId="01CC2DC0" w14:textId="77777777" w:rsidR="001A4CE3" w:rsidRDefault="001A4CE3">
      <w:r>
        <w:t xml:space="preserve">The internal representation is the reference format that </w:t>
      </w:r>
      <w:r w:rsidRPr="00083134">
        <w:t xml:space="preserve">allows VTL to operate </w:t>
      </w:r>
      <w:r>
        <w:t xml:space="preserve">on </w:t>
      </w:r>
      <w:r w:rsidRPr="00083134">
        <w:t xml:space="preserve">more values </w:t>
      </w:r>
      <w:r>
        <w:t>of the same type</w:t>
      </w:r>
      <w:r w:rsidRPr="00083134">
        <w:t xml:space="preserve"> (for example </w:t>
      </w:r>
      <w:r>
        <w:t>on more dates</w:t>
      </w:r>
      <w:r w:rsidRPr="00083134">
        <w:t xml:space="preserve">) even </w:t>
      </w:r>
      <w:r>
        <w:t>if such values</w:t>
      </w:r>
      <w:r w:rsidRPr="00083134">
        <w:t xml:space="preserve"> have</w:t>
      </w:r>
      <w:r>
        <w:t xml:space="preserve"> different external</w:t>
      </w:r>
      <w:r w:rsidRPr="00083134">
        <w:t xml:space="preserve"> formats: the</w:t>
      </w:r>
      <w:r>
        <w:t>se</w:t>
      </w:r>
      <w:r w:rsidRPr="00083134">
        <w:t xml:space="preserve"> values are </w:t>
      </w:r>
      <w:r>
        <w:t xml:space="preserve">all </w:t>
      </w:r>
      <w:r w:rsidRPr="00083134">
        <w:t>con</w:t>
      </w:r>
      <w:r>
        <w:t xml:space="preserve">verted to the unique </w:t>
      </w:r>
      <w:r w:rsidRPr="00083134">
        <w:t xml:space="preserve">internal representation </w:t>
      </w:r>
      <w:r>
        <w:t>so that they</w:t>
      </w:r>
      <w:r w:rsidRPr="00083134">
        <w:t xml:space="preserve"> </w:t>
      </w:r>
      <w:r>
        <w:t>can be composed together (e.g. to find the more recent date, to find the time span between these dates and so on)</w:t>
      </w:r>
      <w:r w:rsidRPr="00083134">
        <w:t xml:space="preserve">. </w:t>
      </w:r>
    </w:p>
    <w:p w14:paraId="1103D3A7" w14:textId="77777777" w:rsidR="001A4CE3" w:rsidRPr="00083134" w:rsidRDefault="001A4CE3">
      <w:r>
        <w:t xml:space="preserve">The VTL assumes that </w:t>
      </w:r>
      <w:r w:rsidRPr="00083134">
        <w:t>a</w:t>
      </w:r>
      <w:r>
        <w:t xml:space="preserve"> unique </w:t>
      </w:r>
      <w:r w:rsidRPr="00083134">
        <w:t xml:space="preserve">internal representation exists for each basic scalar type </w:t>
      </w:r>
      <w:r>
        <w:t>but</w:t>
      </w:r>
      <w:r w:rsidRPr="00083134">
        <w:t xml:space="preserve"> does not prescribe any </w:t>
      </w:r>
      <w:proofErr w:type="gramStart"/>
      <w:r>
        <w:t>particular</w:t>
      </w:r>
      <w:r w:rsidRPr="00083134">
        <w:t xml:space="preserve"> format</w:t>
      </w:r>
      <w:proofErr w:type="gramEnd"/>
      <w:r>
        <w:t xml:space="preserve"> for it</w:t>
      </w:r>
      <w:r w:rsidRPr="00083134">
        <w:t xml:space="preserve">, leaving </w:t>
      </w:r>
      <w:r>
        <w:t>the</w:t>
      </w:r>
      <w:r w:rsidRPr="00083134">
        <w:t xml:space="preserve"> VTL systems free to using they preferred or already existing </w:t>
      </w:r>
      <w:r>
        <w:t xml:space="preserve">internal </w:t>
      </w:r>
      <w:r w:rsidRPr="00083134">
        <w:t xml:space="preserve">format. </w:t>
      </w:r>
      <w:r>
        <w:t>By consequence, in VTL the basic scalar types are abstractions not associated to a</w:t>
      </w:r>
      <w:r w:rsidRPr="00083134">
        <w:t xml:space="preserve"> </w:t>
      </w:r>
      <w:r>
        <w:t xml:space="preserve">specific </w:t>
      </w:r>
      <w:r w:rsidRPr="00083134">
        <w:t>format.</w:t>
      </w:r>
    </w:p>
    <w:p w14:paraId="5ADB6A49" w14:textId="24DED4A3" w:rsidR="001A4CE3" w:rsidRPr="00083134" w:rsidRDefault="001A4CE3" w:rsidP="001A4CE3">
      <w:pPr>
        <w:pStyle w:val="Default"/>
        <w:jc w:val="both"/>
        <w:rPr>
          <w:rFonts w:ascii="Arial" w:hAnsi="Arial" w:cs="Times New Roman"/>
          <w:color w:val="auto"/>
          <w:sz w:val="22"/>
          <w:szCs w:val="20"/>
          <w:lang w:val="en-GB"/>
        </w:rPr>
      </w:pPr>
      <w:r w:rsidRPr="00083134">
        <w:rPr>
          <w:rFonts w:ascii="Arial" w:hAnsi="Arial" w:cs="Times New Roman"/>
          <w:color w:val="auto"/>
          <w:sz w:val="22"/>
          <w:szCs w:val="20"/>
          <w:lang w:val="en-GB"/>
        </w:rPr>
        <w:t>SDMX data types are conceived instead to support the data exchange, therefore they do have a format</w:t>
      </w:r>
      <w:r>
        <w:rPr>
          <w:rFonts w:ascii="Arial" w:hAnsi="Arial" w:cs="Times New Roman"/>
          <w:color w:val="auto"/>
          <w:sz w:val="22"/>
          <w:szCs w:val="20"/>
          <w:lang w:val="en-GB"/>
        </w:rPr>
        <w:t>, which is</w:t>
      </w:r>
      <w:r w:rsidRPr="00083134">
        <w:rPr>
          <w:rFonts w:ascii="Arial" w:hAnsi="Arial" w:cs="Times New Roman"/>
          <w:color w:val="auto"/>
          <w:sz w:val="22"/>
          <w:szCs w:val="20"/>
          <w:lang w:val="en-GB"/>
        </w:rPr>
        <w:t xml:space="preserve"> </w:t>
      </w:r>
      <w:r>
        <w:rPr>
          <w:rFonts w:ascii="Arial" w:hAnsi="Arial" w:cs="Times New Roman"/>
          <w:color w:val="auto"/>
          <w:sz w:val="22"/>
          <w:szCs w:val="20"/>
          <w:lang w:val="en-GB"/>
        </w:rPr>
        <w:t xml:space="preserve">known by the users </w:t>
      </w:r>
      <w:r w:rsidRPr="00083134">
        <w:rPr>
          <w:rFonts w:ascii="Arial" w:hAnsi="Arial" w:cs="Times New Roman"/>
          <w:color w:val="auto"/>
          <w:sz w:val="22"/>
          <w:szCs w:val="20"/>
          <w:lang w:val="en-GB"/>
        </w:rPr>
        <w:t xml:space="preserve">and correspond, in VTL terms, to external representations. Therefore, for each VTL </w:t>
      </w:r>
      <w:r>
        <w:rPr>
          <w:rFonts w:ascii="Arial" w:hAnsi="Arial" w:cs="Times New Roman"/>
          <w:color w:val="auto"/>
          <w:sz w:val="22"/>
          <w:szCs w:val="20"/>
          <w:lang w:val="en-GB"/>
        </w:rPr>
        <w:t xml:space="preserve">basic </w:t>
      </w:r>
      <w:r w:rsidRPr="00083134">
        <w:rPr>
          <w:rFonts w:ascii="Arial" w:hAnsi="Arial" w:cs="Times New Roman"/>
          <w:color w:val="auto"/>
          <w:sz w:val="22"/>
          <w:szCs w:val="20"/>
          <w:lang w:val="en-GB"/>
        </w:rPr>
        <w:t>scalar type there can be more SDMX data types</w:t>
      </w:r>
      <w:r>
        <w:rPr>
          <w:rFonts w:ascii="Arial" w:hAnsi="Arial" w:cs="Times New Roman"/>
          <w:color w:val="auto"/>
          <w:sz w:val="22"/>
          <w:szCs w:val="20"/>
          <w:lang w:val="en-GB"/>
        </w:rPr>
        <w:t xml:space="preserve"> (t</w:t>
      </w:r>
      <w:r w:rsidRPr="00083134">
        <w:rPr>
          <w:rFonts w:ascii="Arial" w:hAnsi="Arial" w:cs="Times New Roman"/>
          <w:color w:val="auto"/>
          <w:sz w:val="22"/>
          <w:szCs w:val="20"/>
          <w:lang w:val="en-GB"/>
        </w:rPr>
        <w:t>he</w:t>
      </w:r>
      <w:r>
        <w:rPr>
          <w:rFonts w:ascii="Arial" w:hAnsi="Arial" w:cs="Times New Roman"/>
          <w:color w:val="auto"/>
          <w:sz w:val="22"/>
          <w:szCs w:val="20"/>
          <w:lang w:val="en-GB"/>
        </w:rPr>
        <w:t xml:space="preserve"> latter</w:t>
      </w:r>
      <w:r w:rsidRPr="00083134">
        <w:rPr>
          <w:rFonts w:ascii="Arial" w:hAnsi="Arial" w:cs="Times New Roman"/>
          <w:color w:val="auto"/>
          <w:sz w:val="22"/>
          <w:szCs w:val="20"/>
          <w:lang w:val="en-GB"/>
        </w:rPr>
        <w:t xml:space="preserve"> are </w:t>
      </w:r>
      <w:r>
        <w:rPr>
          <w:rFonts w:ascii="Arial" w:hAnsi="Arial" w:cs="Times New Roman"/>
          <w:color w:val="auto"/>
          <w:sz w:val="22"/>
          <w:szCs w:val="20"/>
          <w:lang w:val="en-GB"/>
        </w:rPr>
        <w:t>explained</w:t>
      </w:r>
      <w:r w:rsidRPr="00083134">
        <w:rPr>
          <w:rFonts w:ascii="Arial" w:hAnsi="Arial" w:cs="Times New Roman"/>
          <w:color w:val="auto"/>
          <w:sz w:val="22"/>
          <w:szCs w:val="20"/>
          <w:lang w:val="en-GB"/>
        </w:rPr>
        <w:t xml:space="preserve"> in the </w:t>
      </w:r>
      <w:r>
        <w:rPr>
          <w:rFonts w:ascii="Arial" w:hAnsi="Arial" w:cs="Times New Roman"/>
          <w:color w:val="auto"/>
          <w:sz w:val="22"/>
          <w:szCs w:val="20"/>
          <w:lang w:val="en-GB"/>
        </w:rPr>
        <w:t xml:space="preserve">section </w:t>
      </w:r>
      <w:r w:rsidR="00593C29">
        <w:rPr>
          <w:rFonts w:ascii="Arial" w:hAnsi="Arial" w:cs="Times New Roman"/>
          <w:color w:val="auto"/>
          <w:sz w:val="22"/>
          <w:szCs w:val="20"/>
          <w:lang w:val="en-GB"/>
        </w:rPr>
        <w:t>"</w:t>
      </w:r>
      <w:r w:rsidRPr="00083134">
        <w:rPr>
          <w:rFonts w:ascii="Arial" w:hAnsi="Arial" w:cs="Times New Roman"/>
          <w:color w:val="auto"/>
          <w:sz w:val="22"/>
          <w:szCs w:val="20"/>
          <w:lang w:val="en-GB"/>
        </w:rPr>
        <w:t>General Notes for Implementers</w:t>
      </w:r>
      <w:r w:rsidR="00593C29">
        <w:rPr>
          <w:rFonts w:ascii="Arial" w:hAnsi="Arial" w:cs="Times New Roman"/>
          <w:color w:val="auto"/>
          <w:sz w:val="22"/>
          <w:szCs w:val="20"/>
          <w:lang w:val="en-GB"/>
        </w:rPr>
        <w:t>"</w:t>
      </w:r>
      <w:r w:rsidRPr="00083134">
        <w:rPr>
          <w:rFonts w:ascii="Arial" w:hAnsi="Arial" w:cs="Times New Roman"/>
          <w:color w:val="auto"/>
          <w:sz w:val="22"/>
          <w:szCs w:val="20"/>
          <w:lang w:val="en-GB"/>
        </w:rPr>
        <w:t xml:space="preserve"> </w:t>
      </w:r>
      <w:r>
        <w:rPr>
          <w:rFonts w:ascii="Arial" w:hAnsi="Arial" w:cs="Times New Roman"/>
          <w:color w:val="auto"/>
          <w:sz w:val="22"/>
          <w:szCs w:val="20"/>
          <w:lang w:val="en-GB"/>
        </w:rPr>
        <w:t xml:space="preserve">of this document and are </w:t>
      </w:r>
      <w:proofErr w:type="gramStart"/>
      <w:r>
        <w:rPr>
          <w:rFonts w:ascii="Arial" w:hAnsi="Arial" w:cs="Times New Roman"/>
          <w:color w:val="auto"/>
          <w:sz w:val="22"/>
          <w:szCs w:val="20"/>
          <w:lang w:val="en-GB"/>
        </w:rPr>
        <w:t>actually much</w:t>
      </w:r>
      <w:proofErr w:type="gramEnd"/>
      <w:r>
        <w:rPr>
          <w:rFonts w:ascii="Arial" w:hAnsi="Arial" w:cs="Times New Roman"/>
          <w:color w:val="auto"/>
          <w:sz w:val="22"/>
          <w:szCs w:val="20"/>
          <w:lang w:val="en-GB"/>
        </w:rPr>
        <w:t xml:space="preserve"> more numerous than the former)</w:t>
      </w:r>
      <w:r w:rsidRPr="00083134">
        <w:rPr>
          <w:rFonts w:ascii="Arial" w:hAnsi="Arial" w:cs="Times New Roman"/>
          <w:color w:val="auto"/>
          <w:sz w:val="22"/>
          <w:szCs w:val="20"/>
          <w:lang w:val="en-GB"/>
        </w:rPr>
        <w:t>.</w:t>
      </w:r>
    </w:p>
    <w:p w14:paraId="2E896157" w14:textId="77777777" w:rsidR="001A4CE3" w:rsidRPr="00083134" w:rsidRDefault="001A4CE3" w:rsidP="001A4CE3">
      <w:pPr>
        <w:pStyle w:val="Default"/>
        <w:jc w:val="both"/>
        <w:rPr>
          <w:rFonts w:ascii="Arial" w:hAnsi="Arial" w:cs="Times New Roman"/>
          <w:color w:val="auto"/>
          <w:sz w:val="22"/>
          <w:szCs w:val="20"/>
          <w:lang w:val="en-GB"/>
        </w:rPr>
      </w:pPr>
    </w:p>
    <w:p w14:paraId="676812E1" w14:textId="77777777" w:rsidR="001A4CE3" w:rsidRPr="00083134" w:rsidRDefault="001A4CE3" w:rsidP="001A4CE3">
      <w:pPr>
        <w:pStyle w:val="Default"/>
        <w:jc w:val="both"/>
        <w:rPr>
          <w:rFonts w:ascii="Arial" w:hAnsi="Arial" w:cs="Times New Roman"/>
          <w:color w:val="auto"/>
          <w:sz w:val="22"/>
          <w:szCs w:val="20"/>
          <w:lang w:val="en-GB"/>
        </w:rPr>
      </w:pPr>
      <w:r w:rsidRPr="00083134">
        <w:rPr>
          <w:rFonts w:ascii="Arial" w:hAnsi="Arial" w:cs="Times New Roman"/>
          <w:color w:val="auto"/>
          <w:sz w:val="22"/>
          <w:szCs w:val="20"/>
          <w:lang w:val="en-GB"/>
        </w:rPr>
        <w:t xml:space="preserve">The following paragraphs describe the mapping between the SDMX </w:t>
      </w:r>
      <w:r>
        <w:rPr>
          <w:rFonts w:ascii="Arial" w:hAnsi="Arial" w:cs="Times New Roman"/>
          <w:color w:val="auto"/>
          <w:sz w:val="22"/>
          <w:szCs w:val="20"/>
          <w:lang w:val="en-GB"/>
        </w:rPr>
        <w:t xml:space="preserve">data types </w:t>
      </w:r>
      <w:r w:rsidRPr="00083134">
        <w:rPr>
          <w:rFonts w:ascii="Arial" w:hAnsi="Arial" w:cs="Times New Roman"/>
          <w:color w:val="auto"/>
          <w:sz w:val="22"/>
          <w:szCs w:val="20"/>
          <w:lang w:val="en-GB"/>
        </w:rPr>
        <w:t xml:space="preserve">and the VTL </w:t>
      </w:r>
      <w:r>
        <w:rPr>
          <w:rFonts w:ascii="Arial" w:hAnsi="Arial" w:cs="Times New Roman"/>
          <w:color w:val="auto"/>
          <w:sz w:val="22"/>
          <w:szCs w:val="20"/>
          <w:lang w:val="en-GB"/>
        </w:rPr>
        <w:t xml:space="preserve">basic </w:t>
      </w:r>
      <w:r w:rsidRPr="00083134">
        <w:rPr>
          <w:rFonts w:ascii="Arial" w:hAnsi="Arial" w:cs="Times New Roman"/>
          <w:color w:val="auto"/>
          <w:sz w:val="22"/>
          <w:szCs w:val="20"/>
          <w:lang w:val="en-GB"/>
        </w:rPr>
        <w:t xml:space="preserve">scalar types. This mapping shall be presented in </w:t>
      </w:r>
      <w:r>
        <w:rPr>
          <w:rFonts w:ascii="Arial" w:hAnsi="Arial" w:cs="Times New Roman"/>
          <w:color w:val="auto"/>
          <w:sz w:val="22"/>
          <w:szCs w:val="20"/>
          <w:lang w:val="en-GB"/>
        </w:rPr>
        <w:t xml:space="preserve">the </w:t>
      </w:r>
      <w:r w:rsidRPr="00083134">
        <w:rPr>
          <w:rFonts w:ascii="Arial" w:hAnsi="Arial" w:cs="Times New Roman"/>
          <w:color w:val="auto"/>
          <w:sz w:val="22"/>
          <w:szCs w:val="20"/>
          <w:lang w:val="en-GB"/>
        </w:rPr>
        <w:t>two directions</w:t>
      </w:r>
      <w:r>
        <w:rPr>
          <w:rFonts w:ascii="Arial" w:hAnsi="Arial" w:cs="Times New Roman"/>
          <w:color w:val="auto"/>
          <w:sz w:val="22"/>
          <w:szCs w:val="20"/>
          <w:lang w:val="en-GB"/>
        </w:rPr>
        <w:t xml:space="preserve"> of possible conversion</w:t>
      </w:r>
      <w:r w:rsidRPr="00083134">
        <w:rPr>
          <w:rFonts w:ascii="Arial" w:hAnsi="Arial" w:cs="Times New Roman"/>
          <w:color w:val="auto"/>
          <w:sz w:val="22"/>
          <w:szCs w:val="20"/>
          <w:lang w:val="en-GB"/>
        </w:rPr>
        <w:t>, i.e. from SDMX to VTL and vice-versa.</w:t>
      </w:r>
    </w:p>
    <w:p w14:paraId="1EA93E7F" w14:textId="77777777" w:rsidR="001A4CE3" w:rsidRPr="00083134" w:rsidRDefault="001A4CE3" w:rsidP="001A4CE3">
      <w:pPr>
        <w:pStyle w:val="Default"/>
        <w:jc w:val="both"/>
        <w:rPr>
          <w:rFonts w:ascii="Arial" w:hAnsi="Arial" w:cs="Times New Roman"/>
          <w:color w:val="auto"/>
          <w:sz w:val="22"/>
          <w:szCs w:val="20"/>
          <w:lang w:val="en-GB"/>
        </w:rPr>
      </w:pPr>
    </w:p>
    <w:p w14:paraId="5DCF522C" w14:textId="2B1A697A" w:rsidR="001A4CE3" w:rsidRPr="00083134" w:rsidRDefault="001A4CE3" w:rsidP="001A4CE3">
      <w:pPr>
        <w:pStyle w:val="Default"/>
        <w:jc w:val="both"/>
        <w:rPr>
          <w:rFonts w:ascii="Arial" w:hAnsi="Arial" w:cs="Times New Roman"/>
          <w:color w:val="auto"/>
          <w:sz w:val="22"/>
          <w:szCs w:val="20"/>
          <w:lang w:val="en-GB"/>
        </w:rPr>
      </w:pPr>
      <w:r w:rsidRPr="00083134">
        <w:rPr>
          <w:rFonts w:ascii="Arial" w:hAnsi="Arial" w:cs="Times New Roman"/>
          <w:color w:val="auto"/>
          <w:sz w:val="22"/>
          <w:szCs w:val="20"/>
          <w:lang w:val="en-GB"/>
        </w:rPr>
        <w:t xml:space="preserve">The conversion from SDMX to VTL happens </w:t>
      </w:r>
      <w:r>
        <w:rPr>
          <w:rFonts w:ascii="Arial" w:hAnsi="Arial" w:cs="Times New Roman"/>
          <w:color w:val="auto"/>
          <w:sz w:val="22"/>
          <w:szCs w:val="20"/>
          <w:lang w:val="en-GB"/>
        </w:rPr>
        <w:t>when</w:t>
      </w:r>
      <w:r w:rsidRPr="00083134">
        <w:rPr>
          <w:rFonts w:ascii="Arial" w:hAnsi="Arial" w:cs="Times New Roman"/>
          <w:color w:val="auto"/>
          <w:sz w:val="22"/>
          <w:szCs w:val="20"/>
          <w:lang w:val="en-GB"/>
        </w:rPr>
        <w:t xml:space="preserve"> an SDMX artefact acts as inputs of a VTL </w:t>
      </w:r>
      <w:r w:rsidR="00721CD4">
        <w:rPr>
          <w:rFonts w:ascii="Arial" w:hAnsi="Arial" w:cs="Times New Roman"/>
          <w:color w:val="auto"/>
          <w:sz w:val="22"/>
          <w:szCs w:val="20"/>
          <w:lang w:val="en-GB"/>
        </w:rPr>
        <w:t>T</w:t>
      </w:r>
      <w:r w:rsidRPr="00083134">
        <w:rPr>
          <w:rFonts w:ascii="Arial" w:hAnsi="Arial" w:cs="Times New Roman"/>
          <w:color w:val="auto"/>
          <w:sz w:val="22"/>
          <w:szCs w:val="20"/>
          <w:lang w:val="en-GB"/>
        </w:rPr>
        <w:t xml:space="preserve">ransformation. As already said, </w:t>
      </w:r>
      <w:r>
        <w:rPr>
          <w:rFonts w:ascii="Arial" w:hAnsi="Arial" w:cs="Times New Roman"/>
          <w:color w:val="auto"/>
          <w:sz w:val="22"/>
          <w:szCs w:val="20"/>
          <w:lang w:val="en-GB"/>
        </w:rPr>
        <w:t xml:space="preserve">in fact, at compile time </w:t>
      </w:r>
      <w:r w:rsidRPr="00083134">
        <w:rPr>
          <w:rFonts w:ascii="Arial" w:hAnsi="Arial" w:cs="Times New Roman"/>
          <w:color w:val="auto"/>
          <w:sz w:val="22"/>
          <w:szCs w:val="20"/>
          <w:lang w:val="en-GB"/>
        </w:rPr>
        <w:t xml:space="preserve">the VTL needs to know the VTL type of the operands </w:t>
      </w:r>
      <w:proofErr w:type="gramStart"/>
      <w:r w:rsidRPr="00083134">
        <w:rPr>
          <w:rFonts w:ascii="Arial" w:hAnsi="Arial" w:cs="Times New Roman"/>
          <w:color w:val="auto"/>
          <w:sz w:val="22"/>
          <w:szCs w:val="20"/>
          <w:lang w:val="en-GB"/>
        </w:rPr>
        <w:t>in order to</w:t>
      </w:r>
      <w:proofErr w:type="gramEnd"/>
      <w:r w:rsidRPr="00083134">
        <w:rPr>
          <w:rFonts w:ascii="Arial" w:hAnsi="Arial" w:cs="Times New Roman"/>
          <w:color w:val="auto"/>
          <w:sz w:val="22"/>
          <w:szCs w:val="20"/>
          <w:lang w:val="en-GB"/>
        </w:rPr>
        <w:t xml:space="preserve"> check the</w:t>
      </w:r>
      <w:r>
        <w:rPr>
          <w:rFonts w:ascii="Arial" w:hAnsi="Arial" w:cs="Times New Roman"/>
          <w:color w:val="auto"/>
          <w:sz w:val="22"/>
          <w:szCs w:val="20"/>
          <w:lang w:val="en-GB"/>
        </w:rPr>
        <w:t>ir</w:t>
      </w:r>
      <w:r w:rsidRPr="00083134">
        <w:rPr>
          <w:rFonts w:ascii="Arial" w:hAnsi="Arial" w:cs="Times New Roman"/>
          <w:color w:val="auto"/>
          <w:sz w:val="22"/>
          <w:szCs w:val="20"/>
          <w:lang w:val="en-GB"/>
        </w:rPr>
        <w:t xml:space="preserve"> compliance </w:t>
      </w:r>
      <w:r>
        <w:rPr>
          <w:rFonts w:ascii="Arial" w:hAnsi="Arial" w:cs="Times New Roman"/>
          <w:color w:val="auto"/>
          <w:sz w:val="22"/>
          <w:szCs w:val="20"/>
          <w:lang w:val="en-GB"/>
        </w:rPr>
        <w:t>with</w:t>
      </w:r>
      <w:r w:rsidRPr="00083134">
        <w:rPr>
          <w:rFonts w:ascii="Arial" w:hAnsi="Arial" w:cs="Times New Roman"/>
          <w:color w:val="auto"/>
          <w:sz w:val="22"/>
          <w:szCs w:val="20"/>
          <w:lang w:val="en-GB"/>
        </w:rPr>
        <w:t xml:space="preserve"> the </w:t>
      </w:r>
      <w:r>
        <w:rPr>
          <w:rFonts w:ascii="Arial" w:hAnsi="Arial" w:cs="Times New Roman"/>
          <w:color w:val="auto"/>
          <w:sz w:val="22"/>
          <w:szCs w:val="20"/>
          <w:lang w:val="en-GB"/>
        </w:rPr>
        <w:t xml:space="preserve">VTL </w:t>
      </w:r>
      <w:r w:rsidRPr="00083134">
        <w:rPr>
          <w:rFonts w:ascii="Arial" w:hAnsi="Arial" w:cs="Times New Roman"/>
          <w:color w:val="auto"/>
          <w:sz w:val="22"/>
          <w:szCs w:val="20"/>
          <w:lang w:val="en-GB"/>
        </w:rPr>
        <w:t>operators</w:t>
      </w:r>
      <w:r>
        <w:rPr>
          <w:rFonts w:ascii="Arial" w:hAnsi="Arial" w:cs="Times New Roman"/>
          <w:color w:val="auto"/>
          <w:sz w:val="22"/>
          <w:szCs w:val="20"/>
          <w:lang w:val="en-GB"/>
        </w:rPr>
        <w:t xml:space="preserve"> </w:t>
      </w:r>
      <w:r>
        <w:rPr>
          <w:rFonts w:ascii="Arial" w:hAnsi="Arial" w:cs="Times New Roman"/>
          <w:color w:val="auto"/>
          <w:sz w:val="22"/>
          <w:szCs w:val="20"/>
          <w:lang w:val="en-GB"/>
        </w:rPr>
        <w:lastRenderedPageBreak/>
        <w:t>and at runtime it must convert the values from their external (SDMX) representations to the corresponding internal (VTL) ones.</w:t>
      </w:r>
      <w:r w:rsidRPr="00083134">
        <w:rPr>
          <w:rFonts w:ascii="Arial" w:hAnsi="Arial" w:cs="Times New Roman"/>
          <w:color w:val="auto"/>
          <w:sz w:val="22"/>
          <w:szCs w:val="20"/>
          <w:lang w:val="en-GB"/>
        </w:rPr>
        <w:t xml:space="preserve"> </w:t>
      </w:r>
    </w:p>
    <w:p w14:paraId="7590391F" w14:textId="77777777" w:rsidR="001A4CE3" w:rsidRPr="00083134" w:rsidRDefault="001A4CE3" w:rsidP="001A4CE3">
      <w:pPr>
        <w:pStyle w:val="Default"/>
        <w:jc w:val="both"/>
        <w:rPr>
          <w:rFonts w:ascii="Arial" w:hAnsi="Arial" w:cs="Times New Roman"/>
          <w:color w:val="auto"/>
          <w:sz w:val="22"/>
          <w:szCs w:val="20"/>
          <w:lang w:val="en-GB"/>
        </w:rPr>
      </w:pPr>
    </w:p>
    <w:p w14:paraId="38EC63FB" w14:textId="6FCCD083" w:rsidR="001A4CE3" w:rsidRPr="00083134" w:rsidRDefault="001A4CE3" w:rsidP="001A4CE3">
      <w:pPr>
        <w:pStyle w:val="Default"/>
        <w:jc w:val="both"/>
        <w:rPr>
          <w:rFonts w:ascii="Arial" w:hAnsi="Arial" w:cs="Times New Roman"/>
          <w:color w:val="auto"/>
          <w:sz w:val="22"/>
          <w:szCs w:val="20"/>
          <w:lang w:val="en-GB"/>
        </w:rPr>
      </w:pPr>
      <w:r w:rsidRPr="00083134">
        <w:rPr>
          <w:rFonts w:ascii="Arial" w:hAnsi="Arial" w:cs="Times New Roman"/>
          <w:color w:val="auto"/>
          <w:sz w:val="22"/>
          <w:szCs w:val="20"/>
          <w:lang w:val="en-GB"/>
        </w:rPr>
        <w:t xml:space="preserve">The opposite conversion, i.e. from VTL to SDMX, happens </w:t>
      </w:r>
      <w:r>
        <w:rPr>
          <w:rFonts w:ascii="Arial" w:hAnsi="Arial" w:cs="Times New Roman"/>
          <w:color w:val="auto"/>
          <w:sz w:val="22"/>
          <w:szCs w:val="20"/>
          <w:lang w:val="en-GB"/>
        </w:rPr>
        <w:t xml:space="preserve">when </w:t>
      </w:r>
      <w:r w:rsidRPr="00083134">
        <w:rPr>
          <w:rFonts w:ascii="Arial" w:hAnsi="Arial" w:cs="Times New Roman"/>
          <w:color w:val="auto"/>
          <w:sz w:val="22"/>
          <w:szCs w:val="20"/>
          <w:lang w:val="en-GB"/>
        </w:rPr>
        <w:t xml:space="preserve">a VTL </w:t>
      </w:r>
      <w:r>
        <w:rPr>
          <w:rFonts w:ascii="Arial" w:hAnsi="Arial" w:cs="Times New Roman"/>
          <w:color w:val="auto"/>
          <w:sz w:val="22"/>
          <w:szCs w:val="20"/>
          <w:lang w:val="en-GB"/>
        </w:rPr>
        <w:t xml:space="preserve">result, i.e. a VTL </w:t>
      </w:r>
      <w:r w:rsidR="00721CD4">
        <w:rPr>
          <w:rFonts w:ascii="Arial" w:hAnsi="Arial" w:cs="Times New Roman"/>
          <w:color w:val="auto"/>
          <w:sz w:val="22"/>
          <w:szCs w:val="20"/>
          <w:lang w:val="en-GB"/>
        </w:rPr>
        <w:t>D</w:t>
      </w:r>
      <w:r>
        <w:rPr>
          <w:rFonts w:ascii="Arial" w:hAnsi="Arial" w:cs="Times New Roman"/>
          <w:color w:val="auto"/>
          <w:sz w:val="22"/>
          <w:szCs w:val="20"/>
          <w:lang w:val="en-GB"/>
        </w:rPr>
        <w:t xml:space="preserve">ata </w:t>
      </w:r>
      <w:r w:rsidR="00721CD4">
        <w:rPr>
          <w:rFonts w:ascii="Arial" w:hAnsi="Arial" w:cs="Times New Roman"/>
          <w:color w:val="auto"/>
          <w:sz w:val="22"/>
          <w:szCs w:val="20"/>
          <w:lang w:val="en-GB"/>
        </w:rPr>
        <w:t>S</w:t>
      </w:r>
      <w:r>
        <w:rPr>
          <w:rFonts w:ascii="Arial" w:hAnsi="Arial" w:cs="Times New Roman"/>
          <w:color w:val="auto"/>
          <w:sz w:val="22"/>
          <w:szCs w:val="20"/>
          <w:lang w:val="en-GB"/>
        </w:rPr>
        <w:t xml:space="preserve">et output of a </w:t>
      </w:r>
      <w:r w:rsidR="00721CD4">
        <w:rPr>
          <w:rFonts w:ascii="Arial" w:hAnsi="Arial" w:cs="Times New Roman"/>
          <w:color w:val="auto"/>
          <w:sz w:val="22"/>
          <w:szCs w:val="20"/>
          <w:lang w:val="en-GB"/>
        </w:rPr>
        <w:t>T</w:t>
      </w:r>
      <w:r>
        <w:rPr>
          <w:rFonts w:ascii="Arial" w:hAnsi="Arial" w:cs="Times New Roman"/>
          <w:color w:val="auto"/>
          <w:sz w:val="22"/>
          <w:szCs w:val="20"/>
          <w:lang w:val="en-GB"/>
        </w:rPr>
        <w:t>ransformation, must become a</w:t>
      </w:r>
      <w:r w:rsidRPr="00083134">
        <w:rPr>
          <w:rFonts w:ascii="Arial" w:hAnsi="Arial" w:cs="Times New Roman"/>
          <w:color w:val="auto"/>
          <w:sz w:val="22"/>
          <w:szCs w:val="20"/>
          <w:lang w:val="en-GB"/>
        </w:rPr>
        <w:t xml:space="preserve"> SDMX </w:t>
      </w:r>
      <w:r>
        <w:rPr>
          <w:rFonts w:ascii="Arial" w:hAnsi="Arial" w:cs="Times New Roman"/>
          <w:color w:val="auto"/>
          <w:sz w:val="22"/>
          <w:szCs w:val="20"/>
          <w:lang w:val="en-GB"/>
        </w:rPr>
        <w:t xml:space="preserve">artefact (or part of it). The values of the </w:t>
      </w:r>
      <w:r w:rsidRPr="00083134">
        <w:rPr>
          <w:rFonts w:ascii="Arial" w:hAnsi="Arial" w:cs="Times New Roman"/>
          <w:color w:val="auto"/>
          <w:sz w:val="22"/>
          <w:szCs w:val="20"/>
          <w:lang w:val="en-GB"/>
        </w:rPr>
        <w:t xml:space="preserve">VTL </w:t>
      </w:r>
      <w:r>
        <w:rPr>
          <w:rFonts w:ascii="Arial" w:hAnsi="Arial" w:cs="Times New Roman"/>
          <w:color w:val="auto"/>
          <w:sz w:val="22"/>
          <w:szCs w:val="20"/>
          <w:lang w:val="en-GB"/>
        </w:rPr>
        <w:t xml:space="preserve">result must </w:t>
      </w:r>
      <w:r w:rsidRPr="00083134">
        <w:rPr>
          <w:rFonts w:ascii="Arial" w:hAnsi="Arial" w:cs="Times New Roman"/>
          <w:color w:val="auto"/>
          <w:sz w:val="22"/>
          <w:szCs w:val="20"/>
          <w:lang w:val="en-GB"/>
        </w:rPr>
        <w:t xml:space="preserve">be </w:t>
      </w:r>
      <w:r>
        <w:rPr>
          <w:rFonts w:ascii="Arial" w:hAnsi="Arial" w:cs="Times New Roman"/>
          <w:color w:val="auto"/>
          <w:sz w:val="22"/>
          <w:szCs w:val="20"/>
          <w:lang w:val="en-GB"/>
        </w:rPr>
        <w:t>converted into the desired (SDMX) external representations (d</w:t>
      </w:r>
      <w:r w:rsidRPr="00083134">
        <w:rPr>
          <w:rFonts w:ascii="Arial" w:hAnsi="Arial" w:cs="Times New Roman"/>
          <w:color w:val="auto"/>
          <w:sz w:val="22"/>
          <w:szCs w:val="20"/>
          <w:lang w:val="en-GB"/>
        </w:rPr>
        <w:t>ata types</w:t>
      </w:r>
      <w:r>
        <w:rPr>
          <w:rFonts w:ascii="Arial" w:hAnsi="Arial" w:cs="Times New Roman"/>
          <w:color w:val="auto"/>
          <w:sz w:val="22"/>
          <w:szCs w:val="20"/>
          <w:lang w:val="en-GB"/>
        </w:rPr>
        <w:t>) of the SDMX artefact</w:t>
      </w:r>
      <w:r w:rsidRPr="00083134">
        <w:rPr>
          <w:rFonts w:ascii="Arial" w:hAnsi="Arial" w:cs="Times New Roman"/>
          <w:color w:val="auto"/>
          <w:sz w:val="22"/>
          <w:szCs w:val="20"/>
          <w:lang w:val="en-GB"/>
        </w:rPr>
        <w:t xml:space="preserve">. </w:t>
      </w:r>
    </w:p>
    <w:p w14:paraId="5FC468A0" w14:textId="77777777" w:rsidR="001A4CE3" w:rsidRDefault="001A4CE3">
      <w:pPr>
        <w:pStyle w:val="Heading3"/>
      </w:pPr>
      <w:bookmarkStart w:id="2394" w:name="_Toc73460182"/>
      <w:bookmarkStart w:id="2395" w:name="_Toc178073179"/>
      <w:r>
        <w:t>Mapping SDMX data types to VTL basic scalar types</w:t>
      </w:r>
      <w:bookmarkEnd w:id="2394"/>
      <w:bookmarkEnd w:id="2395"/>
      <w:r>
        <w:t xml:space="preserve"> </w:t>
      </w:r>
    </w:p>
    <w:p w14:paraId="0CEEB72B" w14:textId="77777777" w:rsidR="001A4CE3" w:rsidRDefault="001A4CE3">
      <w:r>
        <w:t>The following table describes the default mapping for converting from the SDMX data types to the VTL basic scalar types.</w:t>
      </w:r>
    </w:p>
    <w:tbl>
      <w:tblPr>
        <w:tblW w:w="5000" w:type="pct"/>
        <w:jc w:val="center"/>
        <w:tblLook w:val="04A0" w:firstRow="1" w:lastRow="0" w:firstColumn="1" w:lastColumn="0" w:noHBand="0" w:noVBand="1"/>
      </w:tblPr>
      <w:tblGrid>
        <w:gridCol w:w="5085"/>
        <w:gridCol w:w="3217"/>
      </w:tblGrid>
      <w:tr w:rsidR="001A4CE3" w:rsidRPr="000D7498" w14:paraId="4E79F907" w14:textId="77777777" w:rsidTr="00F61869">
        <w:trPr>
          <w:trHeight w:val="340"/>
          <w:jc w:val="center"/>
        </w:trPr>
        <w:tc>
          <w:tcPr>
            <w:tcW w:w="5225" w:type="dxa"/>
            <w:tcBorders>
              <w:top w:val="single" w:sz="4" w:space="0" w:color="auto"/>
              <w:left w:val="single" w:sz="4" w:space="0" w:color="auto"/>
              <w:bottom w:val="double" w:sz="6" w:space="0" w:color="auto"/>
              <w:right w:val="single" w:sz="4" w:space="0" w:color="auto"/>
            </w:tcBorders>
            <w:noWrap/>
            <w:hideMark/>
          </w:tcPr>
          <w:p w14:paraId="3CF59575" w14:textId="77777777" w:rsidR="001A4CE3" w:rsidRDefault="001A4CE3" w:rsidP="00FD4515">
            <w:pPr>
              <w:rPr>
                <w:noProof/>
              </w:rPr>
            </w:pPr>
            <w:r>
              <w:rPr>
                <w:noProof/>
              </w:rPr>
              <w:t>SDMX data type (BasicComponentDataType)</w:t>
            </w:r>
          </w:p>
        </w:tc>
        <w:tc>
          <w:tcPr>
            <w:tcW w:w="3303" w:type="dxa"/>
            <w:tcBorders>
              <w:top w:val="single" w:sz="4" w:space="0" w:color="auto"/>
              <w:left w:val="nil"/>
              <w:bottom w:val="double" w:sz="6" w:space="0" w:color="auto"/>
              <w:right w:val="single" w:sz="4" w:space="0" w:color="auto"/>
            </w:tcBorders>
            <w:noWrap/>
            <w:hideMark/>
          </w:tcPr>
          <w:p w14:paraId="3473831F" w14:textId="77777777" w:rsidR="001A4CE3" w:rsidRDefault="001A4CE3" w:rsidP="00FD4515">
            <w:pPr>
              <w:rPr>
                <w:noProof/>
              </w:rPr>
            </w:pPr>
            <w:r>
              <w:rPr>
                <w:noProof/>
              </w:rPr>
              <w:t>Default VTL basic scalar type</w:t>
            </w:r>
          </w:p>
        </w:tc>
      </w:tr>
      <w:tr w:rsidR="001A4CE3" w14:paraId="055E64C2" w14:textId="77777777" w:rsidTr="00F61869">
        <w:trPr>
          <w:trHeight w:val="340"/>
          <w:jc w:val="center"/>
        </w:trPr>
        <w:tc>
          <w:tcPr>
            <w:tcW w:w="5225" w:type="dxa"/>
            <w:tcBorders>
              <w:top w:val="nil"/>
              <w:left w:val="single" w:sz="4" w:space="0" w:color="auto"/>
              <w:bottom w:val="single" w:sz="4" w:space="0" w:color="auto"/>
              <w:right w:val="single" w:sz="4" w:space="0" w:color="auto"/>
            </w:tcBorders>
            <w:noWrap/>
            <w:hideMark/>
          </w:tcPr>
          <w:p w14:paraId="3853674C" w14:textId="77777777" w:rsidR="001A4CE3" w:rsidRPr="0006690F" w:rsidRDefault="001A4CE3">
            <w:pPr>
              <w:rPr>
                <w:noProof/>
              </w:rPr>
            </w:pPr>
            <w:r w:rsidRPr="0006690F">
              <w:rPr>
                <w:noProof/>
              </w:rPr>
              <w:t xml:space="preserve">String   </w:t>
            </w:r>
          </w:p>
          <w:p w14:paraId="72AE9BB5" w14:textId="77777777" w:rsidR="001A4CE3" w:rsidRDefault="001A4CE3">
            <w:pPr>
              <w:rPr>
                <w:noProof/>
              </w:rPr>
            </w:pPr>
            <w:r>
              <w:rPr>
                <w:noProof/>
              </w:rPr>
              <w:t>(string allowing any character)</w:t>
            </w:r>
          </w:p>
        </w:tc>
        <w:tc>
          <w:tcPr>
            <w:tcW w:w="3303" w:type="dxa"/>
            <w:tcBorders>
              <w:top w:val="nil"/>
              <w:left w:val="nil"/>
              <w:bottom w:val="single" w:sz="4" w:space="0" w:color="auto"/>
              <w:right w:val="single" w:sz="4" w:space="0" w:color="auto"/>
            </w:tcBorders>
            <w:noWrap/>
            <w:hideMark/>
          </w:tcPr>
          <w:p w14:paraId="2F986B70" w14:textId="77777777" w:rsidR="001A4CE3" w:rsidRPr="0006690F" w:rsidRDefault="001A4CE3" w:rsidP="00FD4515">
            <w:pPr>
              <w:rPr>
                <w:noProof/>
              </w:rPr>
            </w:pPr>
            <w:r w:rsidRPr="0006690F">
              <w:rPr>
                <w:noProof/>
              </w:rPr>
              <w:t>string</w:t>
            </w:r>
          </w:p>
        </w:tc>
      </w:tr>
      <w:tr w:rsidR="001A4CE3" w14:paraId="33B65138"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114C1B61" w14:textId="77777777" w:rsidR="001A4CE3" w:rsidRPr="0006690F" w:rsidRDefault="001A4CE3">
            <w:pPr>
              <w:rPr>
                <w:noProof/>
              </w:rPr>
            </w:pPr>
            <w:r w:rsidRPr="0006690F">
              <w:rPr>
                <w:noProof/>
              </w:rPr>
              <w:t xml:space="preserve">Alpha    </w:t>
            </w:r>
          </w:p>
          <w:p w14:paraId="2FC314DB" w14:textId="77777777" w:rsidR="001A4CE3" w:rsidRDefault="001A4CE3">
            <w:pPr>
              <w:rPr>
                <w:noProof/>
              </w:rPr>
            </w:pPr>
            <w:r>
              <w:rPr>
                <w:noProof/>
              </w:rPr>
              <w:t>(string which only allows A-z)</w:t>
            </w:r>
          </w:p>
        </w:tc>
        <w:tc>
          <w:tcPr>
            <w:tcW w:w="3303" w:type="dxa"/>
            <w:tcBorders>
              <w:top w:val="nil"/>
              <w:left w:val="nil"/>
              <w:bottom w:val="single" w:sz="4" w:space="0" w:color="auto"/>
              <w:right w:val="single" w:sz="4" w:space="0" w:color="auto"/>
            </w:tcBorders>
            <w:noWrap/>
            <w:hideMark/>
          </w:tcPr>
          <w:p w14:paraId="6A03ED5F" w14:textId="77777777" w:rsidR="001A4CE3" w:rsidRPr="0006690F" w:rsidRDefault="001A4CE3" w:rsidP="00FD4515">
            <w:pPr>
              <w:rPr>
                <w:noProof/>
              </w:rPr>
            </w:pPr>
            <w:r w:rsidRPr="0006690F">
              <w:rPr>
                <w:noProof/>
              </w:rPr>
              <w:t>string</w:t>
            </w:r>
          </w:p>
        </w:tc>
      </w:tr>
      <w:tr w:rsidR="001A4CE3" w14:paraId="615D4FD4"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7456A6E9" w14:textId="77777777" w:rsidR="001A4CE3" w:rsidRPr="0006690F" w:rsidRDefault="001A4CE3">
            <w:pPr>
              <w:rPr>
                <w:noProof/>
              </w:rPr>
            </w:pPr>
            <w:r w:rsidRPr="0006690F">
              <w:rPr>
                <w:noProof/>
              </w:rPr>
              <w:t xml:space="preserve">AlphaNumeric  </w:t>
            </w:r>
          </w:p>
          <w:p w14:paraId="3B4E231E" w14:textId="77777777" w:rsidR="001A4CE3" w:rsidRDefault="001A4CE3">
            <w:pPr>
              <w:rPr>
                <w:noProof/>
              </w:rPr>
            </w:pPr>
            <w:r>
              <w:rPr>
                <w:noProof/>
              </w:rPr>
              <w:t>(string which only allows A-z and 0-9)</w:t>
            </w:r>
          </w:p>
        </w:tc>
        <w:tc>
          <w:tcPr>
            <w:tcW w:w="3303" w:type="dxa"/>
            <w:tcBorders>
              <w:top w:val="nil"/>
              <w:left w:val="nil"/>
              <w:bottom w:val="single" w:sz="4" w:space="0" w:color="auto"/>
              <w:right w:val="single" w:sz="4" w:space="0" w:color="auto"/>
            </w:tcBorders>
            <w:noWrap/>
            <w:hideMark/>
          </w:tcPr>
          <w:p w14:paraId="3FA61415" w14:textId="77777777" w:rsidR="001A4CE3" w:rsidRPr="0006690F" w:rsidRDefault="001A4CE3" w:rsidP="00FD4515">
            <w:pPr>
              <w:rPr>
                <w:noProof/>
              </w:rPr>
            </w:pPr>
            <w:r w:rsidRPr="0006690F">
              <w:rPr>
                <w:noProof/>
              </w:rPr>
              <w:t>string</w:t>
            </w:r>
          </w:p>
        </w:tc>
      </w:tr>
      <w:tr w:rsidR="001A4CE3" w14:paraId="54487B8D"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53CC6EED" w14:textId="77777777" w:rsidR="001A4CE3" w:rsidRPr="0006690F" w:rsidRDefault="001A4CE3">
            <w:pPr>
              <w:rPr>
                <w:noProof/>
              </w:rPr>
            </w:pPr>
            <w:r w:rsidRPr="0006690F">
              <w:rPr>
                <w:noProof/>
              </w:rPr>
              <w:t xml:space="preserve">Numeric   </w:t>
            </w:r>
          </w:p>
          <w:p w14:paraId="64C85E0D" w14:textId="77777777" w:rsidR="001A4CE3" w:rsidRDefault="001A4CE3">
            <w:pPr>
              <w:rPr>
                <w:noProof/>
              </w:rPr>
            </w:pPr>
            <w:r>
              <w:rPr>
                <w:noProof/>
              </w:rPr>
              <w:t>(string which only allows 0-9, but is not numeric so that is can having leading zeros)</w:t>
            </w:r>
          </w:p>
        </w:tc>
        <w:tc>
          <w:tcPr>
            <w:tcW w:w="3303" w:type="dxa"/>
            <w:tcBorders>
              <w:top w:val="nil"/>
              <w:left w:val="nil"/>
              <w:bottom w:val="single" w:sz="4" w:space="0" w:color="auto"/>
              <w:right w:val="single" w:sz="4" w:space="0" w:color="auto"/>
            </w:tcBorders>
            <w:noWrap/>
            <w:hideMark/>
          </w:tcPr>
          <w:p w14:paraId="75CCFE66" w14:textId="77777777" w:rsidR="001A4CE3" w:rsidRPr="0006690F" w:rsidRDefault="001A4CE3" w:rsidP="00FD4515">
            <w:pPr>
              <w:rPr>
                <w:noProof/>
              </w:rPr>
            </w:pPr>
            <w:r w:rsidRPr="0006690F">
              <w:rPr>
                <w:noProof/>
              </w:rPr>
              <w:t>string</w:t>
            </w:r>
          </w:p>
        </w:tc>
      </w:tr>
      <w:tr w:rsidR="001A4CE3" w14:paraId="0B3D4F5B"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7BB8AAA8" w14:textId="77777777" w:rsidR="001A4CE3" w:rsidRPr="0006690F" w:rsidRDefault="001A4CE3">
            <w:pPr>
              <w:rPr>
                <w:noProof/>
              </w:rPr>
            </w:pPr>
            <w:r w:rsidRPr="0006690F">
              <w:rPr>
                <w:noProof/>
              </w:rPr>
              <w:t xml:space="preserve">BigInteger </w:t>
            </w:r>
          </w:p>
          <w:p w14:paraId="7677F872" w14:textId="77777777" w:rsidR="001A4CE3" w:rsidRDefault="001A4CE3">
            <w:pPr>
              <w:rPr>
                <w:noProof/>
              </w:rPr>
            </w:pPr>
            <w:r>
              <w:rPr>
                <w:noProof/>
              </w:rPr>
              <w:t>(corresponds to XML Schema xs:integer datatype; infinite set of integer values)</w:t>
            </w:r>
          </w:p>
        </w:tc>
        <w:tc>
          <w:tcPr>
            <w:tcW w:w="3303" w:type="dxa"/>
            <w:tcBorders>
              <w:top w:val="nil"/>
              <w:left w:val="nil"/>
              <w:bottom w:val="single" w:sz="4" w:space="0" w:color="auto"/>
              <w:right w:val="single" w:sz="4" w:space="0" w:color="auto"/>
            </w:tcBorders>
            <w:noWrap/>
            <w:hideMark/>
          </w:tcPr>
          <w:p w14:paraId="738332B5" w14:textId="77777777" w:rsidR="001A4CE3" w:rsidRPr="0006690F" w:rsidRDefault="001A4CE3" w:rsidP="00FD4515">
            <w:pPr>
              <w:rPr>
                <w:noProof/>
              </w:rPr>
            </w:pPr>
            <w:r w:rsidRPr="0006690F">
              <w:rPr>
                <w:noProof/>
              </w:rPr>
              <w:t>integer</w:t>
            </w:r>
          </w:p>
        </w:tc>
      </w:tr>
      <w:tr w:rsidR="001A4CE3" w14:paraId="07C8257E"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4A1A0470" w14:textId="77777777" w:rsidR="001A4CE3" w:rsidRPr="0006690F" w:rsidRDefault="001A4CE3">
            <w:pPr>
              <w:rPr>
                <w:noProof/>
              </w:rPr>
            </w:pPr>
            <w:r w:rsidRPr="0006690F">
              <w:rPr>
                <w:noProof/>
              </w:rPr>
              <w:t xml:space="preserve">Integer </w:t>
            </w:r>
          </w:p>
          <w:p w14:paraId="6329273C" w14:textId="77777777" w:rsidR="001A4CE3" w:rsidRDefault="001A4CE3">
            <w:pPr>
              <w:rPr>
                <w:noProof/>
              </w:rPr>
            </w:pPr>
            <w:r>
              <w:rPr>
                <w:noProof/>
              </w:rPr>
              <w:t>(corresponds to XML Schema xs:int datatype; between  -2147483648 and +2147483647 (inclusive))</w:t>
            </w:r>
          </w:p>
        </w:tc>
        <w:tc>
          <w:tcPr>
            <w:tcW w:w="3303" w:type="dxa"/>
            <w:tcBorders>
              <w:top w:val="nil"/>
              <w:left w:val="nil"/>
              <w:bottom w:val="single" w:sz="4" w:space="0" w:color="auto"/>
              <w:right w:val="single" w:sz="4" w:space="0" w:color="auto"/>
            </w:tcBorders>
            <w:noWrap/>
            <w:hideMark/>
          </w:tcPr>
          <w:p w14:paraId="3CD30DE0" w14:textId="77777777" w:rsidR="001A4CE3" w:rsidRPr="0006690F" w:rsidRDefault="001A4CE3" w:rsidP="00FD4515">
            <w:pPr>
              <w:rPr>
                <w:noProof/>
              </w:rPr>
            </w:pPr>
            <w:r w:rsidRPr="0006690F">
              <w:rPr>
                <w:noProof/>
              </w:rPr>
              <w:t>integer</w:t>
            </w:r>
          </w:p>
        </w:tc>
      </w:tr>
      <w:tr w:rsidR="001A4CE3" w14:paraId="3C5A4DE0"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24530175" w14:textId="77777777" w:rsidR="001A4CE3" w:rsidRPr="0006690F" w:rsidRDefault="001A4CE3">
            <w:pPr>
              <w:rPr>
                <w:noProof/>
              </w:rPr>
            </w:pPr>
            <w:r w:rsidRPr="0006690F">
              <w:rPr>
                <w:noProof/>
              </w:rPr>
              <w:t xml:space="preserve">Long </w:t>
            </w:r>
          </w:p>
          <w:p w14:paraId="1F6B9F33" w14:textId="77777777" w:rsidR="001A4CE3" w:rsidRDefault="001A4CE3">
            <w:pPr>
              <w:rPr>
                <w:noProof/>
                <w:lang w:val="en-US"/>
              </w:rPr>
            </w:pPr>
            <w:r>
              <w:rPr>
                <w:noProof/>
              </w:rPr>
              <w:t xml:space="preserve">(corresponds to XML Schema xs:long datatype; between </w:t>
            </w:r>
            <w:r>
              <w:rPr>
                <w:noProof/>
                <w:lang w:val="en-US"/>
              </w:rPr>
              <w:t>-9223372036854775808 and +9223372036854775807 (inclusive))</w:t>
            </w:r>
          </w:p>
        </w:tc>
        <w:tc>
          <w:tcPr>
            <w:tcW w:w="3303" w:type="dxa"/>
            <w:tcBorders>
              <w:top w:val="nil"/>
              <w:left w:val="nil"/>
              <w:bottom w:val="single" w:sz="4" w:space="0" w:color="auto"/>
              <w:right w:val="single" w:sz="4" w:space="0" w:color="auto"/>
            </w:tcBorders>
            <w:noWrap/>
            <w:hideMark/>
          </w:tcPr>
          <w:p w14:paraId="7EC73C1E" w14:textId="77777777" w:rsidR="001A4CE3" w:rsidRPr="0006690F" w:rsidRDefault="001A4CE3" w:rsidP="00FD4515">
            <w:pPr>
              <w:rPr>
                <w:noProof/>
              </w:rPr>
            </w:pPr>
            <w:r w:rsidRPr="0006690F">
              <w:rPr>
                <w:noProof/>
              </w:rPr>
              <w:t>integer</w:t>
            </w:r>
          </w:p>
        </w:tc>
      </w:tr>
      <w:tr w:rsidR="001A4CE3" w14:paraId="0FC7F552"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6F6A5154" w14:textId="77777777" w:rsidR="001A4CE3" w:rsidRPr="0006690F" w:rsidRDefault="001A4CE3">
            <w:pPr>
              <w:rPr>
                <w:noProof/>
              </w:rPr>
            </w:pPr>
            <w:r w:rsidRPr="0006690F">
              <w:rPr>
                <w:noProof/>
              </w:rPr>
              <w:t xml:space="preserve">Short </w:t>
            </w:r>
          </w:p>
          <w:p w14:paraId="5CBF043E" w14:textId="77777777" w:rsidR="001A4CE3" w:rsidRDefault="001A4CE3">
            <w:pPr>
              <w:rPr>
                <w:noProof/>
                <w:lang w:val="en-US"/>
              </w:rPr>
            </w:pPr>
            <w:r>
              <w:rPr>
                <w:noProof/>
              </w:rPr>
              <w:t xml:space="preserve">(corresponds to XML Schema xs:short datatype; between </w:t>
            </w:r>
            <w:r>
              <w:rPr>
                <w:noProof/>
                <w:lang w:val="en-US"/>
              </w:rPr>
              <w:t>-32768 and -32767 (inclusive))</w:t>
            </w:r>
          </w:p>
        </w:tc>
        <w:tc>
          <w:tcPr>
            <w:tcW w:w="3303" w:type="dxa"/>
            <w:tcBorders>
              <w:top w:val="nil"/>
              <w:left w:val="nil"/>
              <w:bottom w:val="single" w:sz="4" w:space="0" w:color="auto"/>
              <w:right w:val="single" w:sz="4" w:space="0" w:color="auto"/>
            </w:tcBorders>
            <w:noWrap/>
            <w:hideMark/>
          </w:tcPr>
          <w:p w14:paraId="27129AC3" w14:textId="77777777" w:rsidR="001A4CE3" w:rsidRPr="0006690F" w:rsidRDefault="001A4CE3" w:rsidP="00FD4515">
            <w:pPr>
              <w:rPr>
                <w:noProof/>
              </w:rPr>
            </w:pPr>
            <w:r w:rsidRPr="0006690F">
              <w:rPr>
                <w:noProof/>
              </w:rPr>
              <w:t>integer</w:t>
            </w:r>
          </w:p>
        </w:tc>
      </w:tr>
      <w:tr w:rsidR="001A4CE3" w14:paraId="6A75AC2E"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051B1366" w14:textId="77777777" w:rsidR="001A4CE3" w:rsidRPr="0006690F" w:rsidRDefault="001A4CE3">
            <w:pPr>
              <w:rPr>
                <w:noProof/>
              </w:rPr>
            </w:pPr>
            <w:r w:rsidRPr="0006690F">
              <w:rPr>
                <w:noProof/>
              </w:rPr>
              <w:t>Decimal</w:t>
            </w:r>
          </w:p>
          <w:p w14:paraId="7AC3E3E7" w14:textId="77777777" w:rsidR="001A4CE3" w:rsidRDefault="001A4CE3">
            <w:pPr>
              <w:rPr>
                <w:noProof/>
              </w:rPr>
            </w:pPr>
            <w:r>
              <w:rPr>
                <w:noProof/>
              </w:rPr>
              <w:t>(corresponds to XML Schema xs:decimal datatype; subset of real numbers that can be represented as decimals)</w:t>
            </w:r>
          </w:p>
        </w:tc>
        <w:tc>
          <w:tcPr>
            <w:tcW w:w="3303" w:type="dxa"/>
            <w:tcBorders>
              <w:top w:val="nil"/>
              <w:left w:val="nil"/>
              <w:bottom w:val="single" w:sz="4" w:space="0" w:color="auto"/>
              <w:right w:val="single" w:sz="4" w:space="0" w:color="auto"/>
            </w:tcBorders>
            <w:noWrap/>
            <w:hideMark/>
          </w:tcPr>
          <w:p w14:paraId="480B096E" w14:textId="77777777" w:rsidR="001A4CE3" w:rsidRPr="0006690F" w:rsidRDefault="001A4CE3" w:rsidP="00FD4515">
            <w:pPr>
              <w:rPr>
                <w:noProof/>
              </w:rPr>
            </w:pPr>
            <w:r w:rsidRPr="0006690F">
              <w:rPr>
                <w:noProof/>
              </w:rPr>
              <w:t>number</w:t>
            </w:r>
          </w:p>
        </w:tc>
      </w:tr>
      <w:tr w:rsidR="001A4CE3" w14:paraId="558358AB"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3F5B5E24" w14:textId="77777777" w:rsidR="001A4CE3" w:rsidRPr="0006690F" w:rsidRDefault="001A4CE3">
            <w:pPr>
              <w:rPr>
                <w:noProof/>
              </w:rPr>
            </w:pPr>
            <w:r w:rsidRPr="0006690F">
              <w:rPr>
                <w:noProof/>
              </w:rPr>
              <w:t xml:space="preserve">Float </w:t>
            </w:r>
          </w:p>
          <w:p w14:paraId="2F376777" w14:textId="77777777" w:rsidR="001A4CE3" w:rsidRDefault="001A4CE3">
            <w:pPr>
              <w:rPr>
                <w:noProof/>
                <w:lang w:val="en-US"/>
              </w:rPr>
            </w:pPr>
            <w:r>
              <w:rPr>
                <w:noProof/>
              </w:rPr>
              <w:t xml:space="preserve">(corresponds to XML Schema xs:float datatype; </w:t>
            </w:r>
            <w:r>
              <w:rPr>
                <w:noProof/>
                <w:lang w:val="en-US"/>
              </w:rPr>
              <w:t>patterned after the IEEE single-precision 32-bit floating point type)</w:t>
            </w:r>
          </w:p>
        </w:tc>
        <w:tc>
          <w:tcPr>
            <w:tcW w:w="3303" w:type="dxa"/>
            <w:tcBorders>
              <w:top w:val="nil"/>
              <w:left w:val="nil"/>
              <w:bottom w:val="single" w:sz="4" w:space="0" w:color="auto"/>
              <w:right w:val="single" w:sz="4" w:space="0" w:color="auto"/>
            </w:tcBorders>
            <w:noWrap/>
            <w:hideMark/>
          </w:tcPr>
          <w:p w14:paraId="7B8918A4" w14:textId="77777777" w:rsidR="001A4CE3" w:rsidRPr="0006690F" w:rsidRDefault="001A4CE3" w:rsidP="00FD4515">
            <w:pPr>
              <w:rPr>
                <w:noProof/>
              </w:rPr>
            </w:pPr>
            <w:r w:rsidRPr="0006690F">
              <w:rPr>
                <w:noProof/>
              </w:rPr>
              <w:t>number</w:t>
            </w:r>
          </w:p>
        </w:tc>
      </w:tr>
      <w:tr w:rsidR="001A4CE3" w14:paraId="585FA8B9"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2AED7329" w14:textId="77777777" w:rsidR="001A4CE3" w:rsidRPr="0006690F" w:rsidRDefault="001A4CE3">
            <w:pPr>
              <w:rPr>
                <w:noProof/>
              </w:rPr>
            </w:pPr>
            <w:r w:rsidRPr="0006690F">
              <w:rPr>
                <w:noProof/>
              </w:rPr>
              <w:t xml:space="preserve">Double </w:t>
            </w:r>
          </w:p>
          <w:p w14:paraId="7267B9F8" w14:textId="77777777" w:rsidR="001A4CE3" w:rsidRDefault="001A4CE3">
            <w:pPr>
              <w:rPr>
                <w:noProof/>
                <w:lang w:val="en-US"/>
              </w:rPr>
            </w:pPr>
            <w:r>
              <w:rPr>
                <w:noProof/>
              </w:rPr>
              <w:t xml:space="preserve">(corresponds to XML Schema xs:double datatype; </w:t>
            </w:r>
            <w:r>
              <w:rPr>
                <w:noProof/>
                <w:lang w:val="en-US"/>
              </w:rPr>
              <w:t>patterned after the IEEE double-precision 64-bit floating point type</w:t>
            </w:r>
            <w:r>
              <w:rPr>
                <w:noProof/>
              </w:rPr>
              <w:t>)</w:t>
            </w:r>
          </w:p>
        </w:tc>
        <w:tc>
          <w:tcPr>
            <w:tcW w:w="3303" w:type="dxa"/>
            <w:tcBorders>
              <w:top w:val="nil"/>
              <w:left w:val="nil"/>
              <w:bottom w:val="single" w:sz="4" w:space="0" w:color="auto"/>
              <w:right w:val="single" w:sz="4" w:space="0" w:color="auto"/>
            </w:tcBorders>
            <w:noWrap/>
            <w:hideMark/>
          </w:tcPr>
          <w:p w14:paraId="10564347" w14:textId="77777777" w:rsidR="001A4CE3" w:rsidRPr="0006690F" w:rsidRDefault="001A4CE3" w:rsidP="00FD4515">
            <w:pPr>
              <w:rPr>
                <w:noProof/>
              </w:rPr>
            </w:pPr>
            <w:r w:rsidRPr="0006690F">
              <w:rPr>
                <w:noProof/>
              </w:rPr>
              <w:t>number</w:t>
            </w:r>
          </w:p>
        </w:tc>
      </w:tr>
      <w:tr w:rsidR="001A4CE3" w14:paraId="3E3116B9"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68D8A84E" w14:textId="77777777" w:rsidR="001A4CE3" w:rsidRPr="0006690F" w:rsidRDefault="001A4CE3">
            <w:pPr>
              <w:rPr>
                <w:noProof/>
              </w:rPr>
            </w:pPr>
            <w:r w:rsidRPr="0006690F">
              <w:rPr>
                <w:noProof/>
              </w:rPr>
              <w:t xml:space="preserve">Boolean </w:t>
            </w:r>
          </w:p>
          <w:p w14:paraId="5ABDB624" w14:textId="77777777" w:rsidR="001A4CE3" w:rsidRDefault="001A4CE3">
            <w:pPr>
              <w:rPr>
                <w:noProof/>
                <w:lang w:val="en-US"/>
              </w:rPr>
            </w:pPr>
            <w:r>
              <w:rPr>
                <w:noProof/>
              </w:rPr>
              <w:t xml:space="preserve">(corresponds to the XML Schema xs:boolean datatype; </w:t>
            </w:r>
            <w:r>
              <w:rPr>
                <w:noProof/>
                <w:lang w:val="en-US"/>
              </w:rPr>
              <w:t>support the mathematical concept of binary-valued logic: {true, false})</w:t>
            </w:r>
          </w:p>
        </w:tc>
        <w:tc>
          <w:tcPr>
            <w:tcW w:w="3303" w:type="dxa"/>
            <w:tcBorders>
              <w:top w:val="nil"/>
              <w:left w:val="nil"/>
              <w:bottom w:val="single" w:sz="4" w:space="0" w:color="auto"/>
              <w:right w:val="single" w:sz="4" w:space="0" w:color="auto"/>
            </w:tcBorders>
            <w:noWrap/>
            <w:hideMark/>
          </w:tcPr>
          <w:p w14:paraId="3B015BF2" w14:textId="77777777" w:rsidR="001A4CE3" w:rsidRPr="0006690F" w:rsidRDefault="001A4CE3" w:rsidP="00FD4515">
            <w:pPr>
              <w:rPr>
                <w:noProof/>
              </w:rPr>
            </w:pPr>
            <w:r w:rsidRPr="0006690F">
              <w:rPr>
                <w:noProof/>
              </w:rPr>
              <w:t>boolean</w:t>
            </w:r>
          </w:p>
        </w:tc>
      </w:tr>
      <w:tr w:rsidR="001A4CE3" w14:paraId="236708BA"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7C419FCE" w14:textId="77777777" w:rsidR="001A4CE3" w:rsidRPr="0006690F" w:rsidRDefault="001A4CE3">
            <w:pPr>
              <w:rPr>
                <w:noProof/>
              </w:rPr>
            </w:pPr>
            <w:r w:rsidRPr="0006690F">
              <w:rPr>
                <w:noProof/>
              </w:rPr>
              <w:lastRenderedPageBreak/>
              <w:t xml:space="preserve">URI </w:t>
            </w:r>
          </w:p>
          <w:p w14:paraId="7C9C918D" w14:textId="77777777" w:rsidR="001A4CE3" w:rsidRDefault="001A4CE3">
            <w:pPr>
              <w:rPr>
                <w:noProof/>
                <w:lang w:val="en-US"/>
              </w:rPr>
            </w:pPr>
            <w:r>
              <w:rPr>
                <w:noProof/>
              </w:rPr>
              <w:t xml:space="preserve">(corresponds to the XML Schema xs:anyURI; absolute or relative </w:t>
            </w:r>
            <w:r>
              <w:rPr>
                <w:noProof/>
                <w:lang w:val="en-US"/>
              </w:rPr>
              <w:t>Uniform Resource Identifier Reference</w:t>
            </w:r>
            <w:r>
              <w:rPr>
                <w:noProof/>
              </w:rPr>
              <w:t>)</w:t>
            </w:r>
          </w:p>
        </w:tc>
        <w:tc>
          <w:tcPr>
            <w:tcW w:w="3303" w:type="dxa"/>
            <w:tcBorders>
              <w:top w:val="nil"/>
              <w:left w:val="nil"/>
              <w:bottom w:val="single" w:sz="4" w:space="0" w:color="auto"/>
              <w:right w:val="single" w:sz="4" w:space="0" w:color="auto"/>
            </w:tcBorders>
            <w:noWrap/>
            <w:hideMark/>
          </w:tcPr>
          <w:p w14:paraId="1D88C7D5" w14:textId="77777777" w:rsidR="001A4CE3" w:rsidRPr="0006690F" w:rsidRDefault="001A4CE3" w:rsidP="00FD4515">
            <w:pPr>
              <w:rPr>
                <w:noProof/>
              </w:rPr>
            </w:pPr>
            <w:r w:rsidRPr="0006690F">
              <w:rPr>
                <w:noProof/>
              </w:rPr>
              <w:t>string</w:t>
            </w:r>
          </w:p>
        </w:tc>
      </w:tr>
      <w:tr w:rsidR="001A4CE3" w14:paraId="4B2AF384"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42C692F3" w14:textId="77777777" w:rsidR="001A4CE3" w:rsidRPr="000D7498" w:rsidRDefault="001A4CE3">
            <w:pPr>
              <w:rPr>
                <w:noProof/>
              </w:rPr>
            </w:pPr>
            <w:r w:rsidRPr="000D7498">
              <w:rPr>
                <w:noProof/>
              </w:rPr>
              <w:t xml:space="preserve">Count   </w:t>
            </w:r>
          </w:p>
          <w:p w14:paraId="570043C6" w14:textId="77777777" w:rsidR="001A4CE3" w:rsidRPr="000D7498" w:rsidRDefault="001A4CE3">
            <w:pPr>
              <w:rPr>
                <w:noProof/>
              </w:rPr>
            </w:pPr>
            <w:r w:rsidRPr="000D7498">
              <w:rPr>
                <w:noProof/>
              </w:rPr>
              <w:t>(an integer following a sequential pattern, increasing by 1 for each occurrence)</w:t>
            </w:r>
          </w:p>
        </w:tc>
        <w:tc>
          <w:tcPr>
            <w:tcW w:w="3303" w:type="dxa"/>
            <w:tcBorders>
              <w:top w:val="nil"/>
              <w:left w:val="nil"/>
              <w:bottom w:val="single" w:sz="4" w:space="0" w:color="auto"/>
              <w:right w:val="single" w:sz="4" w:space="0" w:color="auto"/>
            </w:tcBorders>
            <w:noWrap/>
            <w:hideMark/>
          </w:tcPr>
          <w:p w14:paraId="4034F86B" w14:textId="77777777" w:rsidR="001A4CE3" w:rsidRPr="0006690F" w:rsidRDefault="001A4CE3" w:rsidP="00FD4515">
            <w:pPr>
              <w:rPr>
                <w:noProof/>
              </w:rPr>
            </w:pPr>
            <w:r w:rsidRPr="0006690F">
              <w:rPr>
                <w:noProof/>
              </w:rPr>
              <w:t>integer</w:t>
            </w:r>
          </w:p>
        </w:tc>
      </w:tr>
      <w:tr w:rsidR="001A4CE3" w14:paraId="0EB973DD"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49CCF634" w14:textId="77777777" w:rsidR="001A4CE3" w:rsidRPr="000D7498" w:rsidRDefault="001A4CE3">
            <w:pPr>
              <w:rPr>
                <w:noProof/>
              </w:rPr>
            </w:pPr>
            <w:r w:rsidRPr="000D7498">
              <w:rPr>
                <w:noProof/>
              </w:rPr>
              <w:t xml:space="preserve">InclusiveValueRange </w:t>
            </w:r>
          </w:p>
          <w:p w14:paraId="570E0E44" w14:textId="77777777" w:rsidR="001A4CE3" w:rsidRPr="000D7498" w:rsidRDefault="001A4CE3">
            <w:pPr>
              <w:rPr>
                <w:noProof/>
              </w:rPr>
            </w:pPr>
            <w:r w:rsidRPr="000D7498">
              <w:rPr>
                <w:noProof/>
              </w:rPr>
              <w:t xml:space="preserve">(decimal number within a closed interval, whose bounds are specified in the SDMX representation by the facets minValue and maxValue) </w:t>
            </w:r>
          </w:p>
        </w:tc>
        <w:tc>
          <w:tcPr>
            <w:tcW w:w="3303" w:type="dxa"/>
            <w:tcBorders>
              <w:top w:val="nil"/>
              <w:left w:val="nil"/>
              <w:bottom w:val="single" w:sz="4" w:space="0" w:color="auto"/>
              <w:right w:val="single" w:sz="4" w:space="0" w:color="auto"/>
            </w:tcBorders>
            <w:noWrap/>
            <w:hideMark/>
          </w:tcPr>
          <w:p w14:paraId="51463DB0" w14:textId="77777777" w:rsidR="001A4CE3" w:rsidRPr="0006690F" w:rsidRDefault="001A4CE3" w:rsidP="00FD4515">
            <w:pPr>
              <w:rPr>
                <w:noProof/>
              </w:rPr>
            </w:pPr>
            <w:r w:rsidRPr="0006690F">
              <w:rPr>
                <w:noProof/>
              </w:rPr>
              <w:t>number</w:t>
            </w:r>
          </w:p>
        </w:tc>
      </w:tr>
      <w:tr w:rsidR="001A4CE3" w14:paraId="080EB42B"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7B9EA07A" w14:textId="77777777" w:rsidR="001A4CE3" w:rsidRPr="000D7498" w:rsidRDefault="001A4CE3">
            <w:pPr>
              <w:rPr>
                <w:noProof/>
              </w:rPr>
            </w:pPr>
            <w:r w:rsidRPr="000D7498">
              <w:rPr>
                <w:noProof/>
              </w:rPr>
              <w:t xml:space="preserve">ExclusiveValueRange </w:t>
            </w:r>
          </w:p>
          <w:p w14:paraId="0F7F5532" w14:textId="77777777" w:rsidR="001A4CE3" w:rsidRPr="000D7498" w:rsidRDefault="001A4CE3">
            <w:pPr>
              <w:rPr>
                <w:noProof/>
              </w:rPr>
            </w:pPr>
            <w:r w:rsidRPr="000D7498">
              <w:rPr>
                <w:noProof/>
              </w:rPr>
              <w:t>(decimal number within an open interval, whose bounds are specified in the SDMX representation by the facets minValue and maxValue)</w:t>
            </w:r>
          </w:p>
        </w:tc>
        <w:tc>
          <w:tcPr>
            <w:tcW w:w="3303" w:type="dxa"/>
            <w:tcBorders>
              <w:top w:val="nil"/>
              <w:left w:val="nil"/>
              <w:bottom w:val="single" w:sz="4" w:space="0" w:color="auto"/>
              <w:right w:val="single" w:sz="4" w:space="0" w:color="auto"/>
            </w:tcBorders>
            <w:noWrap/>
            <w:hideMark/>
          </w:tcPr>
          <w:p w14:paraId="22F40FCB" w14:textId="77777777" w:rsidR="001A4CE3" w:rsidRPr="0006690F" w:rsidRDefault="001A4CE3" w:rsidP="00FD4515">
            <w:pPr>
              <w:rPr>
                <w:noProof/>
              </w:rPr>
            </w:pPr>
            <w:r w:rsidRPr="0006690F">
              <w:rPr>
                <w:noProof/>
              </w:rPr>
              <w:t>number</w:t>
            </w:r>
          </w:p>
        </w:tc>
      </w:tr>
      <w:tr w:rsidR="001A4CE3" w14:paraId="074BB864"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37228BCC" w14:textId="77777777" w:rsidR="001A4CE3" w:rsidRPr="000D7498" w:rsidRDefault="001A4CE3">
            <w:pPr>
              <w:rPr>
                <w:noProof/>
              </w:rPr>
            </w:pPr>
            <w:r w:rsidRPr="000D7498">
              <w:rPr>
                <w:noProof/>
              </w:rPr>
              <w:t xml:space="preserve">Incremental  </w:t>
            </w:r>
          </w:p>
          <w:p w14:paraId="4359D119" w14:textId="77777777" w:rsidR="001A4CE3" w:rsidRPr="000D7498" w:rsidRDefault="001A4CE3">
            <w:pPr>
              <w:rPr>
                <w:noProof/>
              </w:rPr>
            </w:pPr>
            <w:r w:rsidRPr="000D7498">
              <w:rPr>
                <w:noProof/>
              </w:rPr>
              <w:t>(decimal number the increased by a specific interval (defined by the interval facet), which is typically enforced outside of the XML validation)</w:t>
            </w:r>
          </w:p>
        </w:tc>
        <w:tc>
          <w:tcPr>
            <w:tcW w:w="3303" w:type="dxa"/>
            <w:tcBorders>
              <w:top w:val="nil"/>
              <w:left w:val="nil"/>
              <w:bottom w:val="single" w:sz="4" w:space="0" w:color="auto"/>
              <w:right w:val="single" w:sz="4" w:space="0" w:color="auto"/>
            </w:tcBorders>
            <w:noWrap/>
            <w:hideMark/>
          </w:tcPr>
          <w:p w14:paraId="67B78A91" w14:textId="77777777" w:rsidR="001A4CE3" w:rsidRPr="0006690F" w:rsidRDefault="001A4CE3" w:rsidP="00FD4515">
            <w:pPr>
              <w:rPr>
                <w:noProof/>
              </w:rPr>
            </w:pPr>
            <w:r w:rsidRPr="0006690F">
              <w:rPr>
                <w:noProof/>
              </w:rPr>
              <w:t>number</w:t>
            </w:r>
          </w:p>
        </w:tc>
      </w:tr>
      <w:tr w:rsidR="001A4CE3" w14:paraId="23CE3482"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7EED9463" w14:textId="77777777" w:rsidR="001A4CE3" w:rsidRPr="000D7498" w:rsidRDefault="001A4CE3">
            <w:pPr>
              <w:rPr>
                <w:noProof/>
              </w:rPr>
            </w:pPr>
            <w:r w:rsidRPr="000D7498">
              <w:rPr>
                <w:noProof/>
              </w:rPr>
              <w:t xml:space="preserve">ObservationalTimePeriod   </w:t>
            </w:r>
          </w:p>
          <w:p w14:paraId="7B62A5C7" w14:textId="77777777" w:rsidR="001A4CE3" w:rsidRPr="000D7498" w:rsidRDefault="001A4CE3">
            <w:pPr>
              <w:rPr>
                <w:noProof/>
              </w:rPr>
            </w:pPr>
            <w:r w:rsidRPr="000D7498">
              <w:rPr>
                <w:noProof/>
              </w:rPr>
              <w:t>(superset of StandardTimePeriod and TimeRange)</w:t>
            </w:r>
          </w:p>
        </w:tc>
        <w:tc>
          <w:tcPr>
            <w:tcW w:w="3303" w:type="dxa"/>
            <w:tcBorders>
              <w:top w:val="nil"/>
              <w:left w:val="nil"/>
              <w:bottom w:val="single" w:sz="4" w:space="0" w:color="auto"/>
              <w:right w:val="single" w:sz="4" w:space="0" w:color="auto"/>
            </w:tcBorders>
            <w:noWrap/>
            <w:hideMark/>
          </w:tcPr>
          <w:p w14:paraId="127EC167" w14:textId="77777777" w:rsidR="001A4CE3" w:rsidRPr="0006690F" w:rsidRDefault="001A4CE3" w:rsidP="00FD4515">
            <w:pPr>
              <w:rPr>
                <w:noProof/>
              </w:rPr>
            </w:pPr>
            <w:r w:rsidRPr="0006690F">
              <w:rPr>
                <w:noProof/>
              </w:rPr>
              <w:t>time</w:t>
            </w:r>
          </w:p>
        </w:tc>
      </w:tr>
      <w:tr w:rsidR="001A4CE3" w14:paraId="4F0BBB91"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38C11986" w14:textId="77777777" w:rsidR="001A4CE3" w:rsidRPr="000D7498" w:rsidRDefault="001A4CE3">
            <w:r w:rsidRPr="000D7498">
              <w:rPr>
                <w:noProof/>
              </w:rPr>
              <w:t>StandardTimePeriod</w:t>
            </w:r>
            <w:r w:rsidRPr="000D7498">
              <w:t xml:space="preserve">   </w:t>
            </w:r>
          </w:p>
          <w:p w14:paraId="62FCE94B" w14:textId="77777777" w:rsidR="001A4CE3" w:rsidRPr="000D7498" w:rsidRDefault="001A4CE3">
            <w:pPr>
              <w:rPr>
                <w:noProof/>
              </w:rPr>
            </w:pPr>
            <w:r w:rsidRPr="000D7498">
              <w:t xml:space="preserve">(superset </w:t>
            </w:r>
            <w:r w:rsidRPr="000D7498">
              <w:rPr>
                <w:noProof/>
              </w:rPr>
              <w:t>of BasicTimePeriod and ReportingTimePeriod)</w:t>
            </w:r>
          </w:p>
        </w:tc>
        <w:tc>
          <w:tcPr>
            <w:tcW w:w="3303" w:type="dxa"/>
            <w:tcBorders>
              <w:top w:val="nil"/>
              <w:left w:val="nil"/>
              <w:bottom w:val="single" w:sz="4" w:space="0" w:color="auto"/>
              <w:right w:val="single" w:sz="4" w:space="0" w:color="auto"/>
            </w:tcBorders>
            <w:noWrap/>
            <w:hideMark/>
          </w:tcPr>
          <w:p w14:paraId="1B8EC441" w14:textId="77777777" w:rsidR="001A4CE3" w:rsidRPr="0006690F" w:rsidRDefault="001A4CE3" w:rsidP="00FD4515">
            <w:pPr>
              <w:rPr>
                <w:noProof/>
              </w:rPr>
            </w:pPr>
            <w:r w:rsidRPr="0006690F">
              <w:rPr>
                <w:noProof/>
              </w:rPr>
              <w:t>time</w:t>
            </w:r>
          </w:p>
        </w:tc>
      </w:tr>
      <w:tr w:rsidR="001A4CE3" w14:paraId="731EBA2C"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10278E3C" w14:textId="77777777" w:rsidR="001A4CE3" w:rsidRPr="000D7498" w:rsidRDefault="001A4CE3">
            <w:r w:rsidRPr="000D7498">
              <w:rPr>
                <w:noProof/>
              </w:rPr>
              <w:t>BasicTimePeriod</w:t>
            </w:r>
            <w:r w:rsidRPr="000D7498">
              <w:t xml:space="preserve">  </w:t>
            </w:r>
          </w:p>
          <w:p w14:paraId="58883E21" w14:textId="77777777" w:rsidR="001A4CE3" w:rsidRPr="000D7498" w:rsidRDefault="001A4CE3">
            <w:pPr>
              <w:rPr>
                <w:noProof/>
              </w:rPr>
            </w:pPr>
            <w:r w:rsidRPr="000D7498">
              <w:t xml:space="preserve">(superset </w:t>
            </w:r>
            <w:r w:rsidRPr="000D7498">
              <w:rPr>
                <w:noProof/>
              </w:rPr>
              <w:t>of GregorianTimePeriod and DateTime)</w:t>
            </w:r>
          </w:p>
        </w:tc>
        <w:tc>
          <w:tcPr>
            <w:tcW w:w="3303" w:type="dxa"/>
            <w:tcBorders>
              <w:top w:val="nil"/>
              <w:left w:val="nil"/>
              <w:bottom w:val="single" w:sz="4" w:space="0" w:color="auto"/>
              <w:right w:val="single" w:sz="4" w:space="0" w:color="auto"/>
            </w:tcBorders>
            <w:noWrap/>
            <w:hideMark/>
          </w:tcPr>
          <w:p w14:paraId="7DC469E0" w14:textId="77777777" w:rsidR="001A4CE3" w:rsidRPr="0006690F" w:rsidRDefault="001A4CE3" w:rsidP="00FD4515">
            <w:pPr>
              <w:rPr>
                <w:noProof/>
              </w:rPr>
            </w:pPr>
            <w:r w:rsidRPr="0006690F">
              <w:rPr>
                <w:noProof/>
              </w:rPr>
              <w:t>date</w:t>
            </w:r>
          </w:p>
        </w:tc>
      </w:tr>
      <w:tr w:rsidR="001A4CE3" w14:paraId="241AE534"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7CD9174D" w14:textId="77777777" w:rsidR="001A4CE3" w:rsidRPr="000D7498" w:rsidRDefault="001A4CE3">
            <w:pPr>
              <w:rPr>
                <w:noProof/>
              </w:rPr>
            </w:pPr>
            <w:r w:rsidRPr="000D7498">
              <w:rPr>
                <w:noProof/>
              </w:rPr>
              <w:t xml:space="preserve">GregorianTimePeriod   </w:t>
            </w:r>
          </w:p>
          <w:p w14:paraId="2F5FE5C7" w14:textId="77777777" w:rsidR="001A4CE3" w:rsidRPr="000D7498" w:rsidRDefault="001A4CE3">
            <w:pPr>
              <w:rPr>
                <w:rFonts w:cs="Arial"/>
                <w:noProof/>
                <w:color w:val="000000"/>
                <w:sz w:val="20"/>
              </w:rPr>
            </w:pPr>
            <w:r w:rsidRPr="000D7498">
              <w:rPr>
                <w:rFonts w:cs="Arial"/>
                <w:noProof/>
                <w:color w:val="000000"/>
                <w:sz w:val="20"/>
              </w:rPr>
              <w:t xml:space="preserve">(superset </w:t>
            </w:r>
            <w:r w:rsidRPr="000D7498">
              <w:t xml:space="preserve">of </w:t>
            </w:r>
            <w:proofErr w:type="spellStart"/>
            <w:r w:rsidRPr="000D7498">
              <w:t>GregorianYear</w:t>
            </w:r>
            <w:proofErr w:type="spellEnd"/>
            <w:r w:rsidRPr="000D7498">
              <w:t xml:space="preserve">, </w:t>
            </w:r>
            <w:proofErr w:type="spellStart"/>
            <w:r w:rsidRPr="000D7498">
              <w:t>GregorianYearMonth</w:t>
            </w:r>
            <w:proofErr w:type="spellEnd"/>
            <w:r w:rsidRPr="000D7498">
              <w:t xml:space="preserve">, and </w:t>
            </w:r>
            <w:proofErr w:type="spellStart"/>
            <w:r w:rsidRPr="000D7498">
              <w:t>GregorianDay</w:t>
            </w:r>
            <w:proofErr w:type="spellEnd"/>
            <w:r w:rsidRPr="000D7498">
              <w:t>)</w:t>
            </w:r>
          </w:p>
        </w:tc>
        <w:tc>
          <w:tcPr>
            <w:tcW w:w="3303" w:type="dxa"/>
            <w:tcBorders>
              <w:top w:val="nil"/>
              <w:left w:val="nil"/>
              <w:bottom w:val="single" w:sz="4" w:space="0" w:color="auto"/>
              <w:right w:val="single" w:sz="4" w:space="0" w:color="auto"/>
            </w:tcBorders>
            <w:noWrap/>
            <w:hideMark/>
          </w:tcPr>
          <w:p w14:paraId="0CFEC010" w14:textId="77777777" w:rsidR="001A4CE3" w:rsidRPr="0006690F" w:rsidRDefault="001A4CE3" w:rsidP="00FD4515">
            <w:pPr>
              <w:rPr>
                <w:noProof/>
              </w:rPr>
            </w:pPr>
            <w:r w:rsidRPr="0006690F">
              <w:rPr>
                <w:noProof/>
              </w:rPr>
              <w:t>date</w:t>
            </w:r>
          </w:p>
        </w:tc>
      </w:tr>
      <w:tr w:rsidR="001A4CE3" w14:paraId="43D23DC8"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36D7C8FE" w14:textId="77777777" w:rsidR="001A4CE3" w:rsidRPr="000D7498" w:rsidRDefault="001A4CE3">
            <w:pPr>
              <w:rPr>
                <w:noProof/>
              </w:rPr>
            </w:pPr>
            <w:r w:rsidRPr="000D7498">
              <w:rPr>
                <w:noProof/>
              </w:rPr>
              <w:t xml:space="preserve">GregorianYear    </w:t>
            </w:r>
          </w:p>
          <w:p w14:paraId="0F468E98" w14:textId="77777777" w:rsidR="001A4CE3" w:rsidRPr="000D7498" w:rsidRDefault="001A4CE3">
            <w:pPr>
              <w:rPr>
                <w:noProof/>
              </w:rPr>
            </w:pPr>
            <w:r w:rsidRPr="000D7498">
              <w:rPr>
                <w:noProof/>
              </w:rPr>
              <w:t xml:space="preserve">(YYYY)  </w:t>
            </w:r>
          </w:p>
        </w:tc>
        <w:tc>
          <w:tcPr>
            <w:tcW w:w="3303" w:type="dxa"/>
            <w:tcBorders>
              <w:top w:val="nil"/>
              <w:left w:val="nil"/>
              <w:bottom w:val="single" w:sz="4" w:space="0" w:color="auto"/>
              <w:right w:val="single" w:sz="4" w:space="0" w:color="auto"/>
            </w:tcBorders>
            <w:noWrap/>
            <w:hideMark/>
          </w:tcPr>
          <w:p w14:paraId="20D91A4A" w14:textId="77777777" w:rsidR="001A4CE3" w:rsidRPr="0006690F" w:rsidRDefault="001A4CE3" w:rsidP="00FD4515">
            <w:pPr>
              <w:rPr>
                <w:noProof/>
              </w:rPr>
            </w:pPr>
            <w:r w:rsidRPr="0006690F">
              <w:rPr>
                <w:noProof/>
              </w:rPr>
              <w:t>date</w:t>
            </w:r>
          </w:p>
        </w:tc>
      </w:tr>
      <w:tr w:rsidR="001A4CE3" w14:paraId="6CB095D1"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739904A2" w14:textId="77777777" w:rsidR="001A4CE3" w:rsidRPr="000D7498" w:rsidRDefault="001A4CE3">
            <w:pPr>
              <w:rPr>
                <w:noProof/>
              </w:rPr>
            </w:pPr>
            <w:r w:rsidRPr="000D7498">
              <w:rPr>
                <w:noProof/>
              </w:rPr>
              <w:t xml:space="preserve">GregorianYearMonth / GregorianMonth   </w:t>
            </w:r>
          </w:p>
          <w:p w14:paraId="5053B908" w14:textId="77777777" w:rsidR="001A4CE3" w:rsidRPr="000D7498" w:rsidRDefault="001A4CE3">
            <w:pPr>
              <w:rPr>
                <w:noProof/>
              </w:rPr>
            </w:pPr>
            <w:r w:rsidRPr="000D7498">
              <w:rPr>
                <w:noProof/>
              </w:rPr>
              <w:t>(YYYY-MM)</w:t>
            </w:r>
          </w:p>
        </w:tc>
        <w:tc>
          <w:tcPr>
            <w:tcW w:w="3303" w:type="dxa"/>
            <w:tcBorders>
              <w:top w:val="nil"/>
              <w:left w:val="nil"/>
              <w:bottom w:val="single" w:sz="4" w:space="0" w:color="auto"/>
              <w:right w:val="single" w:sz="4" w:space="0" w:color="auto"/>
            </w:tcBorders>
            <w:noWrap/>
            <w:hideMark/>
          </w:tcPr>
          <w:p w14:paraId="36EE3D40" w14:textId="77777777" w:rsidR="001A4CE3" w:rsidRPr="0006690F" w:rsidRDefault="001A4CE3" w:rsidP="00FD4515">
            <w:pPr>
              <w:rPr>
                <w:noProof/>
              </w:rPr>
            </w:pPr>
            <w:r w:rsidRPr="0006690F">
              <w:rPr>
                <w:noProof/>
              </w:rPr>
              <w:t>date</w:t>
            </w:r>
          </w:p>
        </w:tc>
      </w:tr>
      <w:tr w:rsidR="001A4CE3" w14:paraId="5557D255"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4D705D66" w14:textId="77777777" w:rsidR="001A4CE3" w:rsidRPr="000D7498" w:rsidRDefault="001A4CE3">
            <w:pPr>
              <w:rPr>
                <w:noProof/>
              </w:rPr>
            </w:pPr>
            <w:r w:rsidRPr="000D7498">
              <w:rPr>
                <w:noProof/>
              </w:rPr>
              <w:t xml:space="preserve">GregorianDay   </w:t>
            </w:r>
          </w:p>
          <w:p w14:paraId="6ABBF03D" w14:textId="77777777" w:rsidR="001A4CE3" w:rsidRPr="000D7498" w:rsidRDefault="001A4CE3">
            <w:pPr>
              <w:rPr>
                <w:noProof/>
              </w:rPr>
            </w:pPr>
            <w:r w:rsidRPr="000D7498">
              <w:rPr>
                <w:noProof/>
              </w:rPr>
              <w:t>(YYYY-MM-DD)</w:t>
            </w:r>
          </w:p>
        </w:tc>
        <w:tc>
          <w:tcPr>
            <w:tcW w:w="3303" w:type="dxa"/>
            <w:tcBorders>
              <w:top w:val="nil"/>
              <w:left w:val="nil"/>
              <w:bottom w:val="single" w:sz="4" w:space="0" w:color="auto"/>
              <w:right w:val="single" w:sz="4" w:space="0" w:color="auto"/>
            </w:tcBorders>
            <w:noWrap/>
            <w:hideMark/>
          </w:tcPr>
          <w:p w14:paraId="46FC3A5D" w14:textId="77777777" w:rsidR="001A4CE3" w:rsidRPr="0006690F" w:rsidRDefault="001A4CE3" w:rsidP="00FD4515">
            <w:pPr>
              <w:rPr>
                <w:noProof/>
              </w:rPr>
            </w:pPr>
            <w:r w:rsidRPr="0006690F">
              <w:rPr>
                <w:noProof/>
              </w:rPr>
              <w:t>date</w:t>
            </w:r>
          </w:p>
        </w:tc>
      </w:tr>
      <w:tr w:rsidR="001A4CE3" w14:paraId="3483AA92"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252CEAD6" w14:textId="77777777" w:rsidR="001A4CE3" w:rsidRPr="000D7498" w:rsidRDefault="001A4CE3">
            <w:pPr>
              <w:rPr>
                <w:noProof/>
              </w:rPr>
            </w:pPr>
            <w:r w:rsidRPr="000D7498">
              <w:rPr>
                <w:noProof/>
              </w:rPr>
              <w:t xml:space="preserve">ReportingTimePeriod </w:t>
            </w:r>
          </w:p>
          <w:p w14:paraId="4739D30E" w14:textId="77777777" w:rsidR="001A4CE3" w:rsidRPr="000D7498" w:rsidRDefault="001A4CE3">
            <w:pPr>
              <w:rPr>
                <w:noProof/>
              </w:rPr>
            </w:pPr>
            <w:r w:rsidRPr="000D7498">
              <w:rPr>
                <w:noProof/>
              </w:rPr>
              <w:t>(superset of RepostingYear, ReportingSemester, ReportingTrimester, ReportingQuarter, ReportingMonth, ReportingWeek, ReportingDay)</w:t>
            </w:r>
          </w:p>
        </w:tc>
        <w:tc>
          <w:tcPr>
            <w:tcW w:w="3303" w:type="dxa"/>
            <w:tcBorders>
              <w:top w:val="nil"/>
              <w:left w:val="nil"/>
              <w:bottom w:val="single" w:sz="4" w:space="0" w:color="auto"/>
              <w:right w:val="single" w:sz="4" w:space="0" w:color="auto"/>
            </w:tcBorders>
            <w:noWrap/>
            <w:hideMark/>
          </w:tcPr>
          <w:p w14:paraId="1062AC96" w14:textId="77777777" w:rsidR="001A4CE3" w:rsidRPr="0006690F" w:rsidRDefault="001A4CE3" w:rsidP="00FD4515">
            <w:pPr>
              <w:rPr>
                <w:noProof/>
              </w:rPr>
            </w:pPr>
            <w:r w:rsidRPr="0006690F">
              <w:rPr>
                <w:noProof/>
              </w:rPr>
              <w:t>time_period</w:t>
            </w:r>
          </w:p>
        </w:tc>
      </w:tr>
      <w:tr w:rsidR="001A4CE3" w14:paraId="293B951F"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3A335FBB" w14:textId="77777777" w:rsidR="001A4CE3" w:rsidRPr="000D7498" w:rsidRDefault="001A4CE3">
            <w:pPr>
              <w:rPr>
                <w:noProof/>
              </w:rPr>
            </w:pPr>
            <w:r w:rsidRPr="000D7498">
              <w:rPr>
                <w:noProof/>
              </w:rPr>
              <w:t xml:space="preserve">ReportingYear   </w:t>
            </w:r>
          </w:p>
          <w:p w14:paraId="5FEC67B7" w14:textId="77777777" w:rsidR="001A4CE3" w:rsidRPr="000D7498" w:rsidRDefault="001A4CE3">
            <w:pPr>
              <w:rPr>
                <w:noProof/>
              </w:rPr>
            </w:pPr>
            <w:r w:rsidRPr="000D7498">
              <w:rPr>
                <w:noProof/>
              </w:rPr>
              <w:t>(YYYY-A1 – 1 year period)</w:t>
            </w:r>
          </w:p>
        </w:tc>
        <w:tc>
          <w:tcPr>
            <w:tcW w:w="3303" w:type="dxa"/>
            <w:tcBorders>
              <w:top w:val="nil"/>
              <w:left w:val="nil"/>
              <w:bottom w:val="single" w:sz="4" w:space="0" w:color="auto"/>
              <w:right w:val="single" w:sz="4" w:space="0" w:color="auto"/>
            </w:tcBorders>
            <w:noWrap/>
            <w:hideMark/>
          </w:tcPr>
          <w:p w14:paraId="0B53CF12" w14:textId="77777777" w:rsidR="001A4CE3" w:rsidRPr="0006690F" w:rsidRDefault="001A4CE3" w:rsidP="00FD4515">
            <w:pPr>
              <w:rPr>
                <w:noProof/>
              </w:rPr>
            </w:pPr>
            <w:r w:rsidRPr="0006690F">
              <w:rPr>
                <w:noProof/>
              </w:rPr>
              <w:t>time_period</w:t>
            </w:r>
          </w:p>
        </w:tc>
      </w:tr>
      <w:tr w:rsidR="001A4CE3" w14:paraId="6E63F7A5"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6DD486D9" w14:textId="77777777" w:rsidR="001A4CE3" w:rsidRPr="000D7498" w:rsidRDefault="001A4CE3">
            <w:pPr>
              <w:rPr>
                <w:noProof/>
              </w:rPr>
            </w:pPr>
            <w:r w:rsidRPr="000D7498">
              <w:rPr>
                <w:noProof/>
              </w:rPr>
              <w:t xml:space="preserve">ReportingSemester  </w:t>
            </w:r>
          </w:p>
          <w:p w14:paraId="0D4622B4" w14:textId="77777777" w:rsidR="001A4CE3" w:rsidRPr="000D7498" w:rsidRDefault="001A4CE3">
            <w:pPr>
              <w:rPr>
                <w:noProof/>
              </w:rPr>
            </w:pPr>
            <w:r w:rsidRPr="000D7498">
              <w:rPr>
                <w:noProof/>
              </w:rPr>
              <w:t>(YYYY-Ss – 6 month period)</w:t>
            </w:r>
          </w:p>
        </w:tc>
        <w:tc>
          <w:tcPr>
            <w:tcW w:w="3303" w:type="dxa"/>
            <w:tcBorders>
              <w:top w:val="nil"/>
              <w:left w:val="nil"/>
              <w:bottom w:val="single" w:sz="4" w:space="0" w:color="auto"/>
              <w:right w:val="single" w:sz="4" w:space="0" w:color="auto"/>
            </w:tcBorders>
            <w:noWrap/>
            <w:hideMark/>
          </w:tcPr>
          <w:p w14:paraId="56AE0E35" w14:textId="77777777" w:rsidR="001A4CE3" w:rsidRPr="0006690F" w:rsidRDefault="001A4CE3" w:rsidP="00FD4515">
            <w:pPr>
              <w:rPr>
                <w:noProof/>
              </w:rPr>
            </w:pPr>
            <w:r w:rsidRPr="0006690F">
              <w:rPr>
                <w:noProof/>
              </w:rPr>
              <w:t>time_period</w:t>
            </w:r>
          </w:p>
        </w:tc>
      </w:tr>
      <w:tr w:rsidR="001A4CE3" w14:paraId="17D35F41"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0C206078" w14:textId="77777777" w:rsidR="001A4CE3" w:rsidRPr="000D7498" w:rsidRDefault="001A4CE3">
            <w:pPr>
              <w:rPr>
                <w:noProof/>
              </w:rPr>
            </w:pPr>
            <w:r w:rsidRPr="000D7498">
              <w:rPr>
                <w:noProof/>
              </w:rPr>
              <w:t xml:space="preserve">ReportingTrimester </w:t>
            </w:r>
          </w:p>
          <w:p w14:paraId="512181E2" w14:textId="77777777" w:rsidR="001A4CE3" w:rsidRPr="000D7498" w:rsidRDefault="001A4CE3">
            <w:pPr>
              <w:rPr>
                <w:noProof/>
              </w:rPr>
            </w:pPr>
            <w:r w:rsidRPr="000D7498">
              <w:rPr>
                <w:noProof/>
              </w:rPr>
              <w:t>(YYYY-Tt – 4 month period)</w:t>
            </w:r>
          </w:p>
        </w:tc>
        <w:tc>
          <w:tcPr>
            <w:tcW w:w="3303" w:type="dxa"/>
            <w:tcBorders>
              <w:top w:val="nil"/>
              <w:left w:val="nil"/>
              <w:bottom w:val="single" w:sz="4" w:space="0" w:color="auto"/>
              <w:right w:val="single" w:sz="4" w:space="0" w:color="auto"/>
            </w:tcBorders>
            <w:noWrap/>
            <w:hideMark/>
          </w:tcPr>
          <w:p w14:paraId="0D808DFA" w14:textId="77777777" w:rsidR="001A4CE3" w:rsidRPr="0006690F" w:rsidRDefault="001A4CE3" w:rsidP="00FD4515">
            <w:pPr>
              <w:rPr>
                <w:noProof/>
              </w:rPr>
            </w:pPr>
            <w:r w:rsidRPr="0006690F">
              <w:rPr>
                <w:noProof/>
              </w:rPr>
              <w:t>time_period</w:t>
            </w:r>
          </w:p>
        </w:tc>
      </w:tr>
      <w:tr w:rsidR="001A4CE3" w14:paraId="6A6E85D1"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22F9F344" w14:textId="77777777" w:rsidR="001A4CE3" w:rsidRPr="000D7498" w:rsidRDefault="001A4CE3">
            <w:pPr>
              <w:rPr>
                <w:noProof/>
              </w:rPr>
            </w:pPr>
            <w:r w:rsidRPr="000D7498">
              <w:rPr>
                <w:noProof/>
              </w:rPr>
              <w:t xml:space="preserve">ReportingQuarter   </w:t>
            </w:r>
          </w:p>
          <w:p w14:paraId="69F64973" w14:textId="77777777" w:rsidR="001A4CE3" w:rsidRPr="000D7498" w:rsidRDefault="001A4CE3">
            <w:pPr>
              <w:rPr>
                <w:noProof/>
              </w:rPr>
            </w:pPr>
            <w:r w:rsidRPr="000D7498">
              <w:rPr>
                <w:noProof/>
              </w:rPr>
              <w:t>(YYYY-Qq – 3 month period)</w:t>
            </w:r>
          </w:p>
        </w:tc>
        <w:tc>
          <w:tcPr>
            <w:tcW w:w="3303" w:type="dxa"/>
            <w:tcBorders>
              <w:top w:val="nil"/>
              <w:left w:val="nil"/>
              <w:bottom w:val="single" w:sz="4" w:space="0" w:color="auto"/>
              <w:right w:val="single" w:sz="4" w:space="0" w:color="auto"/>
            </w:tcBorders>
            <w:noWrap/>
            <w:hideMark/>
          </w:tcPr>
          <w:p w14:paraId="286CA123" w14:textId="77777777" w:rsidR="001A4CE3" w:rsidRPr="0006690F" w:rsidRDefault="001A4CE3" w:rsidP="00FD4515">
            <w:pPr>
              <w:rPr>
                <w:noProof/>
              </w:rPr>
            </w:pPr>
            <w:r w:rsidRPr="0006690F">
              <w:rPr>
                <w:noProof/>
              </w:rPr>
              <w:t>time_period</w:t>
            </w:r>
          </w:p>
        </w:tc>
      </w:tr>
      <w:tr w:rsidR="001A4CE3" w14:paraId="5B97DE49"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2D10956B" w14:textId="77777777" w:rsidR="001A4CE3" w:rsidRPr="000D7498" w:rsidRDefault="001A4CE3">
            <w:pPr>
              <w:rPr>
                <w:noProof/>
              </w:rPr>
            </w:pPr>
            <w:r w:rsidRPr="000D7498">
              <w:rPr>
                <w:noProof/>
              </w:rPr>
              <w:t xml:space="preserve">ReportingMonth   </w:t>
            </w:r>
          </w:p>
          <w:p w14:paraId="7040F253" w14:textId="77777777" w:rsidR="001A4CE3" w:rsidRPr="000D7498" w:rsidRDefault="001A4CE3">
            <w:pPr>
              <w:rPr>
                <w:noProof/>
              </w:rPr>
            </w:pPr>
            <w:r w:rsidRPr="000D7498">
              <w:rPr>
                <w:noProof/>
              </w:rPr>
              <w:t>(YYYY-Mmm – 1 month period)</w:t>
            </w:r>
          </w:p>
        </w:tc>
        <w:tc>
          <w:tcPr>
            <w:tcW w:w="3303" w:type="dxa"/>
            <w:tcBorders>
              <w:top w:val="nil"/>
              <w:left w:val="nil"/>
              <w:bottom w:val="single" w:sz="4" w:space="0" w:color="auto"/>
              <w:right w:val="single" w:sz="4" w:space="0" w:color="auto"/>
            </w:tcBorders>
            <w:noWrap/>
            <w:hideMark/>
          </w:tcPr>
          <w:p w14:paraId="069D4CCC" w14:textId="77777777" w:rsidR="001A4CE3" w:rsidRPr="0006690F" w:rsidRDefault="001A4CE3" w:rsidP="00FD4515">
            <w:pPr>
              <w:rPr>
                <w:noProof/>
              </w:rPr>
            </w:pPr>
            <w:r w:rsidRPr="0006690F">
              <w:rPr>
                <w:noProof/>
              </w:rPr>
              <w:t>time_period</w:t>
            </w:r>
          </w:p>
        </w:tc>
      </w:tr>
      <w:tr w:rsidR="001A4CE3" w14:paraId="6D34AFCB"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6C378EDA" w14:textId="77777777" w:rsidR="001A4CE3" w:rsidRPr="000D7498" w:rsidRDefault="001A4CE3">
            <w:pPr>
              <w:rPr>
                <w:noProof/>
              </w:rPr>
            </w:pPr>
            <w:r w:rsidRPr="000D7498">
              <w:rPr>
                <w:noProof/>
              </w:rPr>
              <w:t xml:space="preserve">ReportingWeek   </w:t>
            </w:r>
          </w:p>
          <w:p w14:paraId="2A703676" w14:textId="77777777" w:rsidR="001A4CE3" w:rsidRPr="000D7498" w:rsidRDefault="001A4CE3">
            <w:pPr>
              <w:rPr>
                <w:noProof/>
              </w:rPr>
            </w:pPr>
            <w:r w:rsidRPr="000D7498">
              <w:rPr>
                <w:noProof/>
              </w:rPr>
              <w:lastRenderedPageBreak/>
              <w:t>(YYYY-Www – 7 day period; following ISO 8601 definition of a week in a year)</w:t>
            </w:r>
          </w:p>
        </w:tc>
        <w:tc>
          <w:tcPr>
            <w:tcW w:w="3303" w:type="dxa"/>
            <w:tcBorders>
              <w:top w:val="nil"/>
              <w:left w:val="nil"/>
              <w:bottom w:val="single" w:sz="4" w:space="0" w:color="auto"/>
              <w:right w:val="single" w:sz="4" w:space="0" w:color="auto"/>
            </w:tcBorders>
            <w:noWrap/>
            <w:hideMark/>
          </w:tcPr>
          <w:p w14:paraId="2DE60AAF" w14:textId="77777777" w:rsidR="001A4CE3" w:rsidRPr="0006690F" w:rsidRDefault="001A4CE3" w:rsidP="00FD4515">
            <w:pPr>
              <w:rPr>
                <w:noProof/>
              </w:rPr>
            </w:pPr>
            <w:r w:rsidRPr="0006690F">
              <w:rPr>
                <w:noProof/>
              </w:rPr>
              <w:lastRenderedPageBreak/>
              <w:t>time_period</w:t>
            </w:r>
          </w:p>
        </w:tc>
      </w:tr>
      <w:tr w:rsidR="001A4CE3" w14:paraId="4CC16174"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1948DEE2" w14:textId="77777777" w:rsidR="001A4CE3" w:rsidRPr="000D7498" w:rsidRDefault="001A4CE3">
            <w:pPr>
              <w:rPr>
                <w:noProof/>
              </w:rPr>
            </w:pPr>
            <w:r w:rsidRPr="000D7498">
              <w:rPr>
                <w:noProof/>
              </w:rPr>
              <w:t xml:space="preserve">ReportingDay   </w:t>
            </w:r>
          </w:p>
          <w:p w14:paraId="1B9B3961" w14:textId="77777777" w:rsidR="001A4CE3" w:rsidRPr="000D7498" w:rsidRDefault="001A4CE3">
            <w:pPr>
              <w:rPr>
                <w:noProof/>
              </w:rPr>
            </w:pPr>
            <w:r w:rsidRPr="000D7498">
              <w:rPr>
                <w:noProof/>
              </w:rPr>
              <w:t>(YYYY-Dddd – 1 day period)</w:t>
            </w:r>
          </w:p>
        </w:tc>
        <w:tc>
          <w:tcPr>
            <w:tcW w:w="3303" w:type="dxa"/>
            <w:tcBorders>
              <w:top w:val="nil"/>
              <w:left w:val="nil"/>
              <w:bottom w:val="single" w:sz="4" w:space="0" w:color="auto"/>
              <w:right w:val="single" w:sz="4" w:space="0" w:color="auto"/>
            </w:tcBorders>
            <w:noWrap/>
            <w:hideMark/>
          </w:tcPr>
          <w:p w14:paraId="2CF4F756" w14:textId="77777777" w:rsidR="001A4CE3" w:rsidRPr="0006690F" w:rsidRDefault="001A4CE3" w:rsidP="00FD4515">
            <w:pPr>
              <w:rPr>
                <w:noProof/>
              </w:rPr>
            </w:pPr>
            <w:r w:rsidRPr="0006690F">
              <w:rPr>
                <w:noProof/>
              </w:rPr>
              <w:t>time_period</w:t>
            </w:r>
          </w:p>
        </w:tc>
      </w:tr>
      <w:tr w:rsidR="001A4CE3" w14:paraId="54F9B968"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31C4765C" w14:textId="77777777" w:rsidR="001A4CE3" w:rsidRPr="000D7498" w:rsidRDefault="001A4CE3">
            <w:pPr>
              <w:rPr>
                <w:noProof/>
              </w:rPr>
            </w:pPr>
            <w:r w:rsidRPr="000D7498">
              <w:rPr>
                <w:noProof/>
              </w:rPr>
              <w:t xml:space="preserve">DateTime  </w:t>
            </w:r>
          </w:p>
          <w:p w14:paraId="58FD6B61" w14:textId="77777777" w:rsidR="001A4CE3" w:rsidRPr="000D7498" w:rsidRDefault="001A4CE3">
            <w:pPr>
              <w:rPr>
                <w:noProof/>
              </w:rPr>
            </w:pPr>
            <w:r w:rsidRPr="000D7498">
              <w:rPr>
                <w:noProof/>
              </w:rPr>
              <w:t>(YYYY-MM-DDThh:mm:ss)</w:t>
            </w:r>
          </w:p>
        </w:tc>
        <w:tc>
          <w:tcPr>
            <w:tcW w:w="3303" w:type="dxa"/>
            <w:tcBorders>
              <w:top w:val="nil"/>
              <w:left w:val="nil"/>
              <w:bottom w:val="single" w:sz="4" w:space="0" w:color="auto"/>
              <w:right w:val="single" w:sz="4" w:space="0" w:color="auto"/>
            </w:tcBorders>
            <w:noWrap/>
            <w:hideMark/>
          </w:tcPr>
          <w:p w14:paraId="0D0D5EC7" w14:textId="77777777" w:rsidR="001A4CE3" w:rsidRPr="0006690F" w:rsidRDefault="001A4CE3" w:rsidP="00FD4515">
            <w:pPr>
              <w:rPr>
                <w:noProof/>
              </w:rPr>
            </w:pPr>
            <w:r w:rsidRPr="0006690F">
              <w:rPr>
                <w:noProof/>
              </w:rPr>
              <w:t>date</w:t>
            </w:r>
          </w:p>
        </w:tc>
      </w:tr>
      <w:tr w:rsidR="001A4CE3" w14:paraId="7DBEEAAF"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0B4A9EB4" w14:textId="77777777" w:rsidR="001A4CE3" w:rsidRPr="000D7498" w:rsidRDefault="001A4CE3">
            <w:pPr>
              <w:rPr>
                <w:noProof/>
              </w:rPr>
            </w:pPr>
            <w:r w:rsidRPr="000D7498">
              <w:rPr>
                <w:noProof/>
              </w:rPr>
              <w:t xml:space="preserve">TimeRange   </w:t>
            </w:r>
          </w:p>
          <w:p w14:paraId="48B723A6" w14:textId="77777777" w:rsidR="001A4CE3" w:rsidRPr="000D7498" w:rsidRDefault="001A4CE3">
            <w:pPr>
              <w:rPr>
                <w:noProof/>
              </w:rPr>
            </w:pPr>
            <w:r w:rsidRPr="000D7498">
              <w:rPr>
                <w:noProof/>
              </w:rPr>
              <w:t>(YYYY-MM-DD(Thh:mm:ss)?/&lt;duration&gt;)</w:t>
            </w:r>
          </w:p>
        </w:tc>
        <w:tc>
          <w:tcPr>
            <w:tcW w:w="3303" w:type="dxa"/>
            <w:tcBorders>
              <w:top w:val="nil"/>
              <w:left w:val="nil"/>
              <w:bottom w:val="single" w:sz="4" w:space="0" w:color="auto"/>
              <w:right w:val="single" w:sz="4" w:space="0" w:color="auto"/>
            </w:tcBorders>
            <w:noWrap/>
            <w:hideMark/>
          </w:tcPr>
          <w:p w14:paraId="34DF835A" w14:textId="77777777" w:rsidR="001A4CE3" w:rsidRPr="0006690F" w:rsidRDefault="001A4CE3" w:rsidP="00FD4515">
            <w:pPr>
              <w:rPr>
                <w:noProof/>
              </w:rPr>
            </w:pPr>
            <w:r w:rsidRPr="0006690F">
              <w:rPr>
                <w:noProof/>
              </w:rPr>
              <w:t>time</w:t>
            </w:r>
          </w:p>
        </w:tc>
      </w:tr>
      <w:tr w:rsidR="001A4CE3" w14:paraId="6C866285"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203E375C" w14:textId="77777777" w:rsidR="001A4CE3" w:rsidRPr="000D7498" w:rsidRDefault="001A4CE3">
            <w:pPr>
              <w:rPr>
                <w:noProof/>
              </w:rPr>
            </w:pPr>
            <w:r w:rsidRPr="000D7498">
              <w:rPr>
                <w:noProof/>
              </w:rPr>
              <w:t xml:space="preserve">Month   </w:t>
            </w:r>
          </w:p>
          <w:p w14:paraId="0DDE7A99" w14:textId="77777777" w:rsidR="001A4CE3" w:rsidRPr="000D7498" w:rsidRDefault="001A4CE3">
            <w:pPr>
              <w:rPr>
                <w:noProof/>
              </w:rPr>
            </w:pPr>
            <w:r w:rsidRPr="000D7498">
              <w:rPr>
                <w:noProof/>
              </w:rPr>
              <w:t>(--MM; speicifies a month independent of a year; e.g. February is black history month in the United States)</w:t>
            </w:r>
          </w:p>
        </w:tc>
        <w:tc>
          <w:tcPr>
            <w:tcW w:w="3303" w:type="dxa"/>
            <w:tcBorders>
              <w:top w:val="nil"/>
              <w:left w:val="nil"/>
              <w:bottom w:val="single" w:sz="4" w:space="0" w:color="auto"/>
              <w:right w:val="single" w:sz="4" w:space="0" w:color="auto"/>
            </w:tcBorders>
            <w:noWrap/>
            <w:hideMark/>
          </w:tcPr>
          <w:p w14:paraId="2B11FF93" w14:textId="77777777" w:rsidR="001A4CE3" w:rsidRPr="0006690F" w:rsidRDefault="001A4CE3" w:rsidP="00FD4515">
            <w:pPr>
              <w:rPr>
                <w:noProof/>
              </w:rPr>
            </w:pPr>
            <w:r w:rsidRPr="0006690F">
              <w:rPr>
                <w:noProof/>
              </w:rPr>
              <w:t>string</w:t>
            </w:r>
          </w:p>
        </w:tc>
      </w:tr>
      <w:tr w:rsidR="001A4CE3" w14:paraId="29638324"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7A7E8A64" w14:textId="77777777" w:rsidR="001A4CE3" w:rsidRPr="000D7498" w:rsidRDefault="001A4CE3">
            <w:pPr>
              <w:rPr>
                <w:noProof/>
              </w:rPr>
            </w:pPr>
            <w:r w:rsidRPr="000D7498">
              <w:rPr>
                <w:noProof/>
              </w:rPr>
              <w:t xml:space="preserve">MonthDay   </w:t>
            </w:r>
          </w:p>
          <w:p w14:paraId="639004C1" w14:textId="77777777" w:rsidR="001A4CE3" w:rsidRPr="000D7498" w:rsidRDefault="001A4CE3">
            <w:pPr>
              <w:rPr>
                <w:noProof/>
              </w:rPr>
            </w:pPr>
            <w:r w:rsidRPr="000D7498">
              <w:rPr>
                <w:noProof/>
              </w:rPr>
              <w:t>(--MM-DD; specifies a day within a month independent of a year; e.g. Christmas is December 25</w:t>
            </w:r>
            <w:r w:rsidRPr="000D7498">
              <w:rPr>
                <w:noProof/>
                <w:vertAlign w:val="superscript"/>
              </w:rPr>
              <w:t>th</w:t>
            </w:r>
            <w:r w:rsidRPr="000D7498">
              <w:rPr>
                <w:noProof/>
              </w:rPr>
              <w:t>;  used to specify reporting year start day)</w:t>
            </w:r>
          </w:p>
        </w:tc>
        <w:tc>
          <w:tcPr>
            <w:tcW w:w="3303" w:type="dxa"/>
            <w:tcBorders>
              <w:top w:val="nil"/>
              <w:left w:val="nil"/>
              <w:bottom w:val="single" w:sz="4" w:space="0" w:color="auto"/>
              <w:right w:val="single" w:sz="4" w:space="0" w:color="auto"/>
            </w:tcBorders>
            <w:noWrap/>
            <w:hideMark/>
          </w:tcPr>
          <w:p w14:paraId="271345A5" w14:textId="77777777" w:rsidR="001A4CE3" w:rsidRPr="0006690F" w:rsidRDefault="001A4CE3" w:rsidP="00FD4515">
            <w:pPr>
              <w:rPr>
                <w:noProof/>
              </w:rPr>
            </w:pPr>
            <w:r w:rsidRPr="0006690F">
              <w:rPr>
                <w:noProof/>
              </w:rPr>
              <w:t>string</w:t>
            </w:r>
          </w:p>
        </w:tc>
      </w:tr>
      <w:tr w:rsidR="001A4CE3" w14:paraId="1EE0914D"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69AAB865" w14:textId="77777777" w:rsidR="001A4CE3" w:rsidRPr="000D7498" w:rsidRDefault="001A4CE3">
            <w:pPr>
              <w:rPr>
                <w:noProof/>
              </w:rPr>
            </w:pPr>
            <w:r w:rsidRPr="000D7498">
              <w:rPr>
                <w:noProof/>
              </w:rPr>
              <w:t xml:space="preserve">Day   </w:t>
            </w:r>
          </w:p>
          <w:p w14:paraId="5570DCFF" w14:textId="77777777" w:rsidR="001A4CE3" w:rsidRPr="000D7498" w:rsidRDefault="001A4CE3">
            <w:pPr>
              <w:rPr>
                <w:noProof/>
              </w:rPr>
            </w:pPr>
            <w:r w:rsidRPr="000D7498">
              <w:rPr>
                <w:noProof/>
              </w:rPr>
              <w:t>(---DD; specifies a day independent of a month or year; e.g. the 15</w:t>
            </w:r>
            <w:r w:rsidRPr="000D7498">
              <w:rPr>
                <w:noProof/>
                <w:vertAlign w:val="superscript"/>
              </w:rPr>
              <w:t>th</w:t>
            </w:r>
            <w:r w:rsidRPr="000D7498">
              <w:rPr>
                <w:noProof/>
              </w:rPr>
              <w:t xml:space="preserve"> is payday)</w:t>
            </w:r>
          </w:p>
        </w:tc>
        <w:tc>
          <w:tcPr>
            <w:tcW w:w="3303" w:type="dxa"/>
            <w:tcBorders>
              <w:top w:val="nil"/>
              <w:left w:val="nil"/>
              <w:bottom w:val="single" w:sz="4" w:space="0" w:color="auto"/>
              <w:right w:val="single" w:sz="4" w:space="0" w:color="auto"/>
            </w:tcBorders>
            <w:noWrap/>
            <w:hideMark/>
          </w:tcPr>
          <w:p w14:paraId="65DB0876" w14:textId="77777777" w:rsidR="001A4CE3" w:rsidRPr="0006690F" w:rsidRDefault="001A4CE3" w:rsidP="00FD4515">
            <w:pPr>
              <w:rPr>
                <w:noProof/>
              </w:rPr>
            </w:pPr>
            <w:r w:rsidRPr="0006690F">
              <w:rPr>
                <w:noProof/>
              </w:rPr>
              <w:t>string</w:t>
            </w:r>
          </w:p>
        </w:tc>
      </w:tr>
      <w:tr w:rsidR="001A4CE3" w14:paraId="4F571AFB"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2833092C" w14:textId="77777777" w:rsidR="001A4CE3" w:rsidRPr="000D7498" w:rsidRDefault="001A4CE3">
            <w:pPr>
              <w:rPr>
                <w:noProof/>
              </w:rPr>
            </w:pPr>
            <w:r w:rsidRPr="000D7498">
              <w:rPr>
                <w:noProof/>
              </w:rPr>
              <w:t xml:space="preserve">Time   </w:t>
            </w:r>
          </w:p>
          <w:p w14:paraId="48F39A6D" w14:textId="77777777" w:rsidR="001A4CE3" w:rsidRPr="000D7498" w:rsidRDefault="001A4CE3">
            <w:pPr>
              <w:rPr>
                <w:noProof/>
              </w:rPr>
            </w:pPr>
            <w:r w:rsidRPr="000D7498">
              <w:rPr>
                <w:noProof/>
              </w:rPr>
              <w:t>(hh:mm:ss; time independent of a date; e.g. coffee break is at 10:00 AM)</w:t>
            </w:r>
          </w:p>
        </w:tc>
        <w:tc>
          <w:tcPr>
            <w:tcW w:w="3303" w:type="dxa"/>
            <w:tcBorders>
              <w:top w:val="nil"/>
              <w:left w:val="nil"/>
              <w:bottom w:val="single" w:sz="4" w:space="0" w:color="auto"/>
              <w:right w:val="single" w:sz="4" w:space="0" w:color="auto"/>
            </w:tcBorders>
            <w:noWrap/>
            <w:hideMark/>
          </w:tcPr>
          <w:p w14:paraId="44781F57" w14:textId="77777777" w:rsidR="001A4CE3" w:rsidRPr="0006690F" w:rsidRDefault="001A4CE3" w:rsidP="00FD4515">
            <w:pPr>
              <w:rPr>
                <w:noProof/>
              </w:rPr>
            </w:pPr>
            <w:r w:rsidRPr="0006690F">
              <w:rPr>
                <w:noProof/>
              </w:rPr>
              <w:t>string</w:t>
            </w:r>
          </w:p>
        </w:tc>
      </w:tr>
      <w:tr w:rsidR="001A4CE3" w14:paraId="3811D863" w14:textId="77777777" w:rsidTr="00F61869">
        <w:trPr>
          <w:trHeight w:val="320"/>
          <w:jc w:val="center"/>
        </w:trPr>
        <w:tc>
          <w:tcPr>
            <w:tcW w:w="5225" w:type="dxa"/>
            <w:tcBorders>
              <w:top w:val="nil"/>
              <w:left w:val="single" w:sz="4" w:space="0" w:color="auto"/>
              <w:bottom w:val="single" w:sz="4" w:space="0" w:color="auto"/>
              <w:right w:val="single" w:sz="4" w:space="0" w:color="auto"/>
            </w:tcBorders>
            <w:noWrap/>
            <w:hideMark/>
          </w:tcPr>
          <w:p w14:paraId="5BB2E8DF" w14:textId="77777777" w:rsidR="001A4CE3" w:rsidRPr="000D7498" w:rsidRDefault="001A4CE3">
            <w:pPr>
              <w:rPr>
                <w:noProof/>
              </w:rPr>
            </w:pPr>
            <w:r w:rsidRPr="000D7498">
              <w:rPr>
                <w:noProof/>
              </w:rPr>
              <w:t xml:space="preserve">Duration </w:t>
            </w:r>
          </w:p>
          <w:p w14:paraId="799C9D1B" w14:textId="77777777" w:rsidR="001A4CE3" w:rsidRPr="000D7498" w:rsidRDefault="001A4CE3">
            <w:pPr>
              <w:rPr>
                <w:noProof/>
              </w:rPr>
            </w:pPr>
            <w:r w:rsidRPr="000D7498">
              <w:rPr>
                <w:noProof/>
              </w:rPr>
              <w:t>(corresponds to XML Schema xs:duration datatype)</w:t>
            </w:r>
          </w:p>
        </w:tc>
        <w:tc>
          <w:tcPr>
            <w:tcW w:w="3303" w:type="dxa"/>
            <w:tcBorders>
              <w:top w:val="nil"/>
              <w:left w:val="nil"/>
              <w:bottom w:val="single" w:sz="4" w:space="0" w:color="auto"/>
              <w:right w:val="single" w:sz="4" w:space="0" w:color="auto"/>
            </w:tcBorders>
            <w:noWrap/>
            <w:hideMark/>
          </w:tcPr>
          <w:p w14:paraId="08441CCF" w14:textId="77777777" w:rsidR="001A4CE3" w:rsidRPr="0006690F" w:rsidRDefault="001A4CE3" w:rsidP="00FD4515">
            <w:pPr>
              <w:rPr>
                <w:noProof/>
              </w:rPr>
            </w:pPr>
            <w:r w:rsidRPr="0006690F">
              <w:rPr>
                <w:noProof/>
              </w:rPr>
              <w:t>duration</w:t>
            </w:r>
          </w:p>
        </w:tc>
      </w:tr>
      <w:tr w:rsidR="001A4CE3" w14:paraId="62E179B9" w14:textId="77777777" w:rsidTr="00F61869">
        <w:trPr>
          <w:trHeight w:val="320"/>
          <w:jc w:val="center"/>
        </w:trPr>
        <w:tc>
          <w:tcPr>
            <w:tcW w:w="5225" w:type="dxa"/>
            <w:tcBorders>
              <w:top w:val="nil"/>
              <w:left w:val="single" w:sz="4" w:space="0" w:color="auto"/>
              <w:bottom w:val="nil"/>
              <w:right w:val="single" w:sz="4" w:space="0" w:color="auto"/>
            </w:tcBorders>
            <w:noWrap/>
          </w:tcPr>
          <w:p w14:paraId="1FA727BB" w14:textId="77777777" w:rsidR="001A4CE3" w:rsidRPr="00A43DF1" w:rsidRDefault="001A4CE3">
            <w:pPr>
              <w:rPr>
                <w:noProof/>
              </w:rPr>
            </w:pPr>
            <w:r w:rsidRPr="00A43DF1">
              <w:rPr>
                <w:noProof/>
              </w:rPr>
              <w:t>XHTML</w:t>
            </w:r>
          </w:p>
        </w:tc>
        <w:tc>
          <w:tcPr>
            <w:tcW w:w="3303" w:type="dxa"/>
            <w:tcBorders>
              <w:top w:val="nil"/>
              <w:left w:val="nil"/>
              <w:bottom w:val="nil"/>
              <w:right w:val="single" w:sz="4" w:space="0" w:color="auto"/>
            </w:tcBorders>
            <w:noWrap/>
          </w:tcPr>
          <w:p w14:paraId="6AABFBA3" w14:textId="77777777" w:rsidR="001A4CE3" w:rsidRPr="00A43DF1" w:rsidRDefault="001A4CE3">
            <w:pPr>
              <w:rPr>
                <w:noProof/>
              </w:rPr>
            </w:pPr>
            <w:r w:rsidRPr="00A43DF1">
              <w:rPr>
                <w:noProof/>
              </w:rPr>
              <w:t xml:space="preserve">Metadata type – not applicable </w:t>
            </w:r>
          </w:p>
        </w:tc>
      </w:tr>
      <w:tr w:rsidR="001A4CE3" w14:paraId="7FF4D3F5" w14:textId="77777777" w:rsidTr="00F61869">
        <w:trPr>
          <w:trHeight w:val="320"/>
          <w:jc w:val="center"/>
        </w:trPr>
        <w:tc>
          <w:tcPr>
            <w:tcW w:w="5225" w:type="dxa"/>
            <w:tcBorders>
              <w:top w:val="nil"/>
              <w:left w:val="single" w:sz="4" w:space="0" w:color="auto"/>
              <w:bottom w:val="nil"/>
              <w:right w:val="single" w:sz="4" w:space="0" w:color="auto"/>
            </w:tcBorders>
            <w:noWrap/>
          </w:tcPr>
          <w:p w14:paraId="7F07A26B" w14:textId="77777777" w:rsidR="001A4CE3" w:rsidRPr="00A43DF1" w:rsidRDefault="001A4CE3">
            <w:pPr>
              <w:rPr>
                <w:noProof/>
              </w:rPr>
            </w:pPr>
            <w:r w:rsidRPr="00A43DF1">
              <w:rPr>
                <w:noProof/>
              </w:rPr>
              <w:t>KeyValues</w:t>
            </w:r>
          </w:p>
        </w:tc>
        <w:tc>
          <w:tcPr>
            <w:tcW w:w="3303" w:type="dxa"/>
            <w:tcBorders>
              <w:top w:val="nil"/>
              <w:left w:val="nil"/>
              <w:bottom w:val="nil"/>
              <w:right w:val="single" w:sz="4" w:space="0" w:color="auto"/>
            </w:tcBorders>
            <w:noWrap/>
          </w:tcPr>
          <w:p w14:paraId="62EED882" w14:textId="77777777" w:rsidR="001A4CE3" w:rsidRPr="00A43DF1" w:rsidRDefault="001A4CE3" w:rsidP="00FD4515">
            <w:pPr>
              <w:rPr>
                <w:noProof/>
              </w:rPr>
            </w:pPr>
            <w:r w:rsidRPr="00A43DF1">
              <w:rPr>
                <w:noProof/>
              </w:rPr>
              <w:t xml:space="preserve">Metadata type – not applicable </w:t>
            </w:r>
          </w:p>
        </w:tc>
      </w:tr>
      <w:tr w:rsidR="001A4CE3" w14:paraId="16A01768" w14:textId="77777777" w:rsidTr="00F61869">
        <w:trPr>
          <w:trHeight w:val="320"/>
          <w:jc w:val="center"/>
        </w:trPr>
        <w:tc>
          <w:tcPr>
            <w:tcW w:w="5225" w:type="dxa"/>
            <w:tcBorders>
              <w:top w:val="nil"/>
              <w:left w:val="single" w:sz="4" w:space="0" w:color="auto"/>
              <w:bottom w:val="nil"/>
              <w:right w:val="single" w:sz="4" w:space="0" w:color="auto"/>
            </w:tcBorders>
            <w:noWrap/>
          </w:tcPr>
          <w:p w14:paraId="6E744AF2" w14:textId="77777777" w:rsidR="001A4CE3" w:rsidRPr="00A43DF1" w:rsidRDefault="001A4CE3">
            <w:pPr>
              <w:rPr>
                <w:noProof/>
              </w:rPr>
            </w:pPr>
            <w:r w:rsidRPr="00A43DF1">
              <w:rPr>
                <w:noProof/>
              </w:rPr>
              <w:t>IdentifiableReference</w:t>
            </w:r>
          </w:p>
        </w:tc>
        <w:tc>
          <w:tcPr>
            <w:tcW w:w="3303" w:type="dxa"/>
            <w:tcBorders>
              <w:top w:val="nil"/>
              <w:left w:val="nil"/>
              <w:bottom w:val="nil"/>
              <w:right w:val="single" w:sz="4" w:space="0" w:color="auto"/>
            </w:tcBorders>
            <w:noWrap/>
          </w:tcPr>
          <w:p w14:paraId="7E6C2A4F" w14:textId="77777777" w:rsidR="001A4CE3" w:rsidRPr="00A43DF1" w:rsidRDefault="001A4CE3" w:rsidP="00FD4515">
            <w:pPr>
              <w:rPr>
                <w:noProof/>
              </w:rPr>
            </w:pPr>
            <w:r w:rsidRPr="00A43DF1">
              <w:rPr>
                <w:noProof/>
              </w:rPr>
              <w:t xml:space="preserve">Metadata type – not applicable </w:t>
            </w:r>
          </w:p>
        </w:tc>
      </w:tr>
      <w:tr w:rsidR="001A4CE3" w14:paraId="617755F2" w14:textId="77777777" w:rsidTr="00F61869">
        <w:trPr>
          <w:trHeight w:val="320"/>
          <w:jc w:val="center"/>
        </w:trPr>
        <w:tc>
          <w:tcPr>
            <w:tcW w:w="5225" w:type="dxa"/>
            <w:tcBorders>
              <w:top w:val="nil"/>
              <w:left w:val="single" w:sz="4" w:space="0" w:color="auto"/>
              <w:bottom w:val="nil"/>
              <w:right w:val="single" w:sz="4" w:space="0" w:color="auto"/>
            </w:tcBorders>
            <w:noWrap/>
          </w:tcPr>
          <w:p w14:paraId="16AEAA41" w14:textId="77777777" w:rsidR="001A4CE3" w:rsidRPr="00A43DF1" w:rsidRDefault="001A4CE3">
            <w:pPr>
              <w:rPr>
                <w:noProof/>
              </w:rPr>
            </w:pPr>
            <w:r w:rsidRPr="00A43DF1">
              <w:rPr>
                <w:noProof/>
              </w:rPr>
              <w:t>DataSetReference</w:t>
            </w:r>
          </w:p>
        </w:tc>
        <w:tc>
          <w:tcPr>
            <w:tcW w:w="3303" w:type="dxa"/>
            <w:tcBorders>
              <w:top w:val="nil"/>
              <w:left w:val="nil"/>
              <w:bottom w:val="nil"/>
              <w:right w:val="single" w:sz="4" w:space="0" w:color="auto"/>
            </w:tcBorders>
            <w:noWrap/>
          </w:tcPr>
          <w:p w14:paraId="45C63F4D" w14:textId="1D4D07FF" w:rsidR="001A4CE3" w:rsidRPr="00A43DF1" w:rsidRDefault="001A4CE3" w:rsidP="00FD4515">
            <w:pPr>
              <w:rPr>
                <w:noProof/>
              </w:rPr>
            </w:pPr>
            <w:r w:rsidRPr="00A43DF1">
              <w:rPr>
                <w:noProof/>
              </w:rPr>
              <w:t>Metadata type – not applicable</w:t>
            </w:r>
          </w:p>
        </w:tc>
      </w:tr>
      <w:tr w:rsidR="001A4CE3" w14:paraId="247B66A0" w14:textId="77777777" w:rsidTr="00E65ED8">
        <w:trPr>
          <w:trHeight w:val="80"/>
          <w:jc w:val="center"/>
        </w:trPr>
        <w:tc>
          <w:tcPr>
            <w:tcW w:w="5225" w:type="dxa"/>
            <w:tcBorders>
              <w:top w:val="nil"/>
              <w:left w:val="single" w:sz="4" w:space="0" w:color="auto"/>
              <w:bottom w:val="single" w:sz="4" w:space="0" w:color="auto"/>
              <w:right w:val="single" w:sz="4" w:space="0" w:color="auto"/>
            </w:tcBorders>
            <w:noWrap/>
          </w:tcPr>
          <w:p w14:paraId="3A29111C" w14:textId="2F388466" w:rsidR="001A4CE3" w:rsidRPr="00A43DF1" w:rsidRDefault="001A4CE3">
            <w:pPr>
              <w:rPr>
                <w:noProof/>
              </w:rPr>
            </w:pPr>
          </w:p>
        </w:tc>
        <w:tc>
          <w:tcPr>
            <w:tcW w:w="3303" w:type="dxa"/>
            <w:tcBorders>
              <w:top w:val="nil"/>
              <w:left w:val="nil"/>
              <w:bottom w:val="single" w:sz="4" w:space="0" w:color="auto"/>
              <w:right w:val="single" w:sz="4" w:space="0" w:color="auto"/>
            </w:tcBorders>
            <w:noWrap/>
          </w:tcPr>
          <w:p w14:paraId="54824419" w14:textId="263C10D4" w:rsidR="001A4CE3" w:rsidRPr="00A43DF1" w:rsidRDefault="001A4CE3" w:rsidP="00FD4515">
            <w:pPr>
              <w:rPr>
                <w:noProof/>
              </w:rPr>
            </w:pPr>
          </w:p>
        </w:tc>
      </w:tr>
    </w:tbl>
    <w:p w14:paraId="2D1CBF0D" w14:textId="77777777" w:rsidR="001A4CE3" w:rsidRDefault="001A4CE3" w:rsidP="00FD4515">
      <w:pPr>
        <w:pStyle w:val="Caption"/>
      </w:pPr>
      <w:r>
        <w:t>Figure 14 – Mappings from SDMX data types to VTL Basic Scalar Types</w:t>
      </w:r>
    </w:p>
    <w:p w14:paraId="42DA0EAB" w14:textId="206E5757" w:rsidR="001A4CE3" w:rsidRDefault="001A4CE3">
      <w:r>
        <w:t xml:space="preserve">When VTL takes in input SDMX artefacts, it is assumed that a type conversion according to the table above always happens. In case a different VTL basic scalar type is desired, it can be achieved in the VTL program taking in input the default VTL basic scalar type above and applying to it the VTL type conversion features (see the implicit and explicit type conversion and the </w:t>
      </w:r>
      <w:r w:rsidR="00593C29">
        <w:t>"</w:t>
      </w:r>
      <w:r>
        <w:t>cast</w:t>
      </w:r>
      <w:r w:rsidR="00593C29">
        <w:t>"</w:t>
      </w:r>
      <w:r>
        <w:t xml:space="preserve"> operator in the VTL Reference Manual).</w:t>
      </w:r>
    </w:p>
    <w:p w14:paraId="427191C2" w14:textId="77777777" w:rsidR="001A4CE3" w:rsidRDefault="001A4CE3">
      <w:pPr>
        <w:pStyle w:val="Heading3"/>
      </w:pPr>
      <w:bookmarkStart w:id="2396" w:name="_Toc73460183"/>
      <w:bookmarkStart w:id="2397" w:name="_Toc178073180"/>
      <w:r>
        <w:t>Mapping VTL basic scalar types to SDMX data types</w:t>
      </w:r>
      <w:bookmarkEnd w:id="2396"/>
      <w:bookmarkEnd w:id="2397"/>
      <w:r>
        <w:t xml:space="preserve"> </w:t>
      </w:r>
    </w:p>
    <w:p w14:paraId="19F19EF0" w14:textId="77777777" w:rsidR="001A4CE3" w:rsidRDefault="001A4CE3">
      <w:r w:rsidRPr="00A73D24">
        <w:t xml:space="preserve">The following table describes the default conversion from the VTL basic scalar types to the SDMX data </w:t>
      </w:r>
      <w:proofErr w:type="gramStart"/>
      <w:r w:rsidRPr="00A73D24">
        <w:t>types .</w:t>
      </w:r>
      <w:proofErr w:type="gramEnd"/>
    </w:p>
    <w:tbl>
      <w:tblPr>
        <w:tblW w:w="5000" w:type="pct"/>
        <w:jc w:val="center"/>
        <w:tblCellMar>
          <w:top w:w="28" w:type="dxa"/>
          <w:left w:w="57" w:type="dxa"/>
          <w:bottom w:w="28" w:type="dxa"/>
          <w:right w:w="57" w:type="dxa"/>
        </w:tblCellMar>
        <w:tblLook w:val="04A0" w:firstRow="1" w:lastRow="0" w:firstColumn="1" w:lastColumn="0" w:noHBand="0" w:noVBand="1"/>
      </w:tblPr>
      <w:tblGrid>
        <w:gridCol w:w="1544"/>
        <w:gridCol w:w="2846"/>
        <w:gridCol w:w="3912"/>
      </w:tblGrid>
      <w:tr w:rsidR="001A4CE3" w:rsidRPr="00427FA7" w14:paraId="4AA1FAFA" w14:textId="77777777" w:rsidTr="00F61869">
        <w:trPr>
          <w:cantSplit/>
          <w:trHeight w:val="284"/>
          <w:jc w:val="center"/>
        </w:trPr>
        <w:tc>
          <w:tcPr>
            <w:tcW w:w="1567" w:type="dxa"/>
            <w:tcBorders>
              <w:top w:val="single" w:sz="4" w:space="0" w:color="auto"/>
              <w:left w:val="single" w:sz="4" w:space="0" w:color="auto"/>
              <w:bottom w:val="double" w:sz="6" w:space="0" w:color="auto"/>
              <w:right w:val="single" w:sz="4" w:space="0" w:color="auto"/>
            </w:tcBorders>
            <w:shd w:val="clear" w:color="auto" w:fill="auto"/>
            <w:noWrap/>
            <w:hideMark/>
          </w:tcPr>
          <w:p w14:paraId="656B2065" w14:textId="77777777" w:rsidR="001A4CE3" w:rsidRPr="00427FA7" w:rsidRDefault="001A4CE3" w:rsidP="00FD4515">
            <w:pPr>
              <w:rPr>
                <w:noProof/>
              </w:rPr>
            </w:pPr>
            <w:r w:rsidRPr="00427FA7">
              <w:rPr>
                <w:noProof/>
              </w:rPr>
              <w:t>VTL</w:t>
            </w:r>
            <w:r>
              <w:rPr>
                <w:noProof/>
              </w:rPr>
              <w:t xml:space="preserve"> basic scalar</w:t>
            </w:r>
            <w:r w:rsidRPr="00427FA7">
              <w:rPr>
                <w:noProof/>
              </w:rPr>
              <w:t xml:space="preserve"> type</w:t>
            </w:r>
          </w:p>
        </w:tc>
        <w:tc>
          <w:tcPr>
            <w:tcW w:w="2885" w:type="dxa"/>
            <w:tcBorders>
              <w:top w:val="single" w:sz="4" w:space="0" w:color="auto"/>
              <w:left w:val="nil"/>
              <w:bottom w:val="double" w:sz="6" w:space="0" w:color="auto"/>
              <w:right w:val="single" w:sz="4" w:space="0" w:color="auto"/>
            </w:tcBorders>
            <w:shd w:val="clear" w:color="auto" w:fill="auto"/>
            <w:hideMark/>
          </w:tcPr>
          <w:p w14:paraId="59C6C045" w14:textId="77777777" w:rsidR="001A4CE3" w:rsidRDefault="001A4CE3" w:rsidP="00FD4515">
            <w:pPr>
              <w:rPr>
                <w:noProof/>
              </w:rPr>
            </w:pPr>
            <w:r w:rsidRPr="00427FA7">
              <w:rPr>
                <w:noProof/>
              </w:rPr>
              <w:t>Default SDMX</w:t>
            </w:r>
            <w:r>
              <w:rPr>
                <w:noProof/>
              </w:rPr>
              <w:t xml:space="preserve"> data</w:t>
            </w:r>
            <w:r w:rsidRPr="00427FA7">
              <w:rPr>
                <w:noProof/>
              </w:rPr>
              <w:t xml:space="preserve"> type</w:t>
            </w:r>
          </w:p>
          <w:p w14:paraId="38CB0164" w14:textId="77777777" w:rsidR="001A4CE3" w:rsidRPr="00427FA7" w:rsidRDefault="001A4CE3" w:rsidP="00FD4515">
            <w:pPr>
              <w:rPr>
                <w:noProof/>
              </w:rPr>
            </w:pPr>
            <w:r>
              <w:rPr>
                <w:noProof/>
              </w:rPr>
              <w:t>(BasicComponentDataType)</w:t>
            </w:r>
          </w:p>
        </w:tc>
        <w:tc>
          <w:tcPr>
            <w:tcW w:w="3974" w:type="dxa"/>
            <w:tcBorders>
              <w:top w:val="single" w:sz="4" w:space="0" w:color="auto"/>
              <w:left w:val="nil"/>
              <w:bottom w:val="double" w:sz="6" w:space="0" w:color="auto"/>
              <w:right w:val="single" w:sz="4" w:space="0" w:color="auto"/>
            </w:tcBorders>
            <w:shd w:val="clear" w:color="auto" w:fill="auto"/>
            <w:hideMark/>
          </w:tcPr>
          <w:p w14:paraId="5F012980" w14:textId="77777777" w:rsidR="001A4CE3" w:rsidRPr="00427FA7" w:rsidRDefault="001A4CE3" w:rsidP="00FD4515">
            <w:pPr>
              <w:rPr>
                <w:noProof/>
              </w:rPr>
            </w:pPr>
            <w:r>
              <w:rPr>
                <w:noProof/>
              </w:rPr>
              <w:t>Default output format</w:t>
            </w:r>
          </w:p>
        </w:tc>
      </w:tr>
      <w:tr w:rsidR="001A4CE3" w:rsidRPr="00427FA7" w14:paraId="69BE30E1" w14:textId="77777777" w:rsidTr="00F61869">
        <w:trPr>
          <w:cantSplit/>
          <w:trHeight w:val="284"/>
          <w:jc w:val="center"/>
        </w:trPr>
        <w:tc>
          <w:tcPr>
            <w:tcW w:w="1567" w:type="dxa"/>
            <w:tcBorders>
              <w:top w:val="nil"/>
              <w:left w:val="single" w:sz="4" w:space="0" w:color="auto"/>
              <w:bottom w:val="single" w:sz="4" w:space="0" w:color="auto"/>
              <w:right w:val="single" w:sz="4" w:space="0" w:color="auto"/>
            </w:tcBorders>
            <w:shd w:val="clear" w:color="auto" w:fill="auto"/>
            <w:noWrap/>
            <w:hideMark/>
          </w:tcPr>
          <w:p w14:paraId="43261CBD" w14:textId="77777777" w:rsidR="001A4CE3" w:rsidRPr="006F2E0F" w:rsidRDefault="001A4CE3" w:rsidP="00FD4515">
            <w:pPr>
              <w:rPr>
                <w:noProof/>
              </w:rPr>
            </w:pPr>
            <w:r w:rsidRPr="006F2E0F">
              <w:rPr>
                <w:noProof/>
              </w:rPr>
              <w:t>String</w:t>
            </w:r>
          </w:p>
        </w:tc>
        <w:tc>
          <w:tcPr>
            <w:tcW w:w="2885" w:type="dxa"/>
            <w:tcBorders>
              <w:top w:val="nil"/>
              <w:left w:val="nil"/>
              <w:bottom w:val="single" w:sz="4" w:space="0" w:color="auto"/>
              <w:right w:val="single" w:sz="4" w:space="0" w:color="auto"/>
            </w:tcBorders>
            <w:shd w:val="clear" w:color="auto" w:fill="auto"/>
            <w:noWrap/>
            <w:hideMark/>
          </w:tcPr>
          <w:p w14:paraId="28296949" w14:textId="77777777" w:rsidR="001A4CE3" w:rsidRPr="006F2E0F" w:rsidRDefault="001A4CE3" w:rsidP="00FD4515">
            <w:pPr>
              <w:rPr>
                <w:noProof/>
              </w:rPr>
            </w:pPr>
            <w:r w:rsidRPr="006F2E0F">
              <w:rPr>
                <w:noProof/>
              </w:rPr>
              <w:t xml:space="preserve">String </w:t>
            </w:r>
          </w:p>
        </w:tc>
        <w:tc>
          <w:tcPr>
            <w:tcW w:w="3974" w:type="dxa"/>
            <w:tcBorders>
              <w:top w:val="nil"/>
              <w:left w:val="nil"/>
              <w:bottom w:val="single" w:sz="4" w:space="0" w:color="auto"/>
              <w:right w:val="single" w:sz="4" w:space="0" w:color="auto"/>
            </w:tcBorders>
            <w:shd w:val="clear" w:color="auto" w:fill="auto"/>
            <w:noWrap/>
            <w:hideMark/>
          </w:tcPr>
          <w:p w14:paraId="57B8DB34" w14:textId="77777777" w:rsidR="001A4CE3" w:rsidRPr="00A73D24" w:rsidRDefault="001A4CE3" w:rsidP="00FD4515">
            <w:pPr>
              <w:rPr>
                <w:noProof/>
              </w:rPr>
            </w:pPr>
            <w:r>
              <w:rPr>
                <w:noProof/>
              </w:rPr>
              <w:t xml:space="preserve">Like XML </w:t>
            </w:r>
            <w:r w:rsidRPr="00A73D24">
              <w:rPr>
                <w:noProof/>
              </w:rPr>
              <w:t>(xs:string)</w:t>
            </w:r>
          </w:p>
        </w:tc>
      </w:tr>
      <w:tr w:rsidR="001A4CE3" w:rsidRPr="00427FA7" w14:paraId="5C6CCF58" w14:textId="77777777" w:rsidTr="00F61869">
        <w:trPr>
          <w:cantSplit/>
          <w:trHeight w:val="284"/>
          <w:jc w:val="center"/>
        </w:trPr>
        <w:tc>
          <w:tcPr>
            <w:tcW w:w="1567" w:type="dxa"/>
            <w:tcBorders>
              <w:top w:val="nil"/>
              <w:left w:val="single" w:sz="4" w:space="0" w:color="auto"/>
              <w:bottom w:val="single" w:sz="4" w:space="0" w:color="auto"/>
              <w:right w:val="single" w:sz="4" w:space="0" w:color="auto"/>
            </w:tcBorders>
            <w:shd w:val="clear" w:color="auto" w:fill="auto"/>
            <w:noWrap/>
            <w:hideMark/>
          </w:tcPr>
          <w:p w14:paraId="40662385" w14:textId="77777777" w:rsidR="001A4CE3" w:rsidRPr="006F2E0F" w:rsidRDefault="001A4CE3" w:rsidP="00FD4515">
            <w:pPr>
              <w:rPr>
                <w:noProof/>
              </w:rPr>
            </w:pPr>
            <w:r w:rsidRPr="006F2E0F">
              <w:rPr>
                <w:noProof/>
              </w:rPr>
              <w:t>Number</w:t>
            </w:r>
          </w:p>
        </w:tc>
        <w:tc>
          <w:tcPr>
            <w:tcW w:w="2885" w:type="dxa"/>
            <w:tcBorders>
              <w:top w:val="nil"/>
              <w:left w:val="nil"/>
              <w:bottom w:val="single" w:sz="4" w:space="0" w:color="auto"/>
              <w:right w:val="single" w:sz="4" w:space="0" w:color="auto"/>
            </w:tcBorders>
            <w:shd w:val="clear" w:color="auto" w:fill="auto"/>
            <w:noWrap/>
            <w:hideMark/>
          </w:tcPr>
          <w:p w14:paraId="296D81DB" w14:textId="77777777" w:rsidR="001A4CE3" w:rsidRPr="006F2E0F" w:rsidRDefault="001A4CE3" w:rsidP="00FD4515">
            <w:pPr>
              <w:rPr>
                <w:noProof/>
              </w:rPr>
            </w:pPr>
            <w:r w:rsidRPr="006F2E0F">
              <w:rPr>
                <w:noProof/>
              </w:rPr>
              <w:t xml:space="preserve">Float </w:t>
            </w:r>
          </w:p>
        </w:tc>
        <w:tc>
          <w:tcPr>
            <w:tcW w:w="3974" w:type="dxa"/>
            <w:tcBorders>
              <w:top w:val="nil"/>
              <w:left w:val="nil"/>
              <w:bottom w:val="single" w:sz="4" w:space="0" w:color="auto"/>
              <w:right w:val="single" w:sz="4" w:space="0" w:color="auto"/>
            </w:tcBorders>
            <w:shd w:val="clear" w:color="auto" w:fill="auto"/>
            <w:noWrap/>
            <w:hideMark/>
          </w:tcPr>
          <w:p w14:paraId="691B6E8C" w14:textId="77777777" w:rsidR="001A4CE3" w:rsidRPr="00A73D24" w:rsidRDefault="001A4CE3" w:rsidP="00FD4515">
            <w:pPr>
              <w:rPr>
                <w:noProof/>
              </w:rPr>
            </w:pPr>
            <w:r>
              <w:rPr>
                <w:noProof/>
              </w:rPr>
              <w:t xml:space="preserve">Like XML </w:t>
            </w:r>
            <w:r w:rsidRPr="00A73D24">
              <w:rPr>
                <w:noProof/>
              </w:rPr>
              <w:t>(xs:float)</w:t>
            </w:r>
          </w:p>
        </w:tc>
      </w:tr>
      <w:tr w:rsidR="001A4CE3" w:rsidRPr="00427FA7" w14:paraId="6D87F8B6" w14:textId="77777777" w:rsidTr="00F61869">
        <w:trPr>
          <w:cantSplit/>
          <w:trHeight w:val="284"/>
          <w:jc w:val="center"/>
        </w:trPr>
        <w:tc>
          <w:tcPr>
            <w:tcW w:w="1567" w:type="dxa"/>
            <w:tcBorders>
              <w:top w:val="nil"/>
              <w:left w:val="single" w:sz="4" w:space="0" w:color="auto"/>
              <w:bottom w:val="single" w:sz="4" w:space="0" w:color="auto"/>
              <w:right w:val="single" w:sz="4" w:space="0" w:color="auto"/>
            </w:tcBorders>
            <w:shd w:val="clear" w:color="auto" w:fill="auto"/>
            <w:noWrap/>
            <w:hideMark/>
          </w:tcPr>
          <w:p w14:paraId="555B3EAE" w14:textId="77777777" w:rsidR="001A4CE3" w:rsidRPr="006F2E0F" w:rsidRDefault="001A4CE3" w:rsidP="00FD4515">
            <w:pPr>
              <w:rPr>
                <w:noProof/>
              </w:rPr>
            </w:pPr>
            <w:r w:rsidRPr="006F2E0F">
              <w:rPr>
                <w:noProof/>
              </w:rPr>
              <w:t>Integer</w:t>
            </w:r>
          </w:p>
        </w:tc>
        <w:tc>
          <w:tcPr>
            <w:tcW w:w="2885" w:type="dxa"/>
            <w:tcBorders>
              <w:top w:val="nil"/>
              <w:left w:val="nil"/>
              <w:bottom w:val="single" w:sz="4" w:space="0" w:color="auto"/>
              <w:right w:val="single" w:sz="4" w:space="0" w:color="auto"/>
            </w:tcBorders>
            <w:shd w:val="clear" w:color="auto" w:fill="auto"/>
            <w:noWrap/>
            <w:hideMark/>
          </w:tcPr>
          <w:p w14:paraId="28807FA4" w14:textId="77777777" w:rsidR="001A4CE3" w:rsidRPr="006F2E0F" w:rsidRDefault="001A4CE3" w:rsidP="00FD4515">
            <w:pPr>
              <w:rPr>
                <w:noProof/>
              </w:rPr>
            </w:pPr>
            <w:r w:rsidRPr="006F2E0F">
              <w:rPr>
                <w:noProof/>
              </w:rPr>
              <w:t xml:space="preserve">Integer </w:t>
            </w:r>
          </w:p>
        </w:tc>
        <w:tc>
          <w:tcPr>
            <w:tcW w:w="3974" w:type="dxa"/>
            <w:tcBorders>
              <w:top w:val="nil"/>
              <w:left w:val="nil"/>
              <w:bottom w:val="single" w:sz="4" w:space="0" w:color="auto"/>
              <w:right w:val="single" w:sz="4" w:space="0" w:color="auto"/>
            </w:tcBorders>
            <w:shd w:val="clear" w:color="auto" w:fill="auto"/>
            <w:noWrap/>
            <w:hideMark/>
          </w:tcPr>
          <w:p w14:paraId="64AD75AA" w14:textId="77777777" w:rsidR="001A4CE3" w:rsidRPr="00A73D24" w:rsidRDefault="001A4CE3" w:rsidP="00FD4515">
            <w:pPr>
              <w:rPr>
                <w:noProof/>
              </w:rPr>
            </w:pPr>
            <w:r>
              <w:rPr>
                <w:noProof/>
              </w:rPr>
              <w:t xml:space="preserve">Like XML </w:t>
            </w:r>
            <w:r w:rsidRPr="00A73D24">
              <w:rPr>
                <w:noProof/>
              </w:rPr>
              <w:t>(xs:int)</w:t>
            </w:r>
          </w:p>
        </w:tc>
      </w:tr>
      <w:tr w:rsidR="001A4CE3" w:rsidRPr="00CF3C90" w14:paraId="6537EE76" w14:textId="77777777" w:rsidTr="00F61869">
        <w:trPr>
          <w:cantSplit/>
          <w:trHeight w:val="284"/>
          <w:jc w:val="center"/>
        </w:trPr>
        <w:tc>
          <w:tcPr>
            <w:tcW w:w="1567" w:type="dxa"/>
            <w:tcBorders>
              <w:top w:val="nil"/>
              <w:left w:val="single" w:sz="4" w:space="0" w:color="auto"/>
              <w:bottom w:val="single" w:sz="4" w:space="0" w:color="auto"/>
              <w:right w:val="single" w:sz="4" w:space="0" w:color="auto"/>
            </w:tcBorders>
            <w:shd w:val="clear" w:color="auto" w:fill="auto"/>
            <w:noWrap/>
            <w:hideMark/>
          </w:tcPr>
          <w:p w14:paraId="145D44EC" w14:textId="77777777" w:rsidR="001A4CE3" w:rsidRPr="006F2E0F" w:rsidRDefault="001A4CE3" w:rsidP="00FD4515">
            <w:pPr>
              <w:rPr>
                <w:noProof/>
              </w:rPr>
            </w:pPr>
            <w:r w:rsidRPr="006F2E0F">
              <w:rPr>
                <w:noProof/>
              </w:rPr>
              <w:t>Date</w:t>
            </w:r>
          </w:p>
        </w:tc>
        <w:tc>
          <w:tcPr>
            <w:tcW w:w="2885" w:type="dxa"/>
            <w:tcBorders>
              <w:top w:val="nil"/>
              <w:left w:val="nil"/>
              <w:bottom w:val="single" w:sz="4" w:space="0" w:color="auto"/>
              <w:right w:val="single" w:sz="4" w:space="0" w:color="auto"/>
            </w:tcBorders>
            <w:shd w:val="clear" w:color="auto" w:fill="auto"/>
            <w:noWrap/>
            <w:hideMark/>
          </w:tcPr>
          <w:p w14:paraId="5929CD4D" w14:textId="77777777" w:rsidR="001A4CE3" w:rsidRPr="006F2E0F" w:rsidRDefault="001A4CE3" w:rsidP="00FD4515">
            <w:pPr>
              <w:rPr>
                <w:noProof/>
              </w:rPr>
            </w:pPr>
            <w:r w:rsidRPr="006F2E0F">
              <w:rPr>
                <w:noProof/>
              </w:rPr>
              <w:t>DateTime</w:t>
            </w:r>
          </w:p>
        </w:tc>
        <w:tc>
          <w:tcPr>
            <w:tcW w:w="3974" w:type="dxa"/>
            <w:tcBorders>
              <w:top w:val="nil"/>
              <w:left w:val="nil"/>
              <w:bottom w:val="single" w:sz="4" w:space="0" w:color="auto"/>
              <w:right w:val="single" w:sz="4" w:space="0" w:color="auto"/>
            </w:tcBorders>
            <w:shd w:val="clear" w:color="auto" w:fill="auto"/>
            <w:hideMark/>
          </w:tcPr>
          <w:p w14:paraId="33B5EC53" w14:textId="77777777" w:rsidR="001A4CE3" w:rsidRPr="00A73D24" w:rsidRDefault="001A4CE3" w:rsidP="00FD4515">
            <w:pPr>
              <w:rPr>
                <w:noProof/>
                <w:lang w:val="it-IT"/>
              </w:rPr>
            </w:pPr>
            <w:r w:rsidRPr="00A73D24">
              <w:rPr>
                <w:noProof/>
              </w:rPr>
              <w:t>YYYY-MM-DDT00:00:00Z</w:t>
            </w:r>
          </w:p>
        </w:tc>
      </w:tr>
      <w:tr w:rsidR="001A4CE3" w:rsidRPr="00427FA7" w14:paraId="3AF23B33" w14:textId="77777777" w:rsidTr="00F61869">
        <w:trPr>
          <w:cantSplit/>
          <w:trHeight w:val="284"/>
          <w:jc w:val="center"/>
        </w:trPr>
        <w:tc>
          <w:tcPr>
            <w:tcW w:w="1567" w:type="dxa"/>
            <w:tcBorders>
              <w:top w:val="nil"/>
              <w:left w:val="single" w:sz="4" w:space="0" w:color="auto"/>
              <w:bottom w:val="single" w:sz="4" w:space="0" w:color="auto"/>
              <w:right w:val="single" w:sz="4" w:space="0" w:color="auto"/>
            </w:tcBorders>
            <w:shd w:val="clear" w:color="auto" w:fill="auto"/>
            <w:noWrap/>
            <w:hideMark/>
          </w:tcPr>
          <w:p w14:paraId="2DC41B8E" w14:textId="77777777" w:rsidR="001A4CE3" w:rsidRPr="006F2E0F" w:rsidRDefault="001A4CE3" w:rsidP="00FD4515">
            <w:pPr>
              <w:rPr>
                <w:noProof/>
              </w:rPr>
            </w:pPr>
            <w:r w:rsidRPr="006F2E0F">
              <w:rPr>
                <w:noProof/>
              </w:rPr>
              <w:t>Time</w:t>
            </w:r>
          </w:p>
        </w:tc>
        <w:tc>
          <w:tcPr>
            <w:tcW w:w="2885" w:type="dxa"/>
            <w:tcBorders>
              <w:top w:val="nil"/>
              <w:left w:val="nil"/>
              <w:bottom w:val="single" w:sz="4" w:space="0" w:color="auto"/>
              <w:right w:val="single" w:sz="4" w:space="0" w:color="auto"/>
            </w:tcBorders>
            <w:shd w:val="clear" w:color="auto" w:fill="auto"/>
            <w:noWrap/>
            <w:hideMark/>
          </w:tcPr>
          <w:p w14:paraId="5761E5A2" w14:textId="77777777" w:rsidR="001A4CE3" w:rsidRPr="006F2E0F" w:rsidRDefault="001A4CE3" w:rsidP="00FD4515">
            <w:pPr>
              <w:rPr>
                <w:noProof/>
              </w:rPr>
            </w:pPr>
            <w:r w:rsidRPr="006F2E0F">
              <w:rPr>
                <w:noProof/>
              </w:rPr>
              <w:t>StandardTimePeriod</w:t>
            </w:r>
          </w:p>
        </w:tc>
        <w:tc>
          <w:tcPr>
            <w:tcW w:w="3974" w:type="dxa"/>
            <w:tcBorders>
              <w:top w:val="nil"/>
              <w:left w:val="nil"/>
              <w:bottom w:val="single" w:sz="4" w:space="0" w:color="auto"/>
              <w:right w:val="single" w:sz="4" w:space="0" w:color="auto"/>
            </w:tcBorders>
            <w:shd w:val="clear" w:color="auto" w:fill="auto"/>
            <w:noWrap/>
            <w:hideMark/>
          </w:tcPr>
          <w:p w14:paraId="61B369E4" w14:textId="77777777" w:rsidR="001A4CE3" w:rsidRPr="00A73D24" w:rsidRDefault="001A4CE3" w:rsidP="00FD4515">
            <w:pPr>
              <w:rPr>
                <w:noProof/>
              </w:rPr>
            </w:pPr>
            <w:r w:rsidRPr="00A73D24">
              <w:rPr>
                <w:noProof/>
              </w:rPr>
              <w:t>&lt;date&gt;/&lt;date&gt; (as defined above)</w:t>
            </w:r>
          </w:p>
        </w:tc>
      </w:tr>
      <w:tr w:rsidR="001A4CE3" w:rsidRPr="00427FA7" w14:paraId="1F1FAE50" w14:textId="77777777" w:rsidTr="00F61869">
        <w:trPr>
          <w:cantSplit/>
          <w:trHeight w:val="284"/>
          <w:jc w:val="center"/>
        </w:trPr>
        <w:tc>
          <w:tcPr>
            <w:tcW w:w="1567" w:type="dxa"/>
            <w:tcBorders>
              <w:top w:val="nil"/>
              <w:left w:val="single" w:sz="4" w:space="0" w:color="auto"/>
              <w:bottom w:val="single" w:sz="4" w:space="0" w:color="auto"/>
              <w:right w:val="single" w:sz="4" w:space="0" w:color="auto"/>
            </w:tcBorders>
            <w:shd w:val="clear" w:color="auto" w:fill="auto"/>
            <w:noWrap/>
            <w:hideMark/>
          </w:tcPr>
          <w:p w14:paraId="79D5F887" w14:textId="77777777" w:rsidR="001A4CE3" w:rsidRPr="006F2E0F" w:rsidRDefault="001A4CE3" w:rsidP="00FD4515">
            <w:pPr>
              <w:rPr>
                <w:noProof/>
              </w:rPr>
            </w:pPr>
            <w:r w:rsidRPr="006F2E0F">
              <w:rPr>
                <w:noProof/>
              </w:rPr>
              <w:lastRenderedPageBreak/>
              <w:t>time_period</w:t>
            </w:r>
          </w:p>
        </w:tc>
        <w:tc>
          <w:tcPr>
            <w:tcW w:w="2885" w:type="dxa"/>
            <w:tcBorders>
              <w:top w:val="nil"/>
              <w:left w:val="nil"/>
              <w:bottom w:val="single" w:sz="4" w:space="0" w:color="auto"/>
              <w:right w:val="single" w:sz="4" w:space="0" w:color="auto"/>
            </w:tcBorders>
            <w:shd w:val="clear" w:color="auto" w:fill="auto"/>
            <w:noWrap/>
            <w:hideMark/>
          </w:tcPr>
          <w:p w14:paraId="20AC4D8E" w14:textId="77777777" w:rsidR="001A4CE3" w:rsidRPr="006F2E0F" w:rsidRDefault="001A4CE3" w:rsidP="00FD4515">
            <w:pPr>
              <w:rPr>
                <w:noProof/>
              </w:rPr>
            </w:pPr>
            <w:r w:rsidRPr="006F2E0F">
              <w:rPr>
                <w:noProof/>
              </w:rPr>
              <w:t>ReportingTimePeriod (StandardReportingPeriod)</w:t>
            </w:r>
          </w:p>
        </w:tc>
        <w:tc>
          <w:tcPr>
            <w:tcW w:w="3974" w:type="dxa"/>
            <w:tcBorders>
              <w:top w:val="nil"/>
              <w:left w:val="nil"/>
              <w:bottom w:val="single" w:sz="4" w:space="0" w:color="auto"/>
              <w:right w:val="single" w:sz="4" w:space="0" w:color="auto"/>
            </w:tcBorders>
            <w:shd w:val="clear" w:color="auto" w:fill="auto"/>
            <w:noWrap/>
            <w:hideMark/>
          </w:tcPr>
          <w:p w14:paraId="0D27F377" w14:textId="77777777" w:rsidR="001A4CE3" w:rsidRPr="00A73D24" w:rsidRDefault="001A4CE3" w:rsidP="00FD4515">
            <w:pPr>
              <w:rPr>
                <w:noProof/>
              </w:rPr>
            </w:pPr>
            <w:r w:rsidRPr="00A73D24">
              <w:rPr>
                <w:noProof/>
              </w:rPr>
              <w:t> YYYY-Pppp</w:t>
            </w:r>
          </w:p>
          <w:p w14:paraId="50B3DC85" w14:textId="77777777" w:rsidR="001A4CE3" w:rsidRPr="00A73D24" w:rsidRDefault="001A4CE3" w:rsidP="00FD4515">
            <w:pPr>
              <w:rPr>
                <w:noProof/>
              </w:rPr>
            </w:pPr>
            <w:r w:rsidRPr="00A73D24">
              <w:rPr>
                <w:noProof/>
              </w:rPr>
              <w:t>(according to SDMX )</w:t>
            </w:r>
          </w:p>
        </w:tc>
      </w:tr>
      <w:tr w:rsidR="001A4CE3" w:rsidRPr="00427FA7" w14:paraId="1EB0DC93" w14:textId="77777777" w:rsidTr="00F61869">
        <w:trPr>
          <w:cantSplit/>
          <w:trHeight w:val="284"/>
          <w:jc w:val="center"/>
        </w:trPr>
        <w:tc>
          <w:tcPr>
            <w:tcW w:w="1567" w:type="dxa"/>
            <w:tcBorders>
              <w:top w:val="nil"/>
              <w:left w:val="single" w:sz="4" w:space="0" w:color="auto"/>
              <w:bottom w:val="single" w:sz="4" w:space="0" w:color="auto"/>
              <w:right w:val="single" w:sz="4" w:space="0" w:color="auto"/>
            </w:tcBorders>
            <w:shd w:val="clear" w:color="auto" w:fill="auto"/>
            <w:noWrap/>
            <w:hideMark/>
          </w:tcPr>
          <w:p w14:paraId="1D6EFE4B" w14:textId="77777777" w:rsidR="001A4CE3" w:rsidRPr="006F2E0F" w:rsidRDefault="001A4CE3" w:rsidP="00FD4515">
            <w:pPr>
              <w:rPr>
                <w:noProof/>
              </w:rPr>
            </w:pPr>
            <w:r w:rsidRPr="006F2E0F">
              <w:rPr>
                <w:noProof/>
              </w:rPr>
              <w:t>Duration</w:t>
            </w:r>
          </w:p>
        </w:tc>
        <w:tc>
          <w:tcPr>
            <w:tcW w:w="2885" w:type="dxa"/>
            <w:tcBorders>
              <w:top w:val="nil"/>
              <w:left w:val="nil"/>
              <w:bottom w:val="single" w:sz="4" w:space="0" w:color="auto"/>
              <w:right w:val="single" w:sz="4" w:space="0" w:color="auto"/>
            </w:tcBorders>
            <w:shd w:val="clear" w:color="auto" w:fill="auto"/>
            <w:noWrap/>
            <w:hideMark/>
          </w:tcPr>
          <w:p w14:paraId="461E44CF" w14:textId="77777777" w:rsidR="001A4CE3" w:rsidRPr="006F2E0F" w:rsidRDefault="001A4CE3" w:rsidP="00FD4515">
            <w:pPr>
              <w:rPr>
                <w:noProof/>
              </w:rPr>
            </w:pPr>
            <w:r w:rsidRPr="006F2E0F">
              <w:rPr>
                <w:noProof/>
              </w:rPr>
              <w:t xml:space="preserve">Duration </w:t>
            </w:r>
          </w:p>
        </w:tc>
        <w:tc>
          <w:tcPr>
            <w:tcW w:w="3974" w:type="dxa"/>
            <w:tcBorders>
              <w:top w:val="nil"/>
              <w:left w:val="nil"/>
              <w:bottom w:val="single" w:sz="4" w:space="0" w:color="auto"/>
              <w:right w:val="single" w:sz="4" w:space="0" w:color="auto"/>
            </w:tcBorders>
            <w:shd w:val="clear" w:color="auto" w:fill="auto"/>
            <w:hideMark/>
          </w:tcPr>
          <w:p w14:paraId="12429092" w14:textId="77777777" w:rsidR="001A4CE3" w:rsidRPr="00A73D24" w:rsidRDefault="001A4CE3" w:rsidP="00FD4515">
            <w:pPr>
              <w:rPr>
                <w:noProof/>
              </w:rPr>
            </w:pPr>
            <w:r>
              <w:rPr>
                <w:noProof/>
              </w:rPr>
              <w:t xml:space="preserve">Like XML </w:t>
            </w:r>
            <w:r w:rsidRPr="00A73D24">
              <w:rPr>
                <w:noProof/>
              </w:rPr>
              <w:t>(xs:duration)</w:t>
            </w:r>
            <w:r>
              <w:rPr>
                <w:noProof/>
              </w:rPr>
              <w:t xml:space="preserve"> </w:t>
            </w:r>
            <w:r w:rsidRPr="00A73D24">
              <w:rPr>
                <w:noProof/>
              </w:rPr>
              <w:t xml:space="preserve">PnYnMnDTnHnMnS </w:t>
            </w:r>
          </w:p>
        </w:tc>
      </w:tr>
      <w:tr w:rsidR="001A4CE3" w:rsidRPr="00427FA7" w14:paraId="4E96E46D" w14:textId="77777777" w:rsidTr="00F61869">
        <w:trPr>
          <w:cantSplit/>
          <w:trHeight w:val="284"/>
          <w:jc w:val="center"/>
        </w:trPr>
        <w:tc>
          <w:tcPr>
            <w:tcW w:w="1567" w:type="dxa"/>
            <w:tcBorders>
              <w:top w:val="nil"/>
              <w:left w:val="single" w:sz="4" w:space="0" w:color="auto"/>
              <w:bottom w:val="single" w:sz="4" w:space="0" w:color="auto"/>
              <w:right w:val="single" w:sz="4" w:space="0" w:color="auto"/>
            </w:tcBorders>
            <w:shd w:val="clear" w:color="auto" w:fill="auto"/>
            <w:noWrap/>
            <w:hideMark/>
          </w:tcPr>
          <w:p w14:paraId="020ABB56" w14:textId="77777777" w:rsidR="001A4CE3" w:rsidRPr="006F2E0F" w:rsidRDefault="001A4CE3" w:rsidP="00FD4515">
            <w:pPr>
              <w:rPr>
                <w:noProof/>
              </w:rPr>
            </w:pPr>
            <w:r w:rsidRPr="006F2E0F">
              <w:rPr>
                <w:noProof/>
              </w:rPr>
              <w:t>Boolean</w:t>
            </w:r>
          </w:p>
        </w:tc>
        <w:tc>
          <w:tcPr>
            <w:tcW w:w="2885" w:type="dxa"/>
            <w:tcBorders>
              <w:top w:val="nil"/>
              <w:left w:val="nil"/>
              <w:bottom w:val="single" w:sz="4" w:space="0" w:color="auto"/>
              <w:right w:val="single" w:sz="4" w:space="0" w:color="auto"/>
            </w:tcBorders>
            <w:shd w:val="clear" w:color="auto" w:fill="auto"/>
            <w:noWrap/>
            <w:hideMark/>
          </w:tcPr>
          <w:p w14:paraId="70C1941A" w14:textId="77777777" w:rsidR="001A4CE3" w:rsidRPr="006F2E0F" w:rsidRDefault="001A4CE3" w:rsidP="00FD4515">
            <w:pPr>
              <w:rPr>
                <w:noProof/>
              </w:rPr>
            </w:pPr>
            <w:r w:rsidRPr="006F2E0F">
              <w:rPr>
                <w:noProof/>
              </w:rPr>
              <w:t xml:space="preserve">Boolean </w:t>
            </w:r>
          </w:p>
        </w:tc>
        <w:tc>
          <w:tcPr>
            <w:tcW w:w="3974" w:type="dxa"/>
            <w:tcBorders>
              <w:top w:val="nil"/>
              <w:left w:val="nil"/>
              <w:bottom w:val="single" w:sz="4" w:space="0" w:color="auto"/>
              <w:right w:val="single" w:sz="4" w:space="0" w:color="auto"/>
            </w:tcBorders>
            <w:shd w:val="clear" w:color="auto" w:fill="auto"/>
            <w:noWrap/>
            <w:hideMark/>
          </w:tcPr>
          <w:p w14:paraId="4D5B9CB0" w14:textId="50A247CA" w:rsidR="001A4CE3" w:rsidRPr="00A73D24" w:rsidRDefault="001A4CE3" w:rsidP="00FD4515">
            <w:pPr>
              <w:rPr>
                <w:noProof/>
              </w:rPr>
            </w:pPr>
            <w:r>
              <w:rPr>
                <w:noProof/>
              </w:rPr>
              <w:t xml:space="preserve">Like XML </w:t>
            </w:r>
            <w:r w:rsidRPr="00A73D24">
              <w:rPr>
                <w:noProof/>
              </w:rPr>
              <w:t xml:space="preserve">(xs:boolean) </w:t>
            </w:r>
            <w:r>
              <w:rPr>
                <w:noProof/>
              </w:rPr>
              <w:t xml:space="preserve">with the values </w:t>
            </w:r>
            <w:r w:rsidR="00593C29">
              <w:rPr>
                <w:noProof/>
              </w:rPr>
              <w:t>"</w:t>
            </w:r>
            <w:r w:rsidRPr="00A73D24">
              <w:rPr>
                <w:noProof/>
              </w:rPr>
              <w:t>true</w:t>
            </w:r>
            <w:r w:rsidR="00593C29">
              <w:rPr>
                <w:noProof/>
              </w:rPr>
              <w:t>"</w:t>
            </w:r>
            <w:r w:rsidRPr="00A73D24">
              <w:rPr>
                <w:noProof/>
              </w:rPr>
              <w:t xml:space="preserve"> or </w:t>
            </w:r>
            <w:r w:rsidR="00593C29">
              <w:rPr>
                <w:noProof/>
              </w:rPr>
              <w:t>"</w:t>
            </w:r>
            <w:r w:rsidRPr="00A73D24">
              <w:rPr>
                <w:noProof/>
              </w:rPr>
              <w:t>false</w:t>
            </w:r>
            <w:r w:rsidR="00593C29">
              <w:rPr>
                <w:noProof/>
              </w:rPr>
              <w:t>"</w:t>
            </w:r>
          </w:p>
        </w:tc>
      </w:tr>
    </w:tbl>
    <w:p w14:paraId="0DC6174C" w14:textId="77777777" w:rsidR="001A4CE3" w:rsidRDefault="001A4CE3" w:rsidP="00FD4515">
      <w:pPr>
        <w:pStyle w:val="Caption"/>
      </w:pPr>
      <w:r>
        <w:t>Figure 14 – Mappings from SDMX data types to VTL Basic Scalar Types</w:t>
      </w:r>
    </w:p>
    <w:p w14:paraId="1C9D7E84" w14:textId="77777777" w:rsidR="00A9777A" w:rsidRDefault="001A4CE3">
      <w:r w:rsidRPr="00A73D24">
        <w:t xml:space="preserve">In case a different </w:t>
      </w:r>
      <w:r>
        <w:t xml:space="preserve">default </w:t>
      </w:r>
      <w:r w:rsidRPr="00A73D24">
        <w:t xml:space="preserve">conversion is desired, </w:t>
      </w:r>
      <w:r>
        <w:t>it</w:t>
      </w:r>
      <w:r w:rsidRPr="00A73D24">
        <w:t xml:space="preserve"> can be achieved through the </w:t>
      </w:r>
      <w:proofErr w:type="spellStart"/>
      <w:r w:rsidRPr="006F6297">
        <w:rPr>
          <w:rFonts w:ascii="Courier New" w:hAnsi="Courier New" w:cs="Courier New"/>
        </w:rPr>
        <w:t>CustomTypeScheme</w:t>
      </w:r>
      <w:proofErr w:type="spellEnd"/>
      <w:r>
        <w:t xml:space="preserve"> and </w:t>
      </w:r>
      <w:proofErr w:type="spellStart"/>
      <w:r w:rsidRPr="006F6297">
        <w:rPr>
          <w:rFonts w:ascii="Courier New" w:hAnsi="Courier New" w:cs="Courier New"/>
        </w:rPr>
        <w:t>CustomType</w:t>
      </w:r>
      <w:proofErr w:type="spellEnd"/>
      <w:r>
        <w:t xml:space="preserve"> artefacts (see also the section Transformations and Expressions of the SDMX information model).</w:t>
      </w:r>
    </w:p>
    <w:p w14:paraId="03786F18" w14:textId="1F681E77" w:rsidR="001A4CE3" w:rsidRDefault="001A4CE3"/>
    <w:p w14:paraId="3E4A8CD6" w14:textId="76E6D99F" w:rsidR="001A4CE3" w:rsidRDefault="001A4CE3">
      <w:r>
        <w:t xml:space="preserve">The custom output formats can be specified by means of the VTL formatting mask described in the section </w:t>
      </w:r>
      <w:r w:rsidR="00593C29">
        <w:t>"</w:t>
      </w:r>
      <w:r>
        <w:t>Type Conversion and Formatting Mask</w:t>
      </w:r>
      <w:r w:rsidR="00593C29">
        <w:t>"</w:t>
      </w:r>
      <w:r>
        <w:t xml:space="preserve"> of the VTL Reference Manual. Such a section describes the masks for the VTL basic scalar types </w:t>
      </w:r>
      <w:r w:rsidR="00593C29">
        <w:t>"</w:t>
      </w:r>
      <w:r>
        <w:t>number</w:t>
      </w:r>
      <w:r w:rsidR="00593C29">
        <w:t>"</w:t>
      </w:r>
      <w:r>
        <w:t xml:space="preserve">, </w:t>
      </w:r>
      <w:r w:rsidR="00593C29">
        <w:t>"</w:t>
      </w:r>
      <w:r>
        <w:t>integer</w:t>
      </w:r>
      <w:r w:rsidR="00593C29">
        <w:t>"</w:t>
      </w:r>
      <w:r>
        <w:t xml:space="preserve">, </w:t>
      </w:r>
      <w:r w:rsidR="00593C29">
        <w:t>"</w:t>
      </w:r>
      <w:r>
        <w:t>date</w:t>
      </w:r>
      <w:r w:rsidR="00593C29">
        <w:t>"</w:t>
      </w:r>
      <w:r>
        <w:t xml:space="preserve">, </w:t>
      </w:r>
      <w:r w:rsidR="00593C29">
        <w:t>"</w:t>
      </w:r>
      <w:r>
        <w:t>time</w:t>
      </w:r>
      <w:r w:rsidR="00593C29">
        <w:t>"</w:t>
      </w:r>
      <w:r>
        <w:t xml:space="preserve">, </w:t>
      </w:r>
      <w:r w:rsidR="00593C29">
        <w:t>"</w:t>
      </w:r>
      <w:proofErr w:type="spellStart"/>
      <w:r>
        <w:t>time_period</w:t>
      </w:r>
      <w:proofErr w:type="spellEnd"/>
      <w:r w:rsidR="00593C29">
        <w:t>"</w:t>
      </w:r>
      <w:r>
        <w:t xml:space="preserve"> and </w:t>
      </w:r>
      <w:r w:rsidR="00593C29">
        <w:t>"</w:t>
      </w:r>
      <w:r>
        <w:t>duration</w:t>
      </w:r>
      <w:r w:rsidR="00593C29">
        <w:t>"</w:t>
      </w:r>
      <w:r>
        <w:t xml:space="preserve"> and gives examples. As for the types </w:t>
      </w:r>
      <w:r w:rsidR="00593C29">
        <w:t>"</w:t>
      </w:r>
      <w:r>
        <w:t>string</w:t>
      </w:r>
      <w:r w:rsidR="00593C29">
        <w:t>"</w:t>
      </w:r>
      <w:r>
        <w:t xml:space="preserve"> and </w:t>
      </w:r>
      <w:r w:rsidR="00593C29">
        <w:t>"</w:t>
      </w:r>
      <w:proofErr w:type="spellStart"/>
      <w:r>
        <w:t>boolean</w:t>
      </w:r>
      <w:proofErr w:type="spellEnd"/>
      <w:r w:rsidR="00593C29">
        <w:t>"</w:t>
      </w:r>
      <w:r>
        <w:t xml:space="preserve"> the VTL conventions are extended with some other special characters as described in the following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646"/>
      </w:tblGrid>
      <w:tr w:rsidR="001A4CE3" w14:paraId="0CDE1DEC" w14:textId="77777777" w:rsidTr="00F61869">
        <w:tc>
          <w:tcPr>
            <w:tcW w:w="8302" w:type="dxa"/>
            <w:gridSpan w:val="2"/>
            <w:shd w:val="clear" w:color="auto" w:fill="auto"/>
          </w:tcPr>
          <w:p w14:paraId="4D09D285" w14:textId="77777777" w:rsidR="001A4CE3" w:rsidRPr="00F61869" w:rsidRDefault="001A4CE3" w:rsidP="00FD4515">
            <w:r w:rsidRPr="00F61869">
              <w:t>VTL special characters for the formatting masks</w:t>
            </w:r>
          </w:p>
        </w:tc>
      </w:tr>
      <w:tr w:rsidR="001A4CE3" w14:paraId="589F471D" w14:textId="77777777" w:rsidTr="00F61869">
        <w:tc>
          <w:tcPr>
            <w:tcW w:w="8302" w:type="dxa"/>
            <w:gridSpan w:val="2"/>
            <w:shd w:val="clear" w:color="auto" w:fill="auto"/>
          </w:tcPr>
          <w:p w14:paraId="402EA5E6" w14:textId="77777777" w:rsidR="001A4CE3" w:rsidRPr="00F61869" w:rsidRDefault="001A4CE3"/>
        </w:tc>
      </w:tr>
      <w:tr w:rsidR="001A4CE3" w14:paraId="24934E4A" w14:textId="77777777" w:rsidTr="00F61869">
        <w:tc>
          <w:tcPr>
            <w:tcW w:w="8302" w:type="dxa"/>
            <w:gridSpan w:val="2"/>
            <w:shd w:val="clear" w:color="auto" w:fill="auto"/>
          </w:tcPr>
          <w:p w14:paraId="71780637" w14:textId="77777777" w:rsidR="001A4CE3" w:rsidRPr="00F61869" w:rsidRDefault="001A4CE3">
            <w:r w:rsidRPr="00F61869">
              <w:t xml:space="preserve">Number </w:t>
            </w:r>
          </w:p>
        </w:tc>
      </w:tr>
      <w:tr w:rsidR="001A4CE3" w14:paraId="745F0F9D" w14:textId="77777777" w:rsidTr="00F61869">
        <w:tc>
          <w:tcPr>
            <w:tcW w:w="1656" w:type="dxa"/>
            <w:shd w:val="clear" w:color="auto" w:fill="auto"/>
          </w:tcPr>
          <w:p w14:paraId="422F2C59" w14:textId="77777777" w:rsidR="001A4CE3" w:rsidRDefault="001A4CE3" w:rsidP="00FD4515">
            <w:r>
              <w:t>D</w:t>
            </w:r>
          </w:p>
        </w:tc>
        <w:tc>
          <w:tcPr>
            <w:tcW w:w="6646" w:type="dxa"/>
            <w:shd w:val="clear" w:color="auto" w:fill="auto"/>
          </w:tcPr>
          <w:p w14:paraId="26C52667" w14:textId="77777777" w:rsidR="001A4CE3" w:rsidRDefault="001A4CE3">
            <w:r w:rsidRPr="00374279">
              <w:t>one numeric digit (if the scientific notation is adopted, D is only for the mantissa)</w:t>
            </w:r>
          </w:p>
        </w:tc>
      </w:tr>
      <w:tr w:rsidR="001A4CE3" w14:paraId="59324B48" w14:textId="77777777" w:rsidTr="00F61869">
        <w:tc>
          <w:tcPr>
            <w:tcW w:w="1656" w:type="dxa"/>
            <w:shd w:val="clear" w:color="auto" w:fill="auto"/>
          </w:tcPr>
          <w:p w14:paraId="7DE6DDD6" w14:textId="77777777" w:rsidR="001A4CE3" w:rsidRDefault="001A4CE3" w:rsidP="00FD4515">
            <w:r>
              <w:t>E</w:t>
            </w:r>
          </w:p>
        </w:tc>
        <w:tc>
          <w:tcPr>
            <w:tcW w:w="6646" w:type="dxa"/>
            <w:shd w:val="clear" w:color="auto" w:fill="auto"/>
          </w:tcPr>
          <w:p w14:paraId="1CD958D9" w14:textId="77777777" w:rsidR="001A4CE3" w:rsidRDefault="001A4CE3">
            <w:r w:rsidRPr="00374279">
              <w:t>one numeric digit (for the exponent of the scientific notation)</w:t>
            </w:r>
          </w:p>
        </w:tc>
      </w:tr>
      <w:tr w:rsidR="001A4CE3" w14:paraId="7253AE36" w14:textId="77777777" w:rsidTr="00F61869">
        <w:tc>
          <w:tcPr>
            <w:tcW w:w="1656" w:type="dxa"/>
            <w:shd w:val="clear" w:color="auto" w:fill="auto"/>
          </w:tcPr>
          <w:p w14:paraId="797EE9D0" w14:textId="77777777" w:rsidR="001A4CE3" w:rsidRDefault="001A4CE3" w:rsidP="00FD4515">
            <w:r>
              <w:t>.    (dot)</w:t>
            </w:r>
          </w:p>
        </w:tc>
        <w:tc>
          <w:tcPr>
            <w:tcW w:w="6646" w:type="dxa"/>
            <w:shd w:val="clear" w:color="auto" w:fill="auto"/>
          </w:tcPr>
          <w:p w14:paraId="14DCB68B" w14:textId="77777777" w:rsidR="001A4CE3" w:rsidRPr="00F61869" w:rsidRDefault="001A4CE3">
            <w:pPr>
              <w:rPr>
                <w:lang w:val="en-US"/>
              </w:rPr>
            </w:pPr>
            <w:r w:rsidRPr="00F61869">
              <w:rPr>
                <w:lang w:val="en-US"/>
              </w:rPr>
              <w:t>possible separator between the integer and the decimal parts.</w:t>
            </w:r>
          </w:p>
        </w:tc>
      </w:tr>
      <w:tr w:rsidR="001A4CE3" w14:paraId="4E7F77C4" w14:textId="77777777" w:rsidTr="00F61869">
        <w:tc>
          <w:tcPr>
            <w:tcW w:w="1656" w:type="dxa"/>
            <w:shd w:val="clear" w:color="auto" w:fill="auto"/>
          </w:tcPr>
          <w:p w14:paraId="0F4F44E8" w14:textId="77777777" w:rsidR="001A4CE3" w:rsidRDefault="001A4CE3" w:rsidP="00FD4515">
            <w:proofErr w:type="gramStart"/>
            <w:r>
              <w:t xml:space="preserve">,   </w:t>
            </w:r>
            <w:proofErr w:type="gramEnd"/>
            <w:r>
              <w:t>(comma)</w:t>
            </w:r>
          </w:p>
        </w:tc>
        <w:tc>
          <w:tcPr>
            <w:tcW w:w="6646" w:type="dxa"/>
            <w:shd w:val="clear" w:color="auto" w:fill="auto"/>
          </w:tcPr>
          <w:p w14:paraId="6F133259" w14:textId="77777777" w:rsidR="001A4CE3" w:rsidRDefault="001A4CE3">
            <w:r>
              <w:t>possible</w:t>
            </w:r>
            <w:r w:rsidRPr="00374279">
              <w:t xml:space="preserve"> separator between the integer and the decimal parts.</w:t>
            </w:r>
          </w:p>
        </w:tc>
      </w:tr>
      <w:tr w:rsidR="001A4CE3" w14:paraId="32ACF256" w14:textId="77777777" w:rsidTr="00F61869">
        <w:tc>
          <w:tcPr>
            <w:tcW w:w="1656" w:type="dxa"/>
            <w:shd w:val="clear" w:color="auto" w:fill="auto"/>
          </w:tcPr>
          <w:p w14:paraId="0B2288BA" w14:textId="77777777" w:rsidR="001A4CE3" w:rsidRDefault="001A4CE3" w:rsidP="00FD4515"/>
        </w:tc>
        <w:tc>
          <w:tcPr>
            <w:tcW w:w="6646" w:type="dxa"/>
            <w:shd w:val="clear" w:color="auto" w:fill="auto"/>
          </w:tcPr>
          <w:p w14:paraId="46E3F7F9" w14:textId="77777777" w:rsidR="001A4CE3" w:rsidRDefault="001A4CE3"/>
        </w:tc>
      </w:tr>
      <w:tr w:rsidR="001A4CE3" w14:paraId="486DAA85" w14:textId="77777777" w:rsidTr="00F61869">
        <w:tc>
          <w:tcPr>
            <w:tcW w:w="8302" w:type="dxa"/>
            <w:gridSpan w:val="2"/>
            <w:shd w:val="clear" w:color="auto" w:fill="auto"/>
          </w:tcPr>
          <w:p w14:paraId="2FD98FC8" w14:textId="77777777" w:rsidR="001A4CE3" w:rsidRPr="00F61869" w:rsidRDefault="001A4CE3">
            <w:r w:rsidRPr="00F61869">
              <w:t>Time and duration</w:t>
            </w:r>
          </w:p>
        </w:tc>
      </w:tr>
      <w:tr w:rsidR="001A4CE3" w14:paraId="1AF98616" w14:textId="77777777" w:rsidTr="00F61869">
        <w:tc>
          <w:tcPr>
            <w:tcW w:w="1656" w:type="dxa"/>
            <w:shd w:val="clear" w:color="auto" w:fill="auto"/>
          </w:tcPr>
          <w:p w14:paraId="3233995E" w14:textId="77777777" w:rsidR="001A4CE3" w:rsidRDefault="001A4CE3" w:rsidP="00FD4515">
            <w:r>
              <w:t xml:space="preserve">C </w:t>
            </w:r>
          </w:p>
        </w:tc>
        <w:tc>
          <w:tcPr>
            <w:tcW w:w="6646" w:type="dxa"/>
            <w:shd w:val="clear" w:color="auto" w:fill="auto"/>
          </w:tcPr>
          <w:p w14:paraId="008F77F4" w14:textId="77777777" w:rsidR="001A4CE3" w:rsidRDefault="001A4CE3">
            <w:r>
              <w:t>century</w:t>
            </w:r>
          </w:p>
        </w:tc>
      </w:tr>
      <w:tr w:rsidR="001A4CE3" w14:paraId="2A88863B" w14:textId="77777777" w:rsidTr="00F61869">
        <w:tc>
          <w:tcPr>
            <w:tcW w:w="1656" w:type="dxa"/>
            <w:shd w:val="clear" w:color="auto" w:fill="auto"/>
          </w:tcPr>
          <w:p w14:paraId="7199C78B" w14:textId="77777777" w:rsidR="001A4CE3" w:rsidRDefault="001A4CE3" w:rsidP="00FD4515">
            <w:r>
              <w:t>Y</w:t>
            </w:r>
          </w:p>
        </w:tc>
        <w:tc>
          <w:tcPr>
            <w:tcW w:w="6646" w:type="dxa"/>
            <w:shd w:val="clear" w:color="auto" w:fill="auto"/>
          </w:tcPr>
          <w:p w14:paraId="338904C3" w14:textId="77777777" w:rsidR="001A4CE3" w:rsidRDefault="001A4CE3">
            <w:r>
              <w:t xml:space="preserve">year </w:t>
            </w:r>
          </w:p>
        </w:tc>
      </w:tr>
      <w:tr w:rsidR="001A4CE3" w14:paraId="69AFEBC8" w14:textId="77777777" w:rsidTr="00F61869">
        <w:tc>
          <w:tcPr>
            <w:tcW w:w="1656" w:type="dxa"/>
            <w:shd w:val="clear" w:color="auto" w:fill="auto"/>
          </w:tcPr>
          <w:p w14:paraId="529253A8" w14:textId="77777777" w:rsidR="001A4CE3" w:rsidRDefault="001A4CE3" w:rsidP="00FD4515">
            <w:r>
              <w:t>S</w:t>
            </w:r>
          </w:p>
        </w:tc>
        <w:tc>
          <w:tcPr>
            <w:tcW w:w="6646" w:type="dxa"/>
            <w:shd w:val="clear" w:color="auto" w:fill="auto"/>
          </w:tcPr>
          <w:p w14:paraId="52A04625" w14:textId="77777777" w:rsidR="001A4CE3" w:rsidRDefault="001A4CE3">
            <w:r>
              <w:t>semester</w:t>
            </w:r>
          </w:p>
        </w:tc>
      </w:tr>
      <w:tr w:rsidR="001A4CE3" w14:paraId="7E7F0E4F" w14:textId="77777777" w:rsidTr="00F61869">
        <w:tc>
          <w:tcPr>
            <w:tcW w:w="1656" w:type="dxa"/>
            <w:shd w:val="clear" w:color="auto" w:fill="auto"/>
          </w:tcPr>
          <w:p w14:paraId="1CF5388A" w14:textId="77777777" w:rsidR="001A4CE3" w:rsidRDefault="001A4CE3" w:rsidP="00FD4515">
            <w:r>
              <w:t>Q</w:t>
            </w:r>
          </w:p>
        </w:tc>
        <w:tc>
          <w:tcPr>
            <w:tcW w:w="6646" w:type="dxa"/>
            <w:shd w:val="clear" w:color="auto" w:fill="auto"/>
          </w:tcPr>
          <w:p w14:paraId="0686DAA8" w14:textId="77777777" w:rsidR="001A4CE3" w:rsidRDefault="001A4CE3">
            <w:r>
              <w:t>quarter</w:t>
            </w:r>
          </w:p>
        </w:tc>
      </w:tr>
      <w:tr w:rsidR="001A4CE3" w14:paraId="35985C9A" w14:textId="77777777" w:rsidTr="00F61869">
        <w:tc>
          <w:tcPr>
            <w:tcW w:w="1656" w:type="dxa"/>
            <w:shd w:val="clear" w:color="auto" w:fill="auto"/>
          </w:tcPr>
          <w:p w14:paraId="6B54DE23" w14:textId="77777777" w:rsidR="001A4CE3" w:rsidRDefault="001A4CE3" w:rsidP="00FD4515">
            <w:r>
              <w:t>M</w:t>
            </w:r>
          </w:p>
        </w:tc>
        <w:tc>
          <w:tcPr>
            <w:tcW w:w="6646" w:type="dxa"/>
            <w:shd w:val="clear" w:color="auto" w:fill="auto"/>
          </w:tcPr>
          <w:p w14:paraId="31DAE538" w14:textId="77777777" w:rsidR="001A4CE3" w:rsidRDefault="001A4CE3">
            <w:r>
              <w:t>month</w:t>
            </w:r>
          </w:p>
        </w:tc>
      </w:tr>
      <w:tr w:rsidR="001A4CE3" w14:paraId="1ED36D3C" w14:textId="77777777" w:rsidTr="00F61869">
        <w:tc>
          <w:tcPr>
            <w:tcW w:w="1656" w:type="dxa"/>
            <w:shd w:val="clear" w:color="auto" w:fill="auto"/>
          </w:tcPr>
          <w:p w14:paraId="31254FD2" w14:textId="77777777" w:rsidR="001A4CE3" w:rsidRDefault="001A4CE3" w:rsidP="00FD4515">
            <w:r>
              <w:t>W</w:t>
            </w:r>
          </w:p>
        </w:tc>
        <w:tc>
          <w:tcPr>
            <w:tcW w:w="6646" w:type="dxa"/>
            <w:shd w:val="clear" w:color="auto" w:fill="auto"/>
          </w:tcPr>
          <w:p w14:paraId="7F73F6E3" w14:textId="77777777" w:rsidR="001A4CE3" w:rsidRDefault="001A4CE3">
            <w:r>
              <w:t>week</w:t>
            </w:r>
          </w:p>
        </w:tc>
      </w:tr>
      <w:tr w:rsidR="001A4CE3" w14:paraId="3D5CED88" w14:textId="77777777" w:rsidTr="00F61869">
        <w:tc>
          <w:tcPr>
            <w:tcW w:w="1656" w:type="dxa"/>
            <w:shd w:val="clear" w:color="auto" w:fill="auto"/>
          </w:tcPr>
          <w:p w14:paraId="3012598F" w14:textId="77777777" w:rsidR="001A4CE3" w:rsidRDefault="001A4CE3" w:rsidP="00FD4515">
            <w:r>
              <w:t>D</w:t>
            </w:r>
          </w:p>
        </w:tc>
        <w:tc>
          <w:tcPr>
            <w:tcW w:w="6646" w:type="dxa"/>
            <w:shd w:val="clear" w:color="auto" w:fill="auto"/>
          </w:tcPr>
          <w:p w14:paraId="4B0296B8" w14:textId="77777777" w:rsidR="001A4CE3" w:rsidRDefault="001A4CE3">
            <w:r>
              <w:t>day</w:t>
            </w:r>
          </w:p>
        </w:tc>
      </w:tr>
      <w:tr w:rsidR="001A4CE3" w14:paraId="3FE770B9" w14:textId="77777777" w:rsidTr="00F61869">
        <w:tc>
          <w:tcPr>
            <w:tcW w:w="1656" w:type="dxa"/>
            <w:shd w:val="clear" w:color="auto" w:fill="auto"/>
          </w:tcPr>
          <w:p w14:paraId="31114855" w14:textId="77777777" w:rsidR="001A4CE3" w:rsidRDefault="001A4CE3" w:rsidP="00FD4515">
            <w:r>
              <w:t xml:space="preserve">h </w:t>
            </w:r>
          </w:p>
        </w:tc>
        <w:tc>
          <w:tcPr>
            <w:tcW w:w="6646" w:type="dxa"/>
            <w:shd w:val="clear" w:color="auto" w:fill="auto"/>
          </w:tcPr>
          <w:p w14:paraId="7F10BB1E" w14:textId="77777777" w:rsidR="001A4CE3" w:rsidRDefault="001A4CE3">
            <w:r>
              <w:t>hour digit (by default on 24 hours)</w:t>
            </w:r>
          </w:p>
        </w:tc>
      </w:tr>
      <w:tr w:rsidR="001A4CE3" w14:paraId="2B207CFD" w14:textId="77777777" w:rsidTr="00F61869">
        <w:tc>
          <w:tcPr>
            <w:tcW w:w="1656" w:type="dxa"/>
            <w:shd w:val="clear" w:color="auto" w:fill="auto"/>
          </w:tcPr>
          <w:p w14:paraId="2CDC48BE" w14:textId="77777777" w:rsidR="001A4CE3" w:rsidRDefault="001A4CE3" w:rsidP="00FD4515">
            <w:r>
              <w:t>M</w:t>
            </w:r>
          </w:p>
        </w:tc>
        <w:tc>
          <w:tcPr>
            <w:tcW w:w="6646" w:type="dxa"/>
            <w:shd w:val="clear" w:color="auto" w:fill="auto"/>
          </w:tcPr>
          <w:p w14:paraId="19DF6B35" w14:textId="77777777" w:rsidR="001A4CE3" w:rsidRDefault="001A4CE3">
            <w:r>
              <w:t>minute</w:t>
            </w:r>
          </w:p>
        </w:tc>
      </w:tr>
      <w:tr w:rsidR="001A4CE3" w14:paraId="4306B401" w14:textId="77777777" w:rsidTr="00F61869">
        <w:tc>
          <w:tcPr>
            <w:tcW w:w="1656" w:type="dxa"/>
            <w:shd w:val="clear" w:color="auto" w:fill="auto"/>
          </w:tcPr>
          <w:p w14:paraId="1867BA3F" w14:textId="77777777" w:rsidR="001A4CE3" w:rsidRDefault="001A4CE3" w:rsidP="00FD4515">
            <w:r>
              <w:t>S</w:t>
            </w:r>
          </w:p>
        </w:tc>
        <w:tc>
          <w:tcPr>
            <w:tcW w:w="6646" w:type="dxa"/>
            <w:shd w:val="clear" w:color="auto" w:fill="auto"/>
          </w:tcPr>
          <w:p w14:paraId="5E60CF89" w14:textId="77777777" w:rsidR="001A4CE3" w:rsidRDefault="001A4CE3">
            <w:r>
              <w:t>second</w:t>
            </w:r>
          </w:p>
        </w:tc>
      </w:tr>
      <w:tr w:rsidR="001A4CE3" w14:paraId="7BE3479A" w14:textId="77777777" w:rsidTr="00F61869">
        <w:tc>
          <w:tcPr>
            <w:tcW w:w="1656" w:type="dxa"/>
            <w:shd w:val="clear" w:color="auto" w:fill="auto"/>
          </w:tcPr>
          <w:p w14:paraId="73346027" w14:textId="77777777" w:rsidR="001A4CE3" w:rsidRDefault="001A4CE3" w:rsidP="00FD4515">
            <w:r>
              <w:t>D</w:t>
            </w:r>
          </w:p>
        </w:tc>
        <w:tc>
          <w:tcPr>
            <w:tcW w:w="6646" w:type="dxa"/>
            <w:shd w:val="clear" w:color="auto" w:fill="auto"/>
          </w:tcPr>
          <w:p w14:paraId="3B59B78C" w14:textId="77777777" w:rsidR="001A4CE3" w:rsidRDefault="001A4CE3">
            <w:r>
              <w:t>decimal of second</w:t>
            </w:r>
          </w:p>
        </w:tc>
      </w:tr>
      <w:tr w:rsidR="001A4CE3" w14:paraId="083E8BF1" w14:textId="77777777" w:rsidTr="00F61869">
        <w:tc>
          <w:tcPr>
            <w:tcW w:w="1656" w:type="dxa"/>
            <w:shd w:val="clear" w:color="auto" w:fill="auto"/>
          </w:tcPr>
          <w:p w14:paraId="593EE5AA" w14:textId="77777777" w:rsidR="001A4CE3" w:rsidRDefault="001A4CE3" w:rsidP="00FD4515">
            <w:r>
              <w:t>P</w:t>
            </w:r>
          </w:p>
        </w:tc>
        <w:tc>
          <w:tcPr>
            <w:tcW w:w="6646" w:type="dxa"/>
            <w:shd w:val="clear" w:color="auto" w:fill="auto"/>
          </w:tcPr>
          <w:p w14:paraId="5CFD9B60" w14:textId="77777777" w:rsidR="001A4CE3" w:rsidRDefault="001A4CE3">
            <w:r>
              <w:t>period indicator (representation in one digit for the duration)</w:t>
            </w:r>
          </w:p>
        </w:tc>
      </w:tr>
      <w:tr w:rsidR="001A4CE3" w14:paraId="2246DEC9" w14:textId="77777777" w:rsidTr="00F61869">
        <w:tc>
          <w:tcPr>
            <w:tcW w:w="1656" w:type="dxa"/>
            <w:shd w:val="clear" w:color="auto" w:fill="auto"/>
          </w:tcPr>
          <w:p w14:paraId="628B5CC3" w14:textId="77777777" w:rsidR="001A4CE3" w:rsidRDefault="001A4CE3" w:rsidP="00FD4515">
            <w:r>
              <w:t>P</w:t>
            </w:r>
          </w:p>
        </w:tc>
        <w:tc>
          <w:tcPr>
            <w:tcW w:w="6646" w:type="dxa"/>
            <w:shd w:val="clear" w:color="auto" w:fill="auto"/>
          </w:tcPr>
          <w:p w14:paraId="1772983B" w14:textId="77777777" w:rsidR="001A4CE3" w:rsidRDefault="001A4CE3">
            <w:r>
              <w:t>number of the periods specified in the period indicator</w:t>
            </w:r>
          </w:p>
        </w:tc>
      </w:tr>
      <w:tr w:rsidR="001A4CE3" w14:paraId="26C49D95" w14:textId="77777777" w:rsidTr="00F61869">
        <w:tc>
          <w:tcPr>
            <w:tcW w:w="1656" w:type="dxa"/>
            <w:shd w:val="clear" w:color="auto" w:fill="auto"/>
          </w:tcPr>
          <w:p w14:paraId="13DD8636" w14:textId="77777777" w:rsidR="001A4CE3" w:rsidRDefault="001A4CE3" w:rsidP="00FD4515">
            <w:r>
              <w:t xml:space="preserve">AM/PM </w:t>
            </w:r>
          </w:p>
        </w:tc>
        <w:tc>
          <w:tcPr>
            <w:tcW w:w="6646" w:type="dxa"/>
            <w:shd w:val="clear" w:color="auto" w:fill="auto"/>
          </w:tcPr>
          <w:p w14:paraId="34727A25" w14:textId="6531A2F0" w:rsidR="001A4CE3" w:rsidRDefault="001A4CE3">
            <w:r>
              <w:t xml:space="preserve">indicator of AM / PM (e.g. am/pm for </w:t>
            </w:r>
            <w:r w:rsidR="00593C29">
              <w:t>"</w:t>
            </w:r>
            <w:r>
              <w:t>am</w:t>
            </w:r>
            <w:r w:rsidR="00593C29">
              <w:t>"</w:t>
            </w:r>
            <w:r>
              <w:t xml:space="preserve"> or </w:t>
            </w:r>
            <w:r w:rsidR="00593C29">
              <w:t>"</w:t>
            </w:r>
            <w:r>
              <w:t>pm</w:t>
            </w:r>
            <w:r w:rsidR="00593C29">
              <w:t>"</w:t>
            </w:r>
            <w:r>
              <w:t>)</w:t>
            </w:r>
          </w:p>
        </w:tc>
      </w:tr>
      <w:tr w:rsidR="001A4CE3" w14:paraId="4C4D9A75" w14:textId="77777777" w:rsidTr="00F61869">
        <w:tc>
          <w:tcPr>
            <w:tcW w:w="1656" w:type="dxa"/>
            <w:shd w:val="clear" w:color="auto" w:fill="auto"/>
          </w:tcPr>
          <w:p w14:paraId="5FDE232F" w14:textId="77777777" w:rsidR="001A4CE3" w:rsidRDefault="001A4CE3" w:rsidP="00FD4515">
            <w:r>
              <w:t>MONTH</w:t>
            </w:r>
          </w:p>
        </w:tc>
        <w:tc>
          <w:tcPr>
            <w:tcW w:w="6646" w:type="dxa"/>
            <w:shd w:val="clear" w:color="auto" w:fill="auto"/>
          </w:tcPr>
          <w:p w14:paraId="67F8BBE8" w14:textId="77777777" w:rsidR="001A4CE3" w:rsidRDefault="001A4CE3">
            <w:r>
              <w:t>uppercase textual representation of the month (e.g., JANUARY for January)</w:t>
            </w:r>
          </w:p>
        </w:tc>
      </w:tr>
      <w:tr w:rsidR="001A4CE3" w14:paraId="798DF94B" w14:textId="77777777" w:rsidTr="00F61869">
        <w:tc>
          <w:tcPr>
            <w:tcW w:w="1656" w:type="dxa"/>
            <w:shd w:val="clear" w:color="auto" w:fill="auto"/>
          </w:tcPr>
          <w:p w14:paraId="582B58EA" w14:textId="77777777" w:rsidR="001A4CE3" w:rsidRDefault="001A4CE3" w:rsidP="00FD4515">
            <w:r>
              <w:t>DAY</w:t>
            </w:r>
          </w:p>
        </w:tc>
        <w:tc>
          <w:tcPr>
            <w:tcW w:w="6646" w:type="dxa"/>
            <w:shd w:val="clear" w:color="auto" w:fill="auto"/>
          </w:tcPr>
          <w:p w14:paraId="11FEDDC1" w14:textId="77777777" w:rsidR="001A4CE3" w:rsidRDefault="001A4CE3">
            <w:r>
              <w:t>uppercase textual representation of the day (e.g., MONDAY for Monday)</w:t>
            </w:r>
          </w:p>
        </w:tc>
      </w:tr>
      <w:tr w:rsidR="001A4CE3" w14:paraId="3B9A7BA3" w14:textId="77777777" w:rsidTr="00F61869">
        <w:tc>
          <w:tcPr>
            <w:tcW w:w="1656" w:type="dxa"/>
            <w:shd w:val="clear" w:color="auto" w:fill="auto"/>
          </w:tcPr>
          <w:p w14:paraId="56A1BDB0" w14:textId="77777777" w:rsidR="001A4CE3" w:rsidRDefault="001A4CE3" w:rsidP="00FD4515">
            <w:r>
              <w:t>Month</w:t>
            </w:r>
          </w:p>
        </w:tc>
        <w:tc>
          <w:tcPr>
            <w:tcW w:w="6646" w:type="dxa"/>
            <w:shd w:val="clear" w:color="auto" w:fill="auto"/>
          </w:tcPr>
          <w:p w14:paraId="15F6E421" w14:textId="77777777" w:rsidR="001A4CE3" w:rsidRDefault="001A4CE3">
            <w:r>
              <w:t xml:space="preserve">lowercase textual representation of the month (e.g., </w:t>
            </w:r>
            <w:proofErr w:type="spellStart"/>
            <w:r>
              <w:t>january</w:t>
            </w:r>
            <w:proofErr w:type="spellEnd"/>
            <w:r>
              <w:t>)</w:t>
            </w:r>
          </w:p>
        </w:tc>
      </w:tr>
      <w:tr w:rsidR="001A4CE3" w14:paraId="3FD0A8CE" w14:textId="77777777" w:rsidTr="00F61869">
        <w:tc>
          <w:tcPr>
            <w:tcW w:w="1656" w:type="dxa"/>
            <w:shd w:val="clear" w:color="auto" w:fill="auto"/>
          </w:tcPr>
          <w:p w14:paraId="3085F827" w14:textId="77777777" w:rsidR="001A4CE3" w:rsidRDefault="001A4CE3" w:rsidP="00FD4515">
            <w:r>
              <w:t>Day</w:t>
            </w:r>
          </w:p>
        </w:tc>
        <w:tc>
          <w:tcPr>
            <w:tcW w:w="6646" w:type="dxa"/>
            <w:shd w:val="clear" w:color="auto" w:fill="auto"/>
          </w:tcPr>
          <w:p w14:paraId="1E8DC524" w14:textId="77777777" w:rsidR="001A4CE3" w:rsidRDefault="001A4CE3">
            <w:r>
              <w:t xml:space="preserve">lowercase textual representation of the month (e.g., </w:t>
            </w:r>
            <w:proofErr w:type="spellStart"/>
            <w:r>
              <w:t>monday</w:t>
            </w:r>
            <w:proofErr w:type="spellEnd"/>
            <w:r>
              <w:t>)</w:t>
            </w:r>
          </w:p>
        </w:tc>
      </w:tr>
      <w:tr w:rsidR="001A4CE3" w14:paraId="60C65958" w14:textId="77777777" w:rsidTr="00F61869">
        <w:tc>
          <w:tcPr>
            <w:tcW w:w="1656" w:type="dxa"/>
            <w:shd w:val="clear" w:color="auto" w:fill="auto"/>
          </w:tcPr>
          <w:p w14:paraId="42E8BF8D" w14:textId="77777777" w:rsidR="001A4CE3" w:rsidRDefault="001A4CE3" w:rsidP="00FD4515">
            <w:r>
              <w:t>Month</w:t>
            </w:r>
          </w:p>
        </w:tc>
        <w:tc>
          <w:tcPr>
            <w:tcW w:w="6646" w:type="dxa"/>
            <w:shd w:val="clear" w:color="auto" w:fill="auto"/>
          </w:tcPr>
          <w:p w14:paraId="76096075" w14:textId="77777777" w:rsidR="001A4CE3" w:rsidRDefault="001A4CE3">
            <w:r>
              <w:t>First character uppercase, then lowercase textual representation of the month (e.g., January)</w:t>
            </w:r>
          </w:p>
        </w:tc>
      </w:tr>
      <w:tr w:rsidR="001A4CE3" w14:paraId="3D7A495A" w14:textId="77777777" w:rsidTr="00F61869">
        <w:tc>
          <w:tcPr>
            <w:tcW w:w="1656" w:type="dxa"/>
            <w:shd w:val="clear" w:color="auto" w:fill="auto"/>
          </w:tcPr>
          <w:p w14:paraId="345E7417" w14:textId="77777777" w:rsidR="001A4CE3" w:rsidRDefault="001A4CE3" w:rsidP="00FD4515">
            <w:r>
              <w:lastRenderedPageBreak/>
              <w:t>Day</w:t>
            </w:r>
          </w:p>
        </w:tc>
        <w:tc>
          <w:tcPr>
            <w:tcW w:w="6646" w:type="dxa"/>
            <w:shd w:val="clear" w:color="auto" w:fill="auto"/>
          </w:tcPr>
          <w:p w14:paraId="26985825" w14:textId="77777777" w:rsidR="001A4CE3" w:rsidRDefault="001A4CE3">
            <w:r>
              <w:t xml:space="preserve">First character uppercase, then lowercase </w:t>
            </w:r>
            <w:r w:rsidRPr="003943B7">
              <w:t>tex</w:t>
            </w:r>
            <w:r>
              <w:t>tual representation of the day</w:t>
            </w:r>
            <w:r w:rsidRPr="003943B7">
              <w:t xml:space="preserve"> using </w:t>
            </w:r>
            <w:r>
              <w:t>(e.g. Monday)</w:t>
            </w:r>
          </w:p>
        </w:tc>
      </w:tr>
      <w:tr w:rsidR="001A4CE3" w14:paraId="777DF811" w14:textId="77777777" w:rsidTr="00F61869">
        <w:tc>
          <w:tcPr>
            <w:tcW w:w="1656" w:type="dxa"/>
            <w:shd w:val="clear" w:color="auto" w:fill="auto"/>
          </w:tcPr>
          <w:p w14:paraId="175CC73B" w14:textId="77777777" w:rsidR="001A4CE3" w:rsidRDefault="001A4CE3" w:rsidP="00FD4515"/>
        </w:tc>
        <w:tc>
          <w:tcPr>
            <w:tcW w:w="6646" w:type="dxa"/>
            <w:shd w:val="clear" w:color="auto" w:fill="auto"/>
          </w:tcPr>
          <w:p w14:paraId="5D53EB7D" w14:textId="77777777" w:rsidR="001A4CE3" w:rsidRDefault="001A4CE3"/>
        </w:tc>
      </w:tr>
      <w:tr w:rsidR="001A4CE3" w14:paraId="18D3ABA0" w14:textId="77777777" w:rsidTr="00F61869">
        <w:tc>
          <w:tcPr>
            <w:tcW w:w="8302" w:type="dxa"/>
            <w:gridSpan w:val="2"/>
            <w:shd w:val="clear" w:color="auto" w:fill="auto"/>
          </w:tcPr>
          <w:p w14:paraId="36A2A654" w14:textId="77777777" w:rsidR="001A4CE3" w:rsidRDefault="001A4CE3">
            <w:r w:rsidRPr="00F61869">
              <w:t xml:space="preserve">String  </w:t>
            </w:r>
          </w:p>
        </w:tc>
      </w:tr>
      <w:tr w:rsidR="001A4CE3" w14:paraId="2F81B8B0" w14:textId="77777777" w:rsidTr="00F61869">
        <w:tc>
          <w:tcPr>
            <w:tcW w:w="1656" w:type="dxa"/>
            <w:shd w:val="clear" w:color="auto" w:fill="auto"/>
          </w:tcPr>
          <w:p w14:paraId="0B6BDB11" w14:textId="77777777" w:rsidR="001A4CE3" w:rsidRDefault="001A4CE3" w:rsidP="00FD4515">
            <w:r>
              <w:t>X</w:t>
            </w:r>
          </w:p>
        </w:tc>
        <w:tc>
          <w:tcPr>
            <w:tcW w:w="6646" w:type="dxa"/>
            <w:shd w:val="clear" w:color="auto" w:fill="auto"/>
          </w:tcPr>
          <w:p w14:paraId="43BFC8A8" w14:textId="77777777" w:rsidR="001A4CE3" w:rsidRDefault="001A4CE3">
            <w:r>
              <w:t>any string character</w:t>
            </w:r>
          </w:p>
        </w:tc>
      </w:tr>
      <w:tr w:rsidR="001A4CE3" w14:paraId="5A2DE884" w14:textId="77777777" w:rsidTr="00F61869">
        <w:tc>
          <w:tcPr>
            <w:tcW w:w="1656" w:type="dxa"/>
            <w:shd w:val="clear" w:color="auto" w:fill="auto"/>
          </w:tcPr>
          <w:p w14:paraId="1E9701BF" w14:textId="77777777" w:rsidR="001A4CE3" w:rsidRDefault="001A4CE3" w:rsidP="00FD4515">
            <w:r>
              <w:t>Z</w:t>
            </w:r>
          </w:p>
        </w:tc>
        <w:tc>
          <w:tcPr>
            <w:tcW w:w="6646" w:type="dxa"/>
            <w:shd w:val="clear" w:color="auto" w:fill="auto"/>
          </w:tcPr>
          <w:p w14:paraId="222AACA5" w14:textId="40AC3DE4" w:rsidR="001A4CE3" w:rsidRDefault="001A4CE3">
            <w:r>
              <w:t xml:space="preserve">any string character from </w:t>
            </w:r>
            <w:r w:rsidR="00593C29">
              <w:t>"</w:t>
            </w:r>
            <w:r>
              <w:t>A</w:t>
            </w:r>
            <w:r w:rsidR="00593C29">
              <w:t>"</w:t>
            </w:r>
            <w:r>
              <w:t xml:space="preserve"> to </w:t>
            </w:r>
            <w:r w:rsidR="00593C29">
              <w:t>"</w:t>
            </w:r>
            <w:r>
              <w:t>z</w:t>
            </w:r>
            <w:r w:rsidR="00593C29">
              <w:t>"</w:t>
            </w:r>
          </w:p>
        </w:tc>
      </w:tr>
      <w:tr w:rsidR="001A4CE3" w14:paraId="370BA042" w14:textId="77777777" w:rsidTr="00F61869">
        <w:tc>
          <w:tcPr>
            <w:tcW w:w="1656" w:type="dxa"/>
            <w:shd w:val="clear" w:color="auto" w:fill="auto"/>
          </w:tcPr>
          <w:p w14:paraId="2E3E0119" w14:textId="77777777" w:rsidR="001A4CE3" w:rsidRDefault="001A4CE3" w:rsidP="00FD4515">
            <w:r>
              <w:t>9</w:t>
            </w:r>
          </w:p>
        </w:tc>
        <w:tc>
          <w:tcPr>
            <w:tcW w:w="6646" w:type="dxa"/>
            <w:shd w:val="clear" w:color="auto" w:fill="auto"/>
          </w:tcPr>
          <w:p w14:paraId="1BBCDA33" w14:textId="7FCAAD60" w:rsidR="001A4CE3" w:rsidRDefault="001A4CE3">
            <w:r>
              <w:t xml:space="preserve">any string character from </w:t>
            </w:r>
            <w:r w:rsidR="00593C29">
              <w:t>"</w:t>
            </w:r>
            <w:r>
              <w:t>0</w:t>
            </w:r>
            <w:r w:rsidR="00593C29">
              <w:t>"</w:t>
            </w:r>
            <w:r>
              <w:t xml:space="preserve"> to </w:t>
            </w:r>
            <w:r w:rsidR="00593C29">
              <w:t>"</w:t>
            </w:r>
            <w:r>
              <w:t>9</w:t>
            </w:r>
            <w:r w:rsidR="00593C29">
              <w:t>"</w:t>
            </w:r>
          </w:p>
        </w:tc>
      </w:tr>
      <w:tr w:rsidR="001A4CE3" w14:paraId="0B93C1D8" w14:textId="77777777" w:rsidTr="00F61869">
        <w:tc>
          <w:tcPr>
            <w:tcW w:w="1656" w:type="dxa"/>
            <w:shd w:val="clear" w:color="auto" w:fill="auto"/>
          </w:tcPr>
          <w:p w14:paraId="540FD3A0" w14:textId="77777777" w:rsidR="001A4CE3" w:rsidRDefault="001A4CE3" w:rsidP="00FD4515"/>
        </w:tc>
        <w:tc>
          <w:tcPr>
            <w:tcW w:w="6646" w:type="dxa"/>
            <w:shd w:val="clear" w:color="auto" w:fill="auto"/>
          </w:tcPr>
          <w:p w14:paraId="7E367E2F" w14:textId="77777777" w:rsidR="001A4CE3" w:rsidRDefault="001A4CE3"/>
        </w:tc>
      </w:tr>
      <w:tr w:rsidR="001A4CE3" w14:paraId="58B7F303" w14:textId="77777777" w:rsidTr="00F61869">
        <w:tc>
          <w:tcPr>
            <w:tcW w:w="8302" w:type="dxa"/>
            <w:gridSpan w:val="2"/>
            <w:shd w:val="clear" w:color="auto" w:fill="auto"/>
          </w:tcPr>
          <w:p w14:paraId="3E803D2E" w14:textId="77777777" w:rsidR="001A4CE3" w:rsidRDefault="001A4CE3">
            <w:r w:rsidRPr="00F61869">
              <w:t xml:space="preserve">Boolean </w:t>
            </w:r>
          </w:p>
        </w:tc>
      </w:tr>
      <w:tr w:rsidR="001A4CE3" w14:paraId="2C7DD861" w14:textId="77777777" w:rsidTr="00F61869">
        <w:tc>
          <w:tcPr>
            <w:tcW w:w="1656" w:type="dxa"/>
            <w:shd w:val="clear" w:color="auto" w:fill="auto"/>
          </w:tcPr>
          <w:p w14:paraId="23F2AA1C" w14:textId="77777777" w:rsidR="001A4CE3" w:rsidRDefault="001A4CE3" w:rsidP="00FD4515">
            <w:r>
              <w:t>B</w:t>
            </w:r>
          </w:p>
        </w:tc>
        <w:tc>
          <w:tcPr>
            <w:tcW w:w="6646" w:type="dxa"/>
            <w:shd w:val="clear" w:color="auto" w:fill="auto"/>
          </w:tcPr>
          <w:p w14:paraId="2F74BCDB" w14:textId="1B813482" w:rsidR="001A4CE3" w:rsidRDefault="001A4CE3">
            <w:r>
              <w:t xml:space="preserve">Boolean using </w:t>
            </w:r>
            <w:r w:rsidR="00593C29">
              <w:t>"</w:t>
            </w:r>
            <w:r>
              <w:t>true</w:t>
            </w:r>
            <w:r w:rsidR="00593C29">
              <w:t>"</w:t>
            </w:r>
            <w:r>
              <w:t xml:space="preserve"> for True and </w:t>
            </w:r>
            <w:r w:rsidR="00593C29">
              <w:t>"</w:t>
            </w:r>
            <w:r>
              <w:t>false</w:t>
            </w:r>
            <w:r w:rsidR="00593C29">
              <w:t>"</w:t>
            </w:r>
            <w:r>
              <w:t xml:space="preserve"> for False </w:t>
            </w:r>
          </w:p>
        </w:tc>
      </w:tr>
      <w:tr w:rsidR="001A4CE3" w14:paraId="79930CB8" w14:textId="77777777" w:rsidTr="00F61869">
        <w:tc>
          <w:tcPr>
            <w:tcW w:w="1656" w:type="dxa"/>
            <w:shd w:val="clear" w:color="auto" w:fill="auto"/>
          </w:tcPr>
          <w:p w14:paraId="72E2CB44" w14:textId="77777777" w:rsidR="001A4CE3" w:rsidRDefault="001A4CE3" w:rsidP="00FD4515">
            <w:r>
              <w:t>1</w:t>
            </w:r>
          </w:p>
        </w:tc>
        <w:tc>
          <w:tcPr>
            <w:tcW w:w="6646" w:type="dxa"/>
            <w:shd w:val="clear" w:color="auto" w:fill="auto"/>
          </w:tcPr>
          <w:p w14:paraId="019CDB3B" w14:textId="7A7A1180" w:rsidR="001A4CE3" w:rsidRPr="00F61869" w:rsidRDefault="001A4CE3" w:rsidP="00F61869">
            <w:pPr>
              <w:pStyle w:val="Default"/>
              <w:rPr>
                <w:rFonts w:ascii="Arial" w:hAnsi="Arial" w:cs="Times New Roman"/>
                <w:color w:val="auto"/>
                <w:sz w:val="22"/>
                <w:szCs w:val="20"/>
                <w:lang w:val="en-GB"/>
              </w:rPr>
            </w:pPr>
            <w:r w:rsidRPr="00F61869">
              <w:rPr>
                <w:rFonts w:ascii="Arial" w:hAnsi="Arial" w:cs="Times New Roman"/>
                <w:color w:val="auto"/>
                <w:sz w:val="22"/>
                <w:szCs w:val="20"/>
                <w:lang w:val="en-GB"/>
              </w:rPr>
              <w:t xml:space="preserve">Boolean using </w:t>
            </w:r>
            <w:r w:rsidR="00593C29">
              <w:rPr>
                <w:rFonts w:ascii="Arial" w:hAnsi="Arial" w:cs="Times New Roman"/>
                <w:color w:val="auto"/>
                <w:sz w:val="22"/>
                <w:szCs w:val="20"/>
                <w:lang w:val="en-GB"/>
              </w:rPr>
              <w:t>"</w:t>
            </w:r>
            <w:r w:rsidRPr="00F61869">
              <w:rPr>
                <w:rFonts w:ascii="Arial" w:hAnsi="Arial" w:cs="Times New Roman"/>
                <w:color w:val="auto"/>
                <w:sz w:val="22"/>
                <w:szCs w:val="20"/>
                <w:lang w:val="en-GB"/>
              </w:rPr>
              <w:t>1</w:t>
            </w:r>
            <w:r w:rsidR="00593C29">
              <w:rPr>
                <w:rFonts w:ascii="Arial" w:hAnsi="Arial" w:cs="Times New Roman"/>
                <w:color w:val="auto"/>
                <w:sz w:val="22"/>
                <w:szCs w:val="20"/>
                <w:lang w:val="en-GB"/>
              </w:rPr>
              <w:t>"</w:t>
            </w:r>
            <w:r w:rsidRPr="00F61869">
              <w:rPr>
                <w:rFonts w:ascii="Arial" w:hAnsi="Arial" w:cs="Times New Roman"/>
                <w:color w:val="auto"/>
                <w:sz w:val="22"/>
                <w:szCs w:val="20"/>
                <w:lang w:val="en-GB"/>
              </w:rPr>
              <w:t xml:space="preserve"> for True and </w:t>
            </w:r>
            <w:r w:rsidR="00593C29">
              <w:rPr>
                <w:rFonts w:ascii="Arial" w:hAnsi="Arial" w:cs="Times New Roman"/>
                <w:color w:val="auto"/>
                <w:sz w:val="22"/>
                <w:szCs w:val="20"/>
                <w:lang w:val="en-GB"/>
              </w:rPr>
              <w:t>"</w:t>
            </w:r>
            <w:r w:rsidRPr="00F61869">
              <w:rPr>
                <w:rFonts w:ascii="Arial" w:hAnsi="Arial" w:cs="Times New Roman"/>
                <w:color w:val="auto"/>
                <w:sz w:val="22"/>
                <w:szCs w:val="20"/>
                <w:lang w:val="en-GB"/>
              </w:rPr>
              <w:t>0</w:t>
            </w:r>
            <w:r w:rsidR="00593C29">
              <w:rPr>
                <w:rFonts w:ascii="Arial" w:hAnsi="Arial" w:cs="Times New Roman"/>
                <w:color w:val="auto"/>
                <w:sz w:val="22"/>
                <w:szCs w:val="20"/>
                <w:lang w:val="en-GB"/>
              </w:rPr>
              <w:t>"</w:t>
            </w:r>
            <w:r w:rsidRPr="00F61869">
              <w:rPr>
                <w:rFonts w:ascii="Arial" w:hAnsi="Arial" w:cs="Times New Roman"/>
                <w:color w:val="auto"/>
                <w:sz w:val="22"/>
                <w:szCs w:val="20"/>
                <w:lang w:val="en-GB"/>
              </w:rPr>
              <w:t xml:space="preserve"> for False</w:t>
            </w:r>
          </w:p>
        </w:tc>
      </w:tr>
      <w:tr w:rsidR="001A4CE3" w14:paraId="26994D8D" w14:textId="77777777" w:rsidTr="00F61869">
        <w:tc>
          <w:tcPr>
            <w:tcW w:w="1656" w:type="dxa"/>
            <w:shd w:val="clear" w:color="auto" w:fill="auto"/>
          </w:tcPr>
          <w:p w14:paraId="195BE815" w14:textId="77777777" w:rsidR="001A4CE3" w:rsidRDefault="001A4CE3" w:rsidP="00FD4515">
            <w:r>
              <w:t>0</w:t>
            </w:r>
          </w:p>
        </w:tc>
        <w:tc>
          <w:tcPr>
            <w:tcW w:w="6646" w:type="dxa"/>
            <w:shd w:val="clear" w:color="auto" w:fill="auto"/>
          </w:tcPr>
          <w:p w14:paraId="75E32898" w14:textId="40FB67B8" w:rsidR="001A4CE3" w:rsidRDefault="001A4CE3">
            <w:r>
              <w:t xml:space="preserve">Boolean using </w:t>
            </w:r>
            <w:r w:rsidR="00593C29">
              <w:t>"</w:t>
            </w:r>
            <w:r>
              <w:t>0</w:t>
            </w:r>
            <w:r w:rsidR="00593C29">
              <w:t>"</w:t>
            </w:r>
            <w:r>
              <w:t xml:space="preserve"> for True and </w:t>
            </w:r>
            <w:r w:rsidR="00593C29">
              <w:t>"</w:t>
            </w:r>
            <w:r>
              <w:t>1</w:t>
            </w:r>
            <w:r w:rsidR="00593C29">
              <w:t>"</w:t>
            </w:r>
            <w:r>
              <w:t xml:space="preserve"> for False</w:t>
            </w:r>
          </w:p>
        </w:tc>
      </w:tr>
      <w:tr w:rsidR="001A4CE3" w14:paraId="6D55276B" w14:textId="77777777" w:rsidTr="00F61869">
        <w:tc>
          <w:tcPr>
            <w:tcW w:w="1656" w:type="dxa"/>
            <w:shd w:val="clear" w:color="auto" w:fill="auto"/>
          </w:tcPr>
          <w:p w14:paraId="6240D74A" w14:textId="77777777" w:rsidR="001A4CE3" w:rsidRDefault="001A4CE3" w:rsidP="00FD4515"/>
        </w:tc>
        <w:tc>
          <w:tcPr>
            <w:tcW w:w="6646" w:type="dxa"/>
            <w:shd w:val="clear" w:color="auto" w:fill="auto"/>
          </w:tcPr>
          <w:p w14:paraId="6C900D25" w14:textId="77777777" w:rsidR="001A4CE3" w:rsidRDefault="001A4CE3"/>
        </w:tc>
      </w:tr>
      <w:tr w:rsidR="001A4CE3" w14:paraId="124DD204" w14:textId="77777777" w:rsidTr="00F61869">
        <w:tc>
          <w:tcPr>
            <w:tcW w:w="8302" w:type="dxa"/>
            <w:gridSpan w:val="2"/>
            <w:shd w:val="clear" w:color="auto" w:fill="auto"/>
          </w:tcPr>
          <w:p w14:paraId="76D6321F" w14:textId="77777777" w:rsidR="001A4CE3" w:rsidRDefault="001A4CE3">
            <w:r>
              <w:t>Other qualifiers</w:t>
            </w:r>
          </w:p>
        </w:tc>
      </w:tr>
      <w:tr w:rsidR="001A4CE3" w14:paraId="6D4551B5" w14:textId="77777777" w:rsidTr="00F61869">
        <w:tc>
          <w:tcPr>
            <w:tcW w:w="1656" w:type="dxa"/>
            <w:shd w:val="clear" w:color="auto" w:fill="auto"/>
          </w:tcPr>
          <w:p w14:paraId="4E7E9594" w14:textId="77777777" w:rsidR="001A4CE3" w:rsidRDefault="001A4CE3" w:rsidP="00FD4515">
            <w:r>
              <w:t>*</w:t>
            </w:r>
          </w:p>
        </w:tc>
        <w:tc>
          <w:tcPr>
            <w:tcW w:w="6646" w:type="dxa"/>
            <w:shd w:val="clear" w:color="auto" w:fill="auto"/>
          </w:tcPr>
          <w:p w14:paraId="693D3C75" w14:textId="77777777" w:rsidR="001A4CE3" w:rsidRDefault="001A4CE3">
            <w:r w:rsidRPr="00F61869">
              <w:rPr>
                <w:lang w:val="en-US"/>
              </w:rPr>
              <w:t>an arbitrary number of digits (of the preceding type)</w:t>
            </w:r>
          </w:p>
        </w:tc>
      </w:tr>
      <w:tr w:rsidR="001A4CE3" w14:paraId="6BFD82C3" w14:textId="77777777" w:rsidTr="00F61869">
        <w:tc>
          <w:tcPr>
            <w:tcW w:w="1656" w:type="dxa"/>
            <w:shd w:val="clear" w:color="auto" w:fill="auto"/>
          </w:tcPr>
          <w:p w14:paraId="175C7A9A" w14:textId="77777777" w:rsidR="001A4CE3" w:rsidRDefault="001A4CE3" w:rsidP="00FD4515">
            <w:r>
              <w:t>+</w:t>
            </w:r>
          </w:p>
        </w:tc>
        <w:tc>
          <w:tcPr>
            <w:tcW w:w="6646" w:type="dxa"/>
            <w:shd w:val="clear" w:color="auto" w:fill="auto"/>
          </w:tcPr>
          <w:p w14:paraId="51D82482" w14:textId="77777777" w:rsidR="001A4CE3" w:rsidRDefault="001A4CE3">
            <w:r w:rsidRPr="00F61869">
              <w:rPr>
                <w:lang w:val="en-US"/>
              </w:rPr>
              <w:t>at least one digit (of the preceding type)</w:t>
            </w:r>
          </w:p>
        </w:tc>
      </w:tr>
      <w:tr w:rsidR="001A4CE3" w14:paraId="3C7AE66D" w14:textId="77777777" w:rsidTr="00F61869">
        <w:tc>
          <w:tcPr>
            <w:tcW w:w="1656" w:type="dxa"/>
            <w:shd w:val="clear" w:color="auto" w:fill="auto"/>
          </w:tcPr>
          <w:p w14:paraId="778E767C" w14:textId="77777777" w:rsidR="001A4CE3" w:rsidRDefault="001A4CE3" w:rsidP="00FD4515">
            <w:r>
              <w:t>( )</w:t>
            </w:r>
          </w:p>
        </w:tc>
        <w:tc>
          <w:tcPr>
            <w:tcW w:w="6646" w:type="dxa"/>
            <w:shd w:val="clear" w:color="auto" w:fill="auto"/>
          </w:tcPr>
          <w:p w14:paraId="2F6478CC" w14:textId="77777777" w:rsidR="001A4CE3" w:rsidRDefault="001A4CE3">
            <w:r>
              <w:t>optional digits (specified within the brackets)</w:t>
            </w:r>
          </w:p>
        </w:tc>
      </w:tr>
      <w:tr w:rsidR="001A4CE3" w14:paraId="317FB775" w14:textId="77777777" w:rsidTr="00F61869">
        <w:tc>
          <w:tcPr>
            <w:tcW w:w="1656" w:type="dxa"/>
            <w:shd w:val="clear" w:color="auto" w:fill="auto"/>
          </w:tcPr>
          <w:p w14:paraId="51E6C5E7" w14:textId="77777777" w:rsidR="001A4CE3" w:rsidRDefault="001A4CE3" w:rsidP="00FD4515">
            <w:r>
              <w:t>\</w:t>
            </w:r>
          </w:p>
        </w:tc>
        <w:tc>
          <w:tcPr>
            <w:tcW w:w="6646" w:type="dxa"/>
            <w:shd w:val="clear" w:color="auto" w:fill="auto"/>
          </w:tcPr>
          <w:p w14:paraId="1D4314BF" w14:textId="77777777" w:rsidR="001A4CE3" w:rsidRDefault="001A4CE3">
            <w:r>
              <w:t>prefix for the special characters that must appear in the mask</w:t>
            </w:r>
          </w:p>
        </w:tc>
      </w:tr>
      <w:tr w:rsidR="001A4CE3" w14:paraId="4A5B1E1F" w14:textId="77777777" w:rsidTr="00F61869">
        <w:tc>
          <w:tcPr>
            <w:tcW w:w="1656" w:type="dxa"/>
            <w:shd w:val="clear" w:color="auto" w:fill="auto"/>
          </w:tcPr>
          <w:p w14:paraId="0BADD5B4" w14:textId="77777777" w:rsidR="001A4CE3" w:rsidRDefault="001A4CE3" w:rsidP="00FD4515">
            <w:r>
              <w:t>N</w:t>
            </w:r>
          </w:p>
        </w:tc>
        <w:tc>
          <w:tcPr>
            <w:tcW w:w="6646" w:type="dxa"/>
            <w:shd w:val="clear" w:color="auto" w:fill="auto"/>
          </w:tcPr>
          <w:p w14:paraId="26EC17D5" w14:textId="77777777" w:rsidR="001A4CE3" w:rsidRDefault="001A4CE3">
            <w:r>
              <w:t xml:space="preserve">fixed number of digits used in the </w:t>
            </w:r>
            <w:proofErr w:type="gramStart"/>
            <w:r>
              <w:t>preceding  textual</w:t>
            </w:r>
            <w:proofErr w:type="gramEnd"/>
            <w:r>
              <w:t xml:space="preserve"> representation of the month or the day</w:t>
            </w:r>
          </w:p>
        </w:tc>
      </w:tr>
      <w:tr w:rsidR="001A4CE3" w14:paraId="4CEFD704" w14:textId="77777777" w:rsidTr="00F61869">
        <w:tc>
          <w:tcPr>
            <w:tcW w:w="1656" w:type="dxa"/>
            <w:shd w:val="clear" w:color="auto" w:fill="auto"/>
          </w:tcPr>
          <w:p w14:paraId="249F59A4" w14:textId="77777777" w:rsidR="001A4CE3" w:rsidRDefault="001A4CE3" w:rsidP="00FD4515"/>
        </w:tc>
        <w:tc>
          <w:tcPr>
            <w:tcW w:w="6646" w:type="dxa"/>
            <w:shd w:val="clear" w:color="auto" w:fill="auto"/>
          </w:tcPr>
          <w:p w14:paraId="103E9BE8" w14:textId="77777777" w:rsidR="001A4CE3" w:rsidRDefault="001A4CE3"/>
        </w:tc>
      </w:tr>
    </w:tbl>
    <w:p w14:paraId="28189616" w14:textId="77777777" w:rsidR="001A4CE3" w:rsidRPr="00BC2EFB" w:rsidRDefault="001A4CE3" w:rsidP="001A4CE3">
      <w:pPr>
        <w:pStyle w:val="Default"/>
        <w:rPr>
          <w:lang w:val="en-US"/>
        </w:rPr>
      </w:pPr>
    </w:p>
    <w:p w14:paraId="52429778" w14:textId="78656BDB" w:rsidR="001A4CE3" w:rsidRDefault="001A4CE3">
      <w:r>
        <w:t xml:space="preserve">The default conversion, either standard or customized, can be used to deduce automatically the representation of the components of the result of a VTL </w:t>
      </w:r>
      <w:r w:rsidR="00A9777A">
        <w:t>T</w:t>
      </w:r>
      <w:r>
        <w:t xml:space="preserve">ransformation. In alternative, the representation of the resulting SDMX </w:t>
      </w:r>
      <w:r>
        <w:rPr>
          <w:rFonts w:ascii="Courier New" w:hAnsi="Courier New" w:cs="Courier New"/>
        </w:rPr>
        <w:t>D</w:t>
      </w:r>
      <w:r w:rsidRPr="006F6297">
        <w:rPr>
          <w:rFonts w:ascii="Courier New" w:hAnsi="Courier New" w:cs="Courier New"/>
        </w:rPr>
        <w:t>ataflow</w:t>
      </w:r>
      <w:r>
        <w:t xml:space="preserve"> can be given explicitly by providing its </w:t>
      </w:r>
      <w:proofErr w:type="spellStart"/>
      <w:r w:rsidRPr="006F6297">
        <w:rPr>
          <w:rFonts w:ascii="Courier New" w:hAnsi="Courier New" w:cs="Courier New"/>
        </w:rPr>
        <w:t>DataStructureDefinition</w:t>
      </w:r>
      <w:proofErr w:type="spellEnd"/>
      <w:r>
        <w:t>. In other words, the representation specified in the DSD, if available, overrides any default conversion</w:t>
      </w:r>
      <w:r>
        <w:rPr>
          <w:rStyle w:val="FootnoteReference"/>
        </w:rPr>
        <w:footnoteReference w:id="47"/>
      </w:r>
      <w:r>
        <w:t>.</w:t>
      </w:r>
    </w:p>
    <w:p w14:paraId="5FB9A963" w14:textId="77777777" w:rsidR="001A4CE3" w:rsidRDefault="001A4CE3">
      <w:pPr>
        <w:pStyle w:val="Heading3"/>
      </w:pPr>
      <w:bookmarkStart w:id="2398" w:name="_Toc73460184"/>
      <w:bookmarkStart w:id="2399" w:name="_Toc178073181"/>
      <w:r>
        <w:t>Null Values</w:t>
      </w:r>
      <w:bookmarkEnd w:id="2398"/>
      <w:bookmarkEnd w:id="2399"/>
    </w:p>
    <w:p w14:paraId="70A43026" w14:textId="77777777" w:rsidR="001A4CE3" w:rsidRDefault="001A4CE3">
      <w:r>
        <w:t>In the conversions from SDMX to VTL it is assumed by default that a missing value in SDMX becomes a NULL in VTL. After the conversion, the NULLs can be manipulated through the proper VTL operators.</w:t>
      </w:r>
    </w:p>
    <w:p w14:paraId="65D8254D" w14:textId="77777777" w:rsidR="001A4CE3" w:rsidRDefault="001A4CE3">
      <w:r>
        <w:t>On the other side, the VTL programs can produce in output NULL values for Measures and Attributes (Null values are not allowed in the Identifiers). In the conversion from VTL to SDMX, it is assumed that a NULL in VTL becomes a missing value in SDMX.</w:t>
      </w:r>
    </w:p>
    <w:p w14:paraId="301BF2C9" w14:textId="732D5C28" w:rsidR="001A4CE3" w:rsidRDefault="001A4CE3">
      <w:r>
        <w:t xml:space="preserve">In the conversion from VTL to SDMX, the default assumption can be overridden, separately for each VTL basic scalar type, by specifying which the value that represents the NULL in SDMX is. This can be specified in the </w:t>
      </w:r>
      <w:r>
        <w:rPr>
          <w:lang w:val="en-US"/>
        </w:rPr>
        <w:t xml:space="preserve">attribute </w:t>
      </w:r>
      <w:r w:rsidR="00593C29">
        <w:rPr>
          <w:lang w:val="en-US"/>
        </w:rPr>
        <w:t>"</w:t>
      </w:r>
      <w:proofErr w:type="spellStart"/>
      <w:r w:rsidRPr="006F6297">
        <w:rPr>
          <w:rFonts w:ascii="Courier New" w:hAnsi="Courier New" w:cs="Courier New"/>
        </w:rPr>
        <w:t>nullValue</w:t>
      </w:r>
      <w:proofErr w:type="spellEnd"/>
      <w:r w:rsidR="00593C29">
        <w:rPr>
          <w:lang w:val="en-US"/>
        </w:rPr>
        <w:t>"</w:t>
      </w:r>
      <w:r>
        <w:rPr>
          <w:lang w:val="en-US"/>
        </w:rPr>
        <w:t xml:space="preserve"> </w:t>
      </w:r>
      <w:r>
        <w:t xml:space="preserve">of the </w:t>
      </w:r>
      <w:proofErr w:type="spellStart"/>
      <w:r w:rsidRPr="006F6297">
        <w:rPr>
          <w:rFonts w:ascii="Courier New" w:hAnsi="Courier New" w:cs="Courier New"/>
        </w:rPr>
        <w:t>CustomType</w:t>
      </w:r>
      <w:proofErr w:type="spellEnd"/>
      <w:r>
        <w:t xml:space="preserve"> artefact (see also the section Transformations and Expressions of the SDMX information model). A </w:t>
      </w:r>
      <w:proofErr w:type="spellStart"/>
      <w:r w:rsidRPr="006F6297">
        <w:rPr>
          <w:rFonts w:ascii="Courier New" w:hAnsi="Courier New" w:cs="Courier New"/>
        </w:rPr>
        <w:t>CustomType</w:t>
      </w:r>
      <w:proofErr w:type="spellEnd"/>
      <w:r>
        <w:t xml:space="preserve"> belongs to a </w:t>
      </w:r>
      <w:proofErr w:type="spellStart"/>
      <w:r w:rsidRPr="006F6297">
        <w:rPr>
          <w:rFonts w:ascii="Courier New" w:hAnsi="Courier New" w:cs="Courier New"/>
        </w:rPr>
        <w:t>CustomTypeScheme</w:t>
      </w:r>
      <w:proofErr w:type="spellEnd"/>
      <w:r>
        <w:t xml:space="preserve">, which can be referenced by one or </w:t>
      </w:r>
      <w:proofErr w:type="gramStart"/>
      <w:r>
        <w:t xml:space="preserve">more  </w:t>
      </w:r>
      <w:proofErr w:type="spellStart"/>
      <w:r w:rsidRPr="006F6297">
        <w:rPr>
          <w:rFonts w:ascii="Courier New" w:hAnsi="Courier New" w:cs="Courier New"/>
        </w:rPr>
        <w:t>TransformationScheme</w:t>
      </w:r>
      <w:proofErr w:type="spellEnd"/>
      <w:proofErr w:type="gramEnd"/>
      <w:r>
        <w:t xml:space="preserve"> (i.e. VTL programs). The overriding assumption is applied for all the SDMX </w:t>
      </w:r>
      <w:r>
        <w:rPr>
          <w:rFonts w:ascii="Courier New" w:hAnsi="Courier New" w:cs="Courier New"/>
        </w:rPr>
        <w:t>D</w:t>
      </w:r>
      <w:r w:rsidRPr="006F6297">
        <w:rPr>
          <w:rFonts w:ascii="Courier New" w:hAnsi="Courier New" w:cs="Courier New"/>
        </w:rPr>
        <w:t>ataflow</w:t>
      </w:r>
      <w:r>
        <w:rPr>
          <w:rFonts w:ascii="Courier New" w:hAnsi="Courier New" w:cs="Courier New"/>
        </w:rPr>
        <w:t>s</w:t>
      </w:r>
      <w:r>
        <w:t xml:space="preserve"> calculated in the </w:t>
      </w:r>
      <w:proofErr w:type="spellStart"/>
      <w:r w:rsidRPr="006F6297">
        <w:rPr>
          <w:rFonts w:ascii="Courier New" w:hAnsi="Courier New" w:cs="Courier New"/>
        </w:rPr>
        <w:t>TransformationScheme</w:t>
      </w:r>
      <w:proofErr w:type="spellEnd"/>
      <w:r>
        <w:t>.</w:t>
      </w:r>
    </w:p>
    <w:p w14:paraId="3B3DCD81" w14:textId="65E7AC57" w:rsidR="001A4CE3" w:rsidRDefault="001A4CE3">
      <w:pPr>
        <w:pStyle w:val="Heading3"/>
      </w:pPr>
      <w:bookmarkStart w:id="2400" w:name="_Toc73460185"/>
      <w:bookmarkStart w:id="2401" w:name="_Toc178073182"/>
      <w:r>
        <w:lastRenderedPageBreak/>
        <w:t xml:space="preserve">Format of the literals used in VTL </w:t>
      </w:r>
      <w:r w:rsidR="00A9777A">
        <w:t>T</w:t>
      </w:r>
      <w:r>
        <w:t>ransformations</w:t>
      </w:r>
      <w:bookmarkEnd w:id="2400"/>
      <w:bookmarkEnd w:id="2401"/>
    </w:p>
    <w:p w14:paraId="4D01A873" w14:textId="03CB6225" w:rsidR="001A4CE3" w:rsidRDefault="001A4CE3">
      <w:pPr>
        <w:rPr>
          <w:lang w:val="en-US"/>
        </w:rPr>
      </w:pPr>
      <w:r>
        <w:t>The VTL programs can contain literals, i.e. specific values</w:t>
      </w:r>
      <w:r w:rsidRPr="00275F90">
        <w:rPr>
          <w:lang w:val="en-US"/>
        </w:rPr>
        <w:t xml:space="preserve"> </w:t>
      </w:r>
      <w:r>
        <w:rPr>
          <w:lang w:val="en-US"/>
        </w:rPr>
        <w:t xml:space="preserve">of certain data types </w:t>
      </w:r>
      <w:r w:rsidRPr="00275F90">
        <w:rPr>
          <w:lang w:val="en-US"/>
        </w:rPr>
        <w:t>written directly in the VTL definitions or expressions</w:t>
      </w:r>
      <w:r>
        <w:rPr>
          <w:lang w:val="en-US"/>
        </w:rPr>
        <w:t>.</w:t>
      </w:r>
      <w:r>
        <w:t xml:space="preserve"> </w:t>
      </w:r>
      <w:r w:rsidRPr="00275F90">
        <w:rPr>
          <w:lang w:val="en-US"/>
        </w:rPr>
        <w:t xml:space="preserve">The </w:t>
      </w:r>
      <w:r>
        <w:rPr>
          <w:lang w:val="en-US"/>
        </w:rPr>
        <w:t xml:space="preserve">VTL does not prescribe a specific format for the </w:t>
      </w:r>
      <w:r w:rsidRPr="00275F90">
        <w:rPr>
          <w:lang w:val="en-US"/>
        </w:rPr>
        <w:t xml:space="preserve">literals </w:t>
      </w:r>
      <w:r>
        <w:rPr>
          <w:lang w:val="en-US"/>
        </w:rPr>
        <w:t xml:space="preserve">and leave </w:t>
      </w:r>
      <w:r w:rsidRPr="00275F90">
        <w:rPr>
          <w:lang w:val="en-US"/>
        </w:rPr>
        <w:t xml:space="preserve">the specific VTL systems </w:t>
      </w:r>
      <w:r>
        <w:rPr>
          <w:lang w:val="en-US"/>
        </w:rPr>
        <w:t xml:space="preserve">and the definers of VTL </w:t>
      </w:r>
      <w:r w:rsidR="00A9777A">
        <w:rPr>
          <w:lang w:val="en-US"/>
        </w:rPr>
        <w:t>T</w:t>
      </w:r>
      <w:r>
        <w:rPr>
          <w:lang w:val="en-US"/>
        </w:rPr>
        <w:t xml:space="preserve">ransformations free of using their preferred formats. </w:t>
      </w:r>
    </w:p>
    <w:p w14:paraId="53A834C5" w14:textId="77777777" w:rsidR="001A4CE3" w:rsidRDefault="001A4CE3">
      <w:pPr>
        <w:rPr>
          <w:lang w:val="en-US"/>
        </w:rPr>
      </w:pPr>
      <w:r>
        <w:rPr>
          <w:lang w:val="en-US"/>
        </w:rPr>
        <w:t xml:space="preserve">Given this discretion, it is essential to know which </w:t>
      </w:r>
      <w:proofErr w:type="gramStart"/>
      <w:r>
        <w:rPr>
          <w:lang w:val="en-US"/>
        </w:rPr>
        <w:t>are the external representations</w:t>
      </w:r>
      <w:proofErr w:type="gramEnd"/>
      <w:r>
        <w:rPr>
          <w:lang w:val="en-US"/>
        </w:rPr>
        <w:t xml:space="preserve"> adopted for the literals in a VTL program, in order to interpret them correctly.  For example, if the external format for the dates is YYYY-MM-DD the date literal 2010-01-02 has the meaning of 2</w:t>
      </w:r>
      <w:r w:rsidRPr="00B07A32">
        <w:rPr>
          <w:vertAlign w:val="superscript"/>
          <w:lang w:val="en-US"/>
        </w:rPr>
        <w:t>nd</w:t>
      </w:r>
      <w:r>
        <w:rPr>
          <w:lang w:val="en-US"/>
        </w:rPr>
        <w:t xml:space="preserve"> January 2010, instead if the external format for the dates is YYYY-DD-MM the same literal has the meaning of 1</w:t>
      </w:r>
      <w:r w:rsidRPr="00B07A32">
        <w:rPr>
          <w:vertAlign w:val="superscript"/>
          <w:lang w:val="en-US"/>
        </w:rPr>
        <w:t>st</w:t>
      </w:r>
      <w:r>
        <w:rPr>
          <w:lang w:val="en-US"/>
        </w:rPr>
        <w:t xml:space="preserve"> February 2010.</w:t>
      </w:r>
    </w:p>
    <w:p w14:paraId="76FD401B" w14:textId="1C36F29D" w:rsidR="001A4CE3" w:rsidRDefault="001A4CE3">
      <w:pPr>
        <w:rPr>
          <w:lang w:val="en-US"/>
        </w:rPr>
      </w:pPr>
      <w:r>
        <w:rPr>
          <w:lang w:val="en-US"/>
        </w:rPr>
        <w:t xml:space="preserve">Hereinafter, i.e. in the SDMX implementation of the VTL, it is assumed that the literals are expressed according to the </w:t>
      </w:r>
      <w:r w:rsidR="00593C29">
        <w:rPr>
          <w:lang w:val="en-US"/>
        </w:rPr>
        <w:t>"</w:t>
      </w:r>
      <w:r>
        <w:rPr>
          <w:lang w:val="en-US"/>
        </w:rPr>
        <w:t>default output format</w:t>
      </w:r>
      <w:r w:rsidR="00593C29">
        <w:rPr>
          <w:lang w:val="en-US"/>
        </w:rPr>
        <w:t>"</w:t>
      </w:r>
      <w:r>
        <w:rPr>
          <w:lang w:val="en-US"/>
        </w:rPr>
        <w:t xml:space="preserve"> of the table of the previous paragraph (</w:t>
      </w:r>
      <w:r w:rsidR="00593C29">
        <w:rPr>
          <w:lang w:val="en-US"/>
        </w:rPr>
        <w:t>"</w:t>
      </w:r>
      <w:r>
        <w:t>Mapping VTL basic scalar types to SDMX data types</w:t>
      </w:r>
      <w:r w:rsidR="00593C29">
        <w:rPr>
          <w:lang w:val="en-US"/>
        </w:rPr>
        <w:t>"</w:t>
      </w:r>
      <w:r>
        <w:rPr>
          <w:lang w:val="en-US"/>
        </w:rPr>
        <w:t>) unless otherwise specified.</w:t>
      </w:r>
    </w:p>
    <w:p w14:paraId="6C914424" w14:textId="1DB66723" w:rsidR="001A4CE3" w:rsidRDefault="001A4CE3">
      <w:r>
        <w:rPr>
          <w:lang w:val="en-US"/>
        </w:rPr>
        <w:t xml:space="preserve">A different format can be specified in the attribute </w:t>
      </w:r>
      <w:r w:rsidR="00593C29">
        <w:rPr>
          <w:lang w:val="en-US"/>
        </w:rPr>
        <w:t>"</w:t>
      </w:r>
      <w:proofErr w:type="spellStart"/>
      <w:r w:rsidRPr="006F6297">
        <w:rPr>
          <w:rFonts w:ascii="Courier New" w:hAnsi="Courier New" w:cs="Courier New"/>
          <w:lang w:val="en-US"/>
        </w:rPr>
        <w:t>vtlLiteralFormat</w:t>
      </w:r>
      <w:proofErr w:type="spellEnd"/>
      <w:r w:rsidR="00593C29">
        <w:rPr>
          <w:lang w:val="en-US"/>
        </w:rPr>
        <w:t>"</w:t>
      </w:r>
      <w:r>
        <w:rPr>
          <w:lang w:val="en-US"/>
        </w:rPr>
        <w:t xml:space="preserve"> </w:t>
      </w:r>
      <w:r>
        <w:t xml:space="preserve">of the </w:t>
      </w:r>
      <w:proofErr w:type="spellStart"/>
      <w:r w:rsidRPr="006F6297">
        <w:rPr>
          <w:rFonts w:ascii="Courier New" w:hAnsi="Courier New" w:cs="Courier New"/>
          <w:lang w:val="en-US"/>
        </w:rPr>
        <w:t>CustomType</w:t>
      </w:r>
      <w:proofErr w:type="spellEnd"/>
      <w:r>
        <w:t xml:space="preserve"> artefact (see also the section Transformations and Expressions of the SDMX information model).</w:t>
      </w:r>
      <w:r w:rsidRPr="0033555E">
        <w:t xml:space="preserve"> </w:t>
      </w:r>
    </w:p>
    <w:p w14:paraId="1BF00E7E" w14:textId="77777777" w:rsidR="001A4CE3" w:rsidRDefault="001A4CE3">
      <w:r>
        <w:t xml:space="preserve">Like in the case of the conversion of NULLs described in the previous paragraph, the overriding assumption is applied, for a certain VTL basic scalar type, if a value is found for the </w:t>
      </w:r>
      <w:proofErr w:type="spellStart"/>
      <w:r w:rsidRPr="006F6297">
        <w:rPr>
          <w:rFonts w:ascii="Courier New" w:hAnsi="Courier New" w:cs="Courier New"/>
          <w:lang w:val="en-US"/>
        </w:rPr>
        <w:t>vtlLiteralFormat</w:t>
      </w:r>
      <w:proofErr w:type="spellEnd"/>
      <w:r>
        <w:t xml:space="preserve"> attribute of the </w:t>
      </w:r>
      <w:proofErr w:type="spellStart"/>
      <w:r w:rsidRPr="006F6297">
        <w:rPr>
          <w:rFonts w:ascii="Courier New" w:hAnsi="Courier New" w:cs="Courier New"/>
          <w:lang w:val="en-US"/>
        </w:rPr>
        <w:t>CustomType</w:t>
      </w:r>
      <w:proofErr w:type="spellEnd"/>
      <w:r>
        <w:t xml:space="preserve"> of such VTL basic scalar type. The overriding assumption is applied for all the literals of a related VTL </w:t>
      </w:r>
      <w:proofErr w:type="spellStart"/>
      <w:r w:rsidRPr="006F6297">
        <w:rPr>
          <w:rFonts w:ascii="Courier New" w:hAnsi="Courier New" w:cs="Courier New"/>
          <w:lang w:val="en-US"/>
        </w:rPr>
        <w:t>TransformationScheme</w:t>
      </w:r>
      <w:proofErr w:type="spellEnd"/>
      <w:r>
        <w:t>.</w:t>
      </w:r>
    </w:p>
    <w:p w14:paraId="6368C386" w14:textId="77777777" w:rsidR="001A4CE3" w:rsidRPr="00AD2257" w:rsidRDefault="001A4CE3">
      <w:r>
        <w:rPr>
          <w:lang w:val="en-US"/>
        </w:rPr>
        <w:t xml:space="preserve">In case a </w:t>
      </w:r>
      <w:r w:rsidRPr="00A131E7">
        <w:rPr>
          <w:lang w:val="en-US"/>
        </w:rPr>
        <w:t xml:space="preserve">literal </w:t>
      </w:r>
      <w:r>
        <w:rPr>
          <w:lang w:val="en-US"/>
        </w:rPr>
        <w:t xml:space="preserve">is operand of </w:t>
      </w:r>
      <w:r w:rsidRPr="00A131E7">
        <w:rPr>
          <w:lang w:val="en-US"/>
        </w:rPr>
        <w:t xml:space="preserve">a </w:t>
      </w:r>
      <w:r>
        <w:rPr>
          <w:lang w:val="en-US"/>
        </w:rPr>
        <w:t>VTL C</w:t>
      </w:r>
      <w:r w:rsidRPr="00A131E7">
        <w:rPr>
          <w:lang w:val="en-US"/>
        </w:rPr>
        <w:t xml:space="preserve">ast </w:t>
      </w:r>
      <w:r>
        <w:rPr>
          <w:lang w:val="en-US"/>
        </w:rPr>
        <w:t xml:space="preserve">operation, </w:t>
      </w:r>
      <w:r w:rsidRPr="00A131E7">
        <w:rPr>
          <w:lang w:val="en-US"/>
        </w:rPr>
        <w:t>th</w:t>
      </w:r>
      <w:r>
        <w:rPr>
          <w:lang w:val="en-US"/>
        </w:rPr>
        <w:t>e format specified in the Cast overrides all the possible otherwise specified formats</w:t>
      </w:r>
      <w:r w:rsidRPr="00A131E7">
        <w:rPr>
          <w:lang w:val="en-US"/>
        </w:rPr>
        <w:t>.</w:t>
      </w:r>
    </w:p>
    <w:p w14:paraId="4521DE05" w14:textId="2C80E56F" w:rsidR="009E5E2E" w:rsidRDefault="009E5E2E" w:rsidP="00A6281D">
      <w:pPr>
        <w:pStyle w:val="Heading1"/>
      </w:pPr>
      <w:bookmarkStart w:id="2402" w:name="_Toc73460186"/>
      <w:bookmarkStart w:id="2403" w:name="_Toc178073183"/>
      <w:r>
        <w:lastRenderedPageBreak/>
        <w:t>Structure Mapping</w:t>
      </w:r>
      <w:bookmarkEnd w:id="2402"/>
      <w:bookmarkEnd w:id="2403"/>
    </w:p>
    <w:p w14:paraId="3F4F46B3" w14:textId="77777777" w:rsidR="009E5E2E" w:rsidRDefault="009E5E2E" w:rsidP="004F524E">
      <w:pPr>
        <w:pStyle w:val="Heading2"/>
      </w:pPr>
      <w:bookmarkStart w:id="2404" w:name="_Toc73460187"/>
      <w:bookmarkStart w:id="2405" w:name="_Toc178073184"/>
      <w:r>
        <w:t>Introduction</w:t>
      </w:r>
      <w:bookmarkEnd w:id="2404"/>
      <w:bookmarkEnd w:id="2405"/>
    </w:p>
    <w:p w14:paraId="5F58158B" w14:textId="77777777" w:rsidR="00BD4FDC" w:rsidRDefault="00BD4FDC" w:rsidP="00BD4FDC">
      <w:pPr>
        <w:pStyle w:val="Paragraph"/>
      </w:pPr>
      <w:r>
        <w:t xml:space="preserve">The purpose of SDMX structure mapping is to transform datasets from one dimensionality to another. </w:t>
      </w:r>
      <w:r w:rsidR="00453042">
        <w:t>In practice, this means that the input and output datasets conform to different Data Structure Definition.</w:t>
      </w:r>
    </w:p>
    <w:p w14:paraId="513F7180" w14:textId="77777777" w:rsidR="00453042" w:rsidRDefault="001F4B8E" w:rsidP="00310AFB">
      <w:pPr>
        <w:pStyle w:val="Paragraph"/>
        <w:spacing w:before="240"/>
      </w:pPr>
      <w:r>
        <w:t>Structure mapping</w:t>
      </w:r>
      <w:r w:rsidR="00BD4FDC">
        <w:t xml:space="preserve"> does not alter the observation values and </w:t>
      </w:r>
      <w:r w:rsidR="00310AFB">
        <w:t>is not intended to perform any</w:t>
      </w:r>
      <w:r w:rsidR="00BD4FDC">
        <w:t xml:space="preserve"> aggregation</w:t>
      </w:r>
      <w:r w:rsidR="00310AFB">
        <w:t>s</w:t>
      </w:r>
      <w:r w:rsidR="00BD4FDC">
        <w:t xml:space="preserve"> or calculations.</w:t>
      </w:r>
      <w:r w:rsidR="00310AFB">
        <w:t xml:space="preserve"> </w:t>
      </w:r>
    </w:p>
    <w:p w14:paraId="09F22CF2" w14:textId="77777777" w:rsidR="00BD4FDC" w:rsidRDefault="00310AFB" w:rsidP="00EE157F">
      <w:pPr>
        <w:pStyle w:val="Paragraph"/>
        <w:spacing w:before="240"/>
      </w:pPr>
      <w:r>
        <w:t>An input series maps to:</w:t>
      </w:r>
    </w:p>
    <w:p w14:paraId="2AB2F38B" w14:textId="77777777" w:rsidR="00310AFB" w:rsidRDefault="00310AFB" w:rsidP="006C7C73">
      <w:pPr>
        <w:pStyle w:val="Paragraph"/>
        <w:numPr>
          <w:ilvl w:val="1"/>
          <w:numId w:val="15"/>
        </w:numPr>
        <w:spacing w:before="240"/>
        <w:ind w:left="709"/>
      </w:pPr>
      <w:r>
        <w:t xml:space="preserve">Exactly one output series; </w:t>
      </w:r>
      <w:r w:rsidR="00453042">
        <w:t>or</w:t>
      </w:r>
    </w:p>
    <w:p w14:paraId="2E35D4BE" w14:textId="77777777" w:rsidR="00F435CD" w:rsidRDefault="00F435CD" w:rsidP="006C7C73">
      <w:pPr>
        <w:pStyle w:val="Paragraph"/>
        <w:numPr>
          <w:ilvl w:val="1"/>
          <w:numId w:val="15"/>
        </w:numPr>
        <w:spacing w:before="240"/>
        <w:ind w:left="567" w:hanging="218"/>
      </w:pPr>
      <w:r>
        <w:t>Multiple output series with different Series Keys, but the same observation values; or</w:t>
      </w:r>
    </w:p>
    <w:p w14:paraId="622F4E2B" w14:textId="77777777" w:rsidR="00310AFB" w:rsidRDefault="00310AFB" w:rsidP="006C7C73">
      <w:pPr>
        <w:pStyle w:val="Paragraph"/>
        <w:numPr>
          <w:ilvl w:val="1"/>
          <w:numId w:val="15"/>
        </w:numPr>
        <w:spacing w:before="240"/>
        <w:ind w:left="709"/>
      </w:pPr>
      <w:r>
        <w:t xml:space="preserve">Zero output series where no source rule matches the </w:t>
      </w:r>
      <w:r w:rsidR="003377DF">
        <w:t>input Component values</w:t>
      </w:r>
      <w:r w:rsidR="00350520">
        <w:t>.</w:t>
      </w:r>
    </w:p>
    <w:p w14:paraId="4BD6BCF5" w14:textId="77777777" w:rsidR="00BD4FDC" w:rsidRDefault="00BD4FDC" w:rsidP="00BD4FDC">
      <w:pPr>
        <w:pStyle w:val="Paragraph"/>
      </w:pPr>
    </w:p>
    <w:p w14:paraId="081BEE15" w14:textId="77777777" w:rsidR="00BD4FDC" w:rsidRDefault="00BD4FDC" w:rsidP="00EE157F">
      <w:pPr>
        <w:pStyle w:val="Paragraph"/>
        <w:spacing w:after="240"/>
      </w:pPr>
      <w:r>
        <w:t>Typical use cases include:</w:t>
      </w:r>
    </w:p>
    <w:p w14:paraId="32893E66" w14:textId="77777777" w:rsidR="00F435CD" w:rsidRDefault="00350520" w:rsidP="006C7C73">
      <w:pPr>
        <w:pStyle w:val="Paragraph"/>
        <w:numPr>
          <w:ilvl w:val="0"/>
          <w:numId w:val="38"/>
        </w:numPr>
        <w:spacing w:after="240"/>
      </w:pPr>
      <w:r>
        <w:t xml:space="preserve">Transforming </w:t>
      </w:r>
      <w:r w:rsidR="00F435CD">
        <w:t>received</w:t>
      </w:r>
      <w:r>
        <w:t xml:space="preserve"> data into a common internal </w:t>
      </w:r>
      <w:proofErr w:type="gramStart"/>
      <w:r>
        <w:t>structure;</w:t>
      </w:r>
      <w:proofErr w:type="gramEnd"/>
      <w:r>
        <w:t xml:space="preserve"> </w:t>
      </w:r>
    </w:p>
    <w:p w14:paraId="562B8D52" w14:textId="799F589E" w:rsidR="00F435CD" w:rsidRDefault="00F435CD" w:rsidP="006C7C73">
      <w:pPr>
        <w:pStyle w:val="Paragraph"/>
        <w:numPr>
          <w:ilvl w:val="0"/>
          <w:numId w:val="38"/>
        </w:numPr>
        <w:spacing w:after="240"/>
      </w:pPr>
      <w:r>
        <w:t>Transforming reported data into the data collector</w:t>
      </w:r>
      <w:r w:rsidR="0085628E">
        <w:t>'</w:t>
      </w:r>
      <w:r>
        <w:t xml:space="preserve">s preferred </w:t>
      </w:r>
      <w:proofErr w:type="gramStart"/>
      <w:r>
        <w:t>structure;</w:t>
      </w:r>
      <w:proofErr w:type="gramEnd"/>
      <w:r>
        <w:t xml:space="preserve"> </w:t>
      </w:r>
    </w:p>
    <w:p w14:paraId="5FD95A74" w14:textId="77777777" w:rsidR="00310AFB" w:rsidRDefault="00F435CD" w:rsidP="006C7C73">
      <w:pPr>
        <w:pStyle w:val="Paragraph"/>
        <w:numPr>
          <w:ilvl w:val="0"/>
          <w:numId w:val="38"/>
        </w:numPr>
        <w:spacing w:after="240"/>
      </w:pPr>
      <w:r>
        <w:t>Transforming unidimensional datasets</w:t>
      </w:r>
      <w:r w:rsidR="00CF256C">
        <w:rPr>
          <w:rStyle w:val="FootnoteReference"/>
        </w:rPr>
        <w:footnoteReference w:id="48"/>
      </w:r>
      <w:r>
        <w:t xml:space="preserve"> to multi-dimensional; </w:t>
      </w:r>
      <w:r w:rsidR="00350520">
        <w:t>and</w:t>
      </w:r>
    </w:p>
    <w:p w14:paraId="307001E9" w14:textId="77777777" w:rsidR="00350520" w:rsidRPr="00673995" w:rsidRDefault="00350520" w:rsidP="006C7C73">
      <w:pPr>
        <w:pStyle w:val="Paragraph"/>
        <w:numPr>
          <w:ilvl w:val="0"/>
          <w:numId w:val="38"/>
        </w:numPr>
        <w:spacing w:after="240"/>
        <w:ind w:left="567" w:hanging="207"/>
      </w:pPr>
      <w:r>
        <w:t xml:space="preserve">Transforming </w:t>
      </w:r>
      <w:r w:rsidR="00702A51">
        <w:t xml:space="preserve">internal datasets with a complex structure </w:t>
      </w:r>
      <w:r>
        <w:t xml:space="preserve">to a simpler structure </w:t>
      </w:r>
      <w:r w:rsidR="00702A51">
        <w:t xml:space="preserve">with fewer dimensions suitable </w:t>
      </w:r>
      <w:r>
        <w:t>for dissemination.</w:t>
      </w:r>
    </w:p>
    <w:p w14:paraId="54062574" w14:textId="77777777" w:rsidR="00692C72" w:rsidRDefault="00692C72" w:rsidP="004F524E">
      <w:pPr>
        <w:pStyle w:val="Heading2"/>
      </w:pPr>
      <w:bookmarkStart w:id="2406" w:name="_Toc73460188"/>
      <w:bookmarkStart w:id="2407" w:name="_Toc178073185"/>
      <w:r>
        <w:t>1-1 structure map</w:t>
      </w:r>
      <w:r w:rsidR="00BD4FDC">
        <w:t>s</w:t>
      </w:r>
      <w:bookmarkEnd w:id="2406"/>
      <w:bookmarkEnd w:id="2407"/>
    </w:p>
    <w:p w14:paraId="0AD7BCDE" w14:textId="34FC2250" w:rsidR="00692C72" w:rsidRDefault="00692C72" w:rsidP="00673995">
      <w:pPr>
        <w:pStyle w:val="Paragraph"/>
      </w:pPr>
      <w:r>
        <w:t xml:space="preserve">1-1 </w:t>
      </w:r>
      <w:r w:rsidR="004E36E7">
        <w:t xml:space="preserve">(pronounced </w:t>
      </w:r>
      <w:r w:rsidR="0085628E">
        <w:t>'</w:t>
      </w:r>
      <w:r w:rsidR="004E36E7">
        <w:t>one to one</w:t>
      </w:r>
      <w:r w:rsidR="0085628E">
        <w:t>'</w:t>
      </w:r>
      <w:r w:rsidR="004E36E7">
        <w:t xml:space="preserve">) </w:t>
      </w:r>
      <w:r>
        <w:t xml:space="preserve">mappings support the simple use case where the value of a Component in the source structure is translated to </w:t>
      </w:r>
      <w:r w:rsidR="004E36E7">
        <w:t xml:space="preserve">a </w:t>
      </w:r>
      <w:r>
        <w:t xml:space="preserve">different value in the target, </w:t>
      </w:r>
      <w:r w:rsidR="004E36E7">
        <w:t>usually</w:t>
      </w:r>
      <w:r>
        <w:t xml:space="preserve"> where different classification schemes are used for the same </w:t>
      </w:r>
      <w:r w:rsidR="00E07791">
        <w:t>C</w:t>
      </w:r>
      <w:r>
        <w:t>oncept.</w:t>
      </w:r>
    </w:p>
    <w:p w14:paraId="11754F71" w14:textId="77777777" w:rsidR="00692C72" w:rsidRDefault="00692C72" w:rsidP="00692C72">
      <w:pPr>
        <w:pStyle w:val="Paragraph"/>
      </w:pPr>
    </w:p>
    <w:p w14:paraId="5C755DC4" w14:textId="77777777" w:rsidR="00692C72" w:rsidRDefault="003377DF" w:rsidP="00692C72">
      <w:pPr>
        <w:pStyle w:val="Paragraph"/>
      </w:pPr>
      <w:r>
        <w:t>In the example below,</w:t>
      </w:r>
      <w:r w:rsidR="00692C72">
        <w:t xml:space="preserve"> ISO 2-character </w:t>
      </w:r>
      <w:r>
        <w:t>country codes are mapped to</w:t>
      </w:r>
      <w:r w:rsidR="00692C72">
        <w:t xml:space="preserve"> </w:t>
      </w:r>
      <w:r>
        <w:t xml:space="preserve">their </w:t>
      </w:r>
      <w:r w:rsidR="00692C72">
        <w:t>ISO 3-character</w:t>
      </w:r>
      <w:r>
        <w:t xml:space="preserve"> equivalent.</w:t>
      </w:r>
    </w:p>
    <w:p w14:paraId="1D9B1F7E" w14:textId="77777777" w:rsidR="008768CF" w:rsidRDefault="008768CF" w:rsidP="008768CF">
      <w:pPr>
        <w:pStyle w:val="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2"/>
        <w:gridCol w:w="2760"/>
        <w:gridCol w:w="2760"/>
      </w:tblGrid>
      <w:tr w:rsidR="008768CF" w14:paraId="257E06B2" w14:textId="77777777" w:rsidTr="008D2591">
        <w:tc>
          <w:tcPr>
            <w:tcW w:w="2842" w:type="dxa"/>
            <w:shd w:val="clear" w:color="auto" w:fill="auto"/>
          </w:tcPr>
          <w:p w14:paraId="6313DED7" w14:textId="77777777" w:rsidR="008768CF" w:rsidRDefault="008768CF" w:rsidP="008768CF">
            <w:pPr>
              <w:pStyle w:val="Paragraph"/>
            </w:pPr>
            <w:r>
              <w:t>Country</w:t>
            </w:r>
          </w:p>
        </w:tc>
        <w:tc>
          <w:tcPr>
            <w:tcW w:w="2843" w:type="dxa"/>
            <w:shd w:val="clear" w:color="auto" w:fill="auto"/>
          </w:tcPr>
          <w:p w14:paraId="0C58D58B" w14:textId="77777777" w:rsidR="008768CF" w:rsidRDefault="008768CF" w:rsidP="008768CF">
            <w:pPr>
              <w:pStyle w:val="Paragraph"/>
            </w:pPr>
            <w:r>
              <w:t xml:space="preserve">Alpha-2 </w:t>
            </w:r>
            <w:proofErr w:type="gramStart"/>
            <w:r>
              <w:t>code</w:t>
            </w:r>
            <w:proofErr w:type="gramEnd"/>
          </w:p>
        </w:tc>
        <w:tc>
          <w:tcPr>
            <w:tcW w:w="2843" w:type="dxa"/>
            <w:shd w:val="clear" w:color="auto" w:fill="auto"/>
          </w:tcPr>
          <w:p w14:paraId="4704FD81" w14:textId="77777777" w:rsidR="008768CF" w:rsidRDefault="008768CF" w:rsidP="008768CF">
            <w:pPr>
              <w:pStyle w:val="Paragraph"/>
            </w:pPr>
            <w:r>
              <w:t xml:space="preserve">Alpha-3 </w:t>
            </w:r>
            <w:proofErr w:type="gramStart"/>
            <w:r>
              <w:t>code</w:t>
            </w:r>
            <w:proofErr w:type="gramEnd"/>
          </w:p>
        </w:tc>
      </w:tr>
      <w:tr w:rsidR="008768CF" w14:paraId="47B5DBA1" w14:textId="77777777" w:rsidTr="008D2591">
        <w:tc>
          <w:tcPr>
            <w:tcW w:w="2842" w:type="dxa"/>
            <w:shd w:val="clear" w:color="auto" w:fill="auto"/>
          </w:tcPr>
          <w:p w14:paraId="6ED3A36B" w14:textId="77777777" w:rsidR="008768CF" w:rsidRDefault="008768CF" w:rsidP="00673995">
            <w:pPr>
              <w:pStyle w:val="Paragraph"/>
            </w:pPr>
            <w:r>
              <w:t>Afghanistan</w:t>
            </w:r>
          </w:p>
        </w:tc>
        <w:tc>
          <w:tcPr>
            <w:tcW w:w="2843" w:type="dxa"/>
            <w:shd w:val="clear" w:color="auto" w:fill="auto"/>
          </w:tcPr>
          <w:p w14:paraId="48312805" w14:textId="77777777" w:rsidR="008768CF" w:rsidRDefault="008768CF" w:rsidP="008768CF">
            <w:pPr>
              <w:pStyle w:val="Paragraph"/>
            </w:pPr>
            <w:r>
              <w:t>AF</w:t>
            </w:r>
          </w:p>
        </w:tc>
        <w:tc>
          <w:tcPr>
            <w:tcW w:w="2843" w:type="dxa"/>
            <w:shd w:val="clear" w:color="auto" w:fill="auto"/>
          </w:tcPr>
          <w:p w14:paraId="20D9343D" w14:textId="77777777" w:rsidR="008768CF" w:rsidRDefault="008768CF" w:rsidP="008768CF">
            <w:pPr>
              <w:pStyle w:val="Paragraph"/>
            </w:pPr>
            <w:r>
              <w:t>AFG</w:t>
            </w:r>
          </w:p>
        </w:tc>
      </w:tr>
      <w:tr w:rsidR="008768CF" w14:paraId="66584E68" w14:textId="77777777" w:rsidTr="008D2591">
        <w:tc>
          <w:tcPr>
            <w:tcW w:w="2842" w:type="dxa"/>
            <w:shd w:val="clear" w:color="auto" w:fill="auto"/>
          </w:tcPr>
          <w:p w14:paraId="26B796AB" w14:textId="77777777" w:rsidR="008768CF" w:rsidRDefault="008768CF" w:rsidP="00673995">
            <w:pPr>
              <w:pStyle w:val="Paragraph"/>
            </w:pPr>
            <w:r>
              <w:t>Albania</w:t>
            </w:r>
          </w:p>
        </w:tc>
        <w:tc>
          <w:tcPr>
            <w:tcW w:w="2843" w:type="dxa"/>
            <w:shd w:val="clear" w:color="auto" w:fill="auto"/>
          </w:tcPr>
          <w:p w14:paraId="6C1BD62A" w14:textId="77777777" w:rsidR="008768CF" w:rsidRDefault="008768CF" w:rsidP="008768CF">
            <w:pPr>
              <w:pStyle w:val="Paragraph"/>
            </w:pPr>
            <w:r>
              <w:t>AL</w:t>
            </w:r>
          </w:p>
        </w:tc>
        <w:tc>
          <w:tcPr>
            <w:tcW w:w="2843" w:type="dxa"/>
            <w:shd w:val="clear" w:color="auto" w:fill="auto"/>
          </w:tcPr>
          <w:p w14:paraId="02F4045E" w14:textId="77777777" w:rsidR="008768CF" w:rsidRDefault="008768CF" w:rsidP="008768CF">
            <w:pPr>
              <w:pStyle w:val="Paragraph"/>
            </w:pPr>
            <w:r>
              <w:t>ALB</w:t>
            </w:r>
          </w:p>
        </w:tc>
      </w:tr>
      <w:tr w:rsidR="008768CF" w14:paraId="3E576D7D" w14:textId="77777777" w:rsidTr="008D2591">
        <w:tc>
          <w:tcPr>
            <w:tcW w:w="2842" w:type="dxa"/>
            <w:shd w:val="clear" w:color="auto" w:fill="auto"/>
          </w:tcPr>
          <w:p w14:paraId="64C4D7D4" w14:textId="77777777" w:rsidR="008768CF" w:rsidRDefault="008768CF" w:rsidP="008D2591">
            <w:pPr>
              <w:pStyle w:val="Paragraph"/>
              <w:jc w:val="left"/>
            </w:pPr>
            <w:r>
              <w:t>Algeria</w:t>
            </w:r>
          </w:p>
        </w:tc>
        <w:tc>
          <w:tcPr>
            <w:tcW w:w="2843" w:type="dxa"/>
            <w:shd w:val="clear" w:color="auto" w:fill="auto"/>
          </w:tcPr>
          <w:p w14:paraId="6E98CE02" w14:textId="77777777" w:rsidR="008768CF" w:rsidRDefault="008768CF" w:rsidP="008768CF">
            <w:pPr>
              <w:pStyle w:val="Paragraph"/>
            </w:pPr>
            <w:r>
              <w:t>DZ</w:t>
            </w:r>
          </w:p>
        </w:tc>
        <w:tc>
          <w:tcPr>
            <w:tcW w:w="2843" w:type="dxa"/>
            <w:shd w:val="clear" w:color="auto" w:fill="auto"/>
          </w:tcPr>
          <w:p w14:paraId="77241570" w14:textId="77777777" w:rsidR="008768CF" w:rsidRDefault="008768CF" w:rsidP="008768CF">
            <w:pPr>
              <w:pStyle w:val="Paragraph"/>
            </w:pPr>
            <w:r>
              <w:t>DZA</w:t>
            </w:r>
          </w:p>
        </w:tc>
      </w:tr>
      <w:tr w:rsidR="008768CF" w14:paraId="01412FD5" w14:textId="77777777" w:rsidTr="008D2591">
        <w:tc>
          <w:tcPr>
            <w:tcW w:w="2842" w:type="dxa"/>
            <w:shd w:val="clear" w:color="auto" w:fill="auto"/>
          </w:tcPr>
          <w:p w14:paraId="3B101B5E" w14:textId="77777777" w:rsidR="008768CF" w:rsidRDefault="008768CF" w:rsidP="008D2591">
            <w:pPr>
              <w:pStyle w:val="Paragraph"/>
              <w:jc w:val="left"/>
            </w:pPr>
            <w:r>
              <w:t>American Samoa</w:t>
            </w:r>
          </w:p>
        </w:tc>
        <w:tc>
          <w:tcPr>
            <w:tcW w:w="2843" w:type="dxa"/>
            <w:shd w:val="clear" w:color="auto" w:fill="auto"/>
          </w:tcPr>
          <w:p w14:paraId="73F6BF82" w14:textId="77777777" w:rsidR="008768CF" w:rsidRDefault="008768CF" w:rsidP="008768CF">
            <w:pPr>
              <w:pStyle w:val="Paragraph"/>
            </w:pPr>
            <w:r>
              <w:t>AS</w:t>
            </w:r>
          </w:p>
        </w:tc>
        <w:tc>
          <w:tcPr>
            <w:tcW w:w="2843" w:type="dxa"/>
            <w:shd w:val="clear" w:color="auto" w:fill="auto"/>
          </w:tcPr>
          <w:p w14:paraId="5C1DE0AD" w14:textId="77777777" w:rsidR="008768CF" w:rsidRDefault="008768CF" w:rsidP="008768CF">
            <w:pPr>
              <w:pStyle w:val="Paragraph"/>
            </w:pPr>
            <w:r>
              <w:t>ASM</w:t>
            </w:r>
          </w:p>
        </w:tc>
      </w:tr>
      <w:tr w:rsidR="008768CF" w14:paraId="3574239E" w14:textId="77777777" w:rsidTr="008D2591">
        <w:tc>
          <w:tcPr>
            <w:tcW w:w="2842" w:type="dxa"/>
            <w:shd w:val="clear" w:color="auto" w:fill="auto"/>
          </w:tcPr>
          <w:p w14:paraId="3CD4AFD5" w14:textId="77777777" w:rsidR="008768CF" w:rsidRDefault="008768CF" w:rsidP="008D2591">
            <w:pPr>
              <w:pStyle w:val="Paragraph"/>
              <w:jc w:val="left"/>
            </w:pPr>
            <w:r>
              <w:t>Andorra</w:t>
            </w:r>
          </w:p>
        </w:tc>
        <w:tc>
          <w:tcPr>
            <w:tcW w:w="2843" w:type="dxa"/>
            <w:shd w:val="clear" w:color="auto" w:fill="auto"/>
          </w:tcPr>
          <w:p w14:paraId="466A53B9" w14:textId="77777777" w:rsidR="008768CF" w:rsidRDefault="008768CF" w:rsidP="008768CF">
            <w:pPr>
              <w:pStyle w:val="Paragraph"/>
            </w:pPr>
            <w:r>
              <w:t>AD</w:t>
            </w:r>
          </w:p>
        </w:tc>
        <w:tc>
          <w:tcPr>
            <w:tcW w:w="2843" w:type="dxa"/>
            <w:shd w:val="clear" w:color="auto" w:fill="auto"/>
          </w:tcPr>
          <w:p w14:paraId="781AC13C" w14:textId="77777777" w:rsidR="008768CF" w:rsidRDefault="008768CF" w:rsidP="008768CF">
            <w:pPr>
              <w:pStyle w:val="Paragraph"/>
            </w:pPr>
            <w:r>
              <w:t>AND</w:t>
            </w:r>
          </w:p>
        </w:tc>
      </w:tr>
      <w:tr w:rsidR="00E07791" w14:paraId="5BD4B989" w14:textId="77777777" w:rsidTr="008D2591">
        <w:tc>
          <w:tcPr>
            <w:tcW w:w="2842" w:type="dxa"/>
            <w:shd w:val="clear" w:color="auto" w:fill="auto"/>
          </w:tcPr>
          <w:p w14:paraId="438731F3" w14:textId="77777777" w:rsidR="00E07791" w:rsidRDefault="00E07791" w:rsidP="008D2591">
            <w:pPr>
              <w:pStyle w:val="Paragraph"/>
              <w:jc w:val="left"/>
            </w:pPr>
            <w:r>
              <w:t>etc…</w:t>
            </w:r>
          </w:p>
        </w:tc>
        <w:tc>
          <w:tcPr>
            <w:tcW w:w="2843" w:type="dxa"/>
            <w:shd w:val="clear" w:color="auto" w:fill="auto"/>
          </w:tcPr>
          <w:p w14:paraId="3494110B" w14:textId="77777777" w:rsidR="00E07791" w:rsidRDefault="00E07791" w:rsidP="008768CF">
            <w:pPr>
              <w:pStyle w:val="Paragraph"/>
            </w:pPr>
          </w:p>
        </w:tc>
        <w:tc>
          <w:tcPr>
            <w:tcW w:w="2843" w:type="dxa"/>
            <w:shd w:val="clear" w:color="auto" w:fill="auto"/>
          </w:tcPr>
          <w:p w14:paraId="2F5E9DB3" w14:textId="77777777" w:rsidR="00E07791" w:rsidRDefault="00E07791" w:rsidP="008768CF">
            <w:pPr>
              <w:pStyle w:val="Paragraph"/>
            </w:pPr>
          </w:p>
        </w:tc>
      </w:tr>
    </w:tbl>
    <w:p w14:paraId="0ADEB0FD" w14:textId="77777777" w:rsidR="008768CF" w:rsidRDefault="008768CF" w:rsidP="008768CF">
      <w:pPr>
        <w:pStyle w:val="Paragraph"/>
      </w:pPr>
    </w:p>
    <w:p w14:paraId="1C3882D3" w14:textId="77777777" w:rsidR="004E36E7" w:rsidRDefault="004E36E7" w:rsidP="008768CF">
      <w:pPr>
        <w:pStyle w:val="Paragraph"/>
      </w:pPr>
      <w:r>
        <w:t>Different source values can also map to the same target value</w:t>
      </w:r>
      <w:r w:rsidR="003377DF">
        <w:t xml:space="preserve">, for example when </w:t>
      </w:r>
      <w:r>
        <w:t>deriving regions from country codes.</w:t>
      </w:r>
    </w:p>
    <w:p w14:paraId="3EFF92DF" w14:textId="77777777" w:rsidR="004E36E7" w:rsidRDefault="004E36E7" w:rsidP="008768CF">
      <w:pPr>
        <w:pStyle w:val="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2"/>
        <w:gridCol w:w="2843"/>
      </w:tblGrid>
      <w:tr w:rsidR="004E36E7" w14:paraId="6AABF291" w14:textId="77777777" w:rsidTr="008D2591">
        <w:tc>
          <w:tcPr>
            <w:tcW w:w="2842" w:type="dxa"/>
            <w:shd w:val="clear" w:color="auto" w:fill="auto"/>
          </w:tcPr>
          <w:p w14:paraId="6DB25405" w14:textId="77777777" w:rsidR="004E36E7" w:rsidRDefault="004E36E7" w:rsidP="008D2591">
            <w:pPr>
              <w:pStyle w:val="Paragraph"/>
              <w:jc w:val="left"/>
            </w:pPr>
            <w:r>
              <w:lastRenderedPageBreak/>
              <w:t>Source</w:t>
            </w:r>
            <w:r w:rsidR="00E16359">
              <w:t xml:space="preserve"> Component</w:t>
            </w:r>
            <w:r>
              <w:t>: REF_AREA</w:t>
            </w:r>
          </w:p>
        </w:tc>
        <w:tc>
          <w:tcPr>
            <w:tcW w:w="2843" w:type="dxa"/>
            <w:shd w:val="clear" w:color="auto" w:fill="auto"/>
          </w:tcPr>
          <w:p w14:paraId="6D4E29F1" w14:textId="77777777" w:rsidR="004E36E7" w:rsidRDefault="004E36E7" w:rsidP="008D2591">
            <w:pPr>
              <w:pStyle w:val="Paragraph"/>
              <w:jc w:val="left"/>
            </w:pPr>
            <w:r>
              <w:t>Target</w:t>
            </w:r>
            <w:r w:rsidR="00E16359">
              <w:t xml:space="preserve"> Component</w:t>
            </w:r>
            <w:r>
              <w:t>: REGION</w:t>
            </w:r>
          </w:p>
        </w:tc>
      </w:tr>
      <w:tr w:rsidR="004E36E7" w14:paraId="44A5CF76" w14:textId="77777777" w:rsidTr="008D2591">
        <w:tc>
          <w:tcPr>
            <w:tcW w:w="2842" w:type="dxa"/>
            <w:shd w:val="clear" w:color="auto" w:fill="auto"/>
          </w:tcPr>
          <w:p w14:paraId="618593CB" w14:textId="77777777" w:rsidR="004E36E7" w:rsidRDefault="004E36E7" w:rsidP="004E36E7">
            <w:pPr>
              <w:pStyle w:val="Paragraph"/>
            </w:pPr>
            <w:r>
              <w:t>FR</w:t>
            </w:r>
          </w:p>
        </w:tc>
        <w:tc>
          <w:tcPr>
            <w:tcW w:w="2843" w:type="dxa"/>
            <w:shd w:val="clear" w:color="auto" w:fill="auto"/>
          </w:tcPr>
          <w:p w14:paraId="5C83BAE5" w14:textId="77777777" w:rsidR="004E36E7" w:rsidRDefault="004E36E7" w:rsidP="004E36E7">
            <w:pPr>
              <w:pStyle w:val="Paragraph"/>
            </w:pPr>
            <w:r>
              <w:t>EUR</w:t>
            </w:r>
          </w:p>
        </w:tc>
      </w:tr>
      <w:tr w:rsidR="004E36E7" w14:paraId="02053EA4" w14:textId="77777777" w:rsidTr="008D2591">
        <w:tc>
          <w:tcPr>
            <w:tcW w:w="2842" w:type="dxa"/>
            <w:shd w:val="clear" w:color="auto" w:fill="auto"/>
          </w:tcPr>
          <w:p w14:paraId="2814CDC4" w14:textId="77777777" w:rsidR="004E36E7" w:rsidRDefault="004E36E7" w:rsidP="004E36E7">
            <w:pPr>
              <w:pStyle w:val="Paragraph"/>
            </w:pPr>
            <w:r>
              <w:t>DE</w:t>
            </w:r>
          </w:p>
        </w:tc>
        <w:tc>
          <w:tcPr>
            <w:tcW w:w="2843" w:type="dxa"/>
            <w:shd w:val="clear" w:color="auto" w:fill="auto"/>
          </w:tcPr>
          <w:p w14:paraId="4126A142" w14:textId="77777777" w:rsidR="004E36E7" w:rsidRDefault="004E36E7" w:rsidP="004E36E7">
            <w:pPr>
              <w:pStyle w:val="Paragraph"/>
            </w:pPr>
            <w:r>
              <w:t>EUR</w:t>
            </w:r>
          </w:p>
        </w:tc>
      </w:tr>
      <w:tr w:rsidR="004E36E7" w14:paraId="64B1BB06" w14:textId="77777777" w:rsidTr="008D2591">
        <w:tc>
          <w:tcPr>
            <w:tcW w:w="2842" w:type="dxa"/>
            <w:shd w:val="clear" w:color="auto" w:fill="auto"/>
          </w:tcPr>
          <w:p w14:paraId="1E40CF01" w14:textId="77777777" w:rsidR="004E36E7" w:rsidRDefault="004E36E7" w:rsidP="004E36E7">
            <w:pPr>
              <w:pStyle w:val="Paragraph"/>
            </w:pPr>
            <w:r>
              <w:t>IT</w:t>
            </w:r>
          </w:p>
        </w:tc>
        <w:tc>
          <w:tcPr>
            <w:tcW w:w="2843" w:type="dxa"/>
            <w:shd w:val="clear" w:color="auto" w:fill="auto"/>
          </w:tcPr>
          <w:p w14:paraId="37522066" w14:textId="77777777" w:rsidR="004E36E7" w:rsidRDefault="004E36E7" w:rsidP="004E36E7">
            <w:pPr>
              <w:pStyle w:val="Paragraph"/>
            </w:pPr>
            <w:r>
              <w:t>EUR</w:t>
            </w:r>
          </w:p>
        </w:tc>
      </w:tr>
      <w:tr w:rsidR="004E36E7" w14:paraId="325B0CC9" w14:textId="77777777" w:rsidTr="008D2591">
        <w:tc>
          <w:tcPr>
            <w:tcW w:w="2842" w:type="dxa"/>
            <w:shd w:val="clear" w:color="auto" w:fill="auto"/>
          </w:tcPr>
          <w:p w14:paraId="1160CA72" w14:textId="77777777" w:rsidR="004E36E7" w:rsidRDefault="004E36E7" w:rsidP="004E36E7">
            <w:pPr>
              <w:pStyle w:val="Paragraph"/>
            </w:pPr>
            <w:r>
              <w:t>ES</w:t>
            </w:r>
          </w:p>
        </w:tc>
        <w:tc>
          <w:tcPr>
            <w:tcW w:w="2843" w:type="dxa"/>
            <w:shd w:val="clear" w:color="auto" w:fill="auto"/>
          </w:tcPr>
          <w:p w14:paraId="49433528" w14:textId="77777777" w:rsidR="004E36E7" w:rsidRDefault="004E36E7" w:rsidP="004E36E7">
            <w:pPr>
              <w:pStyle w:val="Paragraph"/>
            </w:pPr>
            <w:r>
              <w:t>EUR</w:t>
            </w:r>
          </w:p>
        </w:tc>
      </w:tr>
      <w:tr w:rsidR="004E36E7" w14:paraId="30FF5064" w14:textId="77777777" w:rsidTr="008D2591">
        <w:tc>
          <w:tcPr>
            <w:tcW w:w="2842" w:type="dxa"/>
            <w:shd w:val="clear" w:color="auto" w:fill="auto"/>
          </w:tcPr>
          <w:p w14:paraId="6A0638E8" w14:textId="77777777" w:rsidR="004E36E7" w:rsidRDefault="004E36E7" w:rsidP="004E36E7">
            <w:pPr>
              <w:pStyle w:val="Paragraph"/>
            </w:pPr>
            <w:r>
              <w:t>BE</w:t>
            </w:r>
          </w:p>
        </w:tc>
        <w:tc>
          <w:tcPr>
            <w:tcW w:w="2843" w:type="dxa"/>
            <w:shd w:val="clear" w:color="auto" w:fill="auto"/>
          </w:tcPr>
          <w:p w14:paraId="0BC21DD6" w14:textId="77777777" w:rsidR="004E36E7" w:rsidRDefault="004E36E7" w:rsidP="004E36E7">
            <w:pPr>
              <w:pStyle w:val="Paragraph"/>
            </w:pPr>
            <w:r>
              <w:t>EUR</w:t>
            </w:r>
          </w:p>
        </w:tc>
      </w:tr>
    </w:tbl>
    <w:p w14:paraId="4DBBE844" w14:textId="77777777" w:rsidR="004E36E7" w:rsidRDefault="004E36E7" w:rsidP="008768CF">
      <w:pPr>
        <w:pStyle w:val="Paragraph"/>
      </w:pPr>
    </w:p>
    <w:p w14:paraId="3CCA4DAC" w14:textId="77777777" w:rsidR="009E5E2E" w:rsidRDefault="009E5E2E" w:rsidP="004F524E">
      <w:pPr>
        <w:pStyle w:val="Heading2"/>
      </w:pPr>
      <w:bookmarkStart w:id="2408" w:name="_Ref47018729"/>
      <w:bookmarkStart w:id="2409" w:name="_Toc73460189"/>
      <w:bookmarkStart w:id="2410" w:name="_Toc178073186"/>
      <w:r>
        <w:t>N-</w:t>
      </w:r>
      <w:r w:rsidR="00791559">
        <w:t>n</w:t>
      </w:r>
      <w:r>
        <w:t xml:space="preserve"> structure map</w:t>
      </w:r>
      <w:r w:rsidR="00BD4FDC">
        <w:t>s</w:t>
      </w:r>
      <w:bookmarkEnd w:id="2408"/>
      <w:bookmarkEnd w:id="2409"/>
      <w:bookmarkEnd w:id="2410"/>
    </w:p>
    <w:p w14:paraId="38129893" w14:textId="008CB518" w:rsidR="00451620" w:rsidRDefault="00451620" w:rsidP="00451620">
      <w:pPr>
        <w:pStyle w:val="Paragraph"/>
      </w:pPr>
      <w:r>
        <w:t xml:space="preserve">N-n </w:t>
      </w:r>
      <w:r w:rsidR="00791559">
        <w:t xml:space="preserve">(pronounced </w:t>
      </w:r>
      <w:r w:rsidR="0085628E">
        <w:t>'</w:t>
      </w:r>
      <w:r w:rsidR="00791559">
        <w:t>N to N</w:t>
      </w:r>
      <w:r w:rsidR="0085628E">
        <w:t>'</w:t>
      </w:r>
      <w:r w:rsidR="00791559">
        <w:t xml:space="preserve">) </w:t>
      </w:r>
      <w:r>
        <w:t xml:space="preserve">mappings </w:t>
      </w:r>
      <w:r w:rsidR="00E16359">
        <w:t>describe</w:t>
      </w:r>
      <w:r>
        <w:t xml:space="preserve"> rules where a specified combination of values in multiple source Components map to specified values in one or more target Components. For example, </w:t>
      </w:r>
      <w:r w:rsidR="00E16359">
        <w:t xml:space="preserve">when mapping a </w:t>
      </w:r>
      <w:r>
        <w:t xml:space="preserve">partial </w:t>
      </w:r>
      <w:r w:rsidR="00E16359">
        <w:t>S</w:t>
      </w:r>
      <w:r>
        <w:t xml:space="preserve">eries </w:t>
      </w:r>
      <w:r w:rsidR="00E16359">
        <w:t>K</w:t>
      </w:r>
      <w:r>
        <w:t xml:space="preserve">ey from a highly multidimensional cube (like Balance of Payments) to a single </w:t>
      </w:r>
      <w:r w:rsidR="0085628E">
        <w:t>'</w:t>
      </w:r>
      <w:r>
        <w:t>Indicator</w:t>
      </w:r>
      <w:r w:rsidR="0085628E">
        <w:t>'</w:t>
      </w:r>
      <w:r>
        <w:t xml:space="preserve"> Dimension in a target Data Structure.</w:t>
      </w:r>
    </w:p>
    <w:p w14:paraId="3C74181E" w14:textId="77777777" w:rsidR="00A9561B" w:rsidRDefault="00A9561B" w:rsidP="00451620">
      <w:pPr>
        <w:pStyle w:val="Paragraph"/>
      </w:pPr>
    </w:p>
    <w:p w14:paraId="4CCE1322" w14:textId="77777777" w:rsidR="005962E7" w:rsidRDefault="00E05589" w:rsidP="00451620">
      <w:pPr>
        <w:pStyle w:val="Paragraph"/>
      </w:pPr>
      <w:r>
        <w:t>Example: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3307"/>
        <w:gridCol w:w="3158"/>
      </w:tblGrid>
      <w:tr w:rsidR="00A9561B" w14:paraId="3F86EFCF" w14:textId="77777777" w:rsidTr="008D2591">
        <w:tc>
          <w:tcPr>
            <w:tcW w:w="1843" w:type="dxa"/>
            <w:shd w:val="clear" w:color="auto" w:fill="auto"/>
          </w:tcPr>
          <w:p w14:paraId="18C0F032" w14:textId="77777777" w:rsidR="00A9561B" w:rsidRDefault="00A9561B" w:rsidP="00451620">
            <w:pPr>
              <w:pStyle w:val="Paragraph"/>
            </w:pPr>
            <w:r>
              <w:t>Rule</w:t>
            </w:r>
          </w:p>
        </w:tc>
        <w:tc>
          <w:tcPr>
            <w:tcW w:w="3402" w:type="dxa"/>
            <w:shd w:val="clear" w:color="auto" w:fill="auto"/>
          </w:tcPr>
          <w:p w14:paraId="3CCB76C5" w14:textId="77777777" w:rsidR="00A9561B" w:rsidRDefault="00A9561B" w:rsidP="00451620">
            <w:pPr>
              <w:pStyle w:val="Paragraph"/>
            </w:pPr>
            <w:r>
              <w:t>Source</w:t>
            </w:r>
          </w:p>
        </w:tc>
        <w:tc>
          <w:tcPr>
            <w:tcW w:w="3175" w:type="dxa"/>
            <w:shd w:val="clear" w:color="auto" w:fill="auto"/>
          </w:tcPr>
          <w:p w14:paraId="64983DC7" w14:textId="77777777" w:rsidR="00A9561B" w:rsidRDefault="00A9561B" w:rsidP="00451620">
            <w:pPr>
              <w:pStyle w:val="Paragraph"/>
            </w:pPr>
            <w:r>
              <w:t>Target</w:t>
            </w:r>
          </w:p>
        </w:tc>
      </w:tr>
      <w:tr w:rsidR="00A9561B" w14:paraId="3DAD0ED6" w14:textId="77777777" w:rsidTr="008D2591">
        <w:tc>
          <w:tcPr>
            <w:tcW w:w="1843" w:type="dxa"/>
            <w:shd w:val="clear" w:color="auto" w:fill="auto"/>
          </w:tcPr>
          <w:p w14:paraId="36AA9CFC" w14:textId="77777777" w:rsidR="00A9561B" w:rsidRDefault="00A9561B" w:rsidP="00451620">
            <w:pPr>
              <w:pStyle w:val="Paragraph"/>
            </w:pPr>
            <w:r>
              <w:t>1</w:t>
            </w:r>
          </w:p>
        </w:tc>
        <w:tc>
          <w:tcPr>
            <w:tcW w:w="3402" w:type="dxa"/>
            <w:shd w:val="clear" w:color="auto" w:fill="auto"/>
          </w:tcPr>
          <w:p w14:paraId="4A553FA5" w14:textId="77777777" w:rsidR="004E36E7" w:rsidRDefault="004E36E7" w:rsidP="00451620">
            <w:pPr>
              <w:pStyle w:val="Paragraph"/>
            </w:pPr>
            <w:r>
              <w:t>If</w:t>
            </w:r>
          </w:p>
          <w:p w14:paraId="43777D73" w14:textId="77777777" w:rsidR="00A9561B" w:rsidRDefault="00A9561B" w:rsidP="00451620">
            <w:pPr>
              <w:pStyle w:val="Paragraph"/>
            </w:pPr>
            <w:r>
              <w:t>FREQUENCY=A; and</w:t>
            </w:r>
          </w:p>
          <w:p w14:paraId="5A147CD1" w14:textId="77777777" w:rsidR="00A9561B" w:rsidRDefault="00A9561B" w:rsidP="00451620">
            <w:pPr>
              <w:pStyle w:val="Paragraph"/>
            </w:pPr>
            <w:r>
              <w:t>ADJUSTMENT=N; and</w:t>
            </w:r>
          </w:p>
          <w:p w14:paraId="5F05482C" w14:textId="77777777" w:rsidR="00A9561B" w:rsidRDefault="00A9561B" w:rsidP="00451620">
            <w:pPr>
              <w:pStyle w:val="Paragraph"/>
            </w:pPr>
            <w:r>
              <w:t>MATURITY=L</w:t>
            </w:r>
            <w:r w:rsidR="004E36E7">
              <w:t>.</w:t>
            </w:r>
          </w:p>
        </w:tc>
        <w:tc>
          <w:tcPr>
            <w:tcW w:w="3175" w:type="dxa"/>
            <w:shd w:val="clear" w:color="auto" w:fill="auto"/>
          </w:tcPr>
          <w:p w14:paraId="68AEAF8D" w14:textId="77777777" w:rsidR="005962E7" w:rsidRDefault="005962E7" w:rsidP="00451620">
            <w:pPr>
              <w:pStyle w:val="Paragraph"/>
            </w:pPr>
            <w:r>
              <w:t>Set</w:t>
            </w:r>
          </w:p>
          <w:p w14:paraId="10919FD3" w14:textId="77777777" w:rsidR="00A9561B" w:rsidRDefault="00A9561B" w:rsidP="00451620">
            <w:pPr>
              <w:pStyle w:val="Paragraph"/>
            </w:pPr>
            <w:r>
              <w:t>INDICATOR=A_N_L</w:t>
            </w:r>
          </w:p>
        </w:tc>
      </w:tr>
      <w:tr w:rsidR="00A9561B" w14:paraId="1AB67F2A" w14:textId="77777777" w:rsidTr="008D2591">
        <w:tc>
          <w:tcPr>
            <w:tcW w:w="1843" w:type="dxa"/>
            <w:shd w:val="clear" w:color="auto" w:fill="auto"/>
          </w:tcPr>
          <w:p w14:paraId="331EEF86" w14:textId="77777777" w:rsidR="00A9561B" w:rsidRDefault="00A9561B" w:rsidP="00451620">
            <w:pPr>
              <w:pStyle w:val="Paragraph"/>
            </w:pPr>
            <w:r>
              <w:t>2</w:t>
            </w:r>
          </w:p>
        </w:tc>
        <w:tc>
          <w:tcPr>
            <w:tcW w:w="3402" w:type="dxa"/>
            <w:shd w:val="clear" w:color="auto" w:fill="auto"/>
          </w:tcPr>
          <w:p w14:paraId="44D7C1F8" w14:textId="77777777" w:rsidR="004E36E7" w:rsidRDefault="004E36E7" w:rsidP="00451620">
            <w:pPr>
              <w:pStyle w:val="Paragraph"/>
            </w:pPr>
            <w:r>
              <w:t>If</w:t>
            </w:r>
          </w:p>
          <w:p w14:paraId="24391C37" w14:textId="77777777" w:rsidR="00A9561B" w:rsidRDefault="00A9561B" w:rsidP="00451620">
            <w:pPr>
              <w:pStyle w:val="Paragraph"/>
            </w:pPr>
            <w:r>
              <w:t>FREQUENCY=M; and</w:t>
            </w:r>
          </w:p>
          <w:p w14:paraId="3DFC2AA5" w14:textId="77777777" w:rsidR="00A9561B" w:rsidRDefault="00A9561B" w:rsidP="00451620">
            <w:pPr>
              <w:pStyle w:val="Paragraph"/>
            </w:pPr>
            <w:r>
              <w:t>ADJUSTMENT=S_A1; and</w:t>
            </w:r>
          </w:p>
          <w:p w14:paraId="0DFCCC6B" w14:textId="77777777" w:rsidR="00A9561B" w:rsidRDefault="00A9561B" w:rsidP="00451620">
            <w:pPr>
              <w:pStyle w:val="Paragraph"/>
            </w:pPr>
            <w:r>
              <w:t>MATURITY=TY12.</w:t>
            </w:r>
          </w:p>
        </w:tc>
        <w:tc>
          <w:tcPr>
            <w:tcW w:w="3175" w:type="dxa"/>
            <w:shd w:val="clear" w:color="auto" w:fill="auto"/>
          </w:tcPr>
          <w:p w14:paraId="363ADB7F" w14:textId="77777777" w:rsidR="005962E7" w:rsidRDefault="005962E7" w:rsidP="00451620">
            <w:pPr>
              <w:pStyle w:val="Paragraph"/>
            </w:pPr>
            <w:r>
              <w:t>Set</w:t>
            </w:r>
          </w:p>
          <w:p w14:paraId="0B035A93" w14:textId="77777777" w:rsidR="00A9561B" w:rsidRDefault="00A9561B" w:rsidP="00451620">
            <w:pPr>
              <w:pStyle w:val="Paragraph"/>
            </w:pPr>
            <w:r>
              <w:t>INDICATOR=MON_SAX_12</w:t>
            </w:r>
          </w:p>
        </w:tc>
      </w:tr>
    </w:tbl>
    <w:p w14:paraId="663925DA" w14:textId="77777777" w:rsidR="00451620" w:rsidRDefault="00451620" w:rsidP="00451620">
      <w:pPr>
        <w:pStyle w:val="Paragraph"/>
      </w:pPr>
    </w:p>
    <w:p w14:paraId="396E13DB" w14:textId="77777777" w:rsidR="005962E7" w:rsidRDefault="00E16359" w:rsidP="00451620">
      <w:pPr>
        <w:pStyle w:val="Paragraph"/>
      </w:pPr>
      <w:r>
        <w:t>N-n rules</w:t>
      </w:r>
      <w:r w:rsidR="00E05589">
        <w:t xml:space="preserve"> can </w:t>
      </w:r>
      <w:r>
        <w:t xml:space="preserve">also </w:t>
      </w:r>
      <w:r w:rsidR="00E05589">
        <w:t>set values for multiple source Components.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3304"/>
        <w:gridCol w:w="3163"/>
      </w:tblGrid>
      <w:tr w:rsidR="00E05589" w14:paraId="2CC69FE8" w14:textId="77777777" w:rsidTr="008D2591">
        <w:tc>
          <w:tcPr>
            <w:tcW w:w="1843" w:type="dxa"/>
            <w:shd w:val="clear" w:color="auto" w:fill="auto"/>
          </w:tcPr>
          <w:p w14:paraId="4EFC9578" w14:textId="77777777" w:rsidR="00E05589" w:rsidRDefault="00E05589" w:rsidP="00E16359">
            <w:pPr>
              <w:pStyle w:val="Paragraph"/>
            </w:pPr>
            <w:r>
              <w:t>Rule</w:t>
            </w:r>
          </w:p>
        </w:tc>
        <w:tc>
          <w:tcPr>
            <w:tcW w:w="3402" w:type="dxa"/>
            <w:shd w:val="clear" w:color="auto" w:fill="auto"/>
          </w:tcPr>
          <w:p w14:paraId="4AFEFF6C" w14:textId="77777777" w:rsidR="00E05589" w:rsidRDefault="00E05589" w:rsidP="00E16359">
            <w:pPr>
              <w:pStyle w:val="Paragraph"/>
            </w:pPr>
            <w:r>
              <w:t>Source</w:t>
            </w:r>
          </w:p>
        </w:tc>
        <w:tc>
          <w:tcPr>
            <w:tcW w:w="3175" w:type="dxa"/>
            <w:shd w:val="clear" w:color="auto" w:fill="auto"/>
          </w:tcPr>
          <w:p w14:paraId="3399C27A" w14:textId="77777777" w:rsidR="00E05589" w:rsidRDefault="00E05589" w:rsidP="00E16359">
            <w:pPr>
              <w:pStyle w:val="Paragraph"/>
            </w:pPr>
            <w:r>
              <w:t>Target</w:t>
            </w:r>
          </w:p>
        </w:tc>
      </w:tr>
      <w:tr w:rsidR="00E05589" w14:paraId="65DD2544" w14:textId="77777777" w:rsidTr="008D2591">
        <w:tc>
          <w:tcPr>
            <w:tcW w:w="1843" w:type="dxa"/>
            <w:shd w:val="clear" w:color="auto" w:fill="auto"/>
          </w:tcPr>
          <w:p w14:paraId="5AF15C19" w14:textId="77777777" w:rsidR="00E05589" w:rsidRDefault="00E05589" w:rsidP="00E16359">
            <w:pPr>
              <w:pStyle w:val="Paragraph"/>
            </w:pPr>
            <w:r>
              <w:t>1</w:t>
            </w:r>
          </w:p>
        </w:tc>
        <w:tc>
          <w:tcPr>
            <w:tcW w:w="3402" w:type="dxa"/>
            <w:shd w:val="clear" w:color="auto" w:fill="auto"/>
          </w:tcPr>
          <w:p w14:paraId="78671C98" w14:textId="77777777" w:rsidR="00E05589" w:rsidRDefault="00E05589" w:rsidP="00E16359">
            <w:pPr>
              <w:pStyle w:val="Paragraph"/>
            </w:pPr>
            <w:r>
              <w:t>If</w:t>
            </w:r>
          </w:p>
          <w:p w14:paraId="26C0FA8B" w14:textId="77777777" w:rsidR="00E05589" w:rsidRDefault="00E05589" w:rsidP="00E16359">
            <w:pPr>
              <w:pStyle w:val="Paragraph"/>
            </w:pPr>
            <w:r>
              <w:t>FREQUENCY=A; and</w:t>
            </w:r>
          </w:p>
          <w:p w14:paraId="54585BC5" w14:textId="77777777" w:rsidR="00E05589" w:rsidRDefault="00E05589" w:rsidP="00E16359">
            <w:pPr>
              <w:pStyle w:val="Paragraph"/>
            </w:pPr>
            <w:r>
              <w:t>ADJUSTMENT=N; and</w:t>
            </w:r>
          </w:p>
          <w:p w14:paraId="5CC57406" w14:textId="77777777" w:rsidR="00E05589" w:rsidRDefault="00E05589" w:rsidP="00E16359">
            <w:pPr>
              <w:pStyle w:val="Paragraph"/>
            </w:pPr>
            <w:r>
              <w:t>MATURITY=L.</w:t>
            </w:r>
          </w:p>
        </w:tc>
        <w:tc>
          <w:tcPr>
            <w:tcW w:w="3175" w:type="dxa"/>
            <w:shd w:val="clear" w:color="auto" w:fill="auto"/>
          </w:tcPr>
          <w:p w14:paraId="1E00F3C2" w14:textId="77777777" w:rsidR="00E05589" w:rsidRDefault="00E05589" w:rsidP="00E16359">
            <w:pPr>
              <w:pStyle w:val="Paragraph"/>
            </w:pPr>
            <w:r>
              <w:t>Set</w:t>
            </w:r>
          </w:p>
          <w:p w14:paraId="25940A55" w14:textId="77777777" w:rsidR="00E05589" w:rsidRDefault="00E05589" w:rsidP="00E16359">
            <w:pPr>
              <w:pStyle w:val="Paragraph"/>
            </w:pPr>
            <w:r>
              <w:t>INDICATOR=A_N_L,</w:t>
            </w:r>
          </w:p>
          <w:p w14:paraId="3B5D22D7" w14:textId="77777777" w:rsidR="00E05589" w:rsidRDefault="00E05589" w:rsidP="00E16359">
            <w:pPr>
              <w:pStyle w:val="Paragraph"/>
            </w:pPr>
            <w:r>
              <w:t>STATUS=QXR15,</w:t>
            </w:r>
          </w:p>
          <w:p w14:paraId="7F0E6246" w14:textId="34FE98E0" w:rsidR="00E05589" w:rsidRDefault="00E05589" w:rsidP="00E16359">
            <w:pPr>
              <w:pStyle w:val="Paragraph"/>
            </w:pPr>
            <w:r>
              <w:t>NOTE=</w:t>
            </w:r>
            <w:r w:rsidR="00593C29">
              <w:t>"</w:t>
            </w:r>
            <w:r>
              <w:t>Unadjusted</w:t>
            </w:r>
            <w:r w:rsidR="00593C29">
              <w:t>"</w:t>
            </w:r>
            <w:r>
              <w:t>.</w:t>
            </w:r>
          </w:p>
        </w:tc>
      </w:tr>
      <w:tr w:rsidR="00E05589" w14:paraId="60EEAD3E" w14:textId="77777777" w:rsidTr="008D2591">
        <w:tc>
          <w:tcPr>
            <w:tcW w:w="1843" w:type="dxa"/>
            <w:shd w:val="clear" w:color="auto" w:fill="auto"/>
          </w:tcPr>
          <w:p w14:paraId="6FEB9C0F" w14:textId="77777777" w:rsidR="00E05589" w:rsidRDefault="00E05589" w:rsidP="00E16359">
            <w:pPr>
              <w:pStyle w:val="Paragraph"/>
            </w:pPr>
            <w:r>
              <w:t>2</w:t>
            </w:r>
          </w:p>
        </w:tc>
        <w:tc>
          <w:tcPr>
            <w:tcW w:w="3402" w:type="dxa"/>
            <w:shd w:val="clear" w:color="auto" w:fill="auto"/>
          </w:tcPr>
          <w:p w14:paraId="3CCEDD0B" w14:textId="77777777" w:rsidR="00E05589" w:rsidRDefault="00E05589" w:rsidP="00E16359">
            <w:pPr>
              <w:pStyle w:val="Paragraph"/>
            </w:pPr>
            <w:r>
              <w:t>If</w:t>
            </w:r>
          </w:p>
          <w:p w14:paraId="6702B08E" w14:textId="77777777" w:rsidR="00E05589" w:rsidRDefault="00E05589" w:rsidP="00E16359">
            <w:pPr>
              <w:pStyle w:val="Paragraph"/>
            </w:pPr>
            <w:r>
              <w:t>FREQUENCY=M; and</w:t>
            </w:r>
          </w:p>
          <w:p w14:paraId="6D3C3550" w14:textId="77777777" w:rsidR="00E05589" w:rsidRDefault="00E05589" w:rsidP="00E16359">
            <w:pPr>
              <w:pStyle w:val="Paragraph"/>
            </w:pPr>
            <w:r>
              <w:t>ADJUSTMENT=S_A1; and</w:t>
            </w:r>
          </w:p>
          <w:p w14:paraId="39D63653" w14:textId="77777777" w:rsidR="00E05589" w:rsidRDefault="00E05589" w:rsidP="00E16359">
            <w:pPr>
              <w:pStyle w:val="Paragraph"/>
            </w:pPr>
            <w:r>
              <w:t>MATURITY=TY12.</w:t>
            </w:r>
          </w:p>
        </w:tc>
        <w:tc>
          <w:tcPr>
            <w:tcW w:w="3175" w:type="dxa"/>
            <w:shd w:val="clear" w:color="auto" w:fill="auto"/>
          </w:tcPr>
          <w:p w14:paraId="69EED628" w14:textId="77777777" w:rsidR="00E05589" w:rsidRDefault="00E05589" w:rsidP="00E16359">
            <w:pPr>
              <w:pStyle w:val="Paragraph"/>
            </w:pPr>
            <w:r>
              <w:t>Set</w:t>
            </w:r>
          </w:p>
          <w:p w14:paraId="0A9AABBA" w14:textId="77777777" w:rsidR="00E05589" w:rsidRDefault="00E05589" w:rsidP="00E16359">
            <w:pPr>
              <w:pStyle w:val="Paragraph"/>
            </w:pPr>
            <w:r>
              <w:t>INDICATOR=MON_SAX_12,</w:t>
            </w:r>
          </w:p>
          <w:p w14:paraId="6ABAC753" w14:textId="77777777" w:rsidR="00E05589" w:rsidRDefault="00E05589" w:rsidP="00E16359">
            <w:pPr>
              <w:pStyle w:val="Paragraph"/>
            </w:pPr>
            <w:r>
              <w:t>STATUS=MPM12,</w:t>
            </w:r>
          </w:p>
          <w:p w14:paraId="1A7DA34E" w14:textId="56B0F095" w:rsidR="00E05589" w:rsidRDefault="00E05589" w:rsidP="00E16359">
            <w:pPr>
              <w:pStyle w:val="Paragraph"/>
            </w:pPr>
            <w:r>
              <w:t>NOTE=</w:t>
            </w:r>
            <w:r w:rsidR="00593C29">
              <w:t>"</w:t>
            </w:r>
            <w:r>
              <w:t>Seasonally Adjusted</w:t>
            </w:r>
            <w:r w:rsidR="00593C29">
              <w:t>"</w:t>
            </w:r>
          </w:p>
        </w:tc>
      </w:tr>
    </w:tbl>
    <w:p w14:paraId="3F790F6C" w14:textId="77777777" w:rsidR="00692C72" w:rsidRDefault="00760C95" w:rsidP="004F524E">
      <w:pPr>
        <w:pStyle w:val="Heading2"/>
      </w:pPr>
      <w:r>
        <w:br w:type="page"/>
      </w:r>
      <w:bookmarkStart w:id="2411" w:name="_Toc73460190"/>
      <w:bookmarkStart w:id="2412" w:name="_Toc178073187"/>
      <w:r w:rsidR="003377DF">
        <w:lastRenderedPageBreak/>
        <w:t>Ambiguous mapping rules</w:t>
      </w:r>
      <w:bookmarkEnd w:id="2411"/>
      <w:bookmarkEnd w:id="2412"/>
    </w:p>
    <w:p w14:paraId="22516B4B" w14:textId="77777777" w:rsidR="00E16359" w:rsidRDefault="00E16359" w:rsidP="003377DF">
      <w:pPr>
        <w:pStyle w:val="Paragraph"/>
      </w:pPr>
      <w:r>
        <w:t>A structure map is ambiguous if the rules result in a dataset containing multiple series with the same Series Key.</w:t>
      </w:r>
    </w:p>
    <w:p w14:paraId="288DD38C" w14:textId="77777777" w:rsidR="00860470" w:rsidRDefault="00860470" w:rsidP="003377DF">
      <w:pPr>
        <w:pStyle w:val="Paragraph"/>
      </w:pPr>
    </w:p>
    <w:p w14:paraId="63F95748" w14:textId="77777777" w:rsidR="00860470" w:rsidRDefault="00860470" w:rsidP="003377DF">
      <w:pPr>
        <w:pStyle w:val="Paragraph"/>
      </w:pPr>
      <w:r>
        <w:t>A simple example mapping a source dataset with a single dimension to one with multiple dimensions is shown below:</w:t>
      </w:r>
    </w:p>
    <w:p w14:paraId="6F96528D" w14:textId="77777777" w:rsidR="00860470" w:rsidRDefault="00860470" w:rsidP="003377DF">
      <w:pPr>
        <w:pStyle w:val="Paragrap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8"/>
        <w:gridCol w:w="2828"/>
        <w:gridCol w:w="2058"/>
      </w:tblGrid>
      <w:tr w:rsidR="00203233" w14:paraId="24FB32F4" w14:textId="77777777" w:rsidTr="008D2591">
        <w:tc>
          <w:tcPr>
            <w:tcW w:w="3326" w:type="dxa"/>
            <w:shd w:val="clear" w:color="auto" w:fill="auto"/>
          </w:tcPr>
          <w:p w14:paraId="74E9CC8D" w14:textId="77777777" w:rsidR="00203233" w:rsidRDefault="00203233" w:rsidP="006B18BB">
            <w:pPr>
              <w:pStyle w:val="Paragraph"/>
            </w:pPr>
            <w:r>
              <w:t>Source</w:t>
            </w:r>
          </w:p>
        </w:tc>
        <w:tc>
          <w:tcPr>
            <w:tcW w:w="2894" w:type="dxa"/>
            <w:shd w:val="clear" w:color="auto" w:fill="auto"/>
          </w:tcPr>
          <w:p w14:paraId="48593BA0" w14:textId="77777777" w:rsidR="00203233" w:rsidRDefault="00203233" w:rsidP="006B18BB">
            <w:pPr>
              <w:pStyle w:val="Paragraph"/>
            </w:pPr>
            <w:r>
              <w:t>Target</w:t>
            </w:r>
          </w:p>
        </w:tc>
        <w:tc>
          <w:tcPr>
            <w:tcW w:w="2200" w:type="dxa"/>
            <w:shd w:val="clear" w:color="auto" w:fill="auto"/>
          </w:tcPr>
          <w:p w14:paraId="22515373" w14:textId="77777777" w:rsidR="00203233" w:rsidRDefault="00203233" w:rsidP="006B18BB">
            <w:pPr>
              <w:pStyle w:val="Paragraph"/>
            </w:pPr>
            <w:r>
              <w:t>Output Series Key</w:t>
            </w:r>
          </w:p>
        </w:tc>
      </w:tr>
      <w:tr w:rsidR="00203233" w14:paraId="4228BE8D" w14:textId="77777777" w:rsidTr="008D2591">
        <w:tc>
          <w:tcPr>
            <w:tcW w:w="3326" w:type="dxa"/>
            <w:shd w:val="clear" w:color="auto" w:fill="auto"/>
          </w:tcPr>
          <w:p w14:paraId="53DE7BC1" w14:textId="77777777" w:rsidR="00203233" w:rsidRDefault="00203233" w:rsidP="006B18BB">
            <w:pPr>
              <w:pStyle w:val="Paragraph"/>
            </w:pPr>
            <w:r>
              <w:t>SERIES_CODE=XMAN_Z_21</w:t>
            </w:r>
          </w:p>
          <w:p w14:paraId="193E6F09" w14:textId="77777777" w:rsidR="00203233" w:rsidRDefault="00203233" w:rsidP="006B18BB">
            <w:pPr>
              <w:pStyle w:val="Paragraph"/>
            </w:pPr>
          </w:p>
          <w:p w14:paraId="0B367088" w14:textId="77777777" w:rsidR="00203233" w:rsidRDefault="00203233" w:rsidP="006B18BB">
            <w:pPr>
              <w:pStyle w:val="Paragraph"/>
            </w:pPr>
          </w:p>
        </w:tc>
        <w:tc>
          <w:tcPr>
            <w:tcW w:w="2894" w:type="dxa"/>
            <w:shd w:val="clear" w:color="auto" w:fill="auto"/>
          </w:tcPr>
          <w:p w14:paraId="4287D717" w14:textId="77777777" w:rsidR="00203233" w:rsidRDefault="00203233" w:rsidP="006B18BB">
            <w:pPr>
              <w:pStyle w:val="Paragraph"/>
            </w:pPr>
            <w:r>
              <w:t>Dimensions</w:t>
            </w:r>
          </w:p>
          <w:p w14:paraId="70536458" w14:textId="77777777" w:rsidR="00203233" w:rsidRDefault="00203233" w:rsidP="006B18BB">
            <w:pPr>
              <w:pStyle w:val="Paragraph"/>
            </w:pPr>
            <w:r>
              <w:t>INDICATOR=XM</w:t>
            </w:r>
          </w:p>
          <w:p w14:paraId="4A3D7FC0" w14:textId="77777777" w:rsidR="00203233" w:rsidRDefault="00203233" w:rsidP="006B18BB">
            <w:pPr>
              <w:pStyle w:val="Paragraph"/>
            </w:pPr>
            <w:r>
              <w:t>FREQ=A</w:t>
            </w:r>
          </w:p>
          <w:p w14:paraId="345AC54A" w14:textId="77777777" w:rsidR="00203233" w:rsidRDefault="00203233" w:rsidP="006B18BB">
            <w:pPr>
              <w:pStyle w:val="Paragraph"/>
            </w:pPr>
            <w:r>
              <w:t>ADJUSTMENT=N</w:t>
            </w:r>
          </w:p>
          <w:p w14:paraId="194F67E0" w14:textId="77777777" w:rsidR="00203233" w:rsidRDefault="00203233" w:rsidP="006B18BB">
            <w:pPr>
              <w:pStyle w:val="Paragraph"/>
            </w:pPr>
          </w:p>
          <w:p w14:paraId="1650B480" w14:textId="77777777" w:rsidR="00203233" w:rsidRDefault="00203233" w:rsidP="006B18BB">
            <w:pPr>
              <w:pStyle w:val="Paragraph"/>
            </w:pPr>
            <w:r>
              <w:t>Attributes</w:t>
            </w:r>
          </w:p>
          <w:p w14:paraId="312947DA" w14:textId="77777777" w:rsidR="00203233" w:rsidRDefault="00203233" w:rsidP="006B18BB">
            <w:pPr>
              <w:pStyle w:val="Paragraph"/>
            </w:pPr>
            <w:r>
              <w:t>UNIT_MEASURE=_Z</w:t>
            </w:r>
          </w:p>
          <w:p w14:paraId="17B63643" w14:textId="77777777" w:rsidR="009A43BA" w:rsidRDefault="009A43BA" w:rsidP="006B18BB">
            <w:pPr>
              <w:pStyle w:val="Paragraph"/>
            </w:pPr>
            <w:r>
              <w:t>COMP_ORG=21</w:t>
            </w:r>
          </w:p>
        </w:tc>
        <w:tc>
          <w:tcPr>
            <w:tcW w:w="2200" w:type="dxa"/>
            <w:shd w:val="clear" w:color="auto" w:fill="auto"/>
          </w:tcPr>
          <w:p w14:paraId="444C676E" w14:textId="77777777" w:rsidR="00203233" w:rsidRDefault="00203233" w:rsidP="006B18BB">
            <w:pPr>
              <w:pStyle w:val="Paragraph"/>
            </w:pPr>
            <w:proofErr w:type="gramStart"/>
            <w:r>
              <w:t>XM:A</w:t>
            </w:r>
            <w:proofErr w:type="gramEnd"/>
            <w:r>
              <w:t>:N</w:t>
            </w:r>
          </w:p>
        </w:tc>
      </w:tr>
      <w:tr w:rsidR="00203233" w14:paraId="3C68758E" w14:textId="77777777" w:rsidTr="008D2591">
        <w:tc>
          <w:tcPr>
            <w:tcW w:w="3326" w:type="dxa"/>
            <w:shd w:val="clear" w:color="auto" w:fill="auto"/>
          </w:tcPr>
          <w:p w14:paraId="30230E07" w14:textId="77777777" w:rsidR="00203233" w:rsidRDefault="00203233" w:rsidP="00760C95">
            <w:pPr>
              <w:pStyle w:val="Paragraph"/>
            </w:pPr>
            <w:r>
              <w:t>SERIES_CODE=XMAN_Z_34</w:t>
            </w:r>
          </w:p>
          <w:p w14:paraId="4BDDDE1C" w14:textId="77777777" w:rsidR="00203233" w:rsidRDefault="00203233" w:rsidP="006B18BB">
            <w:pPr>
              <w:pStyle w:val="Paragraph"/>
            </w:pPr>
          </w:p>
        </w:tc>
        <w:tc>
          <w:tcPr>
            <w:tcW w:w="2894" w:type="dxa"/>
            <w:shd w:val="clear" w:color="auto" w:fill="auto"/>
          </w:tcPr>
          <w:p w14:paraId="199EC186" w14:textId="77777777" w:rsidR="00203233" w:rsidRDefault="00203233" w:rsidP="00760C95">
            <w:pPr>
              <w:pStyle w:val="Paragraph"/>
            </w:pPr>
            <w:r>
              <w:t>Dimensions</w:t>
            </w:r>
          </w:p>
          <w:p w14:paraId="7A72F3FD" w14:textId="77777777" w:rsidR="00203233" w:rsidRDefault="00203233" w:rsidP="00760C95">
            <w:pPr>
              <w:pStyle w:val="Paragraph"/>
            </w:pPr>
            <w:r>
              <w:t>INDICATOR=XM</w:t>
            </w:r>
          </w:p>
          <w:p w14:paraId="27072799" w14:textId="77777777" w:rsidR="00203233" w:rsidRDefault="00203233" w:rsidP="00760C95">
            <w:pPr>
              <w:pStyle w:val="Paragraph"/>
            </w:pPr>
            <w:r>
              <w:t>FREQ=A</w:t>
            </w:r>
          </w:p>
          <w:p w14:paraId="5886E7A1" w14:textId="77777777" w:rsidR="00203233" w:rsidRDefault="00203233" w:rsidP="00760C95">
            <w:pPr>
              <w:pStyle w:val="Paragraph"/>
            </w:pPr>
            <w:r>
              <w:t>ADJUSTMENT=N</w:t>
            </w:r>
          </w:p>
          <w:p w14:paraId="4A70FD87" w14:textId="77777777" w:rsidR="00203233" w:rsidRDefault="00203233" w:rsidP="00760C95">
            <w:pPr>
              <w:pStyle w:val="Paragraph"/>
            </w:pPr>
          </w:p>
          <w:p w14:paraId="6BBB0F6A" w14:textId="77777777" w:rsidR="00203233" w:rsidRDefault="00203233" w:rsidP="00760C95">
            <w:pPr>
              <w:pStyle w:val="Paragraph"/>
            </w:pPr>
            <w:r>
              <w:t>Attributes</w:t>
            </w:r>
          </w:p>
          <w:p w14:paraId="024B3A84" w14:textId="77777777" w:rsidR="00203233" w:rsidRDefault="00203233" w:rsidP="00760C95">
            <w:pPr>
              <w:pStyle w:val="Paragraph"/>
            </w:pPr>
            <w:r>
              <w:t>UNIT_MEASURE=_Z</w:t>
            </w:r>
          </w:p>
          <w:p w14:paraId="1B1087BD" w14:textId="77777777" w:rsidR="009A43BA" w:rsidRDefault="009A43BA" w:rsidP="00760C95">
            <w:pPr>
              <w:pStyle w:val="Paragraph"/>
            </w:pPr>
            <w:r>
              <w:t>COMP_ORG=34</w:t>
            </w:r>
          </w:p>
        </w:tc>
        <w:tc>
          <w:tcPr>
            <w:tcW w:w="2200" w:type="dxa"/>
            <w:shd w:val="clear" w:color="auto" w:fill="auto"/>
          </w:tcPr>
          <w:p w14:paraId="64341076" w14:textId="77777777" w:rsidR="00203233" w:rsidRDefault="00203233" w:rsidP="00760C95">
            <w:pPr>
              <w:pStyle w:val="Paragraph"/>
            </w:pPr>
            <w:proofErr w:type="gramStart"/>
            <w:r>
              <w:t>XM:A</w:t>
            </w:r>
            <w:proofErr w:type="gramEnd"/>
            <w:r>
              <w:t>:N</w:t>
            </w:r>
          </w:p>
        </w:tc>
      </w:tr>
    </w:tbl>
    <w:p w14:paraId="0E7297A3" w14:textId="77777777" w:rsidR="00860470" w:rsidRDefault="00860470" w:rsidP="003377DF">
      <w:pPr>
        <w:pStyle w:val="Paragraph"/>
      </w:pPr>
    </w:p>
    <w:p w14:paraId="5D3013E4" w14:textId="77777777" w:rsidR="002574F9" w:rsidRDefault="00607A87" w:rsidP="00607A87">
      <w:pPr>
        <w:pStyle w:val="Paragraph"/>
      </w:pPr>
      <w:r>
        <w:t xml:space="preserve">The above behaviour can be okay if the series XMAN_Z_21 contains observations for different periods of time then the series XMAN_Z_34.  If </w:t>
      </w:r>
      <w:proofErr w:type="gramStart"/>
      <w:r>
        <w:t>however</w:t>
      </w:r>
      <w:proofErr w:type="gramEnd"/>
      <w:r>
        <w:t xml:space="preserve"> both series contain observations for the same point in time, the output for this mapping will be two observations with the same series key, for the same period in time.  </w:t>
      </w:r>
    </w:p>
    <w:p w14:paraId="1877FD34" w14:textId="77777777" w:rsidR="009E5E2E" w:rsidRDefault="00DD74B9" w:rsidP="004F524E">
      <w:pPr>
        <w:pStyle w:val="Heading2"/>
      </w:pPr>
      <w:bookmarkStart w:id="2413" w:name="_Toc73460191"/>
      <w:bookmarkStart w:id="2414" w:name="_Toc178073188"/>
      <w:r>
        <w:t>Representation maps</w:t>
      </w:r>
      <w:bookmarkEnd w:id="2413"/>
      <w:bookmarkEnd w:id="2414"/>
    </w:p>
    <w:p w14:paraId="4E397288" w14:textId="77777777" w:rsidR="00DD74B9" w:rsidRDefault="00DD74B9" w:rsidP="00313E55">
      <w:pPr>
        <w:pStyle w:val="Paragraph"/>
      </w:pPr>
      <w:r>
        <w:t>Representation</w:t>
      </w:r>
      <w:r w:rsidR="00313E55">
        <w:t xml:space="preserve"> Maps </w:t>
      </w:r>
      <w:r>
        <w:t xml:space="preserve">replace the SDMX 2.1 </w:t>
      </w:r>
      <w:proofErr w:type="spellStart"/>
      <w:r>
        <w:t>Codelist</w:t>
      </w:r>
      <w:proofErr w:type="spellEnd"/>
      <w:r>
        <w:t xml:space="preserve"> Maps and are used </w:t>
      </w:r>
      <w:r w:rsidR="00313E55">
        <w:t xml:space="preserve">describe </w:t>
      </w:r>
      <w:r w:rsidR="00E00490">
        <w:t xml:space="preserve">explicit </w:t>
      </w:r>
      <w:r w:rsidR="00313E55">
        <w:t xml:space="preserve">mappings between source and target </w:t>
      </w:r>
      <w:r w:rsidR="00E00490">
        <w:t>Component values.</w:t>
      </w:r>
    </w:p>
    <w:p w14:paraId="0CEB9F8E" w14:textId="77777777" w:rsidR="00E00490" w:rsidRDefault="00E00490" w:rsidP="00313E55">
      <w:pPr>
        <w:pStyle w:val="Paragraph"/>
      </w:pPr>
    </w:p>
    <w:p w14:paraId="4654BD63" w14:textId="77777777" w:rsidR="00313E55" w:rsidRDefault="00DD74B9" w:rsidP="00313E55">
      <w:pPr>
        <w:pStyle w:val="Paragraph"/>
      </w:pPr>
      <w:r>
        <w:t>The</w:t>
      </w:r>
      <w:r w:rsidR="00313E55">
        <w:t xml:space="preserve"> source and target of a </w:t>
      </w:r>
      <w:r>
        <w:t>Representation</w:t>
      </w:r>
      <w:r w:rsidR="00313E55">
        <w:t xml:space="preserve"> Map can </w:t>
      </w:r>
      <w:r w:rsidR="008D0B39">
        <w:t>reference any of the following:</w:t>
      </w:r>
    </w:p>
    <w:p w14:paraId="3BF25EA6" w14:textId="77777777" w:rsidR="008D0B39" w:rsidRDefault="008D0B39" w:rsidP="006C7C73">
      <w:pPr>
        <w:pStyle w:val="Paragraph"/>
        <w:numPr>
          <w:ilvl w:val="0"/>
          <w:numId w:val="40"/>
        </w:numPr>
      </w:pPr>
      <w:proofErr w:type="spellStart"/>
      <w:r>
        <w:t>Codelist</w:t>
      </w:r>
      <w:proofErr w:type="spellEnd"/>
    </w:p>
    <w:p w14:paraId="5C25DE6B" w14:textId="77777777" w:rsidR="008D0B39" w:rsidRDefault="008D0B39" w:rsidP="006C7C73">
      <w:pPr>
        <w:pStyle w:val="Paragraph"/>
        <w:numPr>
          <w:ilvl w:val="0"/>
          <w:numId w:val="40"/>
        </w:numPr>
      </w:pPr>
      <w:r>
        <w:t>Free Text</w:t>
      </w:r>
      <w:r w:rsidR="00F633A0">
        <w:t xml:space="preserve"> (restricted by type, </w:t>
      </w:r>
      <w:proofErr w:type="spellStart"/>
      <w:r w:rsidR="00F633A0">
        <w:t>e.g</w:t>
      </w:r>
      <w:proofErr w:type="spellEnd"/>
      <w:r w:rsidR="00F633A0">
        <w:t xml:space="preserve"> String, Integer, Boolean)</w:t>
      </w:r>
    </w:p>
    <w:p w14:paraId="33D2A017" w14:textId="0016F147" w:rsidR="008D0B39" w:rsidRDefault="00347A53" w:rsidP="006C7C73">
      <w:pPr>
        <w:pStyle w:val="Paragraph"/>
        <w:numPr>
          <w:ilvl w:val="0"/>
          <w:numId w:val="40"/>
        </w:numPr>
      </w:pPr>
      <w:proofErr w:type="spellStart"/>
      <w:r>
        <w:t>Valuelist</w:t>
      </w:r>
      <w:proofErr w:type="spellEnd"/>
    </w:p>
    <w:p w14:paraId="32545771" w14:textId="77777777" w:rsidR="00313E55" w:rsidRDefault="00313E55" w:rsidP="00313E55">
      <w:pPr>
        <w:pStyle w:val="Paragraph"/>
      </w:pPr>
    </w:p>
    <w:p w14:paraId="68AB4FA8" w14:textId="77777777" w:rsidR="009D6C7D" w:rsidRDefault="009D6C7D" w:rsidP="00313E55">
      <w:pPr>
        <w:pStyle w:val="Paragraph"/>
      </w:pPr>
      <w:r>
        <w:t xml:space="preserve">A Representation Map mapping ISO 2-character to ISO 3-character </w:t>
      </w:r>
      <w:proofErr w:type="spellStart"/>
      <w:r>
        <w:t>Codelists</w:t>
      </w:r>
      <w:proofErr w:type="spellEnd"/>
      <w:r>
        <w:t xml:space="preserve"> would take the following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410"/>
      </w:tblGrid>
      <w:tr w:rsidR="009D6C7D" w14:paraId="51FFB84E" w14:textId="77777777" w:rsidTr="008D2591">
        <w:tc>
          <w:tcPr>
            <w:tcW w:w="2376" w:type="dxa"/>
            <w:shd w:val="clear" w:color="auto" w:fill="auto"/>
          </w:tcPr>
          <w:p w14:paraId="0F1BD66C" w14:textId="77777777" w:rsidR="009D6C7D" w:rsidRDefault="009D6C7D" w:rsidP="006B18BB">
            <w:pPr>
              <w:pStyle w:val="Paragraph"/>
            </w:pPr>
            <w:r>
              <w:t>CL_ISO_ALPHA2</w:t>
            </w:r>
          </w:p>
        </w:tc>
        <w:tc>
          <w:tcPr>
            <w:tcW w:w="2410" w:type="dxa"/>
            <w:shd w:val="clear" w:color="auto" w:fill="auto"/>
          </w:tcPr>
          <w:p w14:paraId="39FDA069" w14:textId="77777777" w:rsidR="009D6C7D" w:rsidRDefault="009D6C7D" w:rsidP="006B18BB">
            <w:pPr>
              <w:pStyle w:val="Paragraph"/>
            </w:pPr>
            <w:r>
              <w:t>CL_ISO_ALPHA3</w:t>
            </w:r>
          </w:p>
        </w:tc>
      </w:tr>
      <w:tr w:rsidR="009D6C7D" w14:paraId="6B4A5FCE" w14:textId="77777777" w:rsidTr="008D2591">
        <w:tc>
          <w:tcPr>
            <w:tcW w:w="2376" w:type="dxa"/>
            <w:shd w:val="clear" w:color="auto" w:fill="auto"/>
          </w:tcPr>
          <w:p w14:paraId="5A4E7235" w14:textId="77777777" w:rsidR="009D6C7D" w:rsidRDefault="009D6C7D" w:rsidP="006B18BB">
            <w:pPr>
              <w:pStyle w:val="Paragraph"/>
            </w:pPr>
            <w:r>
              <w:t>AF</w:t>
            </w:r>
          </w:p>
        </w:tc>
        <w:tc>
          <w:tcPr>
            <w:tcW w:w="2410" w:type="dxa"/>
            <w:shd w:val="clear" w:color="auto" w:fill="auto"/>
          </w:tcPr>
          <w:p w14:paraId="0E804E59" w14:textId="77777777" w:rsidR="009D6C7D" w:rsidRDefault="009D6C7D" w:rsidP="006B18BB">
            <w:pPr>
              <w:pStyle w:val="Paragraph"/>
            </w:pPr>
            <w:r>
              <w:t>AFG</w:t>
            </w:r>
          </w:p>
        </w:tc>
      </w:tr>
      <w:tr w:rsidR="009D6C7D" w14:paraId="351D9263" w14:textId="77777777" w:rsidTr="008D2591">
        <w:tc>
          <w:tcPr>
            <w:tcW w:w="2376" w:type="dxa"/>
            <w:shd w:val="clear" w:color="auto" w:fill="auto"/>
          </w:tcPr>
          <w:p w14:paraId="1F4A59E0" w14:textId="77777777" w:rsidR="009D6C7D" w:rsidRDefault="009D6C7D" w:rsidP="006B18BB">
            <w:pPr>
              <w:pStyle w:val="Paragraph"/>
            </w:pPr>
            <w:r>
              <w:t>AL</w:t>
            </w:r>
          </w:p>
        </w:tc>
        <w:tc>
          <w:tcPr>
            <w:tcW w:w="2410" w:type="dxa"/>
            <w:shd w:val="clear" w:color="auto" w:fill="auto"/>
          </w:tcPr>
          <w:p w14:paraId="0266998E" w14:textId="77777777" w:rsidR="009D6C7D" w:rsidRDefault="009D6C7D" w:rsidP="006B18BB">
            <w:pPr>
              <w:pStyle w:val="Paragraph"/>
            </w:pPr>
            <w:r>
              <w:t>ALB</w:t>
            </w:r>
          </w:p>
        </w:tc>
      </w:tr>
      <w:tr w:rsidR="009D6C7D" w14:paraId="5F2DBA7E" w14:textId="77777777" w:rsidTr="008D2591">
        <w:tc>
          <w:tcPr>
            <w:tcW w:w="2376" w:type="dxa"/>
            <w:shd w:val="clear" w:color="auto" w:fill="auto"/>
          </w:tcPr>
          <w:p w14:paraId="4A85A37A" w14:textId="77777777" w:rsidR="009D6C7D" w:rsidRDefault="009D6C7D" w:rsidP="006B18BB">
            <w:pPr>
              <w:pStyle w:val="Paragraph"/>
            </w:pPr>
            <w:r>
              <w:t>DZ</w:t>
            </w:r>
          </w:p>
        </w:tc>
        <w:tc>
          <w:tcPr>
            <w:tcW w:w="2410" w:type="dxa"/>
            <w:shd w:val="clear" w:color="auto" w:fill="auto"/>
          </w:tcPr>
          <w:p w14:paraId="03DD630E" w14:textId="77777777" w:rsidR="009D6C7D" w:rsidRDefault="009D6C7D" w:rsidP="006B18BB">
            <w:pPr>
              <w:pStyle w:val="Paragraph"/>
            </w:pPr>
            <w:r>
              <w:t>DZA</w:t>
            </w:r>
          </w:p>
        </w:tc>
      </w:tr>
      <w:tr w:rsidR="009D6C7D" w14:paraId="5378A4E1" w14:textId="77777777" w:rsidTr="008D2591">
        <w:tc>
          <w:tcPr>
            <w:tcW w:w="2376" w:type="dxa"/>
            <w:shd w:val="clear" w:color="auto" w:fill="auto"/>
          </w:tcPr>
          <w:p w14:paraId="78586CA1" w14:textId="77777777" w:rsidR="009D6C7D" w:rsidRDefault="009D6C7D" w:rsidP="006B18BB">
            <w:pPr>
              <w:pStyle w:val="Paragraph"/>
            </w:pPr>
            <w:r>
              <w:t>AS</w:t>
            </w:r>
          </w:p>
        </w:tc>
        <w:tc>
          <w:tcPr>
            <w:tcW w:w="2410" w:type="dxa"/>
            <w:shd w:val="clear" w:color="auto" w:fill="auto"/>
          </w:tcPr>
          <w:p w14:paraId="734C5C2A" w14:textId="77777777" w:rsidR="009D6C7D" w:rsidRDefault="009D6C7D" w:rsidP="006B18BB">
            <w:pPr>
              <w:pStyle w:val="Paragraph"/>
            </w:pPr>
            <w:r>
              <w:t>ASM</w:t>
            </w:r>
          </w:p>
        </w:tc>
      </w:tr>
      <w:tr w:rsidR="009D6C7D" w14:paraId="4177B882" w14:textId="77777777" w:rsidTr="008D2591">
        <w:tc>
          <w:tcPr>
            <w:tcW w:w="2376" w:type="dxa"/>
            <w:shd w:val="clear" w:color="auto" w:fill="auto"/>
          </w:tcPr>
          <w:p w14:paraId="565A1BB0" w14:textId="77777777" w:rsidR="009D6C7D" w:rsidRDefault="009D6C7D" w:rsidP="006B18BB">
            <w:pPr>
              <w:pStyle w:val="Paragraph"/>
            </w:pPr>
            <w:r>
              <w:t>AD</w:t>
            </w:r>
          </w:p>
        </w:tc>
        <w:tc>
          <w:tcPr>
            <w:tcW w:w="2410" w:type="dxa"/>
            <w:shd w:val="clear" w:color="auto" w:fill="auto"/>
          </w:tcPr>
          <w:p w14:paraId="59E50182" w14:textId="77777777" w:rsidR="009D6C7D" w:rsidRDefault="009D6C7D" w:rsidP="006B18BB">
            <w:pPr>
              <w:pStyle w:val="Paragraph"/>
            </w:pPr>
            <w:r>
              <w:t>AND</w:t>
            </w:r>
          </w:p>
        </w:tc>
      </w:tr>
      <w:tr w:rsidR="009D6C7D" w14:paraId="4C46EF5F" w14:textId="77777777" w:rsidTr="008D2591">
        <w:tc>
          <w:tcPr>
            <w:tcW w:w="2376" w:type="dxa"/>
            <w:shd w:val="clear" w:color="auto" w:fill="auto"/>
          </w:tcPr>
          <w:p w14:paraId="28EE3CBA" w14:textId="77777777" w:rsidR="009D6C7D" w:rsidRDefault="009D6C7D" w:rsidP="006B18BB">
            <w:pPr>
              <w:pStyle w:val="Paragraph"/>
            </w:pPr>
            <w:r>
              <w:t>etc…</w:t>
            </w:r>
          </w:p>
        </w:tc>
        <w:tc>
          <w:tcPr>
            <w:tcW w:w="2410" w:type="dxa"/>
            <w:shd w:val="clear" w:color="auto" w:fill="auto"/>
          </w:tcPr>
          <w:p w14:paraId="569C7BD1" w14:textId="77777777" w:rsidR="009D6C7D" w:rsidRDefault="009D6C7D" w:rsidP="006B18BB">
            <w:pPr>
              <w:pStyle w:val="Paragraph"/>
            </w:pPr>
          </w:p>
        </w:tc>
      </w:tr>
    </w:tbl>
    <w:p w14:paraId="5859DF4F" w14:textId="77777777" w:rsidR="009D6C7D" w:rsidRDefault="009D6C7D" w:rsidP="00313E55">
      <w:pPr>
        <w:pStyle w:val="Paragraph"/>
      </w:pPr>
    </w:p>
    <w:p w14:paraId="0AD8C4B3" w14:textId="77777777" w:rsidR="009D6C7D" w:rsidRDefault="009D6C7D" w:rsidP="00313E55">
      <w:pPr>
        <w:pStyle w:val="Paragraph"/>
      </w:pPr>
      <w:r>
        <w:t xml:space="preserve">A Representation Map mapping free text country names to an ISO 2-character </w:t>
      </w:r>
      <w:proofErr w:type="spellStart"/>
      <w:r>
        <w:t>Codelist</w:t>
      </w:r>
      <w:proofErr w:type="spellEnd"/>
      <w:r>
        <w:t xml:space="preserve"> could be similarly described: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410"/>
      </w:tblGrid>
      <w:tr w:rsidR="009D6C7D" w14:paraId="3EAE4BBB" w14:textId="77777777" w:rsidTr="008D2591">
        <w:tc>
          <w:tcPr>
            <w:tcW w:w="2376" w:type="dxa"/>
            <w:shd w:val="clear" w:color="auto" w:fill="auto"/>
          </w:tcPr>
          <w:p w14:paraId="38FEC931" w14:textId="77777777" w:rsidR="009D6C7D" w:rsidRDefault="009D6C7D" w:rsidP="006B18BB">
            <w:pPr>
              <w:pStyle w:val="Paragraph"/>
            </w:pPr>
            <w:r>
              <w:lastRenderedPageBreak/>
              <w:t>Text</w:t>
            </w:r>
          </w:p>
        </w:tc>
        <w:tc>
          <w:tcPr>
            <w:tcW w:w="2410" w:type="dxa"/>
            <w:shd w:val="clear" w:color="auto" w:fill="auto"/>
          </w:tcPr>
          <w:p w14:paraId="21791F30" w14:textId="77777777" w:rsidR="009D6C7D" w:rsidRDefault="009D6C7D" w:rsidP="006B18BB">
            <w:pPr>
              <w:pStyle w:val="Paragraph"/>
            </w:pPr>
            <w:r>
              <w:t>CL_ISO_ALPHA2</w:t>
            </w:r>
          </w:p>
        </w:tc>
      </w:tr>
      <w:tr w:rsidR="009D6C7D" w14:paraId="251E9418" w14:textId="77777777" w:rsidTr="008D2591">
        <w:tc>
          <w:tcPr>
            <w:tcW w:w="2376" w:type="dxa"/>
            <w:shd w:val="clear" w:color="auto" w:fill="auto"/>
          </w:tcPr>
          <w:p w14:paraId="3F9C0FDD" w14:textId="71EA930E" w:rsidR="009D6C7D" w:rsidRDefault="00593C29" w:rsidP="006B18BB">
            <w:pPr>
              <w:pStyle w:val="Paragraph"/>
            </w:pPr>
            <w:r>
              <w:t>"</w:t>
            </w:r>
            <w:r w:rsidR="009D6C7D">
              <w:t>Germany</w:t>
            </w:r>
            <w:r>
              <w:t>"</w:t>
            </w:r>
          </w:p>
        </w:tc>
        <w:tc>
          <w:tcPr>
            <w:tcW w:w="2410" w:type="dxa"/>
            <w:shd w:val="clear" w:color="auto" w:fill="auto"/>
          </w:tcPr>
          <w:p w14:paraId="61195D56" w14:textId="77777777" w:rsidR="009D6C7D" w:rsidRDefault="009D6C7D" w:rsidP="006B18BB">
            <w:pPr>
              <w:pStyle w:val="Paragraph"/>
            </w:pPr>
            <w:r>
              <w:t>DE</w:t>
            </w:r>
          </w:p>
        </w:tc>
      </w:tr>
      <w:tr w:rsidR="009D6C7D" w14:paraId="5093D7ED" w14:textId="77777777" w:rsidTr="008D2591">
        <w:tc>
          <w:tcPr>
            <w:tcW w:w="2376" w:type="dxa"/>
            <w:shd w:val="clear" w:color="auto" w:fill="auto"/>
          </w:tcPr>
          <w:p w14:paraId="21242D1E" w14:textId="77DC4133" w:rsidR="009D6C7D" w:rsidRDefault="00593C29" w:rsidP="006B18BB">
            <w:pPr>
              <w:pStyle w:val="Paragraph"/>
            </w:pPr>
            <w:r>
              <w:t>"</w:t>
            </w:r>
            <w:r w:rsidR="009D6C7D">
              <w:t>France</w:t>
            </w:r>
            <w:r>
              <w:t>"</w:t>
            </w:r>
          </w:p>
        </w:tc>
        <w:tc>
          <w:tcPr>
            <w:tcW w:w="2410" w:type="dxa"/>
            <w:shd w:val="clear" w:color="auto" w:fill="auto"/>
          </w:tcPr>
          <w:p w14:paraId="03E3ADEC" w14:textId="77777777" w:rsidR="009D6C7D" w:rsidRDefault="009D6C7D" w:rsidP="006B18BB">
            <w:pPr>
              <w:pStyle w:val="Paragraph"/>
            </w:pPr>
            <w:r>
              <w:t>FR</w:t>
            </w:r>
          </w:p>
        </w:tc>
      </w:tr>
      <w:tr w:rsidR="009D6C7D" w14:paraId="65D08D2E" w14:textId="77777777" w:rsidTr="008D2591">
        <w:tc>
          <w:tcPr>
            <w:tcW w:w="2376" w:type="dxa"/>
            <w:shd w:val="clear" w:color="auto" w:fill="auto"/>
          </w:tcPr>
          <w:p w14:paraId="52CF8AD8" w14:textId="36827069" w:rsidR="009D6C7D" w:rsidRDefault="00593C29" w:rsidP="006B18BB">
            <w:pPr>
              <w:pStyle w:val="Paragraph"/>
            </w:pPr>
            <w:r>
              <w:t>"</w:t>
            </w:r>
            <w:r w:rsidR="009D6C7D">
              <w:t>United Kingdom</w:t>
            </w:r>
            <w:r>
              <w:t>"</w:t>
            </w:r>
          </w:p>
        </w:tc>
        <w:tc>
          <w:tcPr>
            <w:tcW w:w="2410" w:type="dxa"/>
            <w:shd w:val="clear" w:color="auto" w:fill="auto"/>
          </w:tcPr>
          <w:p w14:paraId="7F0E61F2" w14:textId="77777777" w:rsidR="009D6C7D" w:rsidRDefault="009D6C7D" w:rsidP="006B18BB">
            <w:pPr>
              <w:pStyle w:val="Paragraph"/>
            </w:pPr>
            <w:r>
              <w:t>GB</w:t>
            </w:r>
          </w:p>
        </w:tc>
      </w:tr>
      <w:tr w:rsidR="009D6C7D" w14:paraId="1ED7A1D5" w14:textId="77777777" w:rsidTr="008D2591">
        <w:tc>
          <w:tcPr>
            <w:tcW w:w="2376" w:type="dxa"/>
            <w:shd w:val="clear" w:color="auto" w:fill="auto"/>
          </w:tcPr>
          <w:p w14:paraId="0CC4F8C1" w14:textId="5C4840A8" w:rsidR="009D6C7D" w:rsidRDefault="00593C29" w:rsidP="006B18BB">
            <w:pPr>
              <w:pStyle w:val="Paragraph"/>
            </w:pPr>
            <w:r>
              <w:t>"</w:t>
            </w:r>
            <w:r w:rsidR="009D6C7D">
              <w:t>Great Britain</w:t>
            </w:r>
            <w:r>
              <w:t>"</w:t>
            </w:r>
          </w:p>
        </w:tc>
        <w:tc>
          <w:tcPr>
            <w:tcW w:w="2410" w:type="dxa"/>
            <w:shd w:val="clear" w:color="auto" w:fill="auto"/>
          </w:tcPr>
          <w:p w14:paraId="7B87ABD2" w14:textId="77777777" w:rsidR="009D6C7D" w:rsidRDefault="009D6C7D" w:rsidP="006B18BB">
            <w:pPr>
              <w:pStyle w:val="Paragraph"/>
            </w:pPr>
            <w:r>
              <w:t>GB</w:t>
            </w:r>
          </w:p>
        </w:tc>
      </w:tr>
      <w:tr w:rsidR="009D6C7D" w14:paraId="590146EF" w14:textId="77777777" w:rsidTr="008D2591">
        <w:tc>
          <w:tcPr>
            <w:tcW w:w="2376" w:type="dxa"/>
            <w:shd w:val="clear" w:color="auto" w:fill="auto"/>
          </w:tcPr>
          <w:p w14:paraId="51683CAC" w14:textId="2AFBF23E" w:rsidR="009D6C7D" w:rsidRDefault="00593C29" w:rsidP="006B18BB">
            <w:pPr>
              <w:pStyle w:val="Paragraph"/>
            </w:pPr>
            <w:r>
              <w:t>"</w:t>
            </w:r>
            <w:r w:rsidR="00556F57">
              <w:t>Ireland</w:t>
            </w:r>
            <w:r>
              <w:t>"</w:t>
            </w:r>
          </w:p>
        </w:tc>
        <w:tc>
          <w:tcPr>
            <w:tcW w:w="2410" w:type="dxa"/>
            <w:shd w:val="clear" w:color="auto" w:fill="auto"/>
          </w:tcPr>
          <w:p w14:paraId="26EC7996" w14:textId="77777777" w:rsidR="009D6C7D" w:rsidRDefault="00556F57" w:rsidP="006B18BB">
            <w:pPr>
              <w:pStyle w:val="Paragraph"/>
            </w:pPr>
            <w:r>
              <w:t>IE</w:t>
            </w:r>
          </w:p>
        </w:tc>
      </w:tr>
      <w:tr w:rsidR="009D6C7D" w14:paraId="18030BC6" w14:textId="77777777" w:rsidTr="008D2591">
        <w:tc>
          <w:tcPr>
            <w:tcW w:w="2376" w:type="dxa"/>
            <w:shd w:val="clear" w:color="auto" w:fill="auto"/>
          </w:tcPr>
          <w:p w14:paraId="210B17B1" w14:textId="092A0C48" w:rsidR="009D6C7D" w:rsidRDefault="00593C29" w:rsidP="006B18BB">
            <w:pPr>
              <w:pStyle w:val="Paragraph"/>
            </w:pPr>
            <w:r>
              <w:t>"</w:t>
            </w:r>
            <w:r w:rsidR="00556F57">
              <w:t>Eire</w:t>
            </w:r>
            <w:r>
              <w:t>"</w:t>
            </w:r>
          </w:p>
        </w:tc>
        <w:tc>
          <w:tcPr>
            <w:tcW w:w="2410" w:type="dxa"/>
            <w:shd w:val="clear" w:color="auto" w:fill="auto"/>
          </w:tcPr>
          <w:p w14:paraId="4198A51C" w14:textId="77777777" w:rsidR="009D6C7D" w:rsidRDefault="00556F57" w:rsidP="006B18BB">
            <w:pPr>
              <w:pStyle w:val="Paragraph"/>
            </w:pPr>
            <w:r>
              <w:t>IE</w:t>
            </w:r>
          </w:p>
        </w:tc>
      </w:tr>
      <w:tr w:rsidR="009D6C7D" w14:paraId="5B193C9A" w14:textId="77777777" w:rsidTr="008D2591">
        <w:tc>
          <w:tcPr>
            <w:tcW w:w="2376" w:type="dxa"/>
            <w:shd w:val="clear" w:color="auto" w:fill="auto"/>
          </w:tcPr>
          <w:p w14:paraId="47E77449" w14:textId="77777777" w:rsidR="009D6C7D" w:rsidRDefault="009D6C7D" w:rsidP="006B18BB">
            <w:pPr>
              <w:pStyle w:val="Paragraph"/>
            </w:pPr>
            <w:r>
              <w:t>etc…</w:t>
            </w:r>
          </w:p>
        </w:tc>
        <w:tc>
          <w:tcPr>
            <w:tcW w:w="2410" w:type="dxa"/>
            <w:shd w:val="clear" w:color="auto" w:fill="auto"/>
          </w:tcPr>
          <w:p w14:paraId="1564E7B1" w14:textId="77777777" w:rsidR="009D6C7D" w:rsidRDefault="009D6C7D" w:rsidP="006B18BB">
            <w:pPr>
              <w:pStyle w:val="Paragraph"/>
            </w:pPr>
          </w:p>
        </w:tc>
      </w:tr>
    </w:tbl>
    <w:p w14:paraId="7236CED6" w14:textId="77777777" w:rsidR="009D6C7D" w:rsidRDefault="009D6C7D" w:rsidP="00313E55">
      <w:pPr>
        <w:pStyle w:val="Paragraph"/>
      </w:pPr>
    </w:p>
    <w:p w14:paraId="3BA9E15A" w14:textId="6A6B2650" w:rsidR="007525D5" w:rsidRDefault="00347A53" w:rsidP="002560A6">
      <w:pPr>
        <w:pStyle w:val="Paragraph"/>
        <w:spacing w:after="240"/>
      </w:pPr>
      <w:proofErr w:type="spellStart"/>
      <w:r>
        <w:t>Valuelist</w:t>
      </w:r>
      <w:r w:rsidR="008D0B39">
        <w:t>s</w:t>
      </w:r>
      <w:proofErr w:type="spellEnd"/>
      <w:r w:rsidR="008D0B39">
        <w:t xml:space="preserve">, introduced in SDMX 3.0, </w:t>
      </w:r>
      <w:r w:rsidR="001333D3">
        <w:t xml:space="preserve">are equivalent to </w:t>
      </w:r>
      <w:proofErr w:type="spellStart"/>
      <w:r w:rsidR="001333D3">
        <w:t>Codelists</w:t>
      </w:r>
      <w:proofErr w:type="spellEnd"/>
      <w:r w:rsidR="001333D3">
        <w:t xml:space="preserve"> but all</w:t>
      </w:r>
      <w:r w:rsidR="00DD74B9">
        <w:t>ow</w:t>
      </w:r>
      <w:r w:rsidR="001333D3">
        <w:t xml:space="preserve"> the maintenance of non-SDMX identifiers. </w:t>
      </w:r>
      <w:r w:rsidR="009D6C7D">
        <w:t>Importantly, t</w:t>
      </w:r>
      <w:r w:rsidR="001333D3">
        <w:t>he</w:t>
      </w:r>
      <w:r w:rsidR="00DD74B9">
        <w:t>ir</w:t>
      </w:r>
      <w:r w:rsidR="001333D3">
        <w:t xml:space="preserve"> IDs do not need to conform </w:t>
      </w:r>
      <w:r w:rsidR="008D0B39">
        <w:t>to</w:t>
      </w:r>
      <w:r w:rsidR="001333D3">
        <w:t xml:space="preserve"> </w:t>
      </w:r>
      <w:proofErr w:type="spellStart"/>
      <w:r w:rsidR="001333D3">
        <w:t>IDType</w:t>
      </w:r>
      <w:proofErr w:type="spellEnd"/>
      <w:r w:rsidR="001333D3">
        <w:t xml:space="preserve">, but </w:t>
      </w:r>
      <w:proofErr w:type="gramStart"/>
      <w:r w:rsidR="007525D5">
        <w:t>as a</w:t>
      </w:r>
      <w:r w:rsidR="001333D3">
        <w:t xml:space="preserve"> consequence</w:t>
      </w:r>
      <w:proofErr w:type="gramEnd"/>
      <w:r w:rsidR="001333D3">
        <w:t xml:space="preserve"> are not Identifiable. </w:t>
      </w:r>
    </w:p>
    <w:p w14:paraId="7F370C0A" w14:textId="4792A550" w:rsidR="00071979" w:rsidRDefault="00071979" w:rsidP="002560A6">
      <w:pPr>
        <w:pStyle w:val="Paragraph"/>
        <w:spacing w:after="240"/>
      </w:pPr>
      <w:r>
        <w:t xml:space="preserve">When used in Representation Maps, </w:t>
      </w:r>
      <w:proofErr w:type="spellStart"/>
      <w:r w:rsidR="00347A53">
        <w:t>Valuelist</w:t>
      </w:r>
      <w:r>
        <w:t>s</w:t>
      </w:r>
      <w:proofErr w:type="spellEnd"/>
      <w:r>
        <w:t xml:space="preserve"> allow </w:t>
      </w:r>
      <w:proofErr w:type="gramStart"/>
      <w:r>
        <w:t>Non-SDMX</w:t>
      </w:r>
      <w:proofErr w:type="gramEnd"/>
      <w:r>
        <w:t xml:space="preserve"> identifiers containing characters like £, $, % to be mapped to Code IDs, or Codes mapped to non-SDMX identifiers.</w:t>
      </w:r>
    </w:p>
    <w:p w14:paraId="7DD5CD5F" w14:textId="27CA09F4" w:rsidR="00D22226" w:rsidRDefault="00DD74B9" w:rsidP="002560A6">
      <w:pPr>
        <w:pStyle w:val="Paragraph"/>
        <w:spacing w:after="240"/>
      </w:pPr>
      <w:r>
        <w:t xml:space="preserve">In common with </w:t>
      </w:r>
      <w:proofErr w:type="spellStart"/>
      <w:r>
        <w:t>Codelists</w:t>
      </w:r>
      <w:proofErr w:type="spellEnd"/>
      <w:r>
        <w:t>, e</w:t>
      </w:r>
      <w:r w:rsidR="001333D3">
        <w:t xml:space="preserve">ach item in a </w:t>
      </w:r>
      <w:proofErr w:type="spellStart"/>
      <w:r w:rsidR="00347A53">
        <w:t>Valuelist</w:t>
      </w:r>
      <w:proofErr w:type="spellEnd"/>
      <w:r w:rsidR="001333D3">
        <w:t xml:space="preserve"> has a multilingual name </w:t>
      </w:r>
      <w:r w:rsidR="00071979">
        <w:t xml:space="preserve">giving it a human-readable label </w:t>
      </w:r>
      <w:r w:rsidR="001333D3">
        <w:t>and an optional description. 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1133"/>
        <w:gridCol w:w="5789"/>
      </w:tblGrid>
      <w:tr w:rsidR="00DD74B9" w14:paraId="52BC8E7D" w14:textId="77777777" w:rsidTr="008D2591">
        <w:tc>
          <w:tcPr>
            <w:tcW w:w="1384" w:type="dxa"/>
            <w:shd w:val="clear" w:color="auto" w:fill="auto"/>
          </w:tcPr>
          <w:p w14:paraId="0E34AB87" w14:textId="77777777" w:rsidR="00DD74B9" w:rsidRDefault="00DD74B9" w:rsidP="008D2591">
            <w:pPr>
              <w:pStyle w:val="Paragraph"/>
              <w:jc w:val="center"/>
            </w:pPr>
            <w:r>
              <w:t>Value</w:t>
            </w:r>
          </w:p>
        </w:tc>
        <w:tc>
          <w:tcPr>
            <w:tcW w:w="1134" w:type="dxa"/>
            <w:shd w:val="clear" w:color="auto" w:fill="auto"/>
          </w:tcPr>
          <w:p w14:paraId="15A510D2" w14:textId="77777777" w:rsidR="00DD74B9" w:rsidRDefault="00DD74B9" w:rsidP="00DD74B9">
            <w:pPr>
              <w:pStyle w:val="Paragraph"/>
            </w:pPr>
            <w:r>
              <w:t>Locale</w:t>
            </w:r>
          </w:p>
        </w:tc>
        <w:tc>
          <w:tcPr>
            <w:tcW w:w="5812" w:type="dxa"/>
            <w:shd w:val="clear" w:color="auto" w:fill="auto"/>
          </w:tcPr>
          <w:p w14:paraId="7882F34B" w14:textId="77777777" w:rsidR="00DD74B9" w:rsidRDefault="00DD74B9" w:rsidP="00DD74B9">
            <w:pPr>
              <w:pStyle w:val="Paragraph"/>
            </w:pPr>
            <w:r>
              <w:t>Name</w:t>
            </w:r>
          </w:p>
        </w:tc>
      </w:tr>
      <w:tr w:rsidR="00DD74B9" w14:paraId="10E3C13C" w14:textId="77777777" w:rsidTr="008D2591">
        <w:tc>
          <w:tcPr>
            <w:tcW w:w="1384" w:type="dxa"/>
            <w:shd w:val="clear" w:color="auto" w:fill="auto"/>
          </w:tcPr>
          <w:p w14:paraId="26B33032" w14:textId="77777777" w:rsidR="00DD74B9" w:rsidRDefault="00DD74B9" w:rsidP="008D2591">
            <w:pPr>
              <w:pStyle w:val="Paragraph"/>
              <w:jc w:val="center"/>
            </w:pPr>
            <w:r>
              <w:t>$</w:t>
            </w:r>
          </w:p>
        </w:tc>
        <w:tc>
          <w:tcPr>
            <w:tcW w:w="1134" w:type="dxa"/>
            <w:shd w:val="clear" w:color="auto" w:fill="auto"/>
          </w:tcPr>
          <w:p w14:paraId="434CBF63" w14:textId="77777777" w:rsidR="00DD74B9" w:rsidRDefault="00DD74B9" w:rsidP="00DD74B9">
            <w:pPr>
              <w:pStyle w:val="Paragraph"/>
            </w:pPr>
            <w:proofErr w:type="spellStart"/>
            <w:r>
              <w:t>en</w:t>
            </w:r>
            <w:proofErr w:type="spellEnd"/>
            <w:r>
              <w:t xml:space="preserve"> </w:t>
            </w:r>
          </w:p>
        </w:tc>
        <w:tc>
          <w:tcPr>
            <w:tcW w:w="5812" w:type="dxa"/>
            <w:shd w:val="clear" w:color="auto" w:fill="auto"/>
          </w:tcPr>
          <w:p w14:paraId="72570EE8" w14:textId="77777777" w:rsidR="00DD74B9" w:rsidRDefault="00DD74B9" w:rsidP="00DD74B9">
            <w:pPr>
              <w:pStyle w:val="Paragraph"/>
            </w:pPr>
            <w:r>
              <w:t>United States Dollar</w:t>
            </w:r>
          </w:p>
        </w:tc>
      </w:tr>
      <w:tr w:rsidR="00DD74B9" w14:paraId="119EAEFD" w14:textId="77777777" w:rsidTr="008D2591">
        <w:tc>
          <w:tcPr>
            <w:tcW w:w="1384" w:type="dxa"/>
            <w:shd w:val="clear" w:color="auto" w:fill="auto"/>
          </w:tcPr>
          <w:p w14:paraId="0C78E474" w14:textId="77777777" w:rsidR="00DD74B9" w:rsidRDefault="00DD74B9" w:rsidP="008D2591">
            <w:pPr>
              <w:pStyle w:val="Paragraph"/>
              <w:jc w:val="center"/>
            </w:pPr>
            <w:r>
              <w:t>%</w:t>
            </w:r>
          </w:p>
        </w:tc>
        <w:tc>
          <w:tcPr>
            <w:tcW w:w="1134" w:type="dxa"/>
            <w:shd w:val="clear" w:color="auto" w:fill="auto"/>
          </w:tcPr>
          <w:p w14:paraId="14E0FED3" w14:textId="77777777" w:rsidR="00DD74B9" w:rsidRDefault="007525D5" w:rsidP="00DD74B9">
            <w:pPr>
              <w:pStyle w:val="Paragraph"/>
            </w:pPr>
            <w:r>
              <w:t>E</w:t>
            </w:r>
            <w:r w:rsidR="00DD74B9">
              <w:t>n</w:t>
            </w:r>
          </w:p>
        </w:tc>
        <w:tc>
          <w:tcPr>
            <w:tcW w:w="5812" w:type="dxa"/>
            <w:shd w:val="clear" w:color="auto" w:fill="auto"/>
          </w:tcPr>
          <w:p w14:paraId="169C9F79" w14:textId="77777777" w:rsidR="00DD74B9" w:rsidRDefault="00DD74B9" w:rsidP="00DD74B9">
            <w:pPr>
              <w:pStyle w:val="Paragraph"/>
            </w:pPr>
            <w:r>
              <w:t>Percentage</w:t>
            </w:r>
          </w:p>
        </w:tc>
      </w:tr>
      <w:tr w:rsidR="00DD74B9" w14:paraId="4AA0A463" w14:textId="77777777" w:rsidTr="008D2591">
        <w:tc>
          <w:tcPr>
            <w:tcW w:w="1384" w:type="dxa"/>
            <w:shd w:val="clear" w:color="auto" w:fill="auto"/>
          </w:tcPr>
          <w:p w14:paraId="0FABE512" w14:textId="77777777" w:rsidR="00DD74B9" w:rsidRDefault="00DD74B9" w:rsidP="008D2591">
            <w:pPr>
              <w:pStyle w:val="Paragraph"/>
              <w:jc w:val="center"/>
            </w:pPr>
          </w:p>
        </w:tc>
        <w:tc>
          <w:tcPr>
            <w:tcW w:w="1134" w:type="dxa"/>
            <w:shd w:val="clear" w:color="auto" w:fill="auto"/>
          </w:tcPr>
          <w:p w14:paraId="507FB01D" w14:textId="77777777" w:rsidR="00DD74B9" w:rsidRDefault="00DD74B9" w:rsidP="00DD74B9">
            <w:pPr>
              <w:pStyle w:val="Paragraph"/>
            </w:pPr>
            <w:proofErr w:type="spellStart"/>
            <w:r>
              <w:t>fr</w:t>
            </w:r>
            <w:proofErr w:type="spellEnd"/>
          </w:p>
        </w:tc>
        <w:tc>
          <w:tcPr>
            <w:tcW w:w="5812" w:type="dxa"/>
            <w:shd w:val="clear" w:color="auto" w:fill="auto"/>
          </w:tcPr>
          <w:p w14:paraId="4D943ACD" w14:textId="77777777" w:rsidR="00DD74B9" w:rsidRDefault="00DD74B9" w:rsidP="00DD74B9">
            <w:pPr>
              <w:pStyle w:val="Paragraph"/>
            </w:pPr>
            <w:proofErr w:type="spellStart"/>
            <w:r>
              <w:t>Pourcentage</w:t>
            </w:r>
            <w:proofErr w:type="spellEnd"/>
          </w:p>
        </w:tc>
      </w:tr>
    </w:tbl>
    <w:p w14:paraId="0FCF429C" w14:textId="77777777" w:rsidR="001333D3" w:rsidRDefault="001333D3" w:rsidP="002560A6">
      <w:pPr>
        <w:pStyle w:val="Paragraph"/>
        <w:spacing w:after="240"/>
      </w:pPr>
    </w:p>
    <w:p w14:paraId="1D3B0994" w14:textId="77777777" w:rsidR="00415D10" w:rsidRDefault="00B449ED" w:rsidP="002560A6">
      <w:pPr>
        <w:pStyle w:val="Paragraph"/>
        <w:spacing w:after="240"/>
      </w:pPr>
      <w:r>
        <w:t>Other characteristics of Representation Maps:</w:t>
      </w:r>
    </w:p>
    <w:p w14:paraId="614B0DBF" w14:textId="378DB5E9" w:rsidR="004F7F20" w:rsidRDefault="00B449ED" w:rsidP="006C7C73">
      <w:pPr>
        <w:pStyle w:val="Paragraph"/>
        <w:numPr>
          <w:ilvl w:val="0"/>
          <w:numId w:val="38"/>
        </w:numPr>
        <w:spacing w:after="240"/>
        <w:ind w:left="567" w:hanging="207"/>
      </w:pPr>
      <w:r>
        <w:t>Support the m</w:t>
      </w:r>
      <w:r w:rsidR="00415D10">
        <w:t xml:space="preserve">apping of multiple source Component values to multiple Target Component values as described in </w:t>
      </w:r>
      <w:r>
        <w:t xml:space="preserve">section </w:t>
      </w:r>
      <w:r>
        <w:fldChar w:fldCharType="begin"/>
      </w:r>
      <w:r>
        <w:instrText xml:space="preserve"> REF _Ref47018729 \r \h </w:instrText>
      </w:r>
      <w:r>
        <w:fldChar w:fldCharType="separate"/>
      </w:r>
      <w:r w:rsidR="00E65ED8">
        <w:t>13.3</w:t>
      </w:r>
      <w:r>
        <w:fldChar w:fldCharType="end"/>
      </w:r>
      <w:r>
        <w:t xml:space="preserve"> on n-to-n mappings;</w:t>
      </w:r>
      <w:r w:rsidR="004F7F20">
        <w:t xml:space="preserve"> this covers also the case of mapping an Attribute with an array representation to map combinations of values to a single target </w:t>
      </w:r>
      <w:proofErr w:type="gramStart"/>
      <w:r w:rsidR="004F7F20">
        <w:t>value;</w:t>
      </w:r>
      <w:proofErr w:type="gramEnd"/>
    </w:p>
    <w:p w14:paraId="68377B61" w14:textId="2D252676" w:rsidR="00B449ED" w:rsidRDefault="00B449ED" w:rsidP="006C7C73">
      <w:pPr>
        <w:pStyle w:val="Paragraph"/>
        <w:numPr>
          <w:ilvl w:val="0"/>
          <w:numId w:val="38"/>
        </w:numPr>
        <w:spacing w:after="240"/>
        <w:ind w:left="567" w:hanging="207"/>
      </w:pPr>
      <w:r>
        <w:t xml:space="preserve">Allow source or target mappings for an Item to be optional allowing rules such as </w:t>
      </w:r>
      <w:r w:rsidR="0085628E">
        <w:t>'</w:t>
      </w:r>
      <w:r>
        <w:t>A maps to nothing</w:t>
      </w:r>
      <w:r w:rsidR="0085628E">
        <w:t>'</w:t>
      </w:r>
      <w:r>
        <w:t xml:space="preserve"> or </w:t>
      </w:r>
      <w:r w:rsidR="0085628E">
        <w:t>'</w:t>
      </w:r>
      <w:r>
        <w:t>nothing maps to A</w:t>
      </w:r>
      <w:r w:rsidR="0085628E">
        <w:t>'</w:t>
      </w:r>
      <w:r>
        <w:t>; and</w:t>
      </w:r>
    </w:p>
    <w:p w14:paraId="338515FA" w14:textId="5BEB66E8" w:rsidR="00293375" w:rsidRDefault="00B449ED" w:rsidP="006C7C73">
      <w:pPr>
        <w:pStyle w:val="Paragraph"/>
        <w:numPr>
          <w:ilvl w:val="0"/>
          <w:numId w:val="38"/>
        </w:numPr>
        <w:spacing w:after="240"/>
        <w:ind w:left="567" w:hanging="207"/>
      </w:pPr>
      <w:r>
        <w:t xml:space="preserve">Support </w:t>
      </w:r>
      <w:r w:rsidR="003541E6">
        <w:t xml:space="preserve">for </w:t>
      </w:r>
      <w:r>
        <w:t xml:space="preserve">mapping rules </w:t>
      </w:r>
      <w:r w:rsidR="003541E6">
        <w:t>where</w:t>
      </w:r>
      <w:r>
        <w:t xml:space="preserve"> regular expressions </w:t>
      </w:r>
      <w:r w:rsidR="003541E6">
        <w:t>or</w:t>
      </w:r>
      <w:r>
        <w:t xml:space="preserve"> substrings </w:t>
      </w:r>
      <w:r w:rsidR="003541E6">
        <w:t>are used to</w:t>
      </w:r>
      <w:r>
        <w:t xml:space="preserve"> match source Component values. Refer to section </w:t>
      </w:r>
      <w:r w:rsidR="003541E6">
        <w:fldChar w:fldCharType="begin"/>
      </w:r>
      <w:r w:rsidR="003541E6">
        <w:instrText xml:space="preserve"> REF _Ref47019368 \r \h </w:instrText>
      </w:r>
      <w:r w:rsidR="003541E6">
        <w:fldChar w:fldCharType="separate"/>
      </w:r>
      <w:r w:rsidR="00E65ED8">
        <w:t>13.6</w:t>
      </w:r>
      <w:r w:rsidR="003541E6">
        <w:fldChar w:fldCharType="end"/>
      </w:r>
      <w:r w:rsidR="003541E6">
        <w:t xml:space="preserve"> for more on this topic.</w:t>
      </w:r>
    </w:p>
    <w:p w14:paraId="13A8D437" w14:textId="77777777" w:rsidR="00B449ED" w:rsidRDefault="00B449ED" w:rsidP="004F524E">
      <w:pPr>
        <w:pStyle w:val="Heading2"/>
      </w:pPr>
      <w:r>
        <w:t xml:space="preserve"> </w:t>
      </w:r>
      <w:bookmarkStart w:id="2415" w:name="_Ref47019368"/>
      <w:bookmarkStart w:id="2416" w:name="_Toc73460192"/>
      <w:bookmarkStart w:id="2417" w:name="_Toc178073189"/>
      <w:r>
        <w:t>Regular expression and substring</w:t>
      </w:r>
      <w:r w:rsidR="003541E6">
        <w:t xml:space="preserve"> rules</w:t>
      </w:r>
      <w:bookmarkEnd w:id="2415"/>
      <w:bookmarkEnd w:id="2416"/>
      <w:bookmarkEnd w:id="2417"/>
    </w:p>
    <w:p w14:paraId="4EE204E4" w14:textId="0314F78D" w:rsidR="002718FF" w:rsidRDefault="002718FF" w:rsidP="00EE157F">
      <w:pPr>
        <w:pStyle w:val="Paragraph"/>
        <w:spacing w:after="240"/>
      </w:pPr>
      <w:r>
        <w:t xml:space="preserve">It is common for classifications to contain meanings within the identifier, for example the code Id </w:t>
      </w:r>
      <w:r w:rsidR="0085628E">
        <w:t>'</w:t>
      </w:r>
      <w:r>
        <w:t>XULADS</w:t>
      </w:r>
      <w:r w:rsidR="0085628E">
        <w:t>'</w:t>
      </w:r>
      <w:r>
        <w:t xml:space="preserve"> may refer to a particular seasonality because it starts with the letters XU.  </w:t>
      </w:r>
    </w:p>
    <w:p w14:paraId="4FE28089" w14:textId="77777777" w:rsidR="002718FF" w:rsidRDefault="002718FF" w:rsidP="002718FF">
      <w:pPr>
        <w:pStyle w:val="Paragraph"/>
        <w:spacing w:after="240"/>
      </w:pPr>
      <w:r>
        <w:t xml:space="preserve">With SDMX 2.1 each code that starts with XU had to be individually mapped to the same seasonality, and additional mappings added when new Codes were added to the </w:t>
      </w:r>
      <w:proofErr w:type="spellStart"/>
      <w:r>
        <w:t>Codelists</w:t>
      </w:r>
      <w:proofErr w:type="spellEnd"/>
      <w:r>
        <w:t>.  This led to many hundreds or thousands of mappings which can be more efficiently summarised in a single conceptual rule:</w:t>
      </w:r>
    </w:p>
    <w:p w14:paraId="3F69DC37" w14:textId="7315F510" w:rsidR="002718FF" w:rsidRDefault="002718FF" w:rsidP="00886EF1">
      <w:pPr>
        <w:pStyle w:val="Paragraph"/>
        <w:spacing w:after="240"/>
        <w:ind w:firstLine="284"/>
        <w:rPr>
          <w:i/>
          <w:iCs/>
        </w:rPr>
      </w:pPr>
      <w:r w:rsidRPr="00EE157F">
        <w:rPr>
          <w:i/>
          <w:iCs/>
        </w:rPr>
        <w:t xml:space="preserve">If starts with </w:t>
      </w:r>
      <w:r w:rsidR="0085628E">
        <w:rPr>
          <w:i/>
          <w:iCs/>
        </w:rPr>
        <w:t>'</w:t>
      </w:r>
      <w:r w:rsidRPr="00EE157F">
        <w:rPr>
          <w:i/>
          <w:iCs/>
        </w:rPr>
        <w:t>XU</w:t>
      </w:r>
      <w:r w:rsidR="0085628E">
        <w:rPr>
          <w:i/>
          <w:iCs/>
        </w:rPr>
        <w:t>'</w:t>
      </w:r>
      <w:r w:rsidRPr="00EE157F">
        <w:rPr>
          <w:i/>
          <w:iCs/>
        </w:rPr>
        <w:t xml:space="preserve"> map to </w:t>
      </w:r>
      <w:r w:rsidR="0085628E">
        <w:rPr>
          <w:i/>
          <w:iCs/>
        </w:rPr>
        <w:t>'</w:t>
      </w:r>
      <w:r w:rsidRPr="00EE157F">
        <w:rPr>
          <w:i/>
          <w:iCs/>
        </w:rPr>
        <w:t>Y</w:t>
      </w:r>
      <w:r w:rsidR="0085628E">
        <w:rPr>
          <w:i/>
          <w:iCs/>
        </w:rPr>
        <w:t>'</w:t>
      </w:r>
    </w:p>
    <w:p w14:paraId="5B31F8A7" w14:textId="77777777" w:rsidR="00886EF1" w:rsidRDefault="00886EF1" w:rsidP="00886EF1">
      <w:pPr>
        <w:pStyle w:val="Paragraph"/>
        <w:spacing w:after="240"/>
      </w:pPr>
      <w:r>
        <w:lastRenderedPageBreak/>
        <w:t>These rules are described using either regular expressions, or substrings for simpler use cases.</w:t>
      </w:r>
    </w:p>
    <w:p w14:paraId="271D143B" w14:textId="77777777" w:rsidR="00886EF1" w:rsidRDefault="00886EF1">
      <w:pPr>
        <w:pStyle w:val="Heading3"/>
      </w:pPr>
      <w:bookmarkStart w:id="2418" w:name="_Toc73460193"/>
      <w:bookmarkStart w:id="2419" w:name="_Toc178073190"/>
      <w:r>
        <w:t>Regular expressions</w:t>
      </w:r>
      <w:bookmarkEnd w:id="2418"/>
      <w:bookmarkEnd w:id="2419"/>
    </w:p>
    <w:p w14:paraId="219DF50D" w14:textId="77777777" w:rsidR="00574BA2" w:rsidRDefault="00886EF1" w:rsidP="00574BA2">
      <w:pPr>
        <w:pStyle w:val="Paragraph"/>
        <w:spacing w:after="240"/>
      </w:pPr>
      <w:r>
        <w:t xml:space="preserve">Regular expression </w:t>
      </w:r>
      <w:r w:rsidR="00574BA2">
        <w:t xml:space="preserve">mapping rules </w:t>
      </w:r>
      <w:r>
        <w:t>are defined in the Representation Map</w:t>
      </w:r>
      <w:r w:rsidR="00F46CEA">
        <w:t>.</w:t>
      </w:r>
    </w:p>
    <w:p w14:paraId="43CEB07D" w14:textId="77777777" w:rsidR="00F46CEA" w:rsidRDefault="00F46CEA" w:rsidP="00EE157F">
      <w:pPr>
        <w:pStyle w:val="Paragraph"/>
        <w:spacing w:after="240"/>
      </w:pPr>
      <w:r>
        <w:t>Below is an example set of regular expression rules for a particular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4818"/>
        <w:gridCol w:w="2121"/>
      </w:tblGrid>
      <w:tr w:rsidR="00574BA2" w14:paraId="1F1B85F7" w14:textId="77777777" w:rsidTr="008D2591">
        <w:tc>
          <w:tcPr>
            <w:tcW w:w="1384" w:type="dxa"/>
            <w:shd w:val="clear" w:color="auto" w:fill="auto"/>
          </w:tcPr>
          <w:p w14:paraId="6B559129" w14:textId="77777777" w:rsidR="00574BA2" w:rsidRDefault="00574BA2" w:rsidP="008D2591">
            <w:pPr>
              <w:pStyle w:val="Paragraph"/>
              <w:jc w:val="center"/>
            </w:pPr>
            <w:r>
              <w:t>Regex</w:t>
            </w:r>
          </w:p>
        </w:tc>
        <w:tc>
          <w:tcPr>
            <w:tcW w:w="4961" w:type="dxa"/>
            <w:shd w:val="clear" w:color="auto" w:fill="auto"/>
          </w:tcPr>
          <w:p w14:paraId="4CAEC55C" w14:textId="77777777" w:rsidR="00574BA2" w:rsidRDefault="00574BA2" w:rsidP="00F46CEA">
            <w:pPr>
              <w:pStyle w:val="Paragraph"/>
            </w:pPr>
            <w:r>
              <w:t>Description</w:t>
            </w:r>
          </w:p>
        </w:tc>
        <w:tc>
          <w:tcPr>
            <w:tcW w:w="2168" w:type="dxa"/>
            <w:shd w:val="clear" w:color="auto" w:fill="auto"/>
          </w:tcPr>
          <w:p w14:paraId="67D630D0" w14:textId="77777777" w:rsidR="00574BA2" w:rsidRDefault="00574BA2" w:rsidP="00F46CEA">
            <w:pPr>
              <w:pStyle w:val="Paragraph"/>
            </w:pPr>
            <w:r>
              <w:t>Output</w:t>
            </w:r>
          </w:p>
        </w:tc>
      </w:tr>
      <w:tr w:rsidR="00574BA2" w14:paraId="533B4514" w14:textId="77777777" w:rsidTr="008D2591">
        <w:trPr>
          <w:trHeight w:val="283"/>
        </w:trPr>
        <w:tc>
          <w:tcPr>
            <w:tcW w:w="1384" w:type="dxa"/>
            <w:shd w:val="clear" w:color="auto" w:fill="auto"/>
          </w:tcPr>
          <w:p w14:paraId="7DEF0581" w14:textId="77777777" w:rsidR="00574BA2" w:rsidRDefault="00175E9D" w:rsidP="008D2591">
            <w:pPr>
              <w:pStyle w:val="Paragraph"/>
              <w:jc w:val="center"/>
            </w:pPr>
            <w:r>
              <w:t>A</w:t>
            </w:r>
          </w:p>
        </w:tc>
        <w:tc>
          <w:tcPr>
            <w:tcW w:w="4961" w:type="dxa"/>
            <w:shd w:val="clear" w:color="auto" w:fill="auto"/>
          </w:tcPr>
          <w:p w14:paraId="55B32F95" w14:textId="14BCE3A7" w:rsidR="00574BA2" w:rsidRDefault="00175E9D" w:rsidP="00F46CEA">
            <w:pPr>
              <w:pStyle w:val="Paragraph"/>
            </w:pPr>
            <w:r>
              <w:t xml:space="preserve">Rule match if input = </w:t>
            </w:r>
            <w:r w:rsidR="0085628E">
              <w:t>'</w:t>
            </w:r>
            <w:r>
              <w:t>A</w:t>
            </w:r>
            <w:r w:rsidR="0085628E">
              <w:t>'</w:t>
            </w:r>
          </w:p>
        </w:tc>
        <w:tc>
          <w:tcPr>
            <w:tcW w:w="2168" w:type="dxa"/>
            <w:shd w:val="clear" w:color="auto" w:fill="auto"/>
          </w:tcPr>
          <w:p w14:paraId="56353B92" w14:textId="77777777" w:rsidR="00574BA2" w:rsidRDefault="00175E9D" w:rsidP="00F46CEA">
            <w:pPr>
              <w:pStyle w:val="Paragraph"/>
            </w:pPr>
            <w:r>
              <w:t>OUT_A</w:t>
            </w:r>
          </w:p>
        </w:tc>
      </w:tr>
      <w:tr w:rsidR="00175E9D" w14:paraId="0C2C6957" w14:textId="77777777" w:rsidTr="008D2591">
        <w:tc>
          <w:tcPr>
            <w:tcW w:w="1384" w:type="dxa"/>
            <w:shd w:val="clear" w:color="auto" w:fill="auto"/>
          </w:tcPr>
          <w:p w14:paraId="23D5DF78" w14:textId="77777777" w:rsidR="00175E9D" w:rsidRDefault="00175E9D" w:rsidP="008D2591">
            <w:pPr>
              <w:pStyle w:val="Paragraph"/>
              <w:jc w:val="center"/>
            </w:pPr>
            <w:r>
              <w:t>^[A-G]</w:t>
            </w:r>
          </w:p>
        </w:tc>
        <w:tc>
          <w:tcPr>
            <w:tcW w:w="4961" w:type="dxa"/>
            <w:shd w:val="clear" w:color="auto" w:fill="auto"/>
          </w:tcPr>
          <w:p w14:paraId="5EEAB1D8" w14:textId="77777777" w:rsidR="00175E9D" w:rsidRDefault="00175E9D" w:rsidP="00F46CEA">
            <w:pPr>
              <w:pStyle w:val="Paragraph"/>
            </w:pPr>
            <w:r>
              <w:t>Rule match if the input starts with letters A to G</w:t>
            </w:r>
          </w:p>
        </w:tc>
        <w:tc>
          <w:tcPr>
            <w:tcW w:w="2168" w:type="dxa"/>
            <w:shd w:val="clear" w:color="auto" w:fill="auto"/>
          </w:tcPr>
          <w:p w14:paraId="6CB58E99" w14:textId="77777777" w:rsidR="00175E9D" w:rsidRDefault="00175E9D" w:rsidP="00F46CEA">
            <w:pPr>
              <w:pStyle w:val="Paragraph"/>
            </w:pPr>
            <w:r>
              <w:t>OUT_B</w:t>
            </w:r>
          </w:p>
        </w:tc>
      </w:tr>
      <w:tr w:rsidR="00175E9D" w14:paraId="12216C06" w14:textId="77777777" w:rsidTr="008D2591">
        <w:trPr>
          <w:trHeight w:val="283"/>
        </w:trPr>
        <w:tc>
          <w:tcPr>
            <w:tcW w:w="1384" w:type="dxa"/>
            <w:shd w:val="clear" w:color="auto" w:fill="auto"/>
          </w:tcPr>
          <w:p w14:paraId="1ED1D57F" w14:textId="77777777" w:rsidR="00175E9D" w:rsidRDefault="00175E9D" w:rsidP="008D2591">
            <w:pPr>
              <w:pStyle w:val="Paragraph"/>
              <w:jc w:val="center"/>
            </w:pPr>
            <w:r>
              <w:t>A|B</w:t>
            </w:r>
          </w:p>
        </w:tc>
        <w:tc>
          <w:tcPr>
            <w:tcW w:w="4961" w:type="dxa"/>
            <w:shd w:val="clear" w:color="auto" w:fill="auto"/>
          </w:tcPr>
          <w:p w14:paraId="72F82706" w14:textId="0E8AECCF" w:rsidR="00175E9D" w:rsidRDefault="00175E9D" w:rsidP="00F46CEA">
            <w:pPr>
              <w:pStyle w:val="Paragraph"/>
            </w:pPr>
            <w:r>
              <w:t xml:space="preserve">Rule match if input is either </w:t>
            </w:r>
            <w:r w:rsidR="0085628E">
              <w:t>'</w:t>
            </w:r>
            <w:r>
              <w:t>A</w:t>
            </w:r>
            <w:r w:rsidR="0085628E">
              <w:t>'</w:t>
            </w:r>
            <w:r>
              <w:t xml:space="preserve"> or </w:t>
            </w:r>
            <w:r w:rsidR="0085628E">
              <w:t>'</w:t>
            </w:r>
            <w:r>
              <w:t>B</w:t>
            </w:r>
            <w:r w:rsidR="0085628E">
              <w:t>'</w:t>
            </w:r>
          </w:p>
        </w:tc>
        <w:tc>
          <w:tcPr>
            <w:tcW w:w="2168" w:type="dxa"/>
            <w:shd w:val="clear" w:color="auto" w:fill="auto"/>
          </w:tcPr>
          <w:p w14:paraId="34FE12BB" w14:textId="77777777" w:rsidR="00175E9D" w:rsidRDefault="00175E9D" w:rsidP="00F46CEA">
            <w:pPr>
              <w:pStyle w:val="Paragraph"/>
            </w:pPr>
            <w:r>
              <w:t>OUT_C</w:t>
            </w:r>
          </w:p>
        </w:tc>
      </w:tr>
    </w:tbl>
    <w:p w14:paraId="2739DEB9" w14:textId="77777777" w:rsidR="00F46CEA" w:rsidRDefault="00F46CEA" w:rsidP="00886EF1">
      <w:pPr>
        <w:pStyle w:val="Paragraph"/>
      </w:pPr>
    </w:p>
    <w:p w14:paraId="7222300D" w14:textId="77777777" w:rsidR="00886EF1" w:rsidRDefault="00F46CEA" w:rsidP="00EE157F">
      <w:pPr>
        <w:pStyle w:val="Paragraph"/>
        <w:spacing w:after="240"/>
      </w:pPr>
      <w:r>
        <w:t>Like all mapping rules, the output is either a Code, a Value or free text depending on the representation of the Component in the target Data Structure Definition.</w:t>
      </w:r>
    </w:p>
    <w:p w14:paraId="249A628D" w14:textId="77777777" w:rsidR="008D24C3" w:rsidRDefault="008D24C3" w:rsidP="00EE157F">
      <w:pPr>
        <w:pStyle w:val="Paragraph"/>
        <w:spacing w:after="240"/>
      </w:pPr>
      <w:r>
        <w:t>If the regular expression contains capture groups, these can be used in the definition of the output value, by specifying \</w:t>
      </w:r>
      <w:r w:rsidRPr="00EE157F">
        <w:rPr>
          <w:b/>
          <w:i/>
        </w:rPr>
        <w:t>n</w:t>
      </w:r>
      <w:r>
        <w:rPr>
          <w:i/>
        </w:rPr>
        <w:t xml:space="preserve"> </w:t>
      </w:r>
      <w:r w:rsidRPr="00EE157F">
        <w:t xml:space="preserve">as </w:t>
      </w:r>
      <w:r>
        <w:t xml:space="preserve">an output value where </w:t>
      </w:r>
      <w:r w:rsidRPr="00EE157F">
        <w:rPr>
          <w:b/>
          <w:i/>
        </w:rPr>
        <w:t>n</w:t>
      </w:r>
      <w:r>
        <w:t xml:space="preserve"> is the number of the capture group starting from 1.  For </w:t>
      </w:r>
      <w:proofErr w:type="gramStart"/>
      <w:r>
        <w:t>example</w:t>
      </w:r>
      <w:proofErr w:type="gramEnd"/>
    </w:p>
    <w:p w14:paraId="51C39091" w14:textId="77777777" w:rsidR="008D24C3" w:rsidRDefault="008D24C3" w:rsidP="00EE157F">
      <w:pPr>
        <w:pStyle w:val="Paragraph"/>
        <w:spacing w:after="24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2065"/>
        <w:gridCol w:w="2077"/>
        <w:gridCol w:w="2077"/>
      </w:tblGrid>
      <w:tr w:rsidR="008D24C3" w14:paraId="19CD066F" w14:textId="77777777" w:rsidTr="007B1D46">
        <w:trPr>
          <w:trHeight w:val="335"/>
        </w:trPr>
        <w:tc>
          <w:tcPr>
            <w:tcW w:w="2132" w:type="dxa"/>
            <w:shd w:val="clear" w:color="auto" w:fill="auto"/>
          </w:tcPr>
          <w:p w14:paraId="568DE03E" w14:textId="77777777" w:rsidR="008D24C3" w:rsidRDefault="008D24C3" w:rsidP="007B1D46">
            <w:pPr>
              <w:pStyle w:val="Paragraph"/>
              <w:spacing w:after="240"/>
            </w:pPr>
            <w:r>
              <w:t>Regex</w:t>
            </w:r>
          </w:p>
        </w:tc>
        <w:tc>
          <w:tcPr>
            <w:tcW w:w="2132" w:type="dxa"/>
            <w:shd w:val="clear" w:color="auto" w:fill="auto"/>
          </w:tcPr>
          <w:p w14:paraId="1BE09500" w14:textId="77777777" w:rsidR="008D24C3" w:rsidRDefault="008D24C3" w:rsidP="007B1D46">
            <w:pPr>
              <w:pStyle w:val="Paragraph"/>
              <w:spacing w:after="240"/>
            </w:pPr>
            <w:r>
              <w:t>Target output</w:t>
            </w:r>
          </w:p>
        </w:tc>
        <w:tc>
          <w:tcPr>
            <w:tcW w:w="2132" w:type="dxa"/>
            <w:shd w:val="clear" w:color="auto" w:fill="auto"/>
          </w:tcPr>
          <w:p w14:paraId="11C0D8C0" w14:textId="77777777" w:rsidR="008D24C3" w:rsidRDefault="008D24C3" w:rsidP="007B1D46">
            <w:pPr>
              <w:pStyle w:val="Paragraph"/>
              <w:spacing w:after="240"/>
            </w:pPr>
            <w:r>
              <w:t>Example Input</w:t>
            </w:r>
          </w:p>
        </w:tc>
        <w:tc>
          <w:tcPr>
            <w:tcW w:w="2132" w:type="dxa"/>
            <w:shd w:val="clear" w:color="auto" w:fill="auto"/>
          </w:tcPr>
          <w:p w14:paraId="2E47F69F" w14:textId="77777777" w:rsidR="008D24C3" w:rsidRDefault="008D24C3" w:rsidP="007B1D46">
            <w:pPr>
              <w:pStyle w:val="Paragraph"/>
              <w:spacing w:after="240"/>
            </w:pPr>
            <w:r>
              <w:t>Example Output</w:t>
            </w:r>
          </w:p>
        </w:tc>
      </w:tr>
      <w:tr w:rsidR="008D24C3" w14:paraId="4DD0C22E" w14:textId="77777777" w:rsidTr="007B1D46">
        <w:tc>
          <w:tcPr>
            <w:tcW w:w="2132" w:type="dxa"/>
            <w:shd w:val="clear" w:color="auto" w:fill="auto"/>
          </w:tcPr>
          <w:p w14:paraId="697C8D8A" w14:textId="77777777" w:rsidR="008D24C3" w:rsidRDefault="008D24C3" w:rsidP="007B1D46">
            <w:pPr>
              <w:pStyle w:val="Paragraph"/>
              <w:spacing w:after="240"/>
            </w:pPr>
            <w:r w:rsidRPr="007B1D46">
              <w:rPr>
                <w:rFonts w:ascii="Consolas" w:hAnsi="Consolas" w:cs="Consolas"/>
                <w:color w:val="000000"/>
                <w:sz w:val="20"/>
                <w:highlight w:val="white"/>
                <w:lang w:eastAsia="en-GB"/>
              </w:rPr>
              <w:t>([0-9]{4</w:t>
            </w:r>
            <w:proofErr w:type="gramStart"/>
            <w:r w:rsidRPr="007B1D46">
              <w:rPr>
                <w:rFonts w:ascii="Consolas" w:hAnsi="Consolas" w:cs="Consolas"/>
                <w:color w:val="000000"/>
                <w:sz w:val="20"/>
                <w:highlight w:val="white"/>
                <w:lang w:eastAsia="en-GB"/>
              </w:rPr>
              <w:t>})[</w:t>
            </w:r>
            <w:proofErr w:type="gramEnd"/>
            <w:r w:rsidRPr="007B1D46">
              <w:rPr>
                <w:rFonts w:ascii="Consolas" w:hAnsi="Consolas" w:cs="Consolas"/>
                <w:color w:val="000000"/>
                <w:sz w:val="20"/>
                <w:highlight w:val="white"/>
                <w:lang w:eastAsia="en-GB"/>
              </w:rPr>
              <w:t>0-9]([0-9]{1})</w:t>
            </w:r>
          </w:p>
        </w:tc>
        <w:tc>
          <w:tcPr>
            <w:tcW w:w="2132" w:type="dxa"/>
            <w:shd w:val="clear" w:color="auto" w:fill="auto"/>
          </w:tcPr>
          <w:p w14:paraId="6A4ED054" w14:textId="77777777" w:rsidR="008D24C3" w:rsidRDefault="008D24C3" w:rsidP="007B1D46">
            <w:pPr>
              <w:pStyle w:val="Paragraph"/>
              <w:spacing w:after="240"/>
            </w:pPr>
            <w:r w:rsidRPr="007B1D46">
              <w:rPr>
                <w:rFonts w:ascii="Consolas" w:hAnsi="Consolas" w:cs="Consolas"/>
                <w:color w:val="000000"/>
                <w:sz w:val="20"/>
                <w:highlight w:val="white"/>
                <w:lang w:eastAsia="en-GB"/>
              </w:rPr>
              <w:t>\1-Q\2</w:t>
            </w:r>
          </w:p>
        </w:tc>
        <w:tc>
          <w:tcPr>
            <w:tcW w:w="2132" w:type="dxa"/>
            <w:shd w:val="clear" w:color="auto" w:fill="auto"/>
          </w:tcPr>
          <w:p w14:paraId="6C9B279D" w14:textId="77777777" w:rsidR="008D24C3" w:rsidRDefault="008D24C3" w:rsidP="007B1D46">
            <w:pPr>
              <w:pStyle w:val="Paragraph"/>
              <w:spacing w:after="240"/>
            </w:pPr>
            <w:r>
              <w:t>200933</w:t>
            </w:r>
          </w:p>
        </w:tc>
        <w:tc>
          <w:tcPr>
            <w:tcW w:w="2132" w:type="dxa"/>
            <w:shd w:val="clear" w:color="auto" w:fill="auto"/>
          </w:tcPr>
          <w:p w14:paraId="174BB0F7" w14:textId="77777777" w:rsidR="008D24C3" w:rsidRDefault="008D24C3" w:rsidP="007B1D46">
            <w:pPr>
              <w:pStyle w:val="Paragraph"/>
              <w:spacing w:after="240"/>
            </w:pPr>
            <w:r>
              <w:t>2009-Q3</w:t>
            </w:r>
          </w:p>
        </w:tc>
      </w:tr>
    </w:tbl>
    <w:p w14:paraId="5CB63F5E" w14:textId="77777777" w:rsidR="008D24C3" w:rsidRDefault="008D24C3" w:rsidP="00EE157F">
      <w:pPr>
        <w:pStyle w:val="Paragraph"/>
        <w:spacing w:after="240"/>
      </w:pPr>
    </w:p>
    <w:p w14:paraId="56A9DF20" w14:textId="77777777" w:rsidR="00F46CEA" w:rsidRDefault="00DF6DB6" w:rsidP="00EE157F">
      <w:pPr>
        <w:pStyle w:val="Paragraph"/>
        <w:spacing w:after="240"/>
      </w:pPr>
      <w:r>
        <w:t>As regular expression rules can be used as a general catch-all if nothing else matches, the ordering of the rules is important. Rules should be tested starting with the highest priority, moving down the list until a match is found.</w:t>
      </w:r>
    </w:p>
    <w:p w14:paraId="4DE1B0A1" w14:textId="77777777" w:rsidR="00DF6DB6" w:rsidRDefault="00DF6DB6" w:rsidP="00EE157F">
      <w:pPr>
        <w:pStyle w:val="Paragraph"/>
        <w:spacing w:after="240"/>
      </w:pPr>
      <w:r>
        <w:t>The following example shows this: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1252"/>
        <w:gridCol w:w="4054"/>
        <w:gridCol w:w="1868"/>
      </w:tblGrid>
      <w:tr w:rsidR="00DF6DB6" w14:paraId="3A68CBFA" w14:textId="77777777" w:rsidTr="008D2591">
        <w:tc>
          <w:tcPr>
            <w:tcW w:w="1140" w:type="dxa"/>
            <w:shd w:val="clear" w:color="auto" w:fill="auto"/>
          </w:tcPr>
          <w:p w14:paraId="664200CE" w14:textId="77777777" w:rsidR="00DF6DB6" w:rsidRDefault="00DF6DB6" w:rsidP="008D2591">
            <w:pPr>
              <w:pStyle w:val="Paragraph"/>
              <w:jc w:val="center"/>
            </w:pPr>
            <w:r>
              <w:t>Priority</w:t>
            </w:r>
          </w:p>
        </w:tc>
        <w:tc>
          <w:tcPr>
            <w:tcW w:w="1273" w:type="dxa"/>
            <w:shd w:val="clear" w:color="auto" w:fill="auto"/>
          </w:tcPr>
          <w:p w14:paraId="0D25C365" w14:textId="77777777" w:rsidR="00DF6DB6" w:rsidRDefault="00DF6DB6" w:rsidP="008D2591">
            <w:pPr>
              <w:pStyle w:val="Paragraph"/>
              <w:jc w:val="center"/>
            </w:pPr>
            <w:r>
              <w:t>Regex</w:t>
            </w:r>
          </w:p>
        </w:tc>
        <w:tc>
          <w:tcPr>
            <w:tcW w:w="4199" w:type="dxa"/>
            <w:shd w:val="clear" w:color="auto" w:fill="auto"/>
          </w:tcPr>
          <w:p w14:paraId="7CC5A406" w14:textId="77777777" w:rsidR="00DF6DB6" w:rsidRDefault="00DF6DB6" w:rsidP="007F3402">
            <w:pPr>
              <w:pStyle w:val="Paragraph"/>
            </w:pPr>
            <w:r>
              <w:t>Description</w:t>
            </w:r>
          </w:p>
        </w:tc>
        <w:tc>
          <w:tcPr>
            <w:tcW w:w="1916" w:type="dxa"/>
            <w:shd w:val="clear" w:color="auto" w:fill="auto"/>
          </w:tcPr>
          <w:p w14:paraId="45326C12" w14:textId="77777777" w:rsidR="00DF6DB6" w:rsidRDefault="00DF6DB6" w:rsidP="007F3402">
            <w:pPr>
              <w:pStyle w:val="Paragraph"/>
            </w:pPr>
            <w:r>
              <w:t>Output</w:t>
            </w:r>
          </w:p>
        </w:tc>
      </w:tr>
      <w:tr w:rsidR="00DF6DB6" w14:paraId="499F3E50" w14:textId="77777777" w:rsidTr="008D2591">
        <w:trPr>
          <w:trHeight w:val="283"/>
        </w:trPr>
        <w:tc>
          <w:tcPr>
            <w:tcW w:w="1140" w:type="dxa"/>
            <w:shd w:val="clear" w:color="auto" w:fill="auto"/>
          </w:tcPr>
          <w:p w14:paraId="6165FCB3" w14:textId="77777777" w:rsidR="00DF6DB6" w:rsidRDefault="00DF6DB6" w:rsidP="008D2591">
            <w:pPr>
              <w:pStyle w:val="Paragraph"/>
              <w:jc w:val="center"/>
            </w:pPr>
            <w:r>
              <w:t>1</w:t>
            </w:r>
          </w:p>
        </w:tc>
        <w:tc>
          <w:tcPr>
            <w:tcW w:w="1273" w:type="dxa"/>
            <w:shd w:val="clear" w:color="auto" w:fill="auto"/>
          </w:tcPr>
          <w:p w14:paraId="209C58CA" w14:textId="77777777" w:rsidR="00DF6DB6" w:rsidRDefault="00DF6DB6" w:rsidP="008D2591">
            <w:pPr>
              <w:pStyle w:val="Paragraph"/>
              <w:jc w:val="center"/>
            </w:pPr>
            <w:r>
              <w:t>A</w:t>
            </w:r>
          </w:p>
        </w:tc>
        <w:tc>
          <w:tcPr>
            <w:tcW w:w="4199" w:type="dxa"/>
            <w:shd w:val="clear" w:color="auto" w:fill="auto"/>
          </w:tcPr>
          <w:p w14:paraId="2906F73B" w14:textId="09EC5CE4" w:rsidR="00DF6DB6" w:rsidRDefault="00DF6DB6" w:rsidP="007F3402">
            <w:pPr>
              <w:pStyle w:val="Paragraph"/>
            </w:pPr>
            <w:r>
              <w:t xml:space="preserve">Rule match if input = </w:t>
            </w:r>
            <w:r w:rsidR="0085628E">
              <w:t>'</w:t>
            </w:r>
            <w:r>
              <w:t>A</w:t>
            </w:r>
            <w:r w:rsidR="0085628E">
              <w:t>'</w:t>
            </w:r>
          </w:p>
        </w:tc>
        <w:tc>
          <w:tcPr>
            <w:tcW w:w="1916" w:type="dxa"/>
            <w:shd w:val="clear" w:color="auto" w:fill="auto"/>
          </w:tcPr>
          <w:p w14:paraId="0B474E9B" w14:textId="77777777" w:rsidR="00DF6DB6" w:rsidRDefault="00DF6DB6" w:rsidP="007F3402">
            <w:pPr>
              <w:pStyle w:val="Paragraph"/>
            </w:pPr>
            <w:r>
              <w:t>OUT_A</w:t>
            </w:r>
          </w:p>
        </w:tc>
      </w:tr>
      <w:tr w:rsidR="00DF6DB6" w14:paraId="720A3DEA" w14:textId="77777777" w:rsidTr="008D2591">
        <w:tc>
          <w:tcPr>
            <w:tcW w:w="1140" w:type="dxa"/>
            <w:shd w:val="clear" w:color="auto" w:fill="auto"/>
          </w:tcPr>
          <w:p w14:paraId="7D267121" w14:textId="77777777" w:rsidR="00DF6DB6" w:rsidRDefault="00DF6DB6" w:rsidP="008D2591">
            <w:pPr>
              <w:pStyle w:val="Paragraph"/>
              <w:jc w:val="center"/>
            </w:pPr>
            <w:r>
              <w:t>2</w:t>
            </w:r>
          </w:p>
        </w:tc>
        <w:tc>
          <w:tcPr>
            <w:tcW w:w="1273" w:type="dxa"/>
            <w:shd w:val="clear" w:color="auto" w:fill="auto"/>
          </w:tcPr>
          <w:p w14:paraId="46CEF8AC" w14:textId="77777777" w:rsidR="00DF6DB6" w:rsidRDefault="00DF6DB6" w:rsidP="008D2591">
            <w:pPr>
              <w:pStyle w:val="Paragraph"/>
              <w:jc w:val="center"/>
            </w:pPr>
            <w:r>
              <w:t>B</w:t>
            </w:r>
          </w:p>
        </w:tc>
        <w:tc>
          <w:tcPr>
            <w:tcW w:w="4199" w:type="dxa"/>
            <w:shd w:val="clear" w:color="auto" w:fill="auto"/>
          </w:tcPr>
          <w:p w14:paraId="0D26B7BA" w14:textId="5D03ECFA" w:rsidR="00DF6DB6" w:rsidRDefault="00DF6DB6" w:rsidP="007F3402">
            <w:pPr>
              <w:pStyle w:val="Paragraph"/>
            </w:pPr>
            <w:r>
              <w:t xml:space="preserve">Rule match if input = </w:t>
            </w:r>
            <w:r w:rsidR="0085628E">
              <w:t>'</w:t>
            </w:r>
            <w:r>
              <w:t>B</w:t>
            </w:r>
            <w:r w:rsidR="0085628E">
              <w:t>'</w:t>
            </w:r>
          </w:p>
        </w:tc>
        <w:tc>
          <w:tcPr>
            <w:tcW w:w="1916" w:type="dxa"/>
            <w:shd w:val="clear" w:color="auto" w:fill="auto"/>
          </w:tcPr>
          <w:p w14:paraId="21631ADC" w14:textId="77777777" w:rsidR="00DF6DB6" w:rsidRDefault="00DF6DB6" w:rsidP="007F3402">
            <w:pPr>
              <w:pStyle w:val="Paragraph"/>
            </w:pPr>
            <w:r>
              <w:t>OUT_B</w:t>
            </w:r>
          </w:p>
        </w:tc>
      </w:tr>
      <w:tr w:rsidR="00DF6DB6" w14:paraId="7D0181D4" w14:textId="77777777" w:rsidTr="008D2591">
        <w:trPr>
          <w:trHeight w:val="283"/>
        </w:trPr>
        <w:tc>
          <w:tcPr>
            <w:tcW w:w="1140" w:type="dxa"/>
            <w:shd w:val="clear" w:color="auto" w:fill="auto"/>
          </w:tcPr>
          <w:p w14:paraId="0DF62B9A" w14:textId="77777777" w:rsidR="00DF6DB6" w:rsidRDefault="00DF6DB6" w:rsidP="008D2591">
            <w:pPr>
              <w:pStyle w:val="Paragraph"/>
              <w:jc w:val="center"/>
            </w:pPr>
            <w:r>
              <w:t>3</w:t>
            </w:r>
          </w:p>
        </w:tc>
        <w:tc>
          <w:tcPr>
            <w:tcW w:w="1273" w:type="dxa"/>
            <w:shd w:val="clear" w:color="auto" w:fill="auto"/>
          </w:tcPr>
          <w:p w14:paraId="37F37482" w14:textId="77777777" w:rsidR="00DF6DB6" w:rsidRDefault="00DF6DB6" w:rsidP="008D2591">
            <w:pPr>
              <w:pStyle w:val="Paragraph"/>
              <w:jc w:val="center"/>
            </w:pPr>
            <w:r>
              <w:t>[A-Z]</w:t>
            </w:r>
          </w:p>
        </w:tc>
        <w:tc>
          <w:tcPr>
            <w:tcW w:w="4199" w:type="dxa"/>
            <w:shd w:val="clear" w:color="auto" w:fill="auto"/>
          </w:tcPr>
          <w:p w14:paraId="11C97699" w14:textId="77777777" w:rsidR="00DF6DB6" w:rsidRDefault="00DF6DB6" w:rsidP="007F3402">
            <w:pPr>
              <w:pStyle w:val="Paragraph"/>
            </w:pPr>
            <w:r>
              <w:t>Any character A-Z</w:t>
            </w:r>
          </w:p>
        </w:tc>
        <w:tc>
          <w:tcPr>
            <w:tcW w:w="1916" w:type="dxa"/>
            <w:shd w:val="clear" w:color="auto" w:fill="auto"/>
          </w:tcPr>
          <w:p w14:paraId="78D7771D" w14:textId="77777777" w:rsidR="00DF6DB6" w:rsidRDefault="00DF6DB6" w:rsidP="007F3402">
            <w:pPr>
              <w:pStyle w:val="Paragraph"/>
            </w:pPr>
            <w:r>
              <w:t>OUT_C</w:t>
            </w:r>
          </w:p>
        </w:tc>
      </w:tr>
    </w:tbl>
    <w:p w14:paraId="3DDE8A3E" w14:textId="77777777" w:rsidR="007F3402" w:rsidRDefault="007F3402" w:rsidP="00625467">
      <w:pPr>
        <w:pStyle w:val="Paragraph"/>
        <w:spacing w:after="240"/>
      </w:pPr>
    </w:p>
    <w:p w14:paraId="1D6A397A" w14:textId="77412E2F" w:rsidR="00DF6DB6" w:rsidRDefault="00DF6DB6" w:rsidP="00EE157F">
      <w:pPr>
        <w:pStyle w:val="Paragraph"/>
        <w:spacing w:after="240"/>
      </w:pPr>
      <w:r>
        <w:t xml:space="preserve">The input </w:t>
      </w:r>
      <w:r w:rsidR="0085628E">
        <w:t>'</w:t>
      </w:r>
      <w:r>
        <w:t>A</w:t>
      </w:r>
      <w:r w:rsidR="0085628E">
        <w:t>'</w:t>
      </w:r>
      <w:r>
        <w:t xml:space="preserve"> matches both the first and the last rule, but the first takes precedence having the higher priority. The output is OUT_A.</w:t>
      </w:r>
    </w:p>
    <w:p w14:paraId="0F2BC5B4" w14:textId="7A254094" w:rsidR="00DF6DB6" w:rsidRDefault="00625467" w:rsidP="00625467">
      <w:pPr>
        <w:pStyle w:val="Paragraph"/>
        <w:spacing w:after="240"/>
      </w:pPr>
      <w:r>
        <w:t xml:space="preserve">The input </w:t>
      </w:r>
      <w:r w:rsidR="0085628E">
        <w:t>'</w:t>
      </w:r>
      <w:r>
        <w:t>G</w:t>
      </w:r>
      <w:r w:rsidR="0085628E">
        <w:t>'</w:t>
      </w:r>
      <w:r>
        <w:t xml:space="preserve"> matches on the last rule which is used as a catch-all or default in this example.</w:t>
      </w:r>
    </w:p>
    <w:p w14:paraId="1D4C4FB4" w14:textId="77777777" w:rsidR="00625467" w:rsidRDefault="00625467">
      <w:pPr>
        <w:pStyle w:val="Heading3"/>
      </w:pPr>
      <w:bookmarkStart w:id="2420" w:name="_Toc73460194"/>
      <w:bookmarkStart w:id="2421" w:name="_Toc178073191"/>
      <w:r>
        <w:t>Substrings</w:t>
      </w:r>
      <w:bookmarkEnd w:id="2420"/>
      <w:bookmarkEnd w:id="2421"/>
    </w:p>
    <w:p w14:paraId="139A608B" w14:textId="77777777" w:rsidR="00625467" w:rsidRDefault="00625467" w:rsidP="00EE157F">
      <w:pPr>
        <w:pStyle w:val="Paragraph"/>
        <w:spacing w:after="240"/>
      </w:pPr>
      <w:r>
        <w:t>Substrings provide an alternative to regular expressions where the required section of an input value can be described using the number of the starting character, and the length of the substring in characters.</w:t>
      </w:r>
      <w:r w:rsidR="004B4718">
        <w:t xml:space="preserve"> The first character is at position 1.</w:t>
      </w:r>
    </w:p>
    <w:p w14:paraId="24767829" w14:textId="77777777" w:rsidR="00625467" w:rsidRDefault="00F04268" w:rsidP="00625467">
      <w:pPr>
        <w:pStyle w:val="Paragraph"/>
        <w:spacing w:after="240"/>
      </w:pPr>
      <w:r>
        <w:lastRenderedPageBreak/>
        <w:t>For instance: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9"/>
        <w:gridCol w:w="1835"/>
        <w:gridCol w:w="2126"/>
        <w:gridCol w:w="1559"/>
      </w:tblGrid>
      <w:tr w:rsidR="00F04268" w14:paraId="7C21F034" w14:textId="77777777" w:rsidTr="008D2591">
        <w:tc>
          <w:tcPr>
            <w:tcW w:w="1959" w:type="dxa"/>
            <w:shd w:val="clear" w:color="auto" w:fill="auto"/>
          </w:tcPr>
          <w:p w14:paraId="6FEC7131" w14:textId="77777777" w:rsidR="00F04268" w:rsidRDefault="00F04268" w:rsidP="008D2591">
            <w:pPr>
              <w:pStyle w:val="Paragraph"/>
              <w:jc w:val="center"/>
            </w:pPr>
            <w:r>
              <w:t>Input String</w:t>
            </w:r>
          </w:p>
        </w:tc>
        <w:tc>
          <w:tcPr>
            <w:tcW w:w="1835" w:type="dxa"/>
            <w:shd w:val="clear" w:color="auto" w:fill="auto"/>
          </w:tcPr>
          <w:p w14:paraId="5CBF5CC2" w14:textId="77777777" w:rsidR="00F04268" w:rsidRDefault="00F04268" w:rsidP="008D2591">
            <w:pPr>
              <w:pStyle w:val="Paragraph"/>
              <w:jc w:val="center"/>
            </w:pPr>
            <w:r>
              <w:t>Start</w:t>
            </w:r>
          </w:p>
        </w:tc>
        <w:tc>
          <w:tcPr>
            <w:tcW w:w="2126" w:type="dxa"/>
            <w:shd w:val="clear" w:color="auto" w:fill="auto"/>
          </w:tcPr>
          <w:p w14:paraId="34567756" w14:textId="77777777" w:rsidR="00F04268" w:rsidRDefault="00F04268" w:rsidP="008D2591">
            <w:pPr>
              <w:pStyle w:val="Paragraph"/>
              <w:jc w:val="center"/>
            </w:pPr>
            <w:r>
              <w:t>Length</w:t>
            </w:r>
          </w:p>
        </w:tc>
        <w:tc>
          <w:tcPr>
            <w:tcW w:w="1559" w:type="dxa"/>
            <w:shd w:val="clear" w:color="auto" w:fill="auto"/>
          </w:tcPr>
          <w:p w14:paraId="742CF78E" w14:textId="77777777" w:rsidR="00F04268" w:rsidRDefault="00F04268" w:rsidP="008D2591">
            <w:pPr>
              <w:pStyle w:val="Paragraph"/>
              <w:jc w:val="center"/>
            </w:pPr>
            <w:r>
              <w:t>Output</w:t>
            </w:r>
          </w:p>
        </w:tc>
      </w:tr>
      <w:tr w:rsidR="00F04268" w14:paraId="590D38C9" w14:textId="77777777" w:rsidTr="008D2591">
        <w:trPr>
          <w:trHeight w:val="283"/>
        </w:trPr>
        <w:tc>
          <w:tcPr>
            <w:tcW w:w="1959" w:type="dxa"/>
            <w:shd w:val="clear" w:color="auto" w:fill="auto"/>
          </w:tcPr>
          <w:p w14:paraId="3D08F134" w14:textId="77777777" w:rsidR="00F04268" w:rsidRDefault="00F04268" w:rsidP="008D2591">
            <w:pPr>
              <w:pStyle w:val="Paragraph"/>
              <w:jc w:val="center"/>
            </w:pPr>
            <w:r>
              <w:t>ABC</w:t>
            </w:r>
            <w:r w:rsidR="004B4718">
              <w:t>_DEF_XYZ</w:t>
            </w:r>
          </w:p>
        </w:tc>
        <w:tc>
          <w:tcPr>
            <w:tcW w:w="1835" w:type="dxa"/>
            <w:shd w:val="clear" w:color="auto" w:fill="auto"/>
          </w:tcPr>
          <w:p w14:paraId="1B1A2A8A" w14:textId="77777777" w:rsidR="00F04268" w:rsidRDefault="004B4718" w:rsidP="008D2591">
            <w:pPr>
              <w:pStyle w:val="Paragraph"/>
              <w:jc w:val="center"/>
            </w:pPr>
            <w:r>
              <w:t>5</w:t>
            </w:r>
          </w:p>
        </w:tc>
        <w:tc>
          <w:tcPr>
            <w:tcW w:w="2126" w:type="dxa"/>
            <w:shd w:val="clear" w:color="auto" w:fill="auto"/>
          </w:tcPr>
          <w:p w14:paraId="55DEB105" w14:textId="77777777" w:rsidR="00F04268" w:rsidRDefault="004B4718" w:rsidP="008D2591">
            <w:pPr>
              <w:pStyle w:val="Paragraph"/>
              <w:jc w:val="center"/>
            </w:pPr>
            <w:r>
              <w:t>3</w:t>
            </w:r>
          </w:p>
        </w:tc>
        <w:tc>
          <w:tcPr>
            <w:tcW w:w="1559" w:type="dxa"/>
            <w:shd w:val="clear" w:color="auto" w:fill="auto"/>
          </w:tcPr>
          <w:p w14:paraId="5B39F231" w14:textId="77777777" w:rsidR="00F04268" w:rsidRDefault="004B4718" w:rsidP="008D2591">
            <w:pPr>
              <w:pStyle w:val="Paragraph"/>
              <w:jc w:val="center"/>
            </w:pPr>
            <w:r>
              <w:t>DEF</w:t>
            </w:r>
          </w:p>
        </w:tc>
      </w:tr>
      <w:tr w:rsidR="004B4718" w14:paraId="3C337A38" w14:textId="77777777" w:rsidTr="008D2591">
        <w:trPr>
          <w:trHeight w:val="283"/>
        </w:trPr>
        <w:tc>
          <w:tcPr>
            <w:tcW w:w="1959" w:type="dxa"/>
            <w:shd w:val="clear" w:color="auto" w:fill="auto"/>
          </w:tcPr>
          <w:p w14:paraId="6B4861F1" w14:textId="77777777" w:rsidR="004B4718" w:rsidRDefault="004B4718" w:rsidP="008D2591">
            <w:pPr>
              <w:pStyle w:val="Paragraph"/>
              <w:jc w:val="center"/>
            </w:pPr>
            <w:r>
              <w:t>XULADS</w:t>
            </w:r>
          </w:p>
        </w:tc>
        <w:tc>
          <w:tcPr>
            <w:tcW w:w="1835" w:type="dxa"/>
            <w:shd w:val="clear" w:color="auto" w:fill="auto"/>
          </w:tcPr>
          <w:p w14:paraId="52E23C1B" w14:textId="77777777" w:rsidR="004B4718" w:rsidRDefault="004B4718" w:rsidP="008D2591">
            <w:pPr>
              <w:pStyle w:val="Paragraph"/>
              <w:jc w:val="center"/>
            </w:pPr>
            <w:r>
              <w:t>1</w:t>
            </w:r>
          </w:p>
        </w:tc>
        <w:tc>
          <w:tcPr>
            <w:tcW w:w="2126" w:type="dxa"/>
            <w:shd w:val="clear" w:color="auto" w:fill="auto"/>
          </w:tcPr>
          <w:p w14:paraId="4C28C4D4" w14:textId="77777777" w:rsidR="004B4718" w:rsidRDefault="004B4718" w:rsidP="008D2591">
            <w:pPr>
              <w:pStyle w:val="Paragraph"/>
              <w:jc w:val="center"/>
            </w:pPr>
            <w:r>
              <w:t>2</w:t>
            </w:r>
          </w:p>
        </w:tc>
        <w:tc>
          <w:tcPr>
            <w:tcW w:w="1559" w:type="dxa"/>
            <w:shd w:val="clear" w:color="auto" w:fill="auto"/>
          </w:tcPr>
          <w:p w14:paraId="5313DDDE" w14:textId="77777777" w:rsidR="004B4718" w:rsidRDefault="004B4718" w:rsidP="008D2591">
            <w:pPr>
              <w:pStyle w:val="Paragraph"/>
              <w:jc w:val="center"/>
            </w:pPr>
            <w:r>
              <w:t>XU</w:t>
            </w:r>
          </w:p>
        </w:tc>
      </w:tr>
    </w:tbl>
    <w:p w14:paraId="1DE497C1" w14:textId="77777777" w:rsidR="007F3402" w:rsidRDefault="007F3402" w:rsidP="00625467">
      <w:pPr>
        <w:pStyle w:val="Paragraph"/>
        <w:spacing w:after="240"/>
      </w:pPr>
    </w:p>
    <w:p w14:paraId="659E7FAF" w14:textId="53C55BD7" w:rsidR="007F3402" w:rsidRDefault="007F3402" w:rsidP="00625467">
      <w:pPr>
        <w:pStyle w:val="Paragraph"/>
        <w:spacing w:after="240"/>
      </w:pPr>
      <w:r>
        <w:t xml:space="preserve">Sub-strings can therefore be used for the conceptual rule </w:t>
      </w:r>
      <w:r>
        <w:rPr>
          <w:i/>
          <w:iCs/>
        </w:rPr>
        <w:t xml:space="preserve">If starts with </w:t>
      </w:r>
      <w:r w:rsidR="0085628E">
        <w:rPr>
          <w:i/>
          <w:iCs/>
        </w:rPr>
        <w:t>'</w:t>
      </w:r>
      <w:r>
        <w:rPr>
          <w:i/>
          <w:iCs/>
        </w:rPr>
        <w:t>XU</w:t>
      </w:r>
      <w:r w:rsidR="0085628E">
        <w:rPr>
          <w:i/>
          <w:iCs/>
        </w:rPr>
        <w:t>'</w:t>
      </w:r>
      <w:r>
        <w:rPr>
          <w:i/>
          <w:iCs/>
        </w:rPr>
        <w:t xml:space="preserve"> map to Y</w:t>
      </w:r>
      <w:r>
        <w:t xml:space="preserve"> as shown in the following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276"/>
        <w:gridCol w:w="1417"/>
        <w:gridCol w:w="1560"/>
      </w:tblGrid>
      <w:tr w:rsidR="007F3402" w14:paraId="37E61C70" w14:textId="77777777" w:rsidTr="008D2591">
        <w:tc>
          <w:tcPr>
            <w:tcW w:w="1384" w:type="dxa"/>
            <w:shd w:val="clear" w:color="auto" w:fill="auto"/>
          </w:tcPr>
          <w:p w14:paraId="0C953BBD" w14:textId="77777777" w:rsidR="007F3402" w:rsidRDefault="007F3402" w:rsidP="008D2591">
            <w:pPr>
              <w:pStyle w:val="Paragraph"/>
              <w:jc w:val="center"/>
            </w:pPr>
            <w:r>
              <w:t>Start</w:t>
            </w:r>
          </w:p>
        </w:tc>
        <w:tc>
          <w:tcPr>
            <w:tcW w:w="1276" w:type="dxa"/>
            <w:shd w:val="clear" w:color="auto" w:fill="auto"/>
          </w:tcPr>
          <w:p w14:paraId="542168FF" w14:textId="77777777" w:rsidR="007F3402" w:rsidRDefault="007F3402" w:rsidP="008D2591">
            <w:pPr>
              <w:pStyle w:val="Paragraph"/>
              <w:jc w:val="center"/>
            </w:pPr>
            <w:r>
              <w:t>Length</w:t>
            </w:r>
          </w:p>
        </w:tc>
        <w:tc>
          <w:tcPr>
            <w:tcW w:w="1417" w:type="dxa"/>
            <w:shd w:val="clear" w:color="auto" w:fill="auto"/>
          </w:tcPr>
          <w:p w14:paraId="20C5E657" w14:textId="77777777" w:rsidR="007F3402" w:rsidRDefault="007F3402" w:rsidP="008D2591">
            <w:pPr>
              <w:pStyle w:val="Paragraph"/>
              <w:jc w:val="center"/>
            </w:pPr>
            <w:r>
              <w:t>Source</w:t>
            </w:r>
          </w:p>
        </w:tc>
        <w:tc>
          <w:tcPr>
            <w:tcW w:w="1560" w:type="dxa"/>
            <w:shd w:val="clear" w:color="auto" w:fill="auto"/>
          </w:tcPr>
          <w:p w14:paraId="63225A11" w14:textId="77777777" w:rsidR="007F3402" w:rsidRDefault="007F3402" w:rsidP="008D2591">
            <w:pPr>
              <w:pStyle w:val="Paragraph"/>
              <w:jc w:val="center"/>
            </w:pPr>
            <w:r>
              <w:t>Target</w:t>
            </w:r>
          </w:p>
        </w:tc>
      </w:tr>
      <w:tr w:rsidR="007F3402" w14:paraId="1D4CA345" w14:textId="77777777" w:rsidTr="008D2591">
        <w:trPr>
          <w:trHeight w:val="283"/>
        </w:trPr>
        <w:tc>
          <w:tcPr>
            <w:tcW w:w="1384" w:type="dxa"/>
            <w:shd w:val="clear" w:color="auto" w:fill="auto"/>
          </w:tcPr>
          <w:p w14:paraId="11DDBB7F" w14:textId="77777777" w:rsidR="007F3402" w:rsidRDefault="007F3402" w:rsidP="008D2591">
            <w:pPr>
              <w:pStyle w:val="Paragraph"/>
              <w:jc w:val="center"/>
            </w:pPr>
            <w:r>
              <w:t>1</w:t>
            </w:r>
          </w:p>
        </w:tc>
        <w:tc>
          <w:tcPr>
            <w:tcW w:w="1276" w:type="dxa"/>
            <w:shd w:val="clear" w:color="auto" w:fill="auto"/>
          </w:tcPr>
          <w:p w14:paraId="026EC391" w14:textId="77777777" w:rsidR="007F3402" w:rsidRDefault="007F3402" w:rsidP="008D2591">
            <w:pPr>
              <w:pStyle w:val="Paragraph"/>
              <w:jc w:val="center"/>
            </w:pPr>
            <w:r>
              <w:t>2</w:t>
            </w:r>
          </w:p>
        </w:tc>
        <w:tc>
          <w:tcPr>
            <w:tcW w:w="1417" w:type="dxa"/>
            <w:shd w:val="clear" w:color="auto" w:fill="auto"/>
          </w:tcPr>
          <w:p w14:paraId="6E514FA4" w14:textId="77777777" w:rsidR="007F3402" w:rsidRDefault="007F3402" w:rsidP="008D2591">
            <w:pPr>
              <w:pStyle w:val="Paragraph"/>
              <w:jc w:val="center"/>
            </w:pPr>
            <w:r>
              <w:t>XU</w:t>
            </w:r>
          </w:p>
        </w:tc>
        <w:tc>
          <w:tcPr>
            <w:tcW w:w="1560" w:type="dxa"/>
            <w:shd w:val="clear" w:color="auto" w:fill="auto"/>
          </w:tcPr>
          <w:p w14:paraId="406928BD" w14:textId="77777777" w:rsidR="007F3402" w:rsidRDefault="007F3402" w:rsidP="008D2591">
            <w:pPr>
              <w:pStyle w:val="Paragraph"/>
              <w:jc w:val="center"/>
            </w:pPr>
            <w:r>
              <w:t>Y</w:t>
            </w:r>
          </w:p>
        </w:tc>
      </w:tr>
    </w:tbl>
    <w:p w14:paraId="202041EB" w14:textId="77777777" w:rsidR="00F04268" w:rsidRDefault="00364360" w:rsidP="004F524E">
      <w:pPr>
        <w:pStyle w:val="Heading2"/>
      </w:pPr>
      <w:bookmarkStart w:id="2422" w:name="_Toc73460195"/>
      <w:bookmarkStart w:id="2423" w:name="_Toc178073192"/>
      <w:r>
        <w:t>Mapping non-SDMX time formats to SDMX formats</w:t>
      </w:r>
      <w:bookmarkEnd w:id="2422"/>
      <w:bookmarkEnd w:id="2423"/>
    </w:p>
    <w:p w14:paraId="108DA286" w14:textId="77777777" w:rsidR="00364360" w:rsidRDefault="00364360" w:rsidP="00EE157F">
      <w:pPr>
        <w:pStyle w:val="Paragraph"/>
        <w:spacing w:after="240"/>
      </w:pPr>
      <w:r>
        <w:t xml:space="preserve">Structure mapping allows </w:t>
      </w:r>
      <w:r w:rsidR="0078786C">
        <w:t xml:space="preserve">non-SDMX compliant </w:t>
      </w:r>
      <w:r>
        <w:t>time values in source datasets to be mapped to an SDMX compliant time format.</w:t>
      </w:r>
    </w:p>
    <w:p w14:paraId="24A0B377" w14:textId="77777777" w:rsidR="00364360" w:rsidRDefault="00364360" w:rsidP="00EE157F">
      <w:pPr>
        <w:pStyle w:val="Paragraph"/>
        <w:spacing w:after="240"/>
      </w:pPr>
      <w:r>
        <w:t xml:space="preserve">Two types of time input are </w:t>
      </w:r>
      <w:r w:rsidR="00503421">
        <w:t>defined:</w:t>
      </w:r>
    </w:p>
    <w:p w14:paraId="4411AC54" w14:textId="77777777" w:rsidR="00503421" w:rsidRDefault="00503421" w:rsidP="006C7C73">
      <w:pPr>
        <w:pStyle w:val="Paragraph"/>
        <w:numPr>
          <w:ilvl w:val="0"/>
          <w:numId w:val="41"/>
        </w:numPr>
        <w:spacing w:after="240"/>
        <w:ind w:left="546" w:hanging="186"/>
      </w:pPr>
      <w:r w:rsidRPr="00EE157F">
        <w:rPr>
          <w:b/>
          <w:bCs/>
        </w:rPr>
        <w:t>Pattern based date</w:t>
      </w:r>
      <w:r w:rsidR="001E59C8">
        <w:rPr>
          <w:b/>
          <w:bCs/>
        </w:rPr>
        <w:t>s</w:t>
      </w:r>
      <w:r>
        <w:t xml:space="preserve"> </w:t>
      </w:r>
      <w:r w:rsidR="00CF28EC">
        <w:t>–</w:t>
      </w:r>
      <w:r>
        <w:t xml:space="preserve"> </w:t>
      </w:r>
      <w:r w:rsidR="00CF28EC">
        <w:t>a string which can be described using a notation like dd/mm/</w:t>
      </w:r>
      <w:proofErr w:type="spellStart"/>
      <w:r w:rsidR="00CF28EC">
        <w:t>yyyy</w:t>
      </w:r>
      <w:proofErr w:type="spellEnd"/>
      <w:r w:rsidR="00CF28EC">
        <w:t xml:space="preserve"> or is represented as the number of periods since a point in time, for example: 2010M001 (first month in 2010), or 2014D123 (123</w:t>
      </w:r>
      <w:r w:rsidR="00CF28EC" w:rsidRPr="00EE157F">
        <w:rPr>
          <w:vertAlign w:val="superscript"/>
        </w:rPr>
        <w:t>rd</w:t>
      </w:r>
      <w:r w:rsidR="00CF28EC">
        <w:t xml:space="preserve"> day in 2014); and</w:t>
      </w:r>
    </w:p>
    <w:p w14:paraId="0CD40539" w14:textId="49E44617" w:rsidR="00CF28EC" w:rsidRDefault="00CF28EC" w:rsidP="006C7C73">
      <w:pPr>
        <w:pStyle w:val="Paragraph"/>
        <w:numPr>
          <w:ilvl w:val="0"/>
          <w:numId w:val="41"/>
        </w:numPr>
        <w:spacing w:after="240"/>
        <w:ind w:left="546" w:hanging="186"/>
      </w:pPr>
      <w:r>
        <w:rPr>
          <w:b/>
          <w:bCs/>
        </w:rPr>
        <w:t>Numerical based datetime</w:t>
      </w:r>
      <w:r>
        <w:t xml:space="preserve"> – a number specifying the elapsed periods since a fixed point in time, for example Unix Time is measured by the number of milliseconds since 1970.</w:t>
      </w:r>
    </w:p>
    <w:p w14:paraId="3CD91FAB" w14:textId="77777777" w:rsidR="008D24C3" w:rsidRDefault="00CF28EC" w:rsidP="00EE157F">
      <w:pPr>
        <w:pStyle w:val="Paragraph"/>
        <w:spacing w:after="240"/>
      </w:pPr>
      <w:r>
        <w:t xml:space="preserve">The output of a time-based mapping </w:t>
      </w:r>
      <w:r w:rsidR="008D24C3">
        <w:t xml:space="preserve">is derived from the output Frequency, which is either explicitly stated in the mapping or defined as the value output by a specific Dimension or Attribute in the output mapping.  If the output frequency is unknown or if the SDMX format is not </w:t>
      </w:r>
      <w:r w:rsidR="00A11927">
        <w:t>desired,</w:t>
      </w:r>
      <w:r w:rsidR="008D24C3">
        <w:t xml:space="preserve"> then additional rules can be provided to specify the output date format for the given frequency Id.  The default rules are:</w:t>
      </w:r>
      <w:r w:rsidR="008D24C3">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3"/>
        <w:gridCol w:w="2766"/>
        <w:gridCol w:w="2773"/>
      </w:tblGrid>
      <w:tr w:rsidR="008D24C3" w14:paraId="008F70D4" w14:textId="77777777" w:rsidTr="007B1D46">
        <w:tc>
          <w:tcPr>
            <w:tcW w:w="2842" w:type="dxa"/>
            <w:shd w:val="clear" w:color="auto" w:fill="auto"/>
          </w:tcPr>
          <w:p w14:paraId="600B2BB8" w14:textId="540582F0" w:rsidR="008D24C3" w:rsidRDefault="008D24C3" w:rsidP="007B1D46">
            <w:pPr>
              <w:pStyle w:val="Paragraph"/>
              <w:spacing w:after="240"/>
            </w:pPr>
            <w:r>
              <w:t>Frequency</w:t>
            </w:r>
          </w:p>
        </w:tc>
        <w:tc>
          <w:tcPr>
            <w:tcW w:w="2843" w:type="dxa"/>
            <w:shd w:val="clear" w:color="auto" w:fill="auto"/>
          </w:tcPr>
          <w:p w14:paraId="27992C34" w14:textId="77777777" w:rsidR="008D24C3" w:rsidRDefault="008D24C3" w:rsidP="007B1D46">
            <w:pPr>
              <w:pStyle w:val="Paragraph"/>
              <w:spacing w:after="240"/>
            </w:pPr>
            <w:r>
              <w:t>Format</w:t>
            </w:r>
          </w:p>
        </w:tc>
        <w:tc>
          <w:tcPr>
            <w:tcW w:w="2843" w:type="dxa"/>
            <w:shd w:val="clear" w:color="auto" w:fill="auto"/>
          </w:tcPr>
          <w:p w14:paraId="3A41921F" w14:textId="77777777" w:rsidR="008D24C3" w:rsidRDefault="008D24C3" w:rsidP="007B1D46">
            <w:pPr>
              <w:pStyle w:val="Paragraph"/>
              <w:spacing w:after="240"/>
            </w:pPr>
            <w:r>
              <w:t>Example</w:t>
            </w:r>
          </w:p>
        </w:tc>
      </w:tr>
      <w:tr w:rsidR="008D24C3" w14:paraId="14155B8F" w14:textId="77777777" w:rsidTr="007B1D46">
        <w:tc>
          <w:tcPr>
            <w:tcW w:w="2842" w:type="dxa"/>
            <w:shd w:val="clear" w:color="auto" w:fill="auto"/>
          </w:tcPr>
          <w:p w14:paraId="19E82605" w14:textId="77777777" w:rsidR="008D24C3" w:rsidRDefault="008D24C3" w:rsidP="007B1D46">
            <w:pPr>
              <w:pStyle w:val="Paragraph"/>
              <w:spacing w:after="240"/>
            </w:pPr>
            <w:r>
              <w:t>A</w:t>
            </w:r>
          </w:p>
        </w:tc>
        <w:tc>
          <w:tcPr>
            <w:tcW w:w="2843" w:type="dxa"/>
            <w:shd w:val="clear" w:color="auto" w:fill="auto"/>
          </w:tcPr>
          <w:p w14:paraId="7A075FB6" w14:textId="77777777" w:rsidR="008D24C3" w:rsidRDefault="008D24C3" w:rsidP="007B1D46">
            <w:pPr>
              <w:pStyle w:val="Paragraph"/>
              <w:spacing w:after="240"/>
            </w:pPr>
            <w:r>
              <w:t>YYYY</w:t>
            </w:r>
          </w:p>
        </w:tc>
        <w:tc>
          <w:tcPr>
            <w:tcW w:w="2843" w:type="dxa"/>
            <w:shd w:val="clear" w:color="auto" w:fill="auto"/>
          </w:tcPr>
          <w:p w14:paraId="07EFC2EB" w14:textId="77777777" w:rsidR="008D24C3" w:rsidRDefault="008D24C3" w:rsidP="007B1D46">
            <w:pPr>
              <w:pStyle w:val="Paragraph"/>
              <w:spacing w:after="240"/>
            </w:pPr>
            <w:r>
              <w:t>2010</w:t>
            </w:r>
          </w:p>
        </w:tc>
      </w:tr>
      <w:tr w:rsidR="008D24C3" w14:paraId="4B16A11A" w14:textId="77777777" w:rsidTr="007B1D46">
        <w:tc>
          <w:tcPr>
            <w:tcW w:w="2842" w:type="dxa"/>
            <w:shd w:val="clear" w:color="auto" w:fill="auto"/>
          </w:tcPr>
          <w:p w14:paraId="12663A8B" w14:textId="77777777" w:rsidR="008D24C3" w:rsidRDefault="008D24C3" w:rsidP="007B1D46">
            <w:pPr>
              <w:pStyle w:val="Paragraph"/>
              <w:spacing w:after="240"/>
            </w:pPr>
            <w:r>
              <w:t>D</w:t>
            </w:r>
          </w:p>
        </w:tc>
        <w:tc>
          <w:tcPr>
            <w:tcW w:w="2843" w:type="dxa"/>
            <w:shd w:val="clear" w:color="auto" w:fill="auto"/>
          </w:tcPr>
          <w:p w14:paraId="76E0A5CF" w14:textId="77777777" w:rsidR="008D24C3" w:rsidRDefault="008D24C3" w:rsidP="007B1D46">
            <w:pPr>
              <w:pStyle w:val="Paragraph"/>
              <w:spacing w:after="240"/>
            </w:pPr>
            <w:r>
              <w:t>YYYY-MM-DD</w:t>
            </w:r>
            <w:r>
              <w:tab/>
            </w:r>
          </w:p>
        </w:tc>
        <w:tc>
          <w:tcPr>
            <w:tcW w:w="2843" w:type="dxa"/>
            <w:shd w:val="clear" w:color="auto" w:fill="auto"/>
          </w:tcPr>
          <w:p w14:paraId="2345E2B3" w14:textId="77777777" w:rsidR="008D24C3" w:rsidRDefault="008D24C3" w:rsidP="007B1D46">
            <w:pPr>
              <w:pStyle w:val="Paragraph"/>
              <w:spacing w:after="240"/>
            </w:pPr>
            <w:r>
              <w:t>2010-01-01</w:t>
            </w:r>
          </w:p>
        </w:tc>
      </w:tr>
      <w:tr w:rsidR="008D24C3" w14:paraId="2607F9F8" w14:textId="77777777" w:rsidTr="007B1D46">
        <w:tc>
          <w:tcPr>
            <w:tcW w:w="2842" w:type="dxa"/>
            <w:shd w:val="clear" w:color="auto" w:fill="auto"/>
          </w:tcPr>
          <w:p w14:paraId="3E2F4580" w14:textId="77777777" w:rsidR="008D24C3" w:rsidRDefault="008D24C3" w:rsidP="007B1D46">
            <w:pPr>
              <w:pStyle w:val="Paragraph"/>
              <w:spacing w:after="240"/>
            </w:pPr>
            <w:r>
              <w:t>I</w:t>
            </w:r>
          </w:p>
        </w:tc>
        <w:tc>
          <w:tcPr>
            <w:tcW w:w="2843" w:type="dxa"/>
            <w:shd w:val="clear" w:color="auto" w:fill="auto"/>
          </w:tcPr>
          <w:p w14:paraId="368A1E49" w14:textId="77777777" w:rsidR="008D24C3" w:rsidRDefault="008D24C3" w:rsidP="007B1D46">
            <w:pPr>
              <w:pStyle w:val="Paragraph"/>
              <w:spacing w:after="240"/>
            </w:pPr>
            <w:proofErr w:type="spellStart"/>
            <w:r>
              <w:t>YYYY-MM-DD-Thh:</w:t>
            </w:r>
            <w:proofErr w:type="gramStart"/>
            <w:r>
              <w:t>mm:ss</w:t>
            </w:r>
            <w:proofErr w:type="spellEnd"/>
            <w:proofErr w:type="gramEnd"/>
          </w:p>
        </w:tc>
        <w:tc>
          <w:tcPr>
            <w:tcW w:w="2843" w:type="dxa"/>
            <w:shd w:val="clear" w:color="auto" w:fill="auto"/>
          </w:tcPr>
          <w:p w14:paraId="6BB8A7BD" w14:textId="77777777" w:rsidR="008D24C3" w:rsidRDefault="008D24C3" w:rsidP="007B1D46">
            <w:pPr>
              <w:pStyle w:val="Paragraph"/>
              <w:spacing w:after="240"/>
            </w:pPr>
            <w:r>
              <w:t>2010-01T20:22:00</w:t>
            </w:r>
          </w:p>
        </w:tc>
      </w:tr>
      <w:tr w:rsidR="008D24C3" w14:paraId="70BF0C36" w14:textId="77777777" w:rsidTr="007B1D46">
        <w:tc>
          <w:tcPr>
            <w:tcW w:w="2842" w:type="dxa"/>
            <w:shd w:val="clear" w:color="auto" w:fill="auto"/>
          </w:tcPr>
          <w:p w14:paraId="1B0D5FC2" w14:textId="77777777" w:rsidR="008D24C3" w:rsidRDefault="008D24C3" w:rsidP="007B1D46">
            <w:pPr>
              <w:pStyle w:val="Paragraph"/>
              <w:spacing w:after="240"/>
            </w:pPr>
            <w:r>
              <w:t>M</w:t>
            </w:r>
          </w:p>
        </w:tc>
        <w:tc>
          <w:tcPr>
            <w:tcW w:w="2843" w:type="dxa"/>
            <w:shd w:val="clear" w:color="auto" w:fill="auto"/>
          </w:tcPr>
          <w:p w14:paraId="6B1F65F2" w14:textId="77777777" w:rsidR="008D24C3" w:rsidRDefault="008D24C3" w:rsidP="007B1D46">
            <w:pPr>
              <w:pStyle w:val="Paragraph"/>
              <w:spacing w:after="240"/>
            </w:pPr>
            <w:r>
              <w:t>YYYY-MM</w:t>
            </w:r>
          </w:p>
        </w:tc>
        <w:tc>
          <w:tcPr>
            <w:tcW w:w="2843" w:type="dxa"/>
            <w:shd w:val="clear" w:color="auto" w:fill="auto"/>
          </w:tcPr>
          <w:p w14:paraId="2E96F844" w14:textId="77777777" w:rsidR="008D24C3" w:rsidRDefault="008D24C3" w:rsidP="007B1D46">
            <w:pPr>
              <w:pStyle w:val="Paragraph"/>
              <w:spacing w:after="240"/>
            </w:pPr>
            <w:r>
              <w:t>2010-01</w:t>
            </w:r>
          </w:p>
        </w:tc>
      </w:tr>
      <w:tr w:rsidR="008D24C3" w14:paraId="7AED9B16" w14:textId="77777777" w:rsidTr="007B1D46">
        <w:tc>
          <w:tcPr>
            <w:tcW w:w="2842" w:type="dxa"/>
            <w:shd w:val="clear" w:color="auto" w:fill="auto"/>
          </w:tcPr>
          <w:p w14:paraId="6C4466B4" w14:textId="77777777" w:rsidR="008D24C3" w:rsidRDefault="008D24C3" w:rsidP="007B1D46">
            <w:pPr>
              <w:pStyle w:val="Paragraph"/>
              <w:spacing w:after="240"/>
            </w:pPr>
            <w:r>
              <w:t>Q</w:t>
            </w:r>
          </w:p>
        </w:tc>
        <w:tc>
          <w:tcPr>
            <w:tcW w:w="2843" w:type="dxa"/>
            <w:shd w:val="clear" w:color="auto" w:fill="auto"/>
          </w:tcPr>
          <w:p w14:paraId="17250799" w14:textId="77777777" w:rsidR="008D24C3" w:rsidRDefault="008D24C3" w:rsidP="007B1D46">
            <w:pPr>
              <w:pStyle w:val="Paragraph"/>
              <w:spacing w:after="240"/>
            </w:pPr>
            <w:r>
              <w:t>YYYY-Qn</w:t>
            </w:r>
          </w:p>
        </w:tc>
        <w:tc>
          <w:tcPr>
            <w:tcW w:w="2843" w:type="dxa"/>
            <w:shd w:val="clear" w:color="auto" w:fill="auto"/>
          </w:tcPr>
          <w:p w14:paraId="02A123F8" w14:textId="77777777" w:rsidR="008D24C3" w:rsidRDefault="008D24C3" w:rsidP="007B1D46">
            <w:pPr>
              <w:pStyle w:val="Paragraph"/>
              <w:spacing w:after="240"/>
            </w:pPr>
            <w:r>
              <w:t>2010-Q1</w:t>
            </w:r>
          </w:p>
        </w:tc>
      </w:tr>
      <w:tr w:rsidR="008D24C3" w14:paraId="1D6B8595" w14:textId="77777777" w:rsidTr="007B1D46">
        <w:tc>
          <w:tcPr>
            <w:tcW w:w="2842" w:type="dxa"/>
            <w:shd w:val="clear" w:color="auto" w:fill="auto"/>
          </w:tcPr>
          <w:p w14:paraId="08638B77" w14:textId="77777777" w:rsidR="008D24C3" w:rsidRDefault="008D24C3" w:rsidP="007B1D46">
            <w:pPr>
              <w:pStyle w:val="Paragraph"/>
              <w:spacing w:after="240"/>
            </w:pPr>
            <w:r>
              <w:t>S</w:t>
            </w:r>
          </w:p>
        </w:tc>
        <w:tc>
          <w:tcPr>
            <w:tcW w:w="2843" w:type="dxa"/>
            <w:shd w:val="clear" w:color="auto" w:fill="auto"/>
          </w:tcPr>
          <w:p w14:paraId="6DEA10FF" w14:textId="77777777" w:rsidR="008D24C3" w:rsidRDefault="008D24C3" w:rsidP="007B1D46">
            <w:pPr>
              <w:pStyle w:val="Paragraph"/>
              <w:spacing w:after="240"/>
            </w:pPr>
            <w:r>
              <w:t>YYYY-Sn</w:t>
            </w:r>
          </w:p>
        </w:tc>
        <w:tc>
          <w:tcPr>
            <w:tcW w:w="2843" w:type="dxa"/>
            <w:shd w:val="clear" w:color="auto" w:fill="auto"/>
          </w:tcPr>
          <w:p w14:paraId="479AEC64" w14:textId="77777777" w:rsidR="008D24C3" w:rsidRDefault="008D24C3" w:rsidP="007B1D46">
            <w:pPr>
              <w:pStyle w:val="Paragraph"/>
              <w:spacing w:after="240"/>
            </w:pPr>
            <w:r>
              <w:t>2010-S1</w:t>
            </w:r>
          </w:p>
        </w:tc>
      </w:tr>
      <w:tr w:rsidR="008D24C3" w14:paraId="76489ACF" w14:textId="77777777" w:rsidTr="007B1D46">
        <w:tc>
          <w:tcPr>
            <w:tcW w:w="2842" w:type="dxa"/>
            <w:shd w:val="clear" w:color="auto" w:fill="auto"/>
          </w:tcPr>
          <w:p w14:paraId="40F06305" w14:textId="77777777" w:rsidR="008D24C3" w:rsidRDefault="008D24C3" w:rsidP="007B1D46">
            <w:pPr>
              <w:pStyle w:val="Paragraph"/>
              <w:spacing w:after="240"/>
            </w:pPr>
            <w:r>
              <w:t>T</w:t>
            </w:r>
          </w:p>
        </w:tc>
        <w:tc>
          <w:tcPr>
            <w:tcW w:w="2843" w:type="dxa"/>
            <w:shd w:val="clear" w:color="auto" w:fill="auto"/>
          </w:tcPr>
          <w:p w14:paraId="61139201" w14:textId="77777777" w:rsidR="008D24C3" w:rsidRDefault="008D24C3" w:rsidP="007B1D46">
            <w:pPr>
              <w:pStyle w:val="Paragraph"/>
              <w:spacing w:after="240"/>
            </w:pPr>
            <w:r>
              <w:t>YYYY-Tn</w:t>
            </w:r>
          </w:p>
        </w:tc>
        <w:tc>
          <w:tcPr>
            <w:tcW w:w="2843" w:type="dxa"/>
            <w:shd w:val="clear" w:color="auto" w:fill="auto"/>
          </w:tcPr>
          <w:p w14:paraId="46D50C60" w14:textId="77777777" w:rsidR="008D24C3" w:rsidRDefault="008D24C3" w:rsidP="007B1D46">
            <w:pPr>
              <w:pStyle w:val="Paragraph"/>
              <w:spacing w:after="240"/>
            </w:pPr>
            <w:r>
              <w:t>2010-T1</w:t>
            </w:r>
          </w:p>
        </w:tc>
      </w:tr>
      <w:tr w:rsidR="008D24C3" w14:paraId="178EFF37" w14:textId="77777777" w:rsidTr="007B1D46">
        <w:tc>
          <w:tcPr>
            <w:tcW w:w="2842" w:type="dxa"/>
            <w:shd w:val="clear" w:color="auto" w:fill="auto"/>
          </w:tcPr>
          <w:p w14:paraId="5A67F288" w14:textId="77777777" w:rsidR="008D24C3" w:rsidRDefault="008D24C3" w:rsidP="007B1D46">
            <w:pPr>
              <w:pStyle w:val="Paragraph"/>
              <w:spacing w:after="240"/>
            </w:pPr>
            <w:r>
              <w:lastRenderedPageBreak/>
              <w:t>W</w:t>
            </w:r>
          </w:p>
        </w:tc>
        <w:tc>
          <w:tcPr>
            <w:tcW w:w="2843" w:type="dxa"/>
            <w:shd w:val="clear" w:color="auto" w:fill="auto"/>
          </w:tcPr>
          <w:p w14:paraId="60D024A5" w14:textId="77777777" w:rsidR="008D24C3" w:rsidRDefault="008D24C3" w:rsidP="007B1D46">
            <w:pPr>
              <w:pStyle w:val="Paragraph"/>
              <w:spacing w:after="240"/>
            </w:pPr>
            <w:r>
              <w:t>YYYY-</w:t>
            </w:r>
            <w:proofErr w:type="spellStart"/>
            <w:r>
              <w:t>Wn</w:t>
            </w:r>
            <w:proofErr w:type="spellEnd"/>
          </w:p>
        </w:tc>
        <w:tc>
          <w:tcPr>
            <w:tcW w:w="2843" w:type="dxa"/>
            <w:shd w:val="clear" w:color="auto" w:fill="auto"/>
          </w:tcPr>
          <w:p w14:paraId="2C1AB498" w14:textId="77777777" w:rsidR="008D24C3" w:rsidRDefault="008D24C3" w:rsidP="007B1D46">
            <w:pPr>
              <w:pStyle w:val="Paragraph"/>
              <w:spacing w:after="240"/>
            </w:pPr>
            <w:r>
              <w:t>YYYY-W53</w:t>
            </w:r>
          </w:p>
        </w:tc>
      </w:tr>
    </w:tbl>
    <w:p w14:paraId="63E1AC35" w14:textId="77777777" w:rsidR="008D24C3" w:rsidRDefault="008D24C3" w:rsidP="00EE157F">
      <w:pPr>
        <w:pStyle w:val="Paragraph"/>
        <w:spacing w:after="240"/>
      </w:pPr>
    </w:p>
    <w:p w14:paraId="737EDA29" w14:textId="77777777" w:rsidR="00CF28EC" w:rsidRDefault="00CF28EC" w:rsidP="00CF28EC">
      <w:pPr>
        <w:pStyle w:val="Paragraph"/>
      </w:pPr>
      <w:r>
        <w:t>In the case where the input frequency is lower than the output frequency, the mapping defaults to end of period, but can be explicitly set to start, end or mid-period.</w:t>
      </w:r>
    </w:p>
    <w:p w14:paraId="64844530" w14:textId="77777777" w:rsidR="001E59C8" w:rsidRDefault="001E59C8" w:rsidP="00CF28EC">
      <w:pPr>
        <w:pStyle w:val="Paragraph"/>
      </w:pPr>
    </w:p>
    <w:p w14:paraId="415F2AAA" w14:textId="77777777" w:rsidR="001E59C8" w:rsidRDefault="001E59C8" w:rsidP="00CF28EC">
      <w:pPr>
        <w:pStyle w:val="Paragraph"/>
      </w:pPr>
      <w:r>
        <w:t>There are two important points to note:</w:t>
      </w:r>
    </w:p>
    <w:p w14:paraId="7AF488A2" w14:textId="77777777" w:rsidR="00CF28EC" w:rsidRDefault="00CF28EC" w:rsidP="00CF28EC">
      <w:pPr>
        <w:pStyle w:val="Paragraph"/>
      </w:pPr>
    </w:p>
    <w:p w14:paraId="06E167FF" w14:textId="7AFCD14A" w:rsidR="001E59C8" w:rsidRDefault="00A11927" w:rsidP="001C2F75">
      <w:pPr>
        <w:pStyle w:val="Paragraph"/>
        <w:numPr>
          <w:ilvl w:val="1"/>
          <w:numId w:val="1"/>
        </w:numPr>
        <w:tabs>
          <w:tab w:val="clear" w:pos="1440"/>
        </w:tabs>
        <w:ind w:left="709"/>
      </w:pPr>
      <w:r>
        <w:t xml:space="preserve">  </w:t>
      </w:r>
      <w:r w:rsidR="00CF28EC">
        <w:t xml:space="preserve">The output frequency determines the output date format, but </w:t>
      </w:r>
      <w:r>
        <w:t>the default output can be redefined using a Frequency Format</w:t>
      </w:r>
      <w:r w:rsidR="00CF28EC">
        <w:t xml:space="preserve"> mapping to force explicit rules on how the output </w:t>
      </w:r>
      <w:proofErr w:type="gramStart"/>
      <w:r w:rsidR="00CF28EC">
        <w:t>time period</w:t>
      </w:r>
      <w:proofErr w:type="gramEnd"/>
      <w:r w:rsidR="00CF28EC">
        <w:t xml:space="preserve"> is formatted.  </w:t>
      </w:r>
    </w:p>
    <w:p w14:paraId="105F5C62" w14:textId="77777777" w:rsidR="00CF28EC" w:rsidRDefault="00A11927" w:rsidP="00EE157F">
      <w:pPr>
        <w:pStyle w:val="Paragraph"/>
        <w:numPr>
          <w:ilvl w:val="1"/>
          <w:numId w:val="1"/>
        </w:numPr>
        <w:tabs>
          <w:tab w:val="clear" w:pos="1440"/>
        </w:tabs>
        <w:ind w:left="709"/>
      </w:pPr>
      <w:r>
        <w:t xml:space="preserve"> </w:t>
      </w:r>
      <w:r w:rsidR="00CF28EC">
        <w:t xml:space="preserve">To support the use case of changing frequency the structure map can optionally provide a start of year attribute, which defines the year start date in MM-DD format.  For example: </w:t>
      </w:r>
      <w:proofErr w:type="spellStart"/>
      <w:r w:rsidR="00CF28EC">
        <w:t>YearStart</w:t>
      </w:r>
      <w:proofErr w:type="spellEnd"/>
      <w:r w:rsidR="00CF28EC">
        <w:t>=04-01.</w:t>
      </w:r>
    </w:p>
    <w:p w14:paraId="3567DEAA" w14:textId="77777777" w:rsidR="00CF28EC" w:rsidRDefault="001E59C8">
      <w:pPr>
        <w:pStyle w:val="Heading3"/>
      </w:pPr>
      <w:bookmarkStart w:id="2424" w:name="_Toc73460196"/>
      <w:bookmarkStart w:id="2425" w:name="_Toc178073193"/>
      <w:r>
        <w:t>Pattern based dates</w:t>
      </w:r>
      <w:bookmarkEnd w:id="2424"/>
      <w:bookmarkEnd w:id="2425"/>
    </w:p>
    <w:p w14:paraId="6CD5E909" w14:textId="29335DF7" w:rsidR="001E59C8" w:rsidRDefault="00D10CE4" w:rsidP="00EE157F">
      <w:pPr>
        <w:pStyle w:val="Paragraph"/>
        <w:spacing w:after="240"/>
      </w:pPr>
      <w:r>
        <w:t>Date and time formats are specified by date and time pattern strings</w:t>
      </w:r>
      <w:r w:rsidR="000D608B">
        <w:t xml:space="preserve"> based on Java</w:t>
      </w:r>
      <w:r w:rsidR="0085628E">
        <w:t>'</w:t>
      </w:r>
      <w:r w:rsidR="000D608B">
        <w:t>s Simple Date Format</w:t>
      </w:r>
      <w:r>
        <w:t>. Within date and time pattern strings, unquoted letters from 'A' to 'Z' and from 'a' to 'z' are interpreted as pattern letters representing the components of a date or time string. Text can be quoted using single quotes (') to avoid interpretation. "''" represents a single quote. All other characters are not interpreted; they're simply copied into the output string during formatting or matched against the input string during parsing.</w:t>
      </w:r>
    </w:p>
    <w:p w14:paraId="66EABCE6" w14:textId="0F674437" w:rsidR="00C25C52" w:rsidRPr="00AA0080" w:rsidRDefault="003D51FA">
      <w:pPr>
        <w:pStyle w:val="Paragraph"/>
        <w:spacing w:after="240"/>
        <w:rPr>
          <w:rFonts w:cs="Arial"/>
        </w:rPr>
      </w:pPr>
      <w:proofErr w:type="gramStart"/>
      <w:r>
        <w:t>Due to the fact that</w:t>
      </w:r>
      <w:proofErr w:type="gramEnd"/>
      <w:r>
        <w:t xml:space="preserve"> dates may differ </w:t>
      </w:r>
      <w:r w:rsidR="00703E2E">
        <w:t>per locale</w:t>
      </w:r>
      <w:r>
        <w:t>, an optional property, defining the locale</w:t>
      </w:r>
      <w:r w:rsidR="0005724F">
        <w:t xml:space="preserve"> of the pattern, is provided. This would assist processing of source dates, according to th</w:t>
      </w:r>
      <w:r w:rsidR="0005724F" w:rsidRPr="00AA0080">
        <w:rPr>
          <w:rFonts w:cs="Arial"/>
        </w:rPr>
        <w:t>e given locale</w:t>
      </w:r>
      <w:r w:rsidR="00F12ED4" w:rsidRPr="00AA0080">
        <w:rPr>
          <w:rStyle w:val="FootnoteReference"/>
          <w:rFonts w:cs="Arial"/>
        </w:rPr>
        <w:footnoteReference w:id="49"/>
      </w:r>
      <w:r w:rsidR="00F12ED4" w:rsidRPr="00AA0080">
        <w:rPr>
          <w:rFonts w:cs="Arial"/>
        </w:rPr>
        <w:t>.</w:t>
      </w:r>
      <w:r w:rsidR="00C25C52" w:rsidRPr="00AA0080">
        <w:rPr>
          <w:rFonts w:cs="Arial"/>
        </w:rPr>
        <w:t xml:space="preserve"> </w:t>
      </w:r>
      <w:r w:rsidR="00B15A5D" w:rsidRPr="00AA0080">
        <w:rPr>
          <w:rFonts w:cs="Arial"/>
        </w:rPr>
        <w:t>An indicative list of examples is presented in the following table:</w:t>
      </w:r>
    </w:p>
    <w:tbl>
      <w:tblPr>
        <w:tblW w:w="5000" w:type="pct"/>
        <w:jc w:val="center"/>
        <w:tblBorders>
          <w:top w:val="single" w:sz="6" w:space="0" w:color="7A736E"/>
          <w:left w:val="single" w:sz="6" w:space="0" w:color="7A736E"/>
          <w:bottom w:val="single" w:sz="6" w:space="0" w:color="7A736E"/>
          <w:right w:val="single" w:sz="6" w:space="0" w:color="7A736E"/>
        </w:tblBorders>
        <w:shd w:val="clear" w:color="auto" w:fill="FBF9F8"/>
        <w:tblCellMar>
          <w:left w:w="0" w:type="dxa"/>
          <w:right w:w="0" w:type="dxa"/>
        </w:tblCellMar>
        <w:tblLook w:val="04A0" w:firstRow="1" w:lastRow="0" w:firstColumn="1" w:lastColumn="0" w:noHBand="0" w:noVBand="1"/>
      </w:tblPr>
      <w:tblGrid>
        <w:gridCol w:w="2823"/>
        <w:gridCol w:w="2900"/>
        <w:gridCol w:w="2573"/>
      </w:tblGrid>
      <w:tr w:rsidR="00B15A5D" w:rsidRPr="00AA0080" w14:paraId="1CA8188A"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0DCFCD61" w14:textId="77777777" w:rsidR="00B15A5D" w:rsidRPr="00AA0080" w:rsidRDefault="00B15A5D">
            <w:pPr>
              <w:jc w:val="left"/>
              <w:rPr>
                <w:rFonts w:cs="Arial"/>
                <w:color w:val="161513"/>
                <w:sz w:val="20"/>
                <w:lang w:eastAsia="en-GB"/>
              </w:rPr>
            </w:pPr>
            <w:r w:rsidRPr="00AA0080">
              <w:rPr>
                <w:rFonts w:cs="Arial"/>
                <w:color w:val="161513"/>
                <w:sz w:val="20"/>
              </w:rPr>
              <w:t>English (</w:t>
            </w:r>
            <w:proofErr w:type="spellStart"/>
            <w:r w:rsidRPr="00AA0080">
              <w:rPr>
                <w:rFonts w:cs="Arial"/>
                <w:color w:val="161513"/>
                <w:sz w:val="20"/>
              </w:rPr>
              <w:t>en</w:t>
            </w:r>
            <w:proofErr w:type="spellEnd"/>
            <w:r w:rsidRPr="00AA0080">
              <w:rPr>
                <w:rFonts w:cs="Arial"/>
                <w:color w:val="161513"/>
                <w:sz w:val="20"/>
              </w:rPr>
              <w:t>)</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7806C9A4" w14:textId="77777777" w:rsidR="00B15A5D" w:rsidRPr="00AA0080" w:rsidRDefault="00B15A5D">
            <w:pPr>
              <w:rPr>
                <w:rFonts w:cs="Arial"/>
                <w:color w:val="161513"/>
                <w:sz w:val="20"/>
              </w:rPr>
            </w:pPr>
            <w:r w:rsidRPr="00AA0080">
              <w:rPr>
                <w:rFonts w:cs="Arial"/>
                <w:color w:val="161513"/>
                <w:sz w:val="20"/>
              </w:rPr>
              <w:t>Australia (AU)</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3366161C" w14:textId="77777777" w:rsidR="00B15A5D" w:rsidRPr="00AA0080" w:rsidRDefault="00B15A5D">
            <w:pPr>
              <w:rPr>
                <w:rFonts w:cs="Arial"/>
                <w:color w:val="161513"/>
                <w:sz w:val="20"/>
              </w:rPr>
            </w:pPr>
            <w:proofErr w:type="spellStart"/>
            <w:r w:rsidRPr="00AA0080">
              <w:rPr>
                <w:rFonts w:cs="Arial"/>
                <w:color w:val="161513"/>
                <w:sz w:val="20"/>
              </w:rPr>
              <w:t>en</w:t>
            </w:r>
            <w:proofErr w:type="spellEnd"/>
            <w:r w:rsidRPr="00AA0080">
              <w:rPr>
                <w:rFonts w:cs="Arial"/>
                <w:color w:val="161513"/>
                <w:sz w:val="20"/>
              </w:rPr>
              <w:t>-AU</w:t>
            </w:r>
          </w:p>
        </w:tc>
      </w:tr>
      <w:tr w:rsidR="00B15A5D" w:rsidRPr="00AA0080" w14:paraId="10525504"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77C22033" w14:textId="77777777" w:rsidR="00B15A5D" w:rsidRPr="00AA0080" w:rsidRDefault="00B15A5D">
            <w:pPr>
              <w:rPr>
                <w:rFonts w:cs="Arial"/>
                <w:color w:val="161513"/>
                <w:sz w:val="20"/>
              </w:rPr>
            </w:pPr>
            <w:r w:rsidRPr="00AA0080">
              <w:rPr>
                <w:rFonts w:cs="Arial"/>
                <w:color w:val="161513"/>
                <w:sz w:val="20"/>
              </w:rPr>
              <w:t>English (</w:t>
            </w:r>
            <w:proofErr w:type="spellStart"/>
            <w:r w:rsidRPr="00AA0080">
              <w:rPr>
                <w:rFonts w:cs="Arial"/>
                <w:color w:val="161513"/>
                <w:sz w:val="20"/>
              </w:rPr>
              <w:t>en</w:t>
            </w:r>
            <w:proofErr w:type="spellEnd"/>
            <w:r w:rsidRPr="00AA0080">
              <w:rPr>
                <w:rFonts w:cs="Arial"/>
                <w:color w:val="161513"/>
                <w:sz w:val="20"/>
              </w:rPr>
              <w:t>)</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6D5A3BF6" w14:textId="77777777" w:rsidR="00B15A5D" w:rsidRPr="00AA0080" w:rsidRDefault="00B15A5D">
            <w:pPr>
              <w:rPr>
                <w:rFonts w:cs="Arial"/>
                <w:color w:val="161513"/>
                <w:sz w:val="20"/>
              </w:rPr>
            </w:pPr>
            <w:r w:rsidRPr="00AA0080">
              <w:rPr>
                <w:rFonts w:cs="Arial"/>
                <w:color w:val="161513"/>
                <w:sz w:val="20"/>
              </w:rPr>
              <w:t>Canada (CA)</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4372B72E" w14:textId="77777777" w:rsidR="00B15A5D" w:rsidRPr="00AA0080" w:rsidRDefault="00B15A5D">
            <w:pPr>
              <w:rPr>
                <w:rFonts w:cs="Arial"/>
                <w:color w:val="161513"/>
                <w:sz w:val="20"/>
              </w:rPr>
            </w:pPr>
            <w:proofErr w:type="spellStart"/>
            <w:r w:rsidRPr="00AA0080">
              <w:rPr>
                <w:rFonts w:cs="Arial"/>
                <w:color w:val="161513"/>
                <w:sz w:val="20"/>
              </w:rPr>
              <w:t>en</w:t>
            </w:r>
            <w:proofErr w:type="spellEnd"/>
            <w:r w:rsidRPr="00AA0080">
              <w:rPr>
                <w:rFonts w:cs="Arial"/>
                <w:color w:val="161513"/>
                <w:sz w:val="20"/>
              </w:rPr>
              <w:t>-CA</w:t>
            </w:r>
          </w:p>
        </w:tc>
      </w:tr>
      <w:tr w:rsidR="00B15A5D" w:rsidRPr="00AA0080" w14:paraId="79CDAFA2"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35FC6EF6" w14:textId="77777777" w:rsidR="00B15A5D" w:rsidRPr="00AA0080" w:rsidRDefault="00B15A5D">
            <w:pPr>
              <w:rPr>
                <w:rFonts w:cs="Arial"/>
                <w:color w:val="161513"/>
                <w:sz w:val="20"/>
              </w:rPr>
            </w:pPr>
            <w:r w:rsidRPr="00AA0080">
              <w:rPr>
                <w:rFonts w:cs="Arial"/>
                <w:color w:val="161513"/>
                <w:sz w:val="20"/>
              </w:rPr>
              <w:t>English (</w:t>
            </w:r>
            <w:proofErr w:type="spellStart"/>
            <w:r w:rsidRPr="00AA0080">
              <w:rPr>
                <w:rFonts w:cs="Arial"/>
                <w:color w:val="161513"/>
                <w:sz w:val="20"/>
              </w:rPr>
              <w:t>en</w:t>
            </w:r>
            <w:proofErr w:type="spellEnd"/>
            <w:r w:rsidRPr="00AA0080">
              <w:rPr>
                <w:rFonts w:cs="Arial"/>
                <w:color w:val="161513"/>
                <w:sz w:val="20"/>
              </w:rPr>
              <w:t>)</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3039A99C" w14:textId="77777777" w:rsidR="00B15A5D" w:rsidRPr="00AA0080" w:rsidRDefault="00B15A5D">
            <w:pPr>
              <w:rPr>
                <w:rFonts w:cs="Arial"/>
                <w:color w:val="161513"/>
                <w:sz w:val="20"/>
              </w:rPr>
            </w:pPr>
            <w:r w:rsidRPr="00AA0080">
              <w:rPr>
                <w:rFonts w:cs="Arial"/>
                <w:color w:val="161513"/>
                <w:sz w:val="20"/>
              </w:rPr>
              <w:t>United Kingdom (GB)</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76FEFBE6" w14:textId="77777777" w:rsidR="00B15A5D" w:rsidRPr="00AA0080" w:rsidRDefault="00B15A5D">
            <w:pPr>
              <w:rPr>
                <w:rFonts w:cs="Arial"/>
                <w:color w:val="161513"/>
                <w:sz w:val="20"/>
              </w:rPr>
            </w:pPr>
            <w:proofErr w:type="spellStart"/>
            <w:r w:rsidRPr="00AA0080">
              <w:rPr>
                <w:rFonts w:cs="Arial"/>
                <w:color w:val="161513"/>
                <w:sz w:val="20"/>
              </w:rPr>
              <w:t>en</w:t>
            </w:r>
            <w:proofErr w:type="spellEnd"/>
            <w:r w:rsidRPr="00AA0080">
              <w:rPr>
                <w:rFonts w:cs="Arial"/>
                <w:color w:val="161513"/>
                <w:sz w:val="20"/>
              </w:rPr>
              <w:t>-GB</w:t>
            </w:r>
          </w:p>
        </w:tc>
      </w:tr>
      <w:tr w:rsidR="00B15A5D" w:rsidRPr="00AA0080" w14:paraId="01C14758"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62D7DAE0" w14:textId="77777777" w:rsidR="00B15A5D" w:rsidRPr="00AA0080" w:rsidRDefault="00B15A5D">
            <w:pPr>
              <w:rPr>
                <w:rFonts w:cs="Arial"/>
                <w:color w:val="161513"/>
                <w:sz w:val="20"/>
              </w:rPr>
            </w:pPr>
            <w:r w:rsidRPr="00AA0080">
              <w:rPr>
                <w:rFonts w:cs="Arial"/>
                <w:color w:val="161513"/>
                <w:sz w:val="20"/>
              </w:rPr>
              <w:t>English (</w:t>
            </w:r>
            <w:proofErr w:type="spellStart"/>
            <w:r w:rsidRPr="00AA0080">
              <w:rPr>
                <w:rFonts w:cs="Arial"/>
                <w:color w:val="161513"/>
                <w:sz w:val="20"/>
              </w:rPr>
              <w:t>en</w:t>
            </w:r>
            <w:proofErr w:type="spellEnd"/>
            <w:r w:rsidRPr="00AA0080">
              <w:rPr>
                <w:rFonts w:cs="Arial"/>
                <w:color w:val="161513"/>
                <w:sz w:val="20"/>
              </w:rPr>
              <w:t>)</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0DF4BB7D" w14:textId="77777777" w:rsidR="00B15A5D" w:rsidRPr="00AA0080" w:rsidRDefault="00B15A5D">
            <w:pPr>
              <w:rPr>
                <w:rFonts w:cs="Arial"/>
                <w:color w:val="161513"/>
                <w:sz w:val="20"/>
              </w:rPr>
            </w:pPr>
            <w:r w:rsidRPr="00AA0080">
              <w:rPr>
                <w:rFonts w:cs="Arial"/>
                <w:color w:val="161513"/>
                <w:sz w:val="20"/>
              </w:rPr>
              <w:t>United States (US)</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138AD799" w14:textId="77777777" w:rsidR="00B15A5D" w:rsidRPr="00AA0080" w:rsidRDefault="00B15A5D">
            <w:pPr>
              <w:rPr>
                <w:rFonts w:cs="Arial"/>
                <w:color w:val="161513"/>
                <w:sz w:val="20"/>
              </w:rPr>
            </w:pPr>
            <w:proofErr w:type="spellStart"/>
            <w:r w:rsidRPr="00AA0080">
              <w:rPr>
                <w:rFonts w:cs="Arial"/>
                <w:color w:val="161513"/>
                <w:sz w:val="20"/>
              </w:rPr>
              <w:t>en</w:t>
            </w:r>
            <w:proofErr w:type="spellEnd"/>
            <w:r w:rsidRPr="00AA0080">
              <w:rPr>
                <w:rFonts w:cs="Arial"/>
                <w:color w:val="161513"/>
                <w:sz w:val="20"/>
              </w:rPr>
              <w:t>-US</w:t>
            </w:r>
          </w:p>
        </w:tc>
      </w:tr>
      <w:tr w:rsidR="00B15A5D" w:rsidRPr="00AA0080" w14:paraId="44390E1C"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6EDA9A49" w14:textId="77777777" w:rsidR="00B15A5D" w:rsidRPr="00AA0080" w:rsidRDefault="00B15A5D">
            <w:pPr>
              <w:rPr>
                <w:rFonts w:cs="Arial"/>
                <w:color w:val="161513"/>
                <w:sz w:val="20"/>
              </w:rPr>
            </w:pPr>
            <w:r w:rsidRPr="00AA0080">
              <w:rPr>
                <w:rFonts w:cs="Arial"/>
                <w:color w:val="161513"/>
                <w:sz w:val="20"/>
              </w:rPr>
              <w:t>Estonian (et)</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535DDFE0" w14:textId="77777777" w:rsidR="00B15A5D" w:rsidRPr="00AA0080" w:rsidRDefault="00B15A5D">
            <w:pPr>
              <w:rPr>
                <w:rFonts w:cs="Arial"/>
                <w:color w:val="161513"/>
                <w:sz w:val="20"/>
              </w:rPr>
            </w:pPr>
            <w:r w:rsidRPr="00AA0080">
              <w:rPr>
                <w:rFonts w:cs="Arial"/>
                <w:color w:val="161513"/>
                <w:sz w:val="20"/>
              </w:rPr>
              <w:t>Estonia (EE)</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1BBB45F2" w14:textId="77777777" w:rsidR="00B15A5D" w:rsidRPr="00AA0080" w:rsidRDefault="00B15A5D">
            <w:pPr>
              <w:rPr>
                <w:rFonts w:cs="Arial"/>
                <w:color w:val="161513"/>
                <w:sz w:val="20"/>
              </w:rPr>
            </w:pPr>
            <w:r w:rsidRPr="00AA0080">
              <w:rPr>
                <w:rFonts w:cs="Arial"/>
                <w:color w:val="161513"/>
                <w:sz w:val="20"/>
              </w:rPr>
              <w:t>et-EE</w:t>
            </w:r>
          </w:p>
        </w:tc>
      </w:tr>
      <w:tr w:rsidR="00B15A5D" w:rsidRPr="00AA0080" w14:paraId="31F6ED23"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5BDF32CB" w14:textId="77777777" w:rsidR="00B15A5D" w:rsidRPr="00AA0080" w:rsidRDefault="00B15A5D">
            <w:pPr>
              <w:rPr>
                <w:rFonts w:cs="Arial"/>
                <w:color w:val="161513"/>
                <w:sz w:val="20"/>
              </w:rPr>
            </w:pPr>
            <w:r w:rsidRPr="00AA0080">
              <w:rPr>
                <w:rFonts w:cs="Arial"/>
                <w:color w:val="161513"/>
                <w:sz w:val="20"/>
              </w:rPr>
              <w:t>Finnish (fi)</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1CAC81CC" w14:textId="77777777" w:rsidR="00B15A5D" w:rsidRPr="00AA0080" w:rsidRDefault="00B15A5D">
            <w:pPr>
              <w:rPr>
                <w:rFonts w:cs="Arial"/>
                <w:color w:val="161513"/>
                <w:sz w:val="20"/>
              </w:rPr>
            </w:pPr>
            <w:r w:rsidRPr="00AA0080">
              <w:rPr>
                <w:rFonts w:cs="Arial"/>
                <w:color w:val="161513"/>
                <w:sz w:val="20"/>
              </w:rPr>
              <w:t>Finland (FI)</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3ECABACD" w14:textId="77777777" w:rsidR="00B15A5D" w:rsidRPr="00AA0080" w:rsidRDefault="00B15A5D">
            <w:pPr>
              <w:rPr>
                <w:rFonts w:cs="Arial"/>
                <w:color w:val="161513"/>
                <w:sz w:val="20"/>
              </w:rPr>
            </w:pPr>
            <w:r w:rsidRPr="00AA0080">
              <w:rPr>
                <w:rFonts w:cs="Arial"/>
                <w:color w:val="161513"/>
                <w:sz w:val="20"/>
              </w:rPr>
              <w:t>fi-FI</w:t>
            </w:r>
          </w:p>
        </w:tc>
      </w:tr>
      <w:tr w:rsidR="00B15A5D" w:rsidRPr="00AA0080" w14:paraId="15AA8F88"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68F4336D" w14:textId="77777777" w:rsidR="00B15A5D" w:rsidRPr="00AA0080" w:rsidRDefault="00B15A5D">
            <w:pPr>
              <w:rPr>
                <w:rFonts w:cs="Arial"/>
                <w:color w:val="161513"/>
                <w:sz w:val="20"/>
              </w:rPr>
            </w:pPr>
            <w:r w:rsidRPr="00AA0080">
              <w:rPr>
                <w:rFonts w:cs="Arial"/>
                <w:color w:val="161513"/>
                <w:sz w:val="20"/>
              </w:rPr>
              <w:t>French (</w:t>
            </w:r>
            <w:proofErr w:type="spellStart"/>
            <w:r w:rsidRPr="00AA0080">
              <w:rPr>
                <w:rFonts w:cs="Arial"/>
                <w:color w:val="161513"/>
                <w:sz w:val="20"/>
              </w:rPr>
              <w:t>fr</w:t>
            </w:r>
            <w:proofErr w:type="spellEnd"/>
            <w:r w:rsidRPr="00AA0080">
              <w:rPr>
                <w:rFonts w:cs="Arial"/>
                <w:color w:val="161513"/>
                <w:sz w:val="20"/>
              </w:rPr>
              <w:t>)</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7B65DA06" w14:textId="77777777" w:rsidR="00B15A5D" w:rsidRPr="00AA0080" w:rsidRDefault="00B15A5D">
            <w:pPr>
              <w:rPr>
                <w:rFonts w:cs="Arial"/>
                <w:color w:val="161513"/>
                <w:sz w:val="20"/>
              </w:rPr>
            </w:pPr>
            <w:r w:rsidRPr="00AA0080">
              <w:rPr>
                <w:rFonts w:cs="Arial"/>
                <w:color w:val="161513"/>
                <w:sz w:val="20"/>
              </w:rPr>
              <w:t>Belgium (BE)</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729CFBF8" w14:textId="77777777" w:rsidR="00B15A5D" w:rsidRPr="00AA0080" w:rsidRDefault="00B15A5D">
            <w:pPr>
              <w:rPr>
                <w:rFonts w:cs="Arial"/>
                <w:color w:val="161513"/>
                <w:sz w:val="20"/>
              </w:rPr>
            </w:pPr>
            <w:proofErr w:type="spellStart"/>
            <w:r w:rsidRPr="00AA0080">
              <w:rPr>
                <w:rFonts w:cs="Arial"/>
                <w:color w:val="161513"/>
                <w:sz w:val="20"/>
              </w:rPr>
              <w:t>fr</w:t>
            </w:r>
            <w:proofErr w:type="spellEnd"/>
            <w:r w:rsidRPr="00AA0080">
              <w:rPr>
                <w:rFonts w:cs="Arial"/>
                <w:color w:val="161513"/>
                <w:sz w:val="20"/>
              </w:rPr>
              <w:t>-BE</w:t>
            </w:r>
          </w:p>
        </w:tc>
      </w:tr>
      <w:tr w:rsidR="00B15A5D" w:rsidRPr="00AA0080" w14:paraId="1524E084"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4B5119CA" w14:textId="77777777" w:rsidR="00B15A5D" w:rsidRPr="00AA0080" w:rsidRDefault="00B15A5D">
            <w:pPr>
              <w:rPr>
                <w:rFonts w:cs="Arial"/>
                <w:color w:val="161513"/>
                <w:sz w:val="20"/>
              </w:rPr>
            </w:pPr>
            <w:r w:rsidRPr="00AA0080">
              <w:rPr>
                <w:rFonts w:cs="Arial"/>
                <w:color w:val="161513"/>
                <w:sz w:val="20"/>
              </w:rPr>
              <w:t>French (</w:t>
            </w:r>
            <w:proofErr w:type="spellStart"/>
            <w:r w:rsidRPr="00AA0080">
              <w:rPr>
                <w:rFonts w:cs="Arial"/>
                <w:color w:val="161513"/>
                <w:sz w:val="20"/>
              </w:rPr>
              <w:t>fr</w:t>
            </w:r>
            <w:proofErr w:type="spellEnd"/>
            <w:r w:rsidRPr="00AA0080">
              <w:rPr>
                <w:rFonts w:cs="Arial"/>
                <w:color w:val="161513"/>
                <w:sz w:val="20"/>
              </w:rPr>
              <w:t>)</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01573BDE" w14:textId="77777777" w:rsidR="00B15A5D" w:rsidRPr="00AA0080" w:rsidRDefault="00B15A5D">
            <w:pPr>
              <w:rPr>
                <w:rFonts w:cs="Arial"/>
                <w:color w:val="161513"/>
                <w:sz w:val="20"/>
              </w:rPr>
            </w:pPr>
            <w:r w:rsidRPr="00AA0080">
              <w:rPr>
                <w:rFonts w:cs="Arial"/>
                <w:color w:val="161513"/>
                <w:sz w:val="20"/>
              </w:rPr>
              <w:t>Canada (CA)</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0510C8E7" w14:textId="77777777" w:rsidR="00B15A5D" w:rsidRPr="00AA0080" w:rsidRDefault="00B15A5D">
            <w:pPr>
              <w:rPr>
                <w:rFonts w:cs="Arial"/>
                <w:color w:val="161513"/>
                <w:sz w:val="20"/>
              </w:rPr>
            </w:pPr>
            <w:proofErr w:type="spellStart"/>
            <w:r w:rsidRPr="00AA0080">
              <w:rPr>
                <w:rFonts w:cs="Arial"/>
                <w:color w:val="161513"/>
                <w:sz w:val="20"/>
              </w:rPr>
              <w:t>fr</w:t>
            </w:r>
            <w:proofErr w:type="spellEnd"/>
            <w:r w:rsidRPr="00AA0080">
              <w:rPr>
                <w:rFonts w:cs="Arial"/>
                <w:color w:val="161513"/>
                <w:sz w:val="20"/>
              </w:rPr>
              <w:t>-CA</w:t>
            </w:r>
          </w:p>
        </w:tc>
      </w:tr>
      <w:tr w:rsidR="00B15A5D" w:rsidRPr="00AA0080" w14:paraId="74A8E749"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42C5E3D2" w14:textId="77777777" w:rsidR="00B15A5D" w:rsidRPr="00AA0080" w:rsidRDefault="00B15A5D">
            <w:pPr>
              <w:rPr>
                <w:rFonts w:cs="Arial"/>
                <w:color w:val="161513"/>
                <w:sz w:val="20"/>
              </w:rPr>
            </w:pPr>
            <w:r w:rsidRPr="00AA0080">
              <w:rPr>
                <w:rFonts w:cs="Arial"/>
                <w:color w:val="161513"/>
                <w:sz w:val="20"/>
              </w:rPr>
              <w:t>French (</w:t>
            </w:r>
            <w:proofErr w:type="spellStart"/>
            <w:r w:rsidRPr="00AA0080">
              <w:rPr>
                <w:rFonts w:cs="Arial"/>
                <w:color w:val="161513"/>
                <w:sz w:val="20"/>
              </w:rPr>
              <w:t>fr</w:t>
            </w:r>
            <w:proofErr w:type="spellEnd"/>
            <w:r w:rsidRPr="00AA0080">
              <w:rPr>
                <w:rFonts w:cs="Arial"/>
                <w:color w:val="161513"/>
                <w:sz w:val="20"/>
              </w:rPr>
              <w:t>)</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3CC1CE26" w14:textId="77777777" w:rsidR="00B15A5D" w:rsidRPr="00AA0080" w:rsidRDefault="00B15A5D">
            <w:pPr>
              <w:rPr>
                <w:rFonts w:cs="Arial"/>
                <w:color w:val="161513"/>
                <w:sz w:val="20"/>
              </w:rPr>
            </w:pPr>
            <w:r w:rsidRPr="00AA0080">
              <w:rPr>
                <w:rFonts w:cs="Arial"/>
                <w:color w:val="161513"/>
                <w:sz w:val="20"/>
              </w:rPr>
              <w:t>France (FR)</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1A43EED5" w14:textId="77777777" w:rsidR="00B15A5D" w:rsidRPr="00AA0080" w:rsidRDefault="00B15A5D">
            <w:pPr>
              <w:rPr>
                <w:rFonts w:cs="Arial"/>
                <w:color w:val="161513"/>
                <w:sz w:val="20"/>
              </w:rPr>
            </w:pPr>
            <w:proofErr w:type="spellStart"/>
            <w:r w:rsidRPr="00AA0080">
              <w:rPr>
                <w:rFonts w:cs="Arial"/>
                <w:color w:val="161513"/>
                <w:sz w:val="20"/>
              </w:rPr>
              <w:t>fr</w:t>
            </w:r>
            <w:proofErr w:type="spellEnd"/>
            <w:r w:rsidRPr="00AA0080">
              <w:rPr>
                <w:rFonts w:cs="Arial"/>
                <w:color w:val="161513"/>
                <w:sz w:val="20"/>
              </w:rPr>
              <w:t>-FR</w:t>
            </w:r>
          </w:p>
        </w:tc>
      </w:tr>
      <w:tr w:rsidR="00B15A5D" w:rsidRPr="00AA0080" w14:paraId="3CA9CC1C"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0EBDC6D2" w14:textId="77777777" w:rsidR="00B15A5D" w:rsidRPr="00AA0080" w:rsidRDefault="00B15A5D">
            <w:pPr>
              <w:rPr>
                <w:rFonts w:cs="Arial"/>
                <w:color w:val="161513"/>
                <w:sz w:val="20"/>
              </w:rPr>
            </w:pPr>
            <w:r w:rsidRPr="00AA0080">
              <w:rPr>
                <w:rFonts w:cs="Arial"/>
                <w:color w:val="161513"/>
                <w:sz w:val="20"/>
              </w:rPr>
              <w:t>French (</w:t>
            </w:r>
            <w:proofErr w:type="spellStart"/>
            <w:r w:rsidRPr="00AA0080">
              <w:rPr>
                <w:rFonts w:cs="Arial"/>
                <w:color w:val="161513"/>
                <w:sz w:val="20"/>
              </w:rPr>
              <w:t>fr</w:t>
            </w:r>
            <w:proofErr w:type="spellEnd"/>
            <w:r w:rsidRPr="00AA0080">
              <w:rPr>
                <w:rFonts w:cs="Arial"/>
                <w:color w:val="161513"/>
                <w:sz w:val="20"/>
              </w:rPr>
              <w:t>)</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21811DF7" w14:textId="77777777" w:rsidR="00B15A5D" w:rsidRPr="00AA0080" w:rsidRDefault="00B15A5D">
            <w:pPr>
              <w:rPr>
                <w:rFonts w:cs="Arial"/>
                <w:color w:val="161513"/>
                <w:sz w:val="20"/>
              </w:rPr>
            </w:pPr>
            <w:r w:rsidRPr="00AA0080">
              <w:rPr>
                <w:rFonts w:cs="Arial"/>
                <w:color w:val="161513"/>
                <w:sz w:val="20"/>
              </w:rPr>
              <w:t>Luxembourg (LU)</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7F1167DB" w14:textId="77777777" w:rsidR="00B15A5D" w:rsidRPr="00AA0080" w:rsidRDefault="00B15A5D">
            <w:pPr>
              <w:rPr>
                <w:rFonts w:cs="Arial"/>
                <w:color w:val="161513"/>
                <w:sz w:val="20"/>
              </w:rPr>
            </w:pPr>
            <w:proofErr w:type="spellStart"/>
            <w:r w:rsidRPr="00AA0080">
              <w:rPr>
                <w:rFonts w:cs="Arial"/>
                <w:color w:val="161513"/>
                <w:sz w:val="20"/>
              </w:rPr>
              <w:t>fr</w:t>
            </w:r>
            <w:proofErr w:type="spellEnd"/>
            <w:r w:rsidRPr="00AA0080">
              <w:rPr>
                <w:rFonts w:cs="Arial"/>
                <w:color w:val="161513"/>
                <w:sz w:val="20"/>
              </w:rPr>
              <w:t>-LU</w:t>
            </w:r>
          </w:p>
        </w:tc>
      </w:tr>
      <w:tr w:rsidR="00B15A5D" w:rsidRPr="00AA0080" w14:paraId="61B09AE6"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5908253D" w14:textId="77777777" w:rsidR="00B15A5D" w:rsidRPr="00AA0080" w:rsidRDefault="00B15A5D">
            <w:pPr>
              <w:rPr>
                <w:rFonts w:cs="Arial"/>
                <w:color w:val="161513"/>
                <w:sz w:val="20"/>
              </w:rPr>
            </w:pPr>
            <w:r w:rsidRPr="00AA0080">
              <w:rPr>
                <w:rFonts w:cs="Arial"/>
                <w:color w:val="161513"/>
                <w:sz w:val="20"/>
              </w:rPr>
              <w:t>French (</w:t>
            </w:r>
            <w:proofErr w:type="spellStart"/>
            <w:r w:rsidRPr="00AA0080">
              <w:rPr>
                <w:rFonts w:cs="Arial"/>
                <w:color w:val="161513"/>
                <w:sz w:val="20"/>
              </w:rPr>
              <w:t>fr</w:t>
            </w:r>
            <w:proofErr w:type="spellEnd"/>
            <w:r w:rsidRPr="00AA0080">
              <w:rPr>
                <w:rFonts w:cs="Arial"/>
                <w:color w:val="161513"/>
                <w:sz w:val="20"/>
              </w:rPr>
              <w:t>)</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2889718C" w14:textId="77777777" w:rsidR="00B15A5D" w:rsidRPr="00AA0080" w:rsidRDefault="00B15A5D">
            <w:pPr>
              <w:rPr>
                <w:rFonts w:cs="Arial"/>
                <w:color w:val="161513"/>
                <w:sz w:val="20"/>
              </w:rPr>
            </w:pPr>
            <w:r w:rsidRPr="00AA0080">
              <w:rPr>
                <w:rFonts w:cs="Arial"/>
                <w:color w:val="161513"/>
                <w:sz w:val="20"/>
              </w:rPr>
              <w:t>Switzerland (CH)</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6CB70D7E" w14:textId="77777777" w:rsidR="00B15A5D" w:rsidRPr="00AA0080" w:rsidRDefault="00B15A5D">
            <w:pPr>
              <w:rPr>
                <w:rFonts w:cs="Arial"/>
                <w:color w:val="161513"/>
                <w:sz w:val="20"/>
              </w:rPr>
            </w:pPr>
            <w:proofErr w:type="spellStart"/>
            <w:r w:rsidRPr="00AA0080">
              <w:rPr>
                <w:rFonts w:cs="Arial"/>
                <w:color w:val="161513"/>
                <w:sz w:val="20"/>
              </w:rPr>
              <w:t>fr</w:t>
            </w:r>
            <w:proofErr w:type="spellEnd"/>
            <w:r w:rsidRPr="00AA0080">
              <w:rPr>
                <w:rFonts w:cs="Arial"/>
                <w:color w:val="161513"/>
                <w:sz w:val="20"/>
              </w:rPr>
              <w:t>-CH</w:t>
            </w:r>
          </w:p>
        </w:tc>
      </w:tr>
      <w:tr w:rsidR="00B15A5D" w:rsidRPr="00AA0080" w14:paraId="54B60F85"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4F33445E" w14:textId="77777777" w:rsidR="00B15A5D" w:rsidRPr="00AA0080" w:rsidRDefault="00B15A5D">
            <w:pPr>
              <w:rPr>
                <w:rFonts w:cs="Arial"/>
                <w:color w:val="161513"/>
                <w:sz w:val="20"/>
              </w:rPr>
            </w:pPr>
            <w:r w:rsidRPr="00AA0080">
              <w:rPr>
                <w:rFonts w:cs="Arial"/>
                <w:color w:val="161513"/>
                <w:sz w:val="20"/>
              </w:rPr>
              <w:t>German (de)</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7CD2A9AE" w14:textId="77777777" w:rsidR="00B15A5D" w:rsidRPr="00AA0080" w:rsidRDefault="00B15A5D">
            <w:pPr>
              <w:rPr>
                <w:rFonts w:cs="Arial"/>
                <w:color w:val="161513"/>
                <w:sz w:val="20"/>
              </w:rPr>
            </w:pPr>
            <w:r w:rsidRPr="00AA0080">
              <w:rPr>
                <w:rFonts w:cs="Arial"/>
                <w:color w:val="161513"/>
                <w:sz w:val="20"/>
              </w:rPr>
              <w:t>Austria (AT)</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569CA6B1" w14:textId="77777777" w:rsidR="00B15A5D" w:rsidRPr="00AA0080" w:rsidRDefault="00B15A5D">
            <w:pPr>
              <w:rPr>
                <w:rFonts w:cs="Arial"/>
                <w:color w:val="161513"/>
                <w:sz w:val="20"/>
              </w:rPr>
            </w:pPr>
            <w:r w:rsidRPr="00AA0080">
              <w:rPr>
                <w:rFonts w:cs="Arial"/>
                <w:color w:val="161513"/>
                <w:sz w:val="20"/>
              </w:rPr>
              <w:t>de-AT</w:t>
            </w:r>
          </w:p>
        </w:tc>
      </w:tr>
      <w:tr w:rsidR="00B15A5D" w:rsidRPr="00AA0080" w14:paraId="7984A3C9"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677E566D" w14:textId="77777777" w:rsidR="00B15A5D" w:rsidRPr="00AA0080" w:rsidRDefault="00B15A5D">
            <w:pPr>
              <w:rPr>
                <w:rFonts w:cs="Arial"/>
                <w:color w:val="161513"/>
                <w:sz w:val="20"/>
              </w:rPr>
            </w:pPr>
            <w:r w:rsidRPr="00AA0080">
              <w:rPr>
                <w:rFonts w:cs="Arial"/>
                <w:color w:val="161513"/>
                <w:sz w:val="20"/>
              </w:rPr>
              <w:t>German (de)</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74C69020" w14:textId="77777777" w:rsidR="00B15A5D" w:rsidRPr="00AA0080" w:rsidRDefault="00B15A5D">
            <w:pPr>
              <w:rPr>
                <w:rFonts w:cs="Arial"/>
                <w:color w:val="161513"/>
                <w:sz w:val="20"/>
              </w:rPr>
            </w:pPr>
            <w:r w:rsidRPr="00AA0080">
              <w:rPr>
                <w:rFonts w:cs="Arial"/>
                <w:color w:val="161513"/>
                <w:sz w:val="20"/>
              </w:rPr>
              <w:t>Germany (DE)</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0DE4CC8B" w14:textId="77777777" w:rsidR="00B15A5D" w:rsidRPr="00AA0080" w:rsidRDefault="00B15A5D">
            <w:pPr>
              <w:rPr>
                <w:rFonts w:cs="Arial"/>
                <w:color w:val="161513"/>
                <w:sz w:val="20"/>
              </w:rPr>
            </w:pPr>
            <w:r w:rsidRPr="00AA0080">
              <w:rPr>
                <w:rFonts w:cs="Arial"/>
                <w:color w:val="161513"/>
                <w:sz w:val="20"/>
              </w:rPr>
              <w:t>de-DE</w:t>
            </w:r>
          </w:p>
        </w:tc>
      </w:tr>
      <w:tr w:rsidR="00B15A5D" w:rsidRPr="00AA0080" w14:paraId="66918CD9"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708C6056" w14:textId="77777777" w:rsidR="00B15A5D" w:rsidRPr="00AA0080" w:rsidRDefault="00B15A5D">
            <w:pPr>
              <w:rPr>
                <w:rFonts w:cs="Arial"/>
                <w:color w:val="161513"/>
                <w:sz w:val="20"/>
              </w:rPr>
            </w:pPr>
            <w:r w:rsidRPr="00AA0080">
              <w:rPr>
                <w:rFonts w:cs="Arial"/>
                <w:color w:val="161513"/>
                <w:sz w:val="20"/>
              </w:rPr>
              <w:lastRenderedPageBreak/>
              <w:t>German (de)</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5458A912" w14:textId="77777777" w:rsidR="00B15A5D" w:rsidRPr="00AA0080" w:rsidRDefault="00B15A5D">
            <w:pPr>
              <w:rPr>
                <w:rFonts w:cs="Arial"/>
                <w:color w:val="161513"/>
                <w:sz w:val="20"/>
              </w:rPr>
            </w:pPr>
            <w:r w:rsidRPr="00AA0080">
              <w:rPr>
                <w:rFonts w:cs="Arial"/>
                <w:color w:val="161513"/>
                <w:sz w:val="20"/>
              </w:rPr>
              <w:t>Luxembourg (LU)</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28E83F58" w14:textId="77777777" w:rsidR="00B15A5D" w:rsidRPr="00AA0080" w:rsidRDefault="00B15A5D">
            <w:pPr>
              <w:rPr>
                <w:rFonts w:cs="Arial"/>
                <w:color w:val="161513"/>
                <w:sz w:val="20"/>
              </w:rPr>
            </w:pPr>
            <w:r w:rsidRPr="00AA0080">
              <w:rPr>
                <w:rFonts w:cs="Arial"/>
                <w:color w:val="161513"/>
                <w:sz w:val="20"/>
              </w:rPr>
              <w:t>de-LU</w:t>
            </w:r>
          </w:p>
        </w:tc>
      </w:tr>
      <w:tr w:rsidR="00B15A5D" w:rsidRPr="00AA0080" w14:paraId="165643B3"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78D5435C" w14:textId="77777777" w:rsidR="00B15A5D" w:rsidRPr="00AA0080" w:rsidRDefault="00B15A5D">
            <w:pPr>
              <w:rPr>
                <w:rFonts w:cs="Arial"/>
                <w:color w:val="161513"/>
                <w:sz w:val="20"/>
              </w:rPr>
            </w:pPr>
            <w:r w:rsidRPr="00AA0080">
              <w:rPr>
                <w:rFonts w:cs="Arial"/>
                <w:color w:val="161513"/>
                <w:sz w:val="20"/>
              </w:rPr>
              <w:t>German (de)</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28861B28" w14:textId="77777777" w:rsidR="00B15A5D" w:rsidRPr="00AA0080" w:rsidRDefault="00B15A5D">
            <w:pPr>
              <w:rPr>
                <w:rFonts w:cs="Arial"/>
                <w:color w:val="161513"/>
                <w:sz w:val="20"/>
              </w:rPr>
            </w:pPr>
            <w:r w:rsidRPr="00AA0080">
              <w:rPr>
                <w:rFonts w:cs="Arial"/>
                <w:color w:val="161513"/>
                <w:sz w:val="20"/>
              </w:rPr>
              <w:t>Switzerland (CH)</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39F2D3B5" w14:textId="77777777" w:rsidR="00B15A5D" w:rsidRPr="00AA0080" w:rsidRDefault="00B15A5D">
            <w:pPr>
              <w:rPr>
                <w:rFonts w:cs="Arial"/>
                <w:color w:val="161513"/>
                <w:sz w:val="20"/>
              </w:rPr>
            </w:pPr>
            <w:r w:rsidRPr="00AA0080">
              <w:rPr>
                <w:rFonts w:cs="Arial"/>
                <w:color w:val="161513"/>
                <w:sz w:val="20"/>
              </w:rPr>
              <w:t>de-CH</w:t>
            </w:r>
          </w:p>
        </w:tc>
      </w:tr>
      <w:tr w:rsidR="00B15A5D" w:rsidRPr="00AA0080" w14:paraId="22A14ED4"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066FF269" w14:textId="77777777" w:rsidR="00B15A5D" w:rsidRPr="00AA0080" w:rsidRDefault="00B15A5D">
            <w:pPr>
              <w:rPr>
                <w:rFonts w:cs="Arial"/>
                <w:color w:val="161513"/>
                <w:sz w:val="20"/>
              </w:rPr>
            </w:pPr>
            <w:r w:rsidRPr="00AA0080">
              <w:rPr>
                <w:rFonts w:cs="Arial"/>
                <w:color w:val="161513"/>
                <w:sz w:val="20"/>
              </w:rPr>
              <w:t>Greek (</w:t>
            </w:r>
            <w:proofErr w:type="spellStart"/>
            <w:r w:rsidRPr="00AA0080">
              <w:rPr>
                <w:rFonts w:cs="Arial"/>
                <w:color w:val="161513"/>
                <w:sz w:val="20"/>
              </w:rPr>
              <w:t>el</w:t>
            </w:r>
            <w:proofErr w:type="spellEnd"/>
            <w:r w:rsidRPr="00AA0080">
              <w:rPr>
                <w:rFonts w:cs="Arial"/>
                <w:color w:val="161513"/>
                <w:sz w:val="20"/>
              </w:rPr>
              <w:t>)</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0FB36B75" w14:textId="77777777" w:rsidR="00B15A5D" w:rsidRPr="00AA0080" w:rsidRDefault="00B15A5D">
            <w:pPr>
              <w:rPr>
                <w:rFonts w:cs="Arial"/>
                <w:color w:val="161513"/>
                <w:sz w:val="20"/>
              </w:rPr>
            </w:pPr>
            <w:r w:rsidRPr="00AA0080">
              <w:rPr>
                <w:rFonts w:cs="Arial"/>
                <w:color w:val="161513"/>
                <w:sz w:val="20"/>
              </w:rPr>
              <w:t>Cyprus (CY)</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25B1C40A" w14:textId="14C4B996" w:rsidR="00B15A5D" w:rsidRPr="00AA0080" w:rsidRDefault="00B15A5D">
            <w:pPr>
              <w:rPr>
                <w:rFonts w:cs="Arial"/>
                <w:color w:val="161513"/>
                <w:sz w:val="20"/>
              </w:rPr>
            </w:pPr>
            <w:proofErr w:type="spellStart"/>
            <w:r w:rsidRPr="00AA0080">
              <w:rPr>
                <w:rFonts w:cs="Arial"/>
                <w:color w:val="161513"/>
                <w:sz w:val="20"/>
              </w:rPr>
              <w:t>el</w:t>
            </w:r>
            <w:proofErr w:type="spellEnd"/>
            <w:r w:rsidRPr="00AA0080">
              <w:rPr>
                <w:rFonts w:cs="Arial"/>
                <w:color w:val="161513"/>
                <w:sz w:val="20"/>
              </w:rPr>
              <w:t>-CY</w:t>
            </w:r>
            <w:hyperlink r:id="rId37" w:anchor="cldrlocale" w:history="1">
              <w:r w:rsidRPr="00AA0080">
                <w:rPr>
                  <w:rStyle w:val="Hyperlink"/>
                  <w:rFonts w:cs="Arial"/>
                  <w:color w:val="00688C"/>
                  <w:sz w:val="20"/>
                </w:rPr>
                <w:t>(*)</w:t>
              </w:r>
            </w:hyperlink>
          </w:p>
        </w:tc>
      </w:tr>
      <w:tr w:rsidR="00B15A5D" w:rsidRPr="00AA0080" w14:paraId="7FE7FCD9"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2159EDBD" w14:textId="77777777" w:rsidR="00B15A5D" w:rsidRPr="00AA0080" w:rsidRDefault="00B15A5D">
            <w:pPr>
              <w:rPr>
                <w:rFonts w:cs="Arial"/>
                <w:color w:val="161513"/>
                <w:sz w:val="20"/>
              </w:rPr>
            </w:pPr>
            <w:r w:rsidRPr="00AA0080">
              <w:rPr>
                <w:rFonts w:cs="Arial"/>
                <w:color w:val="161513"/>
                <w:sz w:val="20"/>
              </w:rPr>
              <w:t>Greek (</w:t>
            </w:r>
            <w:proofErr w:type="spellStart"/>
            <w:r w:rsidRPr="00AA0080">
              <w:rPr>
                <w:rFonts w:cs="Arial"/>
                <w:color w:val="161513"/>
                <w:sz w:val="20"/>
              </w:rPr>
              <w:t>el</w:t>
            </w:r>
            <w:proofErr w:type="spellEnd"/>
            <w:r w:rsidRPr="00AA0080">
              <w:rPr>
                <w:rFonts w:cs="Arial"/>
                <w:color w:val="161513"/>
                <w:sz w:val="20"/>
              </w:rPr>
              <w:t>)</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12023385" w14:textId="77777777" w:rsidR="00B15A5D" w:rsidRPr="00AA0080" w:rsidRDefault="00B15A5D">
            <w:pPr>
              <w:rPr>
                <w:rFonts w:cs="Arial"/>
                <w:color w:val="161513"/>
                <w:sz w:val="20"/>
              </w:rPr>
            </w:pPr>
            <w:r w:rsidRPr="00AA0080">
              <w:rPr>
                <w:rFonts w:cs="Arial"/>
                <w:color w:val="161513"/>
                <w:sz w:val="20"/>
              </w:rPr>
              <w:t>Greece (GR)</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27796683" w14:textId="77777777" w:rsidR="00B15A5D" w:rsidRPr="00AA0080" w:rsidRDefault="00B15A5D">
            <w:pPr>
              <w:rPr>
                <w:rFonts w:cs="Arial"/>
                <w:color w:val="161513"/>
                <w:sz w:val="20"/>
              </w:rPr>
            </w:pPr>
            <w:proofErr w:type="spellStart"/>
            <w:r w:rsidRPr="00AA0080">
              <w:rPr>
                <w:rFonts w:cs="Arial"/>
                <w:color w:val="161513"/>
                <w:sz w:val="20"/>
              </w:rPr>
              <w:t>el</w:t>
            </w:r>
            <w:proofErr w:type="spellEnd"/>
            <w:r w:rsidRPr="00AA0080">
              <w:rPr>
                <w:rFonts w:cs="Arial"/>
                <w:color w:val="161513"/>
                <w:sz w:val="20"/>
              </w:rPr>
              <w:t>-GR</w:t>
            </w:r>
          </w:p>
        </w:tc>
      </w:tr>
      <w:tr w:rsidR="00B15A5D" w:rsidRPr="00AA0080" w14:paraId="14529A17"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01DBFCF5" w14:textId="77777777" w:rsidR="00B15A5D" w:rsidRPr="00AA0080" w:rsidRDefault="00B15A5D">
            <w:pPr>
              <w:rPr>
                <w:rFonts w:cs="Arial"/>
                <w:color w:val="161513"/>
                <w:sz w:val="20"/>
              </w:rPr>
            </w:pPr>
            <w:r w:rsidRPr="00AA0080">
              <w:rPr>
                <w:rFonts w:cs="Arial"/>
                <w:color w:val="161513"/>
                <w:sz w:val="20"/>
              </w:rPr>
              <w:t>Hebrew (</w:t>
            </w:r>
            <w:proofErr w:type="spellStart"/>
            <w:r w:rsidRPr="00AA0080">
              <w:rPr>
                <w:rFonts w:cs="Arial"/>
                <w:color w:val="161513"/>
                <w:sz w:val="20"/>
              </w:rPr>
              <w:t>iw</w:t>
            </w:r>
            <w:proofErr w:type="spellEnd"/>
            <w:r w:rsidRPr="00AA0080">
              <w:rPr>
                <w:rFonts w:cs="Arial"/>
                <w:color w:val="161513"/>
                <w:sz w:val="20"/>
              </w:rPr>
              <w:t>)</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6F83FAAC" w14:textId="77777777" w:rsidR="00B15A5D" w:rsidRPr="00AA0080" w:rsidRDefault="00B15A5D">
            <w:pPr>
              <w:rPr>
                <w:rFonts w:cs="Arial"/>
                <w:color w:val="161513"/>
                <w:sz w:val="20"/>
              </w:rPr>
            </w:pPr>
            <w:r w:rsidRPr="00AA0080">
              <w:rPr>
                <w:rFonts w:cs="Arial"/>
                <w:color w:val="161513"/>
                <w:sz w:val="20"/>
              </w:rPr>
              <w:t>Israel (IL)</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43D90786" w14:textId="77777777" w:rsidR="00B15A5D" w:rsidRPr="00AA0080" w:rsidRDefault="00B15A5D">
            <w:pPr>
              <w:rPr>
                <w:rFonts w:cs="Arial"/>
                <w:color w:val="161513"/>
                <w:sz w:val="20"/>
              </w:rPr>
            </w:pPr>
            <w:proofErr w:type="spellStart"/>
            <w:r w:rsidRPr="00AA0080">
              <w:rPr>
                <w:rFonts w:cs="Arial"/>
                <w:color w:val="161513"/>
                <w:sz w:val="20"/>
              </w:rPr>
              <w:t>iw</w:t>
            </w:r>
            <w:proofErr w:type="spellEnd"/>
            <w:r w:rsidRPr="00AA0080">
              <w:rPr>
                <w:rFonts w:cs="Arial"/>
                <w:color w:val="161513"/>
                <w:sz w:val="20"/>
              </w:rPr>
              <w:t>-IL</w:t>
            </w:r>
          </w:p>
        </w:tc>
      </w:tr>
      <w:tr w:rsidR="00B15A5D" w:rsidRPr="00AA0080" w14:paraId="1A057F33"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3FEE30B5" w14:textId="77777777" w:rsidR="00B15A5D" w:rsidRPr="00AA0080" w:rsidRDefault="00B15A5D">
            <w:pPr>
              <w:rPr>
                <w:rFonts w:cs="Arial"/>
                <w:color w:val="161513"/>
                <w:sz w:val="20"/>
              </w:rPr>
            </w:pPr>
            <w:r w:rsidRPr="00AA0080">
              <w:rPr>
                <w:rFonts w:cs="Arial"/>
                <w:color w:val="161513"/>
                <w:sz w:val="20"/>
              </w:rPr>
              <w:t>Hindi (hi)</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2FCF6D1E" w14:textId="77777777" w:rsidR="00B15A5D" w:rsidRPr="00AA0080" w:rsidRDefault="00B15A5D">
            <w:pPr>
              <w:rPr>
                <w:rFonts w:cs="Arial"/>
                <w:color w:val="161513"/>
                <w:sz w:val="20"/>
              </w:rPr>
            </w:pPr>
            <w:r w:rsidRPr="00AA0080">
              <w:rPr>
                <w:rFonts w:cs="Arial"/>
                <w:color w:val="161513"/>
                <w:sz w:val="20"/>
              </w:rPr>
              <w:t>India (IN)</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1303C51A" w14:textId="77777777" w:rsidR="00B15A5D" w:rsidRPr="00AA0080" w:rsidRDefault="00B15A5D">
            <w:pPr>
              <w:rPr>
                <w:rFonts w:cs="Arial"/>
                <w:color w:val="161513"/>
                <w:sz w:val="20"/>
              </w:rPr>
            </w:pPr>
            <w:r w:rsidRPr="00AA0080">
              <w:rPr>
                <w:rFonts w:cs="Arial"/>
                <w:color w:val="161513"/>
                <w:sz w:val="20"/>
              </w:rPr>
              <w:t>hi-IN</w:t>
            </w:r>
          </w:p>
        </w:tc>
      </w:tr>
      <w:tr w:rsidR="00B15A5D" w:rsidRPr="00AA0080" w14:paraId="0AE078B2"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5FED893D" w14:textId="77777777" w:rsidR="00B15A5D" w:rsidRPr="00AA0080" w:rsidRDefault="00B15A5D">
            <w:pPr>
              <w:rPr>
                <w:rFonts w:cs="Arial"/>
                <w:color w:val="161513"/>
                <w:sz w:val="20"/>
              </w:rPr>
            </w:pPr>
            <w:r w:rsidRPr="00AA0080">
              <w:rPr>
                <w:rFonts w:cs="Arial"/>
                <w:color w:val="161513"/>
                <w:sz w:val="20"/>
              </w:rPr>
              <w:t>Hungarian (hu)</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36B6CE77" w14:textId="77777777" w:rsidR="00B15A5D" w:rsidRPr="00AA0080" w:rsidRDefault="00B15A5D">
            <w:pPr>
              <w:rPr>
                <w:rFonts w:cs="Arial"/>
                <w:color w:val="161513"/>
                <w:sz w:val="20"/>
              </w:rPr>
            </w:pPr>
            <w:r w:rsidRPr="00AA0080">
              <w:rPr>
                <w:rFonts w:cs="Arial"/>
                <w:color w:val="161513"/>
                <w:sz w:val="20"/>
              </w:rPr>
              <w:t>Hungary (HU)</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61B2F99F" w14:textId="77777777" w:rsidR="00B15A5D" w:rsidRPr="00AA0080" w:rsidRDefault="00B15A5D">
            <w:pPr>
              <w:rPr>
                <w:rFonts w:cs="Arial"/>
                <w:color w:val="161513"/>
                <w:sz w:val="20"/>
              </w:rPr>
            </w:pPr>
            <w:r w:rsidRPr="00AA0080">
              <w:rPr>
                <w:rFonts w:cs="Arial"/>
                <w:color w:val="161513"/>
                <w:sz w:val="20"/>
              </w:rPr>
              <w:t>hu-HU</w:t>
            </w:r>
          </w:p>
        </w:tc>
      </w:tr>
      <w:tr w:rsidR="00B15A5D" w:rsidRPr="00AA0080" w14:paraId="039B683E"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6082EAE0" w14:textId="77777777" w:rsidR="00B15A5D" w:rsidRPr="00AA0080" w:rsidRDefault="00B15A5D">
            <w:pPr>
              <w:rPr>
                <w:rFonts w:cs="Arial"/>
                <w:color w:val="161513"/>
                <w:sz w:val="20"/>
              </w:rPr>
            </w:pPr>
            <w:r w:rsidRPr="00AA0080">
              <w:rPr>
                <w:rFonts w:cs="Arial"/>
                <w:color w:val="161513"/>
                <w:sz w:val="20"/>
              </w:rPr>
              <w:t>Icelandic (is)</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197985A5" w14:textId="77777777" w:rsidR="00B15A5D" w:rsidRPr="00AA0080" w:rsidRDefault="00B15A5D">
            <w:pPr>
              <w:rPr>
                <w:rFonts w:cs="Arial"/>
                <w:color w:val="161513"/>
                <w:sz w:val="20"/>
              </w:rPr>
            </w:pPr>
            <w:r w:rsidRPr="00AA0080">
              <w:rPr>
                <w:rFonts w:cs="Arial"/>
                <w:color w:val="161513"/>
                <w:sz w:val="20"/>
              </w:rPr>
              <w:t>Iceland (IS)</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7E6277C6" w14:textId="77777777" w:rsidR="00B15A5D" w:rsidRPr="00AA0080" w:rsidRDefault="00B15A5D">
            <w:pPr>
              <w:rPr>
                <w:rFonts w:cs="Arial"/>
                <w:color w:val="161513"/>
                <w:sz w:val="20"/>
              </w:rPr>
            </w:pPr>
            <w:r w:rsidRPr="00AA0080">
              <w:rPr>
                <w:rFonts w:cs="Arial"/>
                <w:color w:val="161513"/>
                <w:sz w:val="20"/>
              </w:rPr>
              <w:t>is-IS</w:t>
            </w:r>
          </w:p>
        </w:tc>
      </w:tr>
      <w:tr w:rsidR="00B15A5D" w:rsidRPr="00AA0080" w14:paraId="40A77B05"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7BFAC89E" w14:textId="77777777" w:rsidR="00B15A5D" w:rsidRPr="00AA0080" w:rsidRDefault="00B15A5D">
            <w:pPr>
              <w:rPr>
                <w:rFonts w:cs="Arial"/>
                <w:color w:val="161513"/>
                <w:sz w:val="20"/>
              </w:rPr>
            </w:pPr>
            <w:r w:rsidRPr="00AA0080">
              <w:rPr>
                <w:rFonts w:cs="Arial"/>
                <w:color w:val="161513"/>
                <w:sz w:val="20"/>
              </w:rPr>
              <w:t>Indonesian (in)</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5EEF5B25" w14:textId="77777777" w:rsidR="00B15A5D" w:rsidRPr="00AA0080" w:rsidRDefault="00B15A5D">
            <w:pPr>
              <w:rPr>
                <w:rFonts w:cs="Arial"/>
                <w:color w:val="161513"/>
                <w:sz w:val="20"/>
              </w:rPr>
            </w:pPr>
            <w:r w:rsidRPr="00AA0080">
              <w:rPr>
                <w:rFonts w:cs="Arial"/>
                <w:color w:val="161513"/>
                <w:sz w:val="20"/>
              </w:rPr>
              <w:t>Indonesia (ID)</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53FDD081" w14:textId="5A105EEC" w:rsidR="00B15A5D" w:rsidRPr="00AA0080" w:rsidRDefault="00B15A5D">
            <w:pPr>
              <w:rPr>
                <w:rFonts w:cs="Arial"/>
                <w:color w:val="161513"/>
                <w:sz w:val="20"/>
              </w:rPr>
            </w:pPr>
            <w:r w:rsidRPr="00AA0080">
              <w:rPr>
                <w:rFonts w:cs="Arial"/>
                <w:color w:val="161513"/>
                <w:sz w:val="20"/>
              </w:rPr>
              <w:t>in-ID</w:t>
            </w:r>
            <w:hyperlink r:id="rId38" w:anchor="cldrlocale" w:history="1">
              <w:r w:rsidRPr="00AA0080">
                <w:rPr>
                  <w:rStyle w:val="Hyperlink"/>
                  <w:rFonts w:cs="Arial"/>
                  <w:color w:val="00688C"/>
                  <w:sz w:val="20"/>
                </w:rPr>
                <w:t>(*)</w:t>
              </w:r>
            </w:hyperlink>
          </w:p>
        </w:tc>
      </w:tr>
      <w:tr w:rsidR="00B15A5D" w:rsidRPr="00AA0080" w14:paraId="06624C91"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7427529E" w14:textId="77777777" w:rsidR="00B15A5D" w:rsidRPr="00AA0080" w:rsidRDefault="00B15A5D">
            <w:pPr>
              <w:rPr>
                <w:rFonts w:cs="Arial"/>
                <w:color w:val="161513"/>
                <w:sz w:val="20"/>
              </w:rPr>
            </w:pPr>
            <w:r w:rsidRPr="00AA0080">
              <w:rPr>
                <w:rFonts w:cs="Arial"/>
                <w:color w:val="161513"/>
                <w:sz w:val="20"/>
              </w:rPr>
              <w:t>Irish (ga)</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23997581" w14:textId="77777777" w:rsidR="00B15A5D" w:rsidRPr="00AA0080" w:rsidRDefault="00B15A5D">
            <w:pPr>
              <w:rPr>
                <w:rFonts w:cs="Arial"/>
                <w:color w:val="161513"/>
                <w:sz w:val="20"/>
              </w:rPr>
            </w:pPr>
            <w:r w:rsidRPr="00AA0080">
              <w:rPr>
                <w:rFonts w:cs="Arial"/>
                <w:color w:val="161513"/>
                <w:sz w:val="20"/>
              </w:rPr>
              <w:t>Ireland (IE)</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4B7885D2" w14:textId="41165CC0" w:rsidR="00B15A5D" w:rsidRPr="00AA0080" w:rsidRDefault="00B15A5D">
            <w:pPr>
              <w:rPr>
                <w:rFonts w:cs="Arial"/>
                <w:color w:val="161513"/>
                <w:sz w:val="20"/>
              </w:rPr>
            </w:pPr>
            <w:r w:rsidRPr="00AA0080">
              <w:rPr>
                <w:rFonts w:cs="Arial"/>
                <w:color w:val="161513"/>
                <w:sz w:val="20"/>
              </w:rPr>
              <w:t>ga-IE</w:t>
            </w:r>
            <w:hyperlink r:id="rId39" w:anchor="cldrlocale" w:history="1">
              <w:r w:rsidRPr="00AA0080">
                <w:rPr>
                  <w:rStyle w:val="Hyperlink"/>
                  <w:rFonts w:cs="Arial"/>
                  <w:color w:val="00688C"/>
                  <w:sz w:val="20"/>
                </w:rPr>
                <w:t>(*)</w:t>
              </w:r>
            </w:hyperlink>
          </w:p>
        </w:tc>
      </w:tr>
      <w:tr w:rsidR="00B15A5D" w:rsidRPr="00AA0080" w14:paraId="3613CBE2" w14:textId="77777777" w:rsidTr="00517923">
        <w:trPr>
          <w:jc w:val="center"/>
        </w:trPr>
        <w:tc>
          <w:tcPr>
            <w:tcW w:w="2548"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042014DF" w14:textId="77777777" w:rsidR="00B15A5D" w:rsidRPr="00AA0080" w:rsidRDefault="00B15A5D">
            <w:pPr>
              <w:rPr>
                <w:rFonts w:cs="Arial"/>
                <w:color w:val="161513"/>
                <w:sz w:val="20"/>
              </w:rPr>
            </w:pPr>
            <w:r w:rsidRPr="00AA0080">
              <w:rPr>
                <w:rFonts w:cs="Arial"/>
                <w:color w:val="161513"/>
                <w:sz w:val="20"/>
              </w:rPr>
              <w:t>Italian (it)</w:t>
            </w:r>
          </w:p>
        </w:tc>
        <w:tc>
          <w:tcPr>
            <w:tcW w:w="2617"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5DCD5958" w14:textId="77777777" w:rsidR="00B15A5D" w:rsidRPr="00AA0080" w:rsidRDefault="00B15A5D">
            <w:pPr>
              <w:rPr>
                <w:rFonts w:cs="Arial"/>
                <w:color w:val="161513"/>
                <w:sz w:val="20"/>
              </w:rPr>
            </w:pPr>
            <w:r w:rsidRPr="00AA0080">
              <w:rPr>
                <w:rFonts w:cs="Arial"/>
                <w:color w:val="161513"/>
                <w:sz w:val="20"/>
              </w:rPr>
              <w:t>Italy (IT)</w:t>
            </w:r>
          </w:p>
        </w:tc>
        <w:tc>
          <w:tcPr>
            <w:tcW w:w="2322" w:type="dxa"/>
            <w:tcBorders>
              <w:top w:val="single" w:sz="6" w:space="0" w:color="8B8580"/>
              <w:left w:val="single" w:sz="6" w:space="0" w:color="8B8580"/>
              <w:bottom w:val="single" w:sz="6" w:space="0" w:color="8B8580"/>
              <w:right w:val="single" w:sz="6" w:space="0" w:color="8B8580"/>
            </w:tcBorders>
            <w:shd w:val="clear" w:color="auto" w:fill="FFFFFF"/>
            <w:tcMar>
              <w:top w:w="72" w:type="dxa"/>
              <w:left w:w="72" w:type="dxa"/>
              <w:bottom w:w="72" w:type="dxa"/>
              <w:right w:w="72" w:type="dxa"/>
            </w:tcMar>
            <w:vAlign w:val="center"/>
            <w:hideMark/>
          </w:tcPr>
          <w:p w14:paraId="16CA974F" w14:textId="77777777" w:rsidR="00B15A5D" w:rsidRPr="00AA0080" w:rsidRDefault="00B15A5D">
            <w:pPr>
              <w:rPr>
                <w:rFonts w:cs="Arial"/>
                <w:color w:val="161513"/>
                <w:sz w:val="20"/>
              </w:rPr>
            </w:pPr>
            <w:r w:rsidRPr="00AA0080">
              <w:rPr>
                <w:rFonts w:cs="Arial"/>
                <w:color w:val="161513"/>
                <w:sz w:val="20"/>
              </w:rPr>
              <w:t>it-IT</w:t>
            </w:r>
          </w:p>
        </w:tc>
      </w:tr>
    </w:tbl>
    <w:p w14:paraId="1F9F7665" w14:textId="77777777" w:rsidR="00B15A5D" w:rsidRDefault="00B15A5D">
      <w:pPr>
        <w:pStyle w:val="Paragraph"/>
        <w:spacing w:after="240"/>
      </w:pPr>
    </w:p>
    <w:p w14:paraId="6559F0D5" w14:textId="77777777" w:rsidR="001E59C8" w:rsidRDefault="001E59C8" w:rsidP="001E59C8">
      <w:pPr>
        <w:pStyle w:val="Paragraph"/>
        <w:spacing w:after="240"/>
      </w:pPr>
      <w:r>
        <w:t>Examples</w:t>
      </w:r>
    </w:p>
    <w:p w14:paraId="4679113E" w14:textId="3CB9DF75" w:rsidR="001E59C8" w:rsidRDefault="001E59C8" w:rsidP="001E59C8">
      <w:pPr>
        <w:pStyle w:val="NoSpacing"/>
        <w:rPr>
          <w:rFonts w:ascii="Arial" w:hAnsi="Arial" w:cs="Arial"/>
        </w:rPr>
      </w:pPr>
      <w:r w:rsidRPr="00517923">
        <w:rPr>
          <w:rStyle w:val="ArtefactClass"/>
        </w:rPr>
        <w:t>22/06/1981</w:t>
      </w:r>
      <w:r w:rsidRPr="00EE157F">
        <w:rPr>
          <w:rFonts w:ascii="Arial" w:hAnsi="Arial" w:cs="Arial"/>
        </w:rPr>
        <w:t xml:space="preserve"> would be described as </w:t>
      </w:r>
      <w:r w:rsidRPr="00517923">
        <w:rPr>
          <w:rStyle w:val="ArtefactClass"/>
        </w:rPr>
        <w:t>dd/MM/YYYY</w:t>
      </w:r>
      <w:r w:rsidR="00E41D44">
        <w:rPr>
          <w:rFonts w:ascii="Arial" w:hAnsi="Arial" w:cs="Arial"/>
        </w:rPr>
        <w:t>, with locale</w:t>
      </w:r>
      <w:r w:rsidR="00B15A5D">
        <w:rPr>
          <w:rFonts w:ascii="Arial" w:hAnsi="Arial" w:cs="Arial"/>
        </w:rPr>
        <w:t xml:space="preserve"> </w:t>
      </w:r>
      <w:r w:rsidR="00B15A5D" w:rsidRPr="00517923">
        <w:rPr>
          <w:rStyle w:val="ArtefactClass"/>
        </w:rPr>
        <w:t>en-GB</w:t>
      </w:r>
    </w:p>
    <w:p w14:paraId="41BE67BE" w14:textId="4149E984" w:rsidR="00B15A5D" w:rsidRPr="00EE157F" w:rsidRDefault="00B15A5D" w:rsidP="001E59C8">
      <w:pPr>
        <w:pStyle w:val="NoSpacing"/>
        <w:rPr>
          <w:rFonts w:ascii="Arial" w:hAnsi="Arial" w:cs="Arial"/>
        </w:rPr>
      </w:pPr>
      <w:r w:rsidRPr="00517923">
        <w:rPr>
          <w:rStyle w:val="ArtefactClass"/>
        </w:rPr>
        <w:t>2008-mars-12</w:t>
      </w:r>
      <w:r>
        <w:rPr>
          <w:rFonts w:ascii="Arial" w:hAnsi="Arial" w:cs="Arial"/>
        </w:rPr>
        <w:t xml:space="preserve"> would be described as </w:t>
      </w:r>
      <w:r w:rsidRPr="00517923">
        <w:rPr>
          <w:rStyle w:val="ArtefactClass"/>
        </w:rPr>
        <w:t>YYYY-MMM-DD</w:t>
      </w:r>
      <w:r>
        <w:rPr>
          <w:rFonts w:ascii="Arial" w:hAnsi="Arial" w:cs="Arial"/>
        </w:rPr>
        <w:t xml:space="preserve">, with locale </w:t>
      </w:r>
      <w:r w:rsidRPr="00517923">
        <w:rPr>
          <w:rStyle w:val="ArtefactClass"/>
        </w:rPr>
        <w:t>fr-FR</w:t>
      </w:r>
    </w:p>
    <w:p w14:paraId="2D9746A6" w14:textId="1B2D2577" w:rsidR="001E59C8" w:rsidRPr="00EE157F" w:rsidRDefault="001E59C8" w:rsidP="001E59C8">
      <w:pPr>
        <w:pStyle w:val="NoSpacing"/>
        <w:rPr>
          <w:rFonts w:ascii="Arial" w:hAnsi="Arial" w:cs="Arial"/>
        </w:rPr>
      </w:pPr>
      <w:r w:rsidRPr="00517923">
        <w:rPr>
          <w:rStyle w:val="ArtefactClass"/>
        </w:rPr>
        <w:t>22 July 1981</w:t>
      </w:r>
      <w:r w:rsidRPr="00EE157F">
        <w:rPr>
          <w:rFonts w:ascii="Arial" w:hAnsi="Arial" w:cs="Arial"/>
        </w:rPr>
        <w:t xml:space="preserve"> would be described as </w:t>
      </w:r>
      <w:r w:rsidRPr="00517923">
        <w:rPr>
          <w:rStyle w:val="ArtefactClass"/>
        </w:rPr>
        <w:t>dd MMMM YYYY</w:t>
      </w:r>
      <w:r w:rsidR="00B15A5D">
        <w:rPr>
          <w:rFonts w:ascii="Arial" w:hAnsi="Arial" w:cs="Arial"/>
        </w:rPr>
        <w:t xml:space="preserve">, with locale </w:t>
      </w:r>
      <w:r w:rsidR="00B15A5D" w:rsidRPr="00517923">
        <w:rPr>
          <w:rStyle w:val="ArtefactClass"/>
        </w:rPr>
        <w:t>en-US</w:t>
      </w:r>
    </w:p>
    <w:p w14:paraId="1F7E20F4" w14:textId="77777777" w:rsidR="001E59C8" w:rsidRPr="00EE157F" w:rsidRDefault="001E59C8" w:rsidP="001E59C8">
      <w:pPr>
        <w:pStyle w:val="NoSpacing"/>
        <w:rPr>
          <w:rFonts w:ascii="Arial" w:hAnsi="Arial" w:cs="Arial"/>
        </w:rPr>
      </w:pPr>
      <w:r w:rsidRPr="00517923">
        <w:rPr>
          <w:rStyle w:val="ArtefactClass"/>
        </w:rPr>
        <w:t>22 Jul 1981</w:t>
      </w:r>
      <w:r w:rsidRPr="00EE157F">
        <w:rPr>
          <w:rFonts w:ascii="Arial" w:hAnsi="Arial" w:cs="Arial"/>
        </w:rPr>
        <w:t xml:space="preserve"> would be described as </w:t>
      </w:r>
      <w:r w:rsidRPr="00517923">
        <w:rPr>
          <w:rStyle w:val="ArtefactClass"/>
        </w:rPr>
        <w:t>dd MMM YYYY</w:t>
      </w:r>
    </w:p>
    <w:p w14:paraId="44C2F187" w14:textId="67EE8B72" w:rsidR="001E59C8" w:rsidRPr="00673995" w:rsidRDefault="001E59C8" w:rsidP="00673995">
      <w:pPr>
        <w:pStyle w:val="Paragraph"/>
        <w:spacing w:after="240"/>
        <w:rPr>
          <w:rFonts w:cs="Arial"/>
        </w:rPr>
      </w:pPr>
      <w:r w:rsidRPr="00517923">
        <w:rPr>
          <w:rStyle w:val="ArtefactClass"/>
        </w:rPr>
        <w:t>2010 D62</w:t>
      </w:r>
      <w:r w:rsidRPr="00673995">
        <w:rPr>
          <w:rFonts w:cs="Arial"/>
        </w:rPr>
        <w:t xml:space="preserve"> </w:t>
      </w:r>
      <w:r w:rsidRPr="00673995">
        <w:t>would</w:t>
      </w:r>
      <w:r w:rsidRPr="00673995">
        <w:rPr>
          <w:rFonts w:cs="Arial"/>
        </w:rPr>
        <w:t xml:space="preserve"> be described as </w:t>
      </w:r>
      <w:r w:rsidRPr="00517923">
        <w:rPr>
          <w:rStyle w:val="ArtefactClass"/>
        </w:rPr>
        <w:t>YYYYDnn</w:t>
      </w:r>
      <w:r w:rsidRPr="00673995">
        <w:rPr>
          <w:rFonts w:cs="Arial"/>
        </w:rPr>
        <w:t xml:space="preserve"> (day 62 of the year 2010)</w:t>
      </w:r>
    </w:p>
    <w:p w14:paraId="05B8AD6D" w14:textId="77777777" w:rsidR="001E59C8" w:rsidRDefault="00D10CE4" w:rsidP="001E59C8">
      <w:pPr>
        <w:pStyle w:val="Paragraph"/>
        <w:spacing w:after="240"/>
      </w:pPr>
      <w:r>
        <w:t>The following pattern letters are defined</w:t>
      </w:r>
      <w:r w:rsidR="000D608B">
        <w:t xml:space="preserve"> </w:t>
      </w:r>
      <w:r>
        <w:t>(all other characters from 'A' to 'Z' and from 'a' to 'z' are reserved):</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28"/>
        <w:gridCol w:w="4244"/>
        <w:gridCol w:w="1452"/>
        <w:gridCol w:w="1572"/>
      </w:tblGrid>
      <w:tr w:rsidR="0078786C" w:rsidRPr="008D2591" w14:paraId="374C0AD3" w14:textId="77777777" w:rsidTr="345D7909">
        <w:trPr>
          <w:trHeight w:val="283"/>
        </w:trPr>
        <w:tc>
          <w:tcPr>
            <w:tcW w:w="1177" w:type="dxa"/>
            <w:shd w:val="clear" w:color="auto" w:fill="auto"/>
          </w:tcPr>
          <w:p w14:paraId="18E1D8DC" w14:textId="77777777" w:rsidR="00D10CE4" w:rsidRPr="001F5B16" w:rsidRDefault="00D10CE4" w:rsidP="00FD4515">
            <w:pPr>
              <w:rPr>
                <w:lang w:eastAsia="en-GB"/>
              </w:rPr>
            </w:pPr>
            <w:r w:rsidRPr="001F5B16">
              <w:rPr>
                <w:lang w:eastAsia="en-GB"/>
              </w:rPr>
              <w:t>Letter</w:t>
            </w:r>
          </w:p>
        </w:tc>
        <w:tc>
          <w:tcPr>
            <w:tcW w:w="4802" w:type="dxa"/>
            <w:shd w:val="clear" w:color="auto" w:fill="auto"/>
          </w:tcPr>
          <w:p w14:paraId="2B49347C" w14:textId="77777777" w:rsidR="00D10CE4" w:rsidRPr="001C2F75" w:rsidRDefault="00D10CE4" w:rsidP="00FD4515">
            <w:pPr>
              <w:rPr>
                <w:lang w:eastAsia="en-GB"/>
              </w:rPr>
            </w:pPr>
            <w:r w:rsidRPr="001C2F75">
              <w:rPr>
                <w:lang w:eastAsia="en-GB"/>
              </w:rPr>
              <w:t>Date or Time Component</w:t>
            </w:r>
          </w:p>
        </w:tc>
        <w:tc>
          <w:tcPr>
            <w:tcW w:w="1446" w:type="dxa"/>
            <w:shd w:val="clear" w:color="auto" w:fill="auto"/>
          </w:tcPr>
          <w:p w14:paraId="326F343E" w14:textId="77777777" w:rsidR="00D10CE4" w:rsidRPr="008D2591" w:rsidRDefault="00D10CE4" w:rsidP="00FD4515">
            <w:pPr>
              <w:rPr>
                <w:lang w:eastAsia="en-GB"/>
              </w:rPr>
            </w:pPr>
            <w:r w:rsidRPr="008D2591">
              <w:rPr>
                <w:lang w:eastAsia="en-GB"/>
              </w:rPr>
              <w:t>Presentation</w:t>
            </w:r>
          </w:p>
        </w:tc>
        <w:tc>
          <w:tcPr>
            <w:tcW w:w="1591" w:type="dxa"/>
            <w:shd w:val="clear" w:color="auto" w:fill="auto"/>
          </w:tcPr>
          <w:p w14:paraId="6F33F507" w14:textId="77777777" w:rsidR="00D10CE4" w:rsidRPr="008D2591" w:rsidRDefault="00D10CE4" w:rsidP="00FD4515">
            <w:pPr>
              <w:rPr>
                <w:lang w:eastAsia="en-GB"/>
              </w:rPr>
            </w:pPr>
            <w:r w:rsidRPr="008D2591">
              <w:rPr>
                <w:lang w:eastAsia="en-GB"/>
              </w:rPr>
              <w:t>Examples</w:t>
            </w:r>
          </w:p>
        </w:tc>
      </w:tr>
      <w:tr w:rsidR="000D608B" w:rsidRPr="008D2591" w14:paraId="14A79543" w14:textId="77777777" w:rsidTr="345D7909">
        <w:trPr>
          <w:trHeight w:val="340"/>
        </w:trPr>
        <w:tc>
          <w:tcPr>
            <w:tcW w:w="0" w:type="auto"/>
            <w:shd w:val="clear" w:color="auto" w:fill="auto"/>
            <w:hideMark/>
          </w:tcPr>
          <w:p w14:paraId="7B480F19" w14:textId="77777777" w:rsidR="00D10CE4" w:rsidRPr="008D2591" w:rsidRDefault="00D10CE4" w:rsidP="00FD4515">
            <w:pPr>
              <w:rPr>
                <w:lang w:eastAsia="en-GB"/>
              </w:rPr>
            </w:pPr>
            <w:r w:rsidRPr="008D2591">
              <w:rPr>
                <w:lang w:eastAsia="en-GB"/>
              </w:rPr>
              <w:t>G</w:t>
            </w:r>
          </w:p>
        </w:tc>
        <w:tc>
          <w:tcPr>
            <w:tcW w:w="0" w:type="auto"/>
            <w:shd w:val="clear" w:color="auto" w:fill="auto"/>
            <w:hideMark/>
          </w:tcPr>
          <w:p w14:paraId="1678391B" w14:textId="77777777" w:rsidR="00D10CE4" w:rsidRPr="008D2591" w:rsidRDefault="00D10CE4" w:rsidP="00FD4515">
            <w:pPr>
              <w:rPr>
                <w:lang w:eastAsia="en-GB"/>
              </w:rPr>
            </w:pPr>
            <w:r w:rsidRPr="008D2591">
              <w:rPr>
                <w:lang w:eastAsia="en-GB"/>
              </w:rPr>
              <w:t>Era designator</w:t>
            </w:r>
          </w:p>
        </w:tc>
        <w:tc>
          <w:tcPr>
            <w:tcW w:w="0" w:type="auto"/>
            <w:shd w:val="clear" w:color="auto" w:fill="auto"/>
            <w:hideMark/>
          </w:tcPr>
          <w:p w14:paraId="1D338093" w14:textId="11F10380" w:rsidR="00D10CE4" w:rsidRPr="001F5B16" w:rsidRDefault="00D10CE4" w:rsidP="00FD4515">
            <w:pPr>
              <w:rPr>
                <w:rFonts w:cs="Arial"/>
                <w:color w:val="000000"/>
                <w:sz w:val="20"/>
                <w:lang w:eastAsia="en-GB"/>
              </w:rPr>
            </w:pPr>
            <w:hyperlink r:id="rId40" w:anchor="text" w:history="1">
              <w:r w:rsidRPr="001F5B16">
                <w:rPr>
                  <w:rFonts w:cs="Arial"/>
                  <w:color w:val="000000"/>
                  <w:sz w:val="20"/>
                  <w:lang w:eastAsia="en-GB"/>
                </w:rPr>
                <w:t>Text</w:t>
              </w:r>
            </w:hyperlink>
          </w:p>
        </w:tc>
        <w:tc>
          <w:tcPr>
            <w:tcW w:w="0" w:type="auto"/>
            <w:shd w:val="clear" w:color="auto" w:fill="auto"/>
            <w:hideMark/>
          </w:tcPr>
          <w:p w14:paraId="5BD850FB" w14:textId="77777777" w:rsidR="00D10CE4" w:rsidRPr="001C2F75" w:rsidRDefault="00D10CE4" w:rsidP="00FD4515">
            <w:pPr>
              <w:rPr>
                <w:lang w:eastAsia="en-GB"/>
              </w:rPr>
            </w:pPr>
            <w:r w:rsidRPr="001C2F75">
              <w:rPr>
                <w:lang w:eastAsia="en-GB"/>
              </w:rPr>
              <w:t>AD</w:t>
            </w:r>
          </w:p>
        </w:tc>
      </w:tr>
      <w:tr w:rsidR="000D608B" w:rsidRPr="008D2591" w14:paraId="79DF4F8B" w14:textId="77777777" w:rsidTr="345D7909">
        <w:trPr>
          <w:trHeight w:val="340"/>
        </w:trPr>
        <w:tc>
          <w:tcPr>
            <w:tcW w:w="0" w:type="auto"/>
            <w:shd w:val="clear" w:color="auto" w:fill="auto"/>
            <w:hideMark/>
          </w:tcPr>
          <w:p w14:paraId="7C15EA47" w14:textId="77777777" w:rsidR="00D10CE4" w:rsidRPr="008D2591" w:rsidRDefault="00D10CE4" w:rsidP="00FD4515">
            <w:pPr>
              <w:rPr>
                <w:lang w:eastAsia="en-GB"/>
              </w:rPr>
            </w:pPr>
            <w:proofErr w:type="spellStart"/>
            <w:r w:rsidRPr="008D2591">
              <w:rPr>
                <w:lang w:eastAsia="en-GB"/>
              </w:rPr>
              <w:t>yy</w:t>
            </w:r>
            <w:proofErr w:type="spellEnd"/>
          </w:p>
        </w:tc>
        <w:tc>
          <w:tcPr>
            <w:tcW w:w="0" w:type="auto"/>
            <w:shd w:val="clear" w:color="auto" w:fill="auto"/>
            <w:hideMark/>
          </w:tcPr>
          <w:p w14:paraId="6FC995CF" w14:textId="77777777" w:rsidR="00D10CE4" w:rsidRPr="001F5B16" w:rsidRDefault="00D10CE4" w:rsidP="00FD4515">
            <w:pPr>
              <w:rPr>
                <w:lang w:eastAsia="en-GB"/>
              </w:rPr>
            </w:pPr>
            <w:r w:rsidRPr="008D2591">
              <w:rPr>
                <w:lang w:eastAsia="en-GB"/>
              </w:rPr>
              <w:t>Year short (upper case is Year of Week</w:t>
            </w:r>
            <w:r w:rsidRPr="001F5B16">
              <w:rPr>
                <w:vertAlign w:val="superscript"/>
                <w:lang w:eastAsia="en-GB"/>
              </w:rPr>
              <w:footnoteReference w:id="50"/>
            </w:r>
            <w:r w:rsidRPr="001F5B16">
              <w:rPr>
                <w:lang w:eastAsia="en-GB"/>
              </w:rPr>
              <w:t>)</w:t>
            </w:r>
          </w:p>
        </w:tc>
        <w:tc>
          <w:tcPr>
            <w:tcW w:w="0" w:type="auto"/>
            <w:shd w:val="clear" w:color="auto" w:fill="auto"/>
            <w:hideMark/>
          </w:tcPr>
          <w:p w14:paraId="23851552" w14:textId="661FFF7E" w:rsidR="00D10CE4" w:rsidRPr="001F5B16" w:rsidRDefault="00D10CE4" w:rsidP="00FD4515">
            <w:pPr>
              <w:rPr>
                <w:rFonts w:cs="Arial"/>
                <w:color w:val="000000"/>
                <w:sz w:val="20"/>
                <w:lang w:eastAsia="en-GB"/>
              </w:rPr>
            </w:pPr>
            <w:hyperlink r:id="rId41" w:anchor="year" w:history="1">
              <w:r w:rsidRPr="001F5B16">
                <w:rPr>
                  <w:rFonts w:cs="Arial"/>
                  <w:color w:val="000000"/>
                  <w:sz w:val="20"/>
                  <w:lang w:eastAsia="en-GB"/>
                </w:rPr>
                <w:t>Year</w:t>
              </w:r>
            </w:hyperlink>
          </w:p>
        </w:tc>
        <w:tc>
          <w:tcPr>
            <w:tcW w:w="0" w:type="auto"/>
            <w:shd w:val="clear" w:color="auto" w:fill="auto"/>
            <w:hideMark/>
          </w:tcPr>
          <w:p w14:paraId="438FACA7" w14:textId="77777777" w:rsidR="00D10CE4" w:rsidRPr="001C2F75" w:rsidRDefault="00D10CE4" w:rsidP="00FD4515">
            <w:pPr>
              <w:rPr>
                <w:lang w:eastAsia="en-GB"/>
              </w:rPr>
            </w:pPr>
            <w:r w:rsidRPr="001C2F75">
              <w:rPr>
                <w:lang w:eastAsia="en-GB"/>
              </w:rPr>
              <w:t>96</w:t>
            </w:r>
          </w:p>
        </w:tc>
      </w:tr>
      <w:tr w:rsidR="000D608B" w:rsidRPr="008D2591" w14:paraId="31A12ABF" w14:textId="77777777" w:rsidTr="345D7909">
        <w:trPr>
          <w:trHeight w:val="340"/>
        </w:trPr>
        <w:tc>
          <w:tcPr>
            <w:tcW w:w="0" w:type="auto"/>
            <w:shd w:val="clear" w:color="auto" w:fill="auto"/>
          </w:tcPr>
          <w:p w14:paraId="06FB6F47" w14:textId="77777777" w:rsidR="00D10CE4" w:rsidRPr="008D2591" w:rsidRDefault="00D10CE4" w:rsidP="00FD4515">
            <w:pPr>
              <w:rPr>
                <w:lang w:eastAsia="en-GB"/>
              </w:rPr>
            </w:pPr>
            <w:proofErr w:type="spellStart"/>
            <w:r w:rsidRPr="008D2591">
              <w:rPr>
                <w:lang w:eastAsia="en-GB"/>
              </w:rPr>
              <w:t>yyyy</w:t>
            </w:r>
            <w:proofErr w:type="spellEnd"/>
          </w:p>
        </w:tc>
        <w:tc>
          <w:tcPr>
            <w:tcW w:w="0" w:type="auto"/>
            <w:shd w:val="clear" w:color="auto" w:fill="auto"/>
          </w:tcPr>
          <w:p w14:paraId="76E899EE" w14:textId="77777777" w:rsidR="00D10CE4" w:rsidRPr="008D2591" w:rsidRDefault="00D10CE4" w:rsidP="00FD4515">
            <w:pPr>
              <w:rPr>
                <w:lang w:eastAsia="en-GB"/>
              </w:rPr>
            </w:pPr>
            <w:r w:rsidRPr="008D2591">
              <w:rPr>
                <w:lang w:eastAsia="en-GB"/>
              </w:rPr>
              <w:t>Year Full (upper case is Year of Week)</w:t>
            </w:r>
          </w:p>
        </w:tc>
        <w:tc>
          <w:tcPr>
            <w:tcW w:w="0" w:type="auto"/>
            <w:shd w:val="clear" w:color="auto" w:fill="auto"/>
          </w:tcPr>
          <w:p w14:paraId="546646EE" w14:textId="77777777" w:rsidR="00D10CE4" w:rsidRPr="008D2591" w:rsidRDefault="00D10CE4" w:rsidP="00FD4515">
            <w:pPr>
              <w:rPr>
                <w:lang w:eastAsia="en-GB"/>
              </w:rPr>
            </w:pPr>
            <w:r w:rsidRPr="008D2591">
              <w:rPr>
                <w:lang w:eastAsia="en-GB"/>
              </w:rPr>
              <w:t>Year</w:t>
            </w:r>
          </w:p>
        </w:tc>
        <w:tc>
          <w:tcPr>
            <w:tcW w:w="0" w:type="auto"/>
            <w:shd w:val="clear" w:color="auto" w:fill="auto"/>
          </w:tcPr>
          <w:p w14:paraId="72BC01E2" w14:textId="77777777" w:rsidR="00D10CE4" w:rsidRPr="008D2591" w:rsidRDefault="00D10CE4" w:rsidP="00FD4515">
            <w:pPr>
              <w:rPr>
                <w:lang w:eastAsia="en-GB"/>
              </w:rPr>
            </w:pPr>
            <w:r w:rsidRPr="008D2591">
              <w:rPr>
                <w:lang w:eastAsia="en-GB"/>
              </w:rPr>
              <w:t>1996</w:t>
            </w:r>
          </w:p>
        </w:tc>
      </w:tr>
      <w:tr w:rsidR="000D608B" w:rsidRPr="008D2591" w14:paraId="612B10A1" w14:textId="77777777" w:rsidTr="345D7909">
        <w:trPr>
          <w:trHeight w:val="340"/>
        </w:trPr>
        <w:tc>
          <w:tcPr>
            <w:tcW w:w="0" w:type="auto"/>
            <w:shd w:val="clear" w:color="auto" w:fill="auto"/>
            <w:hideMark/>
          </w:tcPr>
          <w:p w14:paraId="0EF1ADBE" w14:textId="77777777" w:rsidR="00D10CE4" w:rsidRPr="008D2591" w:rsidRDefault="00D10CE4" w:rsidP="00FD4515">
            <w:pPr>
              <w:rPr>
                <w:lang w:eastAsia="en-GB"/>
              </w:rPr>
            </w:pPr>
            <w:r w:rsidRPr="008D2591">
              <w:rPr>
                <w:lang w:eastAsia="en-GB"/>
              </w:rPr>
              <w:t>MM</w:t>
            </w:r>
          </w:p>
        </w:tc>
        <w:tc>
          <w:tcPr>
            <w:tcW w:w="0" w:type="auto"/>
            <w:shd w:val="clear" w:color="auto" w:fill="auto"/>
            <w:hideMark/>
          </w:tcPr>
          <w:p w14:paraId="68A30905" w14:textId="77777777" w:rsidR="00D10CE4" w:rsidRPr="008D2591" w:rsidRDefault="00D10CE4" w:rsidP="00FD4515">
            <w:pPr>
              <w:rPr>
                <w:lang w:eastAsia="en-GB"/>
              </w:rPr>
            </w:pPr>
            <w:r w:rsidRPr="008D2591">
              <w:rPr>
                <w:lang w:eastAsia="en-GB"/>
              </w:rPr>
              <w:t>Month number in year starting with 1</w:t>
            </w:r>
          </w:p>
        </w:tc>
        <w:tc>
          <w:tcPr>
            <w:tcW w:w="0" w:type="auto"/>
            <w:shd w:val="clear" w:color="auto" w:fill="auto"/>
            <w:hideMark/>
          </w:tcPr>
          <w:p w14:paraId="519DEB18" w14:textId="77777777" w:rsidR="00D10CE4" w:rsidRPr="008D2591" w:rsidRDefault="00D10CE4" w:rsidP="00FD4515">
            <w:pPr>
              <w:rPr>
                <w:lang w:eastAsia="en-GB"/>
              </w:rPr>
            </w:pPr>
            <w:r w:rsidRPr="008D2591">
              <w:rPr>
                <w:lang w:eastAsia="en-GB"/>
              </w:rPr>
              <w:t>Month</w:t>
            </w:r>
          </w:p>
        </w:tc>
        <w:tc>
          <w:tcPr>
            <w:tcW w:w="0" w:type="auto"/>
            <w:shd w:val="clear" w:color="auto" w:fill="auto"/>
            <w:hideMark/>
          </w:tcPr>
          <w:p w14:paraId="3250CF3C" w14:textId="77777777" w:rsidR="00D10CE4" w:rsidRPr="008D2591" w:rsidRDefault="00D10CE4" w:rsidP="00FD4515">
            <w:pPr>
              <w:rPr>
                <w:lang w:eastAsia="en-GB"/>
              </w:rPr>
            </w:pPr>
            <w:r w:rsidRPr="008D2591">
              <w:rPr>
                <w:lang w:eastAsia="en-GB"/>
              </w:rPr>
              <w:t>07</w:t>
            </w:r>
          </w:p>
        </w:tc>
      </w:tr>
      <w:tr w:rsidR="000D608B" w:rsidRPr="008D2591" w14:paraId="2BC36A6C" w14:textId="77777777" w:rsidTr="345D7909">
        <w:trPr>
          <w:trHeight w:val="340"/>
        </w:trPr>
        <w:tc>
          <w:tcPr>
            <w:tcW w:w="0" w:type="auto"/>
            <w:shd w:val="clear" w:color="auto" w:fill="auto"/>
          </w:tcPr>
          <w:p w14:paraId="4C29D68A" w14:textId="77777777" w:rsidR="00D10CE4" w:rsidRPr="008D2591" w:rsidRDefault="00D10CE4" w:rsidP="00FD4515">
            <w:pPr>
              <w:rPr>
                <w:lang w:eastAsia="en-GB"/>
              </w:rPr>
            </w:pPr>
            <w:r w:rsidRPr="008D2591">
              <w:rPr>
                <w:lang w:eastAsia="en-GB"/>
              </w:rPr>
              <w:t>MMM</w:t>
            </w:r>
          </w:p>
        </w:tc>
        <w:tc>
          <w:tcPr>
            <w:tcW w:w="0" w:type="auto"/>
            <w:shd w:val="clear" w:color="auto" w:fill="auto"/>
          </w:tcPr>
          <w:p w14:paraId="7C18551B" w14:textId="77777777" w:rsidR="00D10CE4" w:rsidRPr="008D2591" w:rsidRDefault="00D10CE4" w:rsidP="00FD4515">
            <w:pPr>
              <w:rPr>
                <w:lang w:eastAsia="en-GB"/>
              </w:rPr>
            </w:pPr>
            <w:r w:rsidRPr="008D2591">
              <w:rPr>
                <w:lang w:eastAsia="en-GB"/>
              </w:rPr>
              <w:t>Month name short</w:t>
            </w:r>
          </w:p>
        </w:tc>
        <w:tc>
          <w:tcPr>
            <w:tcW w:w="0" w:type="auto"/>
            <w:shd w:val="clear" w:color="auto" w:fill="auto"/>
          </w:tcPr>
          <w:p w14:paraId="4C85D901" w14:textId="77777777" w:rsidR="00D10CE4" w:rsidRPr="008D2591" w:rsidRDefault="00D10CE4" w:rsidP="00FD4515">
            <w:pPr>
              <w:rPr>
                <w:lang w:eastAsia="en-GB"/>
              </w:rPr>
            </w:pPr>
            <w:r w:rsidRPr="008D2591">
              <w:rPr>
                <w:lang w:eastAsia="en-GB"/>
              </w:rPr>
              <w:t>Month</w:t>
            </w:r>
          </w:p>
        </w:tc>
        <w:tc>
          <w:tcPr>
            <w:tcW w:w="0" w:type="auto"/>
            <w:shd w:val="clear" w:color="auto" w:fill="auto"/>
          </w:tcPr>
          <w:p w14:paraId="45E2E04B" w14:textId="77777777" w:rsidR="00D10CE4" w:rsidRPr="008D2591" w:rsidRDefault="00D10CE4" w:rsidP="00FD4515">
            <w:pPr>
              <w:rPr>
                <w:lang w:eastAsia="en-GB"/>
              </w:rPr>
            </w:pPr>
            <w:r w:rsidRPr="008D2591">
              <w:rPr>
                <w:lang w:eastAsia="en-GB"/>
              </w:rPr>
              <w:t>Jul</w:t>
            </w:r>
          </w:p>
        </w:tc>
      </w:tr>
      <w:tr w:rsidR="000D608B" w:rsidRPr="008D2591" w14:paraId="2BA9A97B" w14:textId="77777777" w:rsidTr="345D7909">
        <w:trPr>
          <w:trHeight w:val="340"/>
        </w:trPr>
        <w:tc>
          <w:tcPr>
            <w:tcW w:w="0" w:type="auto"/>
            <w:shd w:val="clear" w:color="auto" w:fill="auto"/>
          </w:tcPr>
          <w:p w14:paraId="02D68E86" w14:textId="77777777" w:rsidR="00D10CE4" w:rsidRPr="008D2591" w:rsidRDefault="00D10CE4" w:rsidP="00FD4515">
            <w:pPr>
              <w:rPr>
                <w:lang w:eastAsia="en-GB"/>
              </w:rPr>
            </w:pPr>
            <w:r w:rsidRPr="008D2591">
              <w:rPr>
                <w:lang w:eastAsia="en-GB"/>
              </w:rPr>
              <w:t>MMMM</w:t>
            </w:r>
          </w:p>
        </w:tc>
        <w:tc>
          <w:tcPr>
            <w:tcW w:w="0" w:type="auto"/>
            <w:shd w:val="clear" w:color="auto" w:fill="auto"/>
          </w:tcPr>
          <w:p w14:paraId="7C26639F" w14:textId="77777777" w:rsidR="00D10CE4" w:rsidRPr="008D2591" w:rsidRDefault="00D10CE4" w:rsidP="00FD4515">
            <w:pPr>
              <w:rPr>
                <w:lang w:eastAsia="en-GB"/>
              </w:rPr>
            </w:pPr>
            <w:r w:rsidRPr="008D2591">
              <w:rPr>
                <w:lang w:eastAsia="en-GB"/>
              </w:rPr>
              <w:t>Month name full</w:t>
            </w:r>
          </w:p>
        </w:tc>
        <w:tc>
          <w:tcPr>
            <w:tcW w:w="0" w:type="auto"/>
            <w:shd w:val="clear" w:color="auto" w:fill="auto"/>
          </w:tcPr>
          <w:p w14:paraId="67C8CCC3" w14:textId="77777777" w:rsidR="00D10CE4" w:rsidRPr="008D2591" w:rsidRDefault="00D10CE4" w:rsidP="00FD4515">
            <w:pPr>
              <w:rPr>
                <w:lang w:eastAsia="en-GB"/>
              </w:rPr>
            </w:pPr>
            <w:r w:rsidRPr="008D2591">
              <w:rPr>
                <w:lang w:eastAsia="en-GB"/>
              </w:rPr>
              <w:t>Month</w:t>
            </w:r>
          </w:p>
        </w:tc>
        <w:tc>
          <w:tcPr>
            <w:tcW w:w="0" w:type="auto"/>
            <w:shd w:val="clear" w:color="auto" w:fill="auto"/>
          </w:tcPr>
          <w:p w14:paraId="1D644B4E" w14:textId="77777777" w:rsidR="00D10CE4" w:rsidRPr="008D2591" w:rsidRDefault="00D10CE4" w:rsidP="00FD4515">
            <w:pPr>
              <w:rPr>
                <w:lang w:eastAsia="en-GB"/>
              </w:rPr>
            </w:pPr>
            <w:r w:rsidRPr="345D7909">
              <w:rPr>
                <w:lang w:eastAsia="en-GB"/>
              </w:rPr>
              <w:t>July</w:t>
            </w:r>
          </w:p>
        </w:tc>
      </w:tr>
      <w:tr w:rsidR="000D608B" w:rsidRPr="008D2591" w14:paraId="01E5B23F" w14:textId="77777777" w:rsidTr="345D7909">
        <w:trPr>
          <w:trHeight w:val="340"/>
        </w:trPr>
        <w:tc>
          <w:tcPr>
            <w:tcW w:w="0" w:type="auto"/>
            <w:shd w:val="clear" w:color="auto" w:fill="auto"/>
            <w:hideMark/>
          </w:tcPr>
          <w:p w14:paraId="26D7ABBA" w14:textId="77777777" w:rsidR="00D10CE4" w:rsidRPr="008D2591" w:rsidRDefault="00D10CE4" w:rsidP="00FD4515">
            <w:pPr>
              <w:rPr>
                <w:lang w:eastAsia="en-GB"/>
              </w:rPr>
            </w:pPr>
            <w:r w:rsidRPr="008D2591">
              <w:rPr>
                <w:lang w:eastAsia="en-GB"/>
              </w:rPr>
              <w:t>ww</w:t>
            </w:r>
          </w:p>
        </w:tc>
        <w:tc>
          <w:tcPr>
            <w:tcW w:w="0" w:type="auto"/>
            <w:shd w:val="clear" w:color="auto" w:fill="auto"/>
            <w:hideMark/>
          </w:tcPr>
          <w:p w14:paraId="3AE3C275" w14:textId="77777777" w:rsidR="00D10CE4" w:rsidRPr="008D2591" w:rsidRDefault="00D10CE4" w:rsidP="00FD4515">
            <w:pPr>
              <w:rPr>
                <w:lang w:eastAsia="en-GB"/>
              </w:rPr>
            </w:pPr>
            <w:r w:rsidRPr="008D2591">
              <w:rPr>
                <w:lang w:eastAsia="en-GB"/>
              </w:rPr>
              <w:t>Week in year</w:t>
            </w:r>
          </w:p>
        </w:tc>
        <w:tc>
          <w:tcPr>
            <w:tcW w:w="0" w:type="auto"/>
            <w:shd w:val="clear" w:color="auto" w:fill="auto"/>
            <w:hideMark/>
          </w:tcPr>
          <w:p w14:paraId="4EA7CBB5" w14:textId="7499753D" w:rsidR="00D10CE4" w:rsidRPr="001F5B16" w:rsidRDefault="00D10CE4" w:rsidP="00FD4515">
            <w:pPr>
              <w:rPr>
                <w:rFonts w:cs="Arial"/>
                <w:color w:val="000000"/>
                <w:sz w:val="20"/>
                <w:lang w:eastAsia="en-GB"/>
              </w:rPr>
            </w:pPr>
            <w:hyperlink r:id="rId42" w:anchor="number" w:history="1">
              <w:r w:rsidRPr="001F5B16">
                <w:rPr>
                  <w:rFonts w:cs="Arial"/>
                  <w:color w:val="000000"/>
                  <w:sz w:val="20"/>
                  <w:lang w:eastAsia="en-GB"/>
                </w:rPr>
                <w:t>Number</w:t>
              </w:r>
            </w:hyperlink>
          </w:p>
        </w:tc>
        <w:tc>
          <w:tcPr>
            <w:tcW w:w="0" w:type="auto"/>
            <w:shd w:val="clear" w:color="auto" w:fill="auto"/>
            <w:hideMark/>
          </w:tcPr>
          <w:p w14:paraId="163ECA5B" w14:textId="77777777" w:rsidR="00D10CE4" w:rsidRPr="001C2F75" w:rsidRDefault="00D10CE4" w:rsidP="00FD4515">
            <w:pPr>
              <w:rPr>
                <w:lang w:eastAsia="en-GB"/>
              </w:rPr>
            </w:pPr>
            <w:r w:rsidRPr="001C2F75">
              <w:rPr>
                <w:lang w:eastAsia="en-GB"/>
              </w:rPr>
              <w:t>27</w:t>
            </w:r>
          </w:p>
        </w:tc>
      </w:tr>
      <w:tr w:rsidR="000D608B" w:rsidRPr="008D2591" w14:paraId="058D7022" w14:textId="77777777" w:rsidTr="345D7909">
        <w:trPr>
          <w:trHeight w:val="340"/>
        </w:trPr>
        <w:tc>
          <w:tcPr>
            <w:tcW w:w="0" w:type="auto"/>
            <w:shd w:val="clear" w:color="auto" w:fill="auto"/>
            <w:hideMark/>
          </w:tcPr>
          <w:p w14:paraId="63F3BC4E" w14:textId="77777777" w:rsidR="00D10CE4" w:rsidRPr="008D2591" w:rsidRDefault="00D10CE4" w:rsidP="00FD4515">
            <w:pPr>
              <w:rPr>
                <w:lang w:eastAsia="en-GB"/>
              </w:rPr>
            </w:pPr>
            <w:r w:rsidRPr="008D2591">
              <w:rPr>
                <w:lang w:eastAsia="en-GB"/>
              </w:rPr>
              <w:t>W</w:t>
            </w:r>
          </w:p>
        </w:tc>
        <w:tc>
          <w:tcPr>
            <w:tcW w:w="0" w:type="auto"/>
            <w:shd w:val="clear" w:color="auto" w:fill="auto"/>
            <w:hideMark/>
          </w:tcPr>
          <w:p w14:paraId="188BD6A1" w14:textId="77777777" w:rsidR="00D10CE4" w:rsidRPr="008D2591" w:rsidRDefault="00D10CE4" w:rsidP="00FD4515">
            <w:pPr>
              <w:rPr>
                <w:lang w:eastAsia="en-GB"/>
              </w:rPr>
            </w:pPr>
            <w:r w:rsidRPr="008D2591">
              <w:rPr>
                <w:lang w:eastAsia="en-GB"/>
              </w:rPr>
              <w:t>Week in month</w:t>
            </w:r>
          </w:p>
        </w:tc>
        <w:tc>
          <w:tcPr>
            <w:tcW w:w="0" w:type="auto"/>
            <w:shd w:val="clear" w:color="auto" w:fill="auto"/>
            <w:hideMark/>
          </w:tcPr>
          <w:p w14:paraId="47B5A43F" w14:textId="3E3397A7" w:rsidR="00D10CE4" w:rsidRPr="001F5B16" w:rsidRDefault="00D10CE4" w:rsidP="00FD4515">
            <w:pPr>
              <w:rPr>
                <w:rFonts w:cs="Arial"/>
                <w:color w:val="000000"/>
                <w:sz w:val="20"/>
                <w:lang w:eastAsia="en-GB"/>
              </w:rPr>
            </w:pPr>
            <w:hyperlink r:id="rId43" w:anchor="number" w:history="1">
              <w:r w:rsidRPr="001F5B16">
                <w:rPr>
                  <w:rFonts w:cs="Arial"/>
                  <w:color w:val="000000"/>
                  <w:sz w:val="20"/>
                  <w:lang w:eastAsia="en-GB"/>
                </w:rPr>
                <w:t>Number</w:t>
              </w:r>
            </w:hyperlink>
          </w:p>
        </w:tc>
        <w:tc>
          <w:tcPr>
            <w:tcW w:w="0" w:type="auto"/>
            <w:shd w:val="clear" w:color="auto" w:fill="auto"/>
            <w:hideMark/>
          </w:tcPr>
          <w:p w14:paraId="1E6AE2D9" w14:textId="77777777" w:rsidR="00D10CE4" w:rsidRPr="001C2F75" w:rsidRDefault="00D10CE4" w:rsidP="00FD4515">
            <w:pPr>
              <w:rPr>
                <w:lang w:eastAsia="en-GB"/>
              </w:rPr>
            </w:pPr>
            <w:r w:rsidRPr="001C2F75">
              <w:rPr>
                <w:lang w:eastAsia="en-GB"/>
              </w:rPr>
              <w:t>2</w:t>
            </w:r>
          </w:p>
        </w:tc>
      </w:tr>
      <w:tr w:rsidR="000D608B" w:rsidRPr="008D2591" w14:paraId="5956F0A5" w14:textId="77777777" w:rsidTr="345D7909">
        <w:trPr>
          <w:trHeight w:val="340"/>
        </w:trPr>
        <w:tc>
          <w:tcPr>
            <w:tcW w:w="0" w:type="auto"/>
            <w:shd w:val="clear" w:color="auto" w:fill="auto"/>
            <w:hideMark/>
          </w:tcPr>
          <w:p w14:paraId="1E137EE7" w14:textId="77777777" w:rsidR="00D10CE4" w:rsidRPr="008D2591" w:rsidRDefault="00D10CE4" w:rsidP="00FD4515">
            <w:pPr>
              <w:rPr>
                <w:lang w:eastAsia="en-GB"/>
              </w:rPr>
            </w:pPr>
            <w:r w:rsidRPr="008D2591">
              <w:rPr>
                <w:lang w:eastAsia="en-GB"/>
              </w:rPr>
              <w:t>DD</w:t>
            </w:r>
          </w:p>
        </w:tc>
        <w:tc>
          <w:tcPr>
            <w:tcW w:w="0" w:type="auto"/>
            <w:shd w:val="clear" w:color="auto" w:fill="auto"/>
            <w:hideMark/>
          </w:tcPr>
          <w:p w14:paraId="6CF82062" w14:textId="77777777" w:rsidR="00D10CE4" w:rsidRPr="008D2591" w:rsidRDefault="00D10CE4" w:rsidP="00FD4515">
            <w:pPr>
              <w:rPr>
                <w:lang w:eastAsia="en-GB"/>
              </w:rPr>
            </w:pPr>
            <w:r w:rsidRPr="008D2591">
              <w:rPr>
                <w:lang w:eastAsia="en-GB"/>
              </w:rPr>
              <w:t>Day in year</w:t>
            </w:r>
          </w:p>
        </w:tc>
        <w:tc>
          <w:tcPr>
            <w:tcW w:w="0" w:type="auto"/>
            <w:shd w:val="clear" w:color="auto" w:fill="auto"/>
            <w:hideMark/>
          </w:tcPr>
          <w:p w14:paraId="05FF3FD9" w14:textId="5C4DAA1F" w:rsidR="00D10CE4" w:rsidRPr="001F5B16" w:rsidRDefault="00D10CE4" w:rsidP="00FD4515">
            <w:pPr>
              <w:rPr>
                <w:rFonts w:cs="Arial"/>
                <w:color w:val="000000"/>
                <w:sz w:val="20"/>
                <w:lang w:eastAsia="en-GB"/>
              </w:rPr>
            </w:pPr>
            <w:hyperlink r:id="rId44" w:anchor="number" w:history="1">
              <w:r w:rsidRPr="001F5B16">
                <w:rPr>
                  <w:rFonts w:cs="Arial"/>
                  <w:color w:val="000000"/>
                  <w:sz w:val="20"/>
                  <w:lang w:eastAsia="en-GB"/>
                </w:rPr>
                <w:t>Number</w:t>
              </w:r>
            </w:hyperlink>
          </w:p>
        </w:tc>
        <w:tc>
          <w:tcPr>
            <w:tcW w:w="0" w:type="auto"/>
            <w:shd w:val="clear" w:color="auto" w:fill="auto"/>
            <w:hideMark/>
          </w:tcPr>
          <w:p w14:paraId="2C411F35" w14:textId="77777777" w:rsidR="00D10CE4" w:rsidRPr="001C2F75" w:rsidRDefault="00D10CE4" w:rsidP="00FD4515">
            <w:pPr>
              <w:rPr>
                <w:lang w:eastAsia="en-GB"/>
              </w:rPr>
            </w:pPr>
            <w:r w:rsidRPr="001C2F75">
              <w:rPr>
                <w:lang w:eastAsia="en-GB"/>
              </w:rPr>
              <w:t>189</w:t>
            </w:r>
          </w:p>
        </w:tc>
      </w:tr>
      <w:tr w:rsidR="000D608B" w:rsidRPr="008D2591" w14:paraId="08A3CADE" w14:textId="77777777" w:rsidTr="345D7909">
        <w:trPr>
          <w:trHeight w:val="340"/>
        </w:trPr>
        <w:tc>
          <w:tcPr>
            <w:tcW w:w="0" w:type="auto"/>
            <w:shd w:val="clear" w:color="auto" w:fill="auto"/>
            <w:hideMark/>
          </w:tcPr>
          <w:p w14:paraId="775AD336" w14:textId="77777777" w:rsidR="00D10CE4" w:rsidRPr="008D2591" w:rsidRDefault="00D10CE4" w:rsidP="00FD4515">
            <w:pPr>
              <w:rPr>
                <w:lang w:eastAsia="en-GB"/>
              </w:rPr>
            </w:pPr>
            <w:r w:rsidRPr="008D2591">
              <w:rPr>
                <w:lang w:eastAsia="en-GB"/>
              </w:rPr>
              <w:t>dd</w:t>
            </w:r>
          </w:p>
        </w:tc>
        <w:tc>
          <w:tcPr>
            <w:tcW w:w="0" w:type="auto"/>
            <w:shd w:val="clear" w:color="auto" w:fill="auto"/>
            <w:hideMark/>
          </w:tcPr>
          <w:p w14:paraId="7265C6AF" w14:textId="77777777" w:rsidR="00D10CE4" w:rsidRPr="008D2591" w:rsidRDefault="00D10CE4" w:rsidP="00FD4515">
            <w:pPr>
              <w:rPr>
                <w:lang w:eastAsia="en-GB"/>
              </w:rPr>
            </w:pPr>
            <w:r w:rsidRPr="008D2591">
              <w:rPr>
                <w:lang w:eastAsia="en-GB"/>
              </w:rPr>
              <w:t>Day in month</w:t>
            </w:r>
          </w:p>
        </w:tc>
        <w:tc>
          <w:tcPr>
            <w:tcW w:w="0" w:type="auto"/>
            <w:shd w:val="clear" w:color="auto" w:fill="auto"/>
            <w:hideMark/>
          </w:tcPr>
          <w:p w14:paraId="45842262" w14:textId="2A8459E7" w:rsidR="00D10CE4" w:rsidRPr="001F5B16" w:rsidRDefault="00D10CE4" w:rsidP="00FD4515">
            <w:pPr>
              <w:rPr>
                <w:rFonts w:cs="Arial"/>
                <w:color w:val="000000"/>
                <w:sz w:val="20"/>
                <w:lang w:eastAsia="en-GB"/>
              </w:rPr>
            </w:pPr>
            <w:hyperlink r:id="rId45" w:anchor="number" w:history="1">
              <w:r w:rsidRPr="001F5B16">
                <w:rPr>
                  <w:rFonts w:cs="Arial"/>
                  <w:color w:val="000000"/>
                  <w:sz w:val="20"/>
                  <w:lang w:eastAsia="en-GB"/>
                </w:rPr>
                <w:t>Number</w:t>
              </w:r>
            </w:hyperlink>
          </w:p>
        </w:tc>
        <w:tc>
          <w:tcPr>
            <w:tcW w:w="0" w:type="auto"/>
            <w:shd w:val="clear" w:color="auto" w:fill="auto"/>
            <w:hideMark/>
          </w:tcPr>
          <w:p w14:paraId="7927D859" w14:textId="77777777" w:rsidR="00D10CE4" w:rsidRPr="001C2F75" w:rsidRDefault="00D10CE4" w:rsidP="00FD4515">
            <w:pPr>
              <w:rPr>
                <w:lang w:eastAsia="en-GB"/>
              </w:rPr>
            </w:pPr>
            <w:r w:rsidRPr="001C2F75">
              <w:rPr>
                <w:lang w:eastAsia="en-GB"/>
              </w:rPr>
              <w:t>10</w:t>
            </w:r>
          </w:p>
        </w:tc>
      </w:tr>
      <w:tr w:rsidR="000D608B" w:rsidRPr="008D2591" w14:paraId="047BA62A" w14:textId="77777777" w:rsidTr="345D7909">
        <w:trPr>
          <w:trHeight w:val="340"/>
        </w:trPr>
        <w:tc>
          <w:tcPr>
            <w:tcW w:w="0" w:type="auto"/>
            <w:shd w:val="clear" w:color="auto" w:fill="auto"/>
            <w:hideMark/>
          </w:tcPr>
          <w:p w14:paraId="0EAA55EE" w14:textId="77777777" w:rsidR="00D10CE4" w:rsidRPr="008D2591" w:rsidRDefault="00D10CE4" w:rsidP="00FD4515">
            <w:pPr>
              <w:rPr>
                <w:lang w:eastAsia="en-GB"/>
              </w:rPr>
            </w:pPr>
            <w:r w:rsidRPr="008D2591">
              <w:rPr>
                <w:lang w:eastAsia="en-GB"/>
              </w:rPr>
              <w:t>F</w:t>
            </w:r>
          </w:p>
        </w:tc>
        <w:tc>
          <w:tcPr>
            <w:tcW w:w="0" w:type="auto"/>
            <w:shd w:val="clear" w:color="auto" w:fill="auto"/>
            <w:hideMark/>
          </w:tcPr>
          <w:p w14:paraId="37AF568A" w14:textId="77777777" w:rsidR="00D10CE4" w:rsidRPr="008D2591" w:rsidRDefault="00D10CE4" w:rsidP="00FD4515">
            <w:pPr>
              <w:rPr>
                <w:lang w:eastAsia="en-GB"/>
              </w:rPr>
            </w:pPr>
            <w:r w:rsidRPr="008D2591">
              <w:rPr>
                <w:lang w:eastAsia="en-GB"/>
              </w:rPr>
              <w:t>Day of week in month</w:t>
            </w:r>
          </w:p>
        </w:tc>
        <w:tc>
          <w:tcPr>
            <w:tcW w:w="0" w:type="auto"/>
            <w:shd w:val="clear" w:color="auto" w:fill="auto"/>
            <w:hideMark/>
          </w:tcPr>
          <w:p w14:paraId="5C97C61F" w14:textId="3279C950" w:rsidR="00D10CE4" w:rsidRPr="001F5B16" w:rsidRDefault="00D10CE4" w:rsidP="00FD4515">
            <w:pPr>
              <w:rPr>
                <w:rFonts w:cs="Arial"/>
                <w:color w:val="000000"/>
                <w:sz w:val="20"/>
                <w:lang w:eastAsia="en-GB"/>
              </w:rPr>
            </w:pPr>
            <w:hyperlink r:id="rId46" w:anchor="number" w:history="1">
              <w:r w:rsidRPr="001F5B16">
                <w:rPr>
                  <w:rFonts w:cs="Arial"/>
                  <w:color w:val="000000"/>
                  <w:sz w:val="20"/>
                  <w:lang w:eastAsia="en-GB"/>
                </w:rPr>
                <w:t>Number</w:t>
              </w:r>
            </w:hyperlink>
          </w:p>
        </w:tc>
        <w:tc>
          <w:tcPr>
            <w:tcW w:w="0" w:type="auto"/>
            <w:shd w:val="clear" w:color="auto" w:fill="auto"/>
            <w:hideMark/>
          </w:tcPr>
          <w:p w14:paraId="459872DF" w14:textId="77777777" w:rsidR="00D10CE4" w:rsidRPr="001C2F75" w:rsidRDefault="00D10CE4" w:rsidP="00FD4515">
            <w:pPr>
              <w:rPr>
                <w:lang w:eastAsia="en-GB"/>
              </w:rPr>
            </w:pPr>
            <w:r w:rsidRPr="001C2F75">
              <w:rPr>
                <w:lang w:eastAsia="en-GB"/>
              </w:rPr>
              <w:t>2</w:t>
            </w:r>
          </w:p>
        </w:tc>
      </w:tr>
      <w:tr w:rsidR="000D608B" w:rsidRPr="008D2591" w14:paraId="3C1A9BAE" w14:textId="77777777" w:rsidTr="345D7909">
        <w:trPr>
          <w:trHeight w:val="340"/>
        </w:trPr>
        <w:tc>
          <w:tcPr>
            <w:tcW w:w="0" w:type="auto"/>
            <w:shd w:val="clear" w:color="auto" w:fill="auto"/>
            <w:hideMark/>
          </w:tcPr>
          <w:p w14:paraId="16A241DF" w14:textId="77777777" w:rsidR="00D10CE4" w:rsidRPr="008D2591" w:rsidRDefault="00D10CE4" w:rsidP="00FD4515">
            <w:pPr>
              <w:rPr>
                <w:lang w:eastAsia="en-GB"/>
              </w:rPr>
            </w:pPr>
            <w:r w:rsidRPr="008D2591">
              <w:rPr>
                <w:lang w:eastAsia="en-GB"/>
              </w:rPr>
              <w:t>E</w:t>
            </w:r>
          </w:p>
        </w:tc>
        <w:tc>
          <w:tcPr>
            <w:tcW w:w="0" w:type="auto"/>
            <w:shd w:val="clear" w:color="auto" w:fill="auto"/>
            <w:hideMark/>
          </w:tcPr>
          <w:p w14:paraId="69C5CCB8" w14:textId="77777777" w:rsidR="00D10CE4" w:rsidRPr="008D2591" w:rsidRDefault="00D10CE4" w:rsidP="00FD4515">
            <w:pPr>
              <w:rPr>
                <w:lang w:eastAsia="en-GB"/>
              </w:rPr>
            </w:pPr>
            <w:r w:rsidRPr="008D2591">
              <w:rPr>
                <w:lang w:eastAsia="en-GB"/>
              </w:rPr>
              <w:t>Day name in week</w:t>
            </w:r>
          </w:p>
        </w:tc>
        <w:tc>
          <w:tcPr>
            <w:tcW w:w="0" w:type="auto"/>
            <w:shd w:val="clear" w:color="auto" w:fill="auto"/>
            <w:hideMark/>
          </w:tcPr>
          <w:p w14:paraId="644B9E56" w14:textId="052CC61A" w:rsidR="00D10CE4" w:rsidRPr="001F5B16" w:rsidRDefault="00D10CE4" w:rsidP="00FD4515">
            <w:pPr>
              <w:rPr>
                <w:rFonts w:cs="Arial"/>
                <w:color w:val="000000"/>
                <w:sz w:val="20"/>
                <w:lang w:eastAsia="en-GB"/>
              </w:rPr>
            </w:pPr>
            <w:hyperlink r:id="rId47" w:anchor="text" w:history="1">
              <w:r w:rsidRPr="001F5B16">
                <w:rPr>
                  <w:rFonts w:cs="Arial"/>
                  <w:color w:val="000000"/>
                  <w:sz w:val="20"/>
                  <w:lang w:eastAsia="en-GB"/>
                </w:rPr>
                <w:t>Text</w:t>
              </w:r>
            </w:hyperlink>
          </w:p>
        </w:tc>
        <w:tc>
          <w:tcPr>
            <w:tcW w:w="0" w:type="auto"/>
            <w:shd w:val="clear" w:color="auto" w:fill="auto"/>
            <w:hideMark/>
          </w:tcPr>
          <w:p w14:paraId="44062DDF" w14:textId="77777777" w:rsidR="00D10CE4" w:rsidRPr="001C2F75" w:rsidRDefault="00D10CE4" w:rsidP="00FD4515">
            <w:pPr>
              <w:rPr>
                <w:lang w:eastAsia="en-GB"/>
              </w:rPr>
            </w:pPr>
            <w:r w:rsidRPr="001C2F75">
              <w:rPr>
                <w:lang w:eastAsia="en-GB"/>
              </w:rPr>
              <w:t>Tuesday; Tue</w:t>
            </w:r>
          </w:p>
        </w:tc>
      </w:tr>
      <w:tr w:rsidR="000D608B" w:rsidRPr="008D2591" w14:paraId="7E829B89" w14:textId="77777777" w:rsidTr="345D7909">
        <w:trPr>
          <w:trHeight w:val="340"/>
        </w:trPr>
        <w:tc>
          <w:tcPr>
            <w:tcW w:w="0" w:type="auto"/>
            <w:shd w:val="clear" w:color="auto" w:fill="auto"/>
            <w:hideMark/>
          </w:tcPr>
          <w:p w14:paraId="63D3299E" w14:textId="77777777" w:rsidR="00D10CE4" w:rsidRPr="008D2591" w:rsidRDefault="00D10CE4" w:rsidP="00FD4515">
            <w:pPr>
              <w:rPr>
                <w:lang w:eastAsia="en-GB"/>
              </w:rPr>
            </w:pPr>
            <w:r w:rsidRPr="008D2591">
              <w:rPr>
                <w:lang w:eastAsia="en-GB"/>
              </w:rPr>
              <w:lastRenderedPageBreak/>
              <w:t>U</w:t>
            </w:r>
          </w:p>
        </w:tc>
        <w:tc>
          <w:tcPr>
            <w:tcW w:w="0" w:type="auto"/>
            <w:shd w:val="clear" w:color="auto" w:fill="auto"/>
            <w:hideMark/>
          </w:tcPr>
          <w:p w14:paraId="36F07036" w14:textId="77777777" w:rsidR="00D10CE4" w:rsidRPr="008D2591" w:rsidRDefault="00D10CE4" w:rsidP="00FD4515">
            <w:pPr>
              <w:rPr>
                <w:lang w:eastAsia="en-GB"/>
              </w:rPr>
            </w:pPr>
            <w:r w:rsidRPr="008D2591">
              <w:rPr>
                <w:lang w:eastAsia="en-GB"/>
              </w:rPr>
              <w:t>Day number of week (1 = Monday, ..., 7 = Sunday)</w:t>
            </w:r>
          </w:p>
        </w:tc>
        <w:tc>
          <w:tcPr>
            <w:tcW w:w="0" w:type="auto"/>
            <w:shd w:val="clear" w:color="auto" w:fill="auto"/>
            <w:hideMark/>
          </w:tcPr>
          <w:p w14:paraId="410D8AFA" w14:textId="21B8843A" w:rsidR="00D10CE4" w:rsidRPr="001F5B16" w:rsidRDefault="00D10CE4" w:rsidP="00FD4515">
            <w:pPr>
              <w:rPr>
                <w:rFonts w:cs="Arial"/>
                <w:color w:val="000000"/>
                <w:sz w:val="20"/>
                <w:lang w:eastAsia="en-GB"/>
              </w:rPr>
            </w:pPr>
            <w:hyperlink r:id="rId48" w:anchor="number" w:history="1">
              <w:r w:rsidRPr="001F5B16">
                <w:rPr>
                  <w:rFonts w:cs="Arial"/>
                  <w:color w:val="000000"/>
                  <w:sz w:val="20"/>
                  <w:lang w:eastAsia="en-GB"/>
                </w:rPr>
                <w:t>Number</w:t>
              </w:r>
            </w:hyperlink>
          </w:p>
        </w:tc>
        <w:tc>
          <w:tcPr>
            <w:tcW w:w="0" w:type="auto"/>
            <w:shd w:val="clear" w:color="auto" w:fill="auto"/>
            <w:hideMark/>
          </w:tcPr>
          <w:p w14:paraId="3F997DF9" w14:textId="77777777" w:rsidR="00D10CE4" w:rsidRPr="001C2F75" w:rsidRDefault="00D10CE4" w:rsidP="00FD4515">
            <w:pPr>
              <w:rPr>
                <w:lang w:eastAsia="en-GB"/>
              </w:rPr>
            </w:pPr>
            <w:r w:rsidRPr="001C2F75">
              <w:rPr>
                <w:lang w:eastAsia="en-GB"/>
              </w:rPr>
              <w:t>1</w:t>
            </w:r>
          </w:p>
        </w:tc>
      </w:tr>
      <w:tr w:rsidR="000D608B" w:rsidRPr="008D2591" w14:paraId="54494BF6" w14:textId="77777777" w:rsidTr="345D7909">
        <w:trPr>
          <w:trHeight w:val="340"/>
        </w:trPr>
        <w:tc>
          <w:tcPr>
            <w:tcW w:w="0" w:type="auto"/>
            <w:shd w:val="clear" w:color="auto" w:fill="auto"/>
            <w:hideMark/>
          </w:tcPr>
          <w:p w14:paraId="7395CE0D" w14:textId="77777777" w:rsidR="00D10CE4" w:rsidRPr="008D2591" w:rsidRDefault="00D10CE4" w:rsidP="00FD4515">
            <w:pPr>
              <w:rPr>
                <w:lang w:eastAsia="en-GB"/>
              </w:rPr>
            </w:pPr>
            <w:r w:rsidRPr="008D2591">
              <w:rPr>
                <w:lang w:eastAsia="en-GB"/>
              </w:rPr>
              <w:t>HH</w:t>
            </w:r>
          </w:p>
        </w:tc>
        <w:tc>
          <w:tcPr>
            <w:tcW w:w="0" w:type="auto"/>
            <w:shd w:val="clear" w:color="auto" w:fill="auto"/>
            <w:hideMark/>
          </w:tcPr>
          <w:p w14:paraId="550ECF85" w14:textId="77777777" w:rsidR="00D10CE4" w:rsidRPr="008D2591" w:rsidRDefault="00D10CE4" w:rsidP="00FD4515">
            <w:pPr>
              <w:rPr>
                <w:lang w:eastAsia="en-GB"/>
              </w:rPr>
            </w:pPr>
            <w:r w:rsidRPr="008D2591">
              <w:rPr>
                <w:lang w:eastAsia="en-GB"/>
              </w:rPr>
              <w:t>Hour in day (0-23)</w:t>
            </w:r>
          </w:p>
        </w:tc>
        <w:tc>
          <w:tcPr>
            <w:tcW w:w="0" w:type="auto"/>
            <w:shd w:val="clear" w:color="auto" w:fill="auto"/>
            <w:hideMark/>
          </w:tcPr>
          <w:p w14:paraId="343BF277" w14:textId="3EB56210" w:rsidR="00D10CE4" w:rsidRPr="001F5B16" w:rsidRDefault="00D10CE4" w:rsidP="00FD4515">
            <w:pPr>
              <w:rPr>
                <w:rFonts w:cs="Arial"/>
                <w:color w:val="000000"/>
                <w:sz w:val="20"/>
                <w:lang w:eastAsia="en-GB"/>
              </w:rPr>
            </w:pPr>
            <w:hyperlink r:id="rId49" w:anchor="number" w:history="1">
              <w:r w:rsidRPr="001F5B16">
                <w:rPr>
                  <w:rFonts w:cs="Arial"/>
                  <w:color w:val="000000"/>
                  <w:sz w:val="20"/>
                  <w:lang w:eastAsia="en-GB"/>
                </w:rPr>
                <w:t>Number</w:t>
              </w:r>
            </w:hyperlink>
          </w:p>
        </w:tc>
        <w:tc>
          <w:tcPr>
            <w:tcW w:w="0" w:type="auto"/>
            <w:shd w:val="clear" w:color="auto" w:fill="auto"/>
            <w:hideMark/>
          </w:tcPr>
          <w:p w14:paraId="7AD18E34" w14:textId="77777777" w:rsidR="00D10CE4" w:rsidRPr="001C2F75" w:rsidRDefault="00D10CE4" w:rsidP="00FD4515">
            <w:pPr>
              <w:rPr>
                <w:lang w:eastAsia="en-GB"/>
              </w:rPr>
            </w:pPr>
            <w:r w:rsidRPr="001C2F75">
              <w:rPr>
                <w:lang w:eastAsia="en-GB"/>
              </w:rPr>
              <w:t>0</w:t>
            </w:r>
          </w:p>
        </w:tc>
      </w:tr>
      <w:tr w:rsidR="000D608B" w:rsidRPr="008D2591" w14:paraId="24E39BFA" w14:textId="77777777" w:rsidTr="345D7909">
        <w:trPr>
          <w:trHeight w:val="340"/>
        </w:trPr>
        <w:tc>
          <w:tcPr>
            <w:tcW w:w="0" w:type="auto"/>
            <w:shd w:val="clear" w:color="auto" w:fill="auto"/>
            <w:hideMark/>
          </w:tcPr>
          <w:p w14:paraId="1AF40BF0" w14:textId="77777777" w:rsidR="00D10CE4" w:rsidRPr="008D2591" w:rsidRDefault="00D10CE4" w:rsidP="00FD4515">
            <w:pPr>
              <w:rPr>
                <w:lang w:eastAsia="en-GB"/>
              </w:rPr>
            </w:pPr>
            <w:r w:rsidRPr="008D2591">
              <w:rPr>
                <w:lang w:eastAsia="en-GB"/>
              </w:rPr>
              <w:t>kk</w:t>
            </w:r>
          </w:p>
        </w:tc>
        <w:tc>
          <w:tcPr>
            <w:tcW w:w="0" w:type="auto"/>
            <w:shd w:val="clear" w:color="auto" w:fill="auto"/>
            <w:hideMark/>
          </w:tcPr>
          <w:p w14:paraId="1F7ABB6C" w14:textId="77777777" w:rsidR="00D10CE4" w:rsidRPr="008D2591" w:rsidRDefault="00D10CE4" w:rsidP="00FD4515">
            <w:pPr>
              <w:rPr>
                <w:lang w:eastAsia="en-GB"/>
              </w:rPr>
            </w:pPr>
            <w:r w:rsidRPr="008D2591">
              <w:rPr>
                <w:lang w:eastAsia="en-GB"/>
              </w:rPr>
              <w:t>Hour in day (1-24)</w:t>
            </w:r>
          </w:p>
        </w:tc>
        <w:tc>
          <w:tcPr>
            <w:tcW w:w="0" w:type="auto"/>
            <w:shd w:val="clear" w:color="auto" w:fill="auto"/>
            <w:hideMark/>
          </w:tcPr>
          <w:p w14:paraId="4274F1C8" w14:textId="4F7FD41B" w:rsidR="00D10CE4" w:rsidRPr="001F5B16" w:rsidRDefault="00D10CE4" w:rsidP="00FD4515">
            <w:pPr>
              <w:rPr>
                <w:rFonts w:cs="Arial"/>
                <w:color w:val="000000"/>
                <w:sz w:val="20"/>
                <w:lang w:eastAsia="en-GB"/>
              </w:rPr>
            </w:pPr>
            <w:hyperlink r:id="rId50" w:anchor="number" w:history="1">
              <w:r w:rsidRPr="001F5B16">
                <w:rPr>
                  <w:rFonts w:cs="Arial"/>
                  <w:color w:val="000000"/>
                  <w:sz w:val="20"/>
                  <w:lang w:eastAsia="en-GB"/>
                </w:rPr>
                <w:t>Number</w:t>
              </w:r>
            </w:hyperlink>
          </w:p>
        </w:tc>
        <w:tc>
          <w:tcPr>
            <w:tcW w:w="0" w:type="auto"/>
            <w:shd w:val="clear" w:color="auto" w:fill="auto"/>
            <w:hideMark/>
          </w:tcPr>
          <w:p w14:paraId="1B6C4D71" w14:textId="77777777" w:rsidR="00D10CE4" w:rsidRPr="001C2F75" w:rsidRDefault="00D10CE4" w:rsidP="00FD4515">
            <w:pPr>
              <w:rPr>
                <w:lang w:eastAsia="en-GB"/>
              </w:rPr>
            </w:pPr>
            <w:r w:rsidRPr="001C2F75">
              <w:rPr>
                <w:lang w:eastAsia="en-GB"/>
              </w:rPr>
              <w:t>24</w:t>
            </w:r>
          </w:p>
        </w:tc>
      </w:tr>
      <w:tr w:rsidR="000D608B" w:rsidRPr="008D2591" w14:paraId="5971A67F" w14:textId="77777777" w:rsidTr="345D7909">
        <w:trPr>
          <w:trHeight w:val="340"/>
        </w:trPr>
        <w:tc>
          <w:tcPr>
            <w:tcW w:w="0" w:type="auto"/>
            <w:shd w:val="clear" w:color="auto" w:fill="auto"/>
            <w:hideMark/>
          </w:tcPr>
          <w:p w14:paraId="4AE39AF0" w14:textId="77777777" w:rsidR="00D10CE4" w:rsidRPr="008D2591" w:rsidRDefault="00D10CE4" w:rsidP="00FD4515">
            <w:pPr>
              <w:rPr>
                <w:lang w:eastAsia="en-GB"/>
              </w:rPr>
            </w:pPr>
            <w:r w:rsidRPr="008D2591">
              <w:rPr>
                <w:lang w:eastAsia="en-GB"/>
              </w:rPr>
              <w:t>KK</w:t>
            </w:r>
          </w:p>
        </w:tc>
        <w:tc>
          <w:tcPr>
            <w:tcW w:w="0" w:type="auto"/>
            <w:shd w:val="clear" w:color="auto" w:fill="auto"/>
            <w:hideMark/>
          </w:tcPr>
          <w:p w14:paraId="18BBD037" w14:textId="77777777" w:rsidR="00D10CE4" w:rsidRPr="008D2591" w:rsidRDefault="00D10CE4" w:rsidP="00FD4515">
            <w:pPr>
              <w:rPr>
                <w:lang w:eastAsia="en-GB"/>
              </w:rPr>
            </w:pPr>
            <w:r w:rsidRPr="008D2591">
              <w:rPr>
                <w:lang w:eastAsia="en-GB"/>
              </w:rPr>
              <w:t>Hour in am/pm (0-11)</w:t>
            </w:r>
          </w:p>
        </w:tc>
        <w:tc>
          <w:tcPr>
            <w:tcW w:w="0" w:type="auto"/>
            <w:shd w:val="clear" w:color="auto" w:fill="auto"/>
            <w:hideMark/>
          </w:tcPr>
          <w:p w14:paraId="782F9E73" w14:textId="75F8F6E8" w:rsidR="00D10CE4" w:rsidRPr="001F5B16" w:rsidRDefault="00D10CE4" w:rsidP="00FD4515">
            <w:pPr>
              <w:rPr>
                <w:rFonts w:cs="Arial"/>
                <w:color w:val="000000"/>
                <w:sz w:val="20"/>
                <w:lang w:eastAsia="en-GB"/>
              </w:rPr>
            </w:pPr>
            <w:hyperlink r:id="rId51" w:anchor="number" w:history="1">
              <w:r w:rsidRPr="001F5B16">
                <w:rPr>
                  <w:rFonts w:cs="Arial"/>
                  <w:color w:val="000000"/>
                  <w:sz w:val="20"/>
                  <w:lang w:eastAsia="en-GB"/>
                </w:rPr>
                <w:t>Number</w:t>
              </w:r>
            </w:hyperlink>
          </w:p>
        </w:tc>
        <w:tc>
          <w:tcPr>
            <w:tcW w:w="0" w:type="auto"/>
            <w:shd w:val="clear" w:color="auto" w:fill="auto"/>
            <w:hideMark/>
          </w:tcPr>
          <w:p w14:paraId="55DEA520" w14:textId="77777777" w:rsidR="00D10CE4" w:rsidRPr="001C2F75" w:rsidRDefault="00D10CE4" w:rsidP="00FD4515">
            <w:pPr>
              <w:rPr>
                <w:lang w:eastAsia="en-GB"/>
              </w:rPr>
            </w:pPr>
            <w:r w:rsidRPr="001C2F75">
              <w:rPr>
                <w:lang w:eastAsia="en-GB"/>
              </w:rPr>
              <w:t>0</w:t>
            </w:r>
          </w:p>
        </w:tc>
      </w:tr>
      <w:tr w:rsidR="000D608B" w:rsidRPr="008D2591" w14:paraId="05A7FD0C" w14:textId="77777777" w:rsidTr="345D7909">
        <w:trPr>
          <w:trHeight w:val="340"/>
        </w:trPr>
        <w:tc>
          <w:tcPr>
            <w:tcW w:w="0" w:type="auto"/>
            <w:shd w:val="clear" w:color="auto" w:fill="auto"/>
            <w:hideMark/>
          </w:tcPr>
          <w:p w14:paraId="780D4939" w14:textId="77777777" w:rsidR="00D10CE4" w:rsidRPr="008D2591" w:rsidRDefault="00D10CE4" w:rsidP="00FD4515">
            <w:pPr>
              <w:rPr>
                <w:lang w:eastAsia="en-GB"/>
              </w:rPr>
            </w:pPr>
            <w:proofErr w:type="spellStart"/>
            <w:r w:rsidRPr="008D2591">
              <w:rPr>
                <w:lang w:eastAsia="en-GB"/>
              </w:rPr>
              <w:t>hh</w:t>
            </w:r>
            <w:proofErr w:type="spellEnd"/>
          </w:p>
        </w:tc>
        <w:tc>
          <w:tcPr>
            <w:tcW w:w="0" w:type="auto"/>
            <w:shd w:val="clear" w:color="auto" w:fill="auto"/>
            <w:hideMark/>
          </w:tcPr>
          <w:p w14:paraId="30BF0FE9" w14:textId="77777777" w:rsidR="00D10CE4" w:rsidRPr="008D2591" w:rsidRDefault="00D10CE4" w:rsidP="00FD4515">
            <w:pPr>
              <w:rPr>
                <w:lang w:eastAsia="en-GB"/>
              </w:rPr>
            </w:pPr>
            <w:r w:rsidRPr="008D2591">
              <w:rPr>
                <w:lang w:eastAsia="en-GB"/>
              </w:rPr>
              <w:t>Hour in am/pm (1-12)</w:t>
            </w:r>
          </w:p>
        </w:tc>
        <w:tc>
          <w:tcPr>
            <w:tcW w:w="0" w:type="auto"/>
            <w:shd w:val="clear" w:color="auto" w:fill="auto"/>
            <w:hideMark/>
          </w:tcPr>
          <w:p w14:paraId="2CD22F65" w14:textId="6B252015" w:rsidR="00D10CE4" w:rsidRPr="001F5B16" w:rsidRDefault="00D10CE4" w:rsidP="00FD4515">
            <w:pPr>
              <w:rPr>
                <w:rFonts w:cs="Arial"/>
                <w:color w:val="000000"/>
                <w:sz w:val="20"/>
                <w:lang w:eastAsia="en-GB"/>
              </w:rPr>
            </w:pPr>
            <w:hyperlink r:id="rId52" w:anchor="number" w:history="1">
              <w:r w:rsidRPr="001F5B16">
                <w:rPr>
                  <w:rFonts w:cs="Arial"/>
                  <w:color w:val="000000"/>
                  <w:sz w:val="20"/>
                  <w:lang w:eastAsia="en-GB"/>
                </w:rPr>
                <w:t>Number</w:t>
              </w:r>
            </w:hyperlink>
          </w:p>
        </w:tc>
        <w:tc>
          <w:tcPr>
            <w:tcW w:w="0" w:type="auto"/>
            <w:shd w:val="clear" w:color="auto" w:fill="auto"/>
            <w:hideMark/>
          </w:tcPr>
          <w:p w14:paraId="1670EFB0" w14:textId="77777777" w:rsidR="00D10CE4" w:rsidRPr="001C2F75" w:rsidRDefault="00D10CE4" w:rsidP="00FD4515">
            <w:pPr>
              <w:rPr>
                <w:lang w:eastAsia="en-GB"/>
              </w:rPr>
            </w:pPr>
            <w:r w:rsidRPr="001C2F75">
              <w:rPr>
                <w:lang w:eastAsia="en-GB"/>
              </w:rPr>
              <w:t>12</w:t>
            </w:r>
          </w:p>
        </w:tc>
      </w:tr>
      <w:tr w:rsidR="000D608B" w:rsidRPr="008D2591" w14:paraId="55B10AE2" w14:textId="77777777" w:rsidTr="345D7909">
        <w:trPr>
          <w:trHeight w:val="340"/>
        </w:trPr>
        <w:tc>
          <w:tcPr>
            <w:tcW w:w="0" w:type="auto"/>
            <w:shd w:val="clear" w:color="auto" w:fill="auto"/>
            <w:hideMark/>
          </w:tcPr>
          <w:p w14:paraId="18A35B20" w14:textId="77777777" w:rsidR="00D10CE4" w:rsidRPr="008D2591" w:rsidRDefault="00D10CE4" w:rsidP="00FD4515">
            <w:pPr>
              <w:rPr>
                <w:lang w:eastAsia="en-GB"/>
              </w:rPr>
            </w:pPr>
            <w:r w:rsidRPr="008D2591">
              <w:rPr>
                <w:lang w:eastAsia="en-GB"/>
              </w:rPr>
              <w:t>mm</w:t>
            </w:r>
          </w:p>
        </w:tc>
        <w:tc>
          <w:tcPr>
            <w:tcW w:w="0" w:type="auto"/>
            <w:shd w:val="clear" w:color="auto" w:fill="auto"/>
            <w:hideMark/>
          </w:tcPr>
          <w:p w14:paraId="4DEBA315" w14:textId="77777777" w:rsidR="00D10CE4" w:rsidRPr="008D2591" w:rsidRDefault="00D10CE4" w:rsidP="00FD4515">
            <w:pPr>
              <w:rPr>
                <w:lang w:eastAsia="en-GB"/>
              </w:rPr>
            </w:pPr>
            <w:r w:rsidRPr="008D2591">
              <w:rPr>
                <w:lang w:eastAsia="en-GB"/>
              </w:rPr>
              <w:t>Minute in hour</w:t>
            </w:r>
          </w:p>
        </w:tc>
        <w:tc>
          <w:tcPr>
            <w:tcW w:w="0" w:type="auto"/>
            <w:shd w:val="clear" w:color="auto" w:fill="auto"/>
            <w:hideMark/>
          </w:tcPr>
          <w:p w14:paraId="63DC28E7" w14:textId="0A4CC4F0" w:rsidR="00D10CE4" w:rsidRPr="001F5B16" w:rsidRDefault="00D10CE4" w:rsidP="00FD4515">
            <w:pPr>
              <w:rPr>
                <w:rFonts w:cs="Arial"/>
                <w:color w:val="000000"/>
                <w:sz w:val="20"/>
                <w:lang w:eastAsia="en-GB"/>
              </w:rPr>
            </w:pPr>
            <w:hyperlink r:id="rId53" w:anchor="number" w:history="1">
              <w:r w:rsidRPr="001F5B16">
                <w:rPr>
                  <w:rFonts w:cs="Arial"/>
                  <w:color w:val="000000"/>
                  <w:sz w:val="20"/>
                  <w:lang w:eastAsia="en-GB"/>
                </w:rPr>
                <w:t>Number</w:t>
              </w:r>
            </w:hyperlink>
          </w:p>
        </w:tc>
        <w:tc>
          <w:tcPr>
            <w:tcW w:w="0" w:type="auto"/>
            <w:shd w:val="clear" w:color="auto" w:fill="auto"/>
            <w:hideMark/>
          </w:tcPr>
          <w:p w14:paraId="101A22AD" w14:textId="77777777" w:rsidR="00D10CE4" w:rsidRPr="001C2F75" w:rsidRDefault="00D10CE4" w:rsidP="00FD4515">
            <w:pPr>
              <w:rPr>
                <w:lang w:eastAsia="en-GB"/>
              </w:rPr>
            </w:pPr>
            <w:r w:rsidRPr="001C2F75">
              <w:rPr>
                <w:lang w:eastAsia="en-GB"/>
              </w:rPr>
              <w:t>30</w:t>
            </w:r>
          </w:p>
        </w:tc>
      </w:tr>
      <w:tr w:rsidR="000D608B" w:rsidRPr="008D2591" w14:paraId="61BA6A2B" w14:textId="77777777" w:rsidTr="345D7909">
        <w:trPr>
          <w:trHeight w:val="340"/>
        </w:trPr>
        <w:tc>
          <w:tcPr>
            <w:tcW w:w="0" w:type="auto"/>
            <w:shd w:val="clear" w:color="auto" w:fill="auto"/>
            <w:hideMark/>
          </w:tcPr>
          <w:p w14:paraId="03FB573F" w14:textId="77777777" w:rsidR="00D10CE4" w:rsidRPr="008D2591" w:rsidRDefault="00D10CE4" w:rsidP="00FD4515">
            <w:pPr>
              <w:rPr>
                <w:lang w:eastAsia="en-GB"/>
              </w:rPr>
            </w:pPr>
            <w:r w:rsidRPr="008D2591">
              <w:rPr>
                <w:lang w:eastAsia="en-GB"/>
              </w:rPr>
              <w:t>ss</w:t>
            </w:r>
          </w:p>
        </w:tc>
        <w:tc>
          <w:tcPr>
            <w:tcW w:w="0" w:type="auto"/>
            <w:shd w:val="clear" w:color="auto" w:fill="auto"/>
            <w:hideMark/>
          </w:tcPr>
          <w:p w14:paraId="5C4EC8E0" w14:textId="77777777" w:rsidR="00D10CE4" w:rsidRPr="008D2591" w:rsidRDefault="00D10CE4" w:rsidP="00FD4515">
            <w:pPr>
              <w:rPr>
                <w:lang w:eastAsia="en-GB"/>
              </w:rPr>
            </w:pPr>
            <w:r w:rsidRPr="008D2591">
              <w:rPr>
                <w:lang w:eastAsia="en-GB"/>
              </w:rPr>
              <w:t>Second in minute</w:t>
            </w:r>
          </w:p>
        </w:tc>
        <w:tc>
          <w:tcPr>
            <w:tcW w:w="0" w:type="auto"/>
            <w:shd w:val="clear" w:color="auto" w:fill="auto"/>
            <w:hideMark/>
          </w:tcPr>
          <w:p w14:paraId="557D3408" w14:textId="3E2BCFAE" w:rsidR="00D10CE4" w:rsidRPr="001F5B16" w:rsidRDefault="00D10CE4" w:rsidP="00FD4515">
            <w:pPr>
              <w:rPr>
                <w:rFonts w:cs="Arial"/>
                <w:color w:val="000000"/>
                <w:sz w:val="20"/>
                <w:lang w:eastAsia="en-GB"/>
              </w:rPr>
            </w:pPr>
            <w:hyperlink r:id="rId54" w:anchor="number" w:history="1">
              <w:r w:rsidRPr="001F5B16">
                <w:rPr>
                  <w:rFonts w:cs="Arial"/>
                  <w:color w:val="000000"/>
                  <w:sz w:val="20"/>
                  <w:lang w:eastAsia="en-GB"/>
                </w:rPr>
                <w:t>Number</w:t>
              </w:r>
            </w:hyperlink>
          </w:p>
        </w:tc>
        <w:tc>
          <w:tcPr>
            <w:tcW w:w="0" w:type="auto"/>
            <w:shd w:val="clear" w:color="auto" w:fill="auto"/>
            <w:hideMark/>
          </w:tcPr>
          <w:p w14:paraId="3F41FE02" w14:textId="77777777" w:rsidR="00D10CE4" w:rsidRPr="001C2F75" w:rsidRDefault="00D10CE4" w:rsidP="00FD4515">
            <w:pPr>
              <w:rPr>
                <w:lang w:eastAsia="en-GB"/>
              </w:rPr>
            </w:pPr>
            <w:r w:rsidRPr="001C2F75">
              <w:rPr>
                <w:lang w:eastAsia="en-GB"/>
              </w:rPr>
              <w:t>55</w:t>
            </w:r>
          </w:p>
        </w:tc>
      </w:tr>
      <w:tr w:rsidR="000D608B" w:rsidRPr="008D2591" w14:paraId="4D72963C" w14:textId="77777777" w:rsidTr="345D7909">
        <w:trPr>
          <w:trHeight w:val="340"/>
        </w:trPr>
        <w:tc>
          <w:tcPr>
            <w:tcW w:w="0" w:type="auto"/>
            <w:shd w:val="clear" w:color="auto" w:fill="auto"/>
            <w:hideMark/>
          </w:tcPr>
          <w:p w14:paraId="4787CC7C" w14:textId="77777777" w:rsidR="00D10CE4" w:rsidRPr="008D2591" w:rsidRDefault="00D10CE4" w:rsidP="00FD4515">
            <w:pPr>
              <w:rPr>
                <w:lang w:eastAsia="en-GB"/>
              </w:rPr>
            </w:pPr>
            <w:r w:rsidRPr="008D2591">
              <w:rPr>
                <w:lang w:eastAsia="en-GB"/>
              </w:rPr>
              <w:t>S</w:t>
            </w:r>
          </w:p>
        </w:tc>
        <w:tc>
          <w:tcPr>
            <w:tcW w:w="0" w:type="auto"/>
            <w:shd w:val="clear" w:color="auto" w:fill="auto"/>
            <w:hideMark/>
          </w:tcPr>
          <w:p w14:paraId="3FBC9B38" w14:textId="77777777" w:rsidR="00D10CE4" w:rsidRPr="008D2591" w:rsidRDefault="00D10CE4" w:rsidP="00FD4515">
            <w:pPr>
              <w:rPr>
                <w:lang w:eastAsia="en-GB"/>
              </w:rPr>
            </w:pPr>
            <w:r w:rsidRPr="008D2591">
              <w:rPr>
                <w:lang w:eastAsia="en-GB"/>
              </w:rPr>
              <w:t>Millisecond</w:t>
            </w:r>
          </w:p>
        </w:tc>
        <w:tc>
          <w:tcPr>
            <w:tcW w:w="0" w:type="auto"/>
            <w:shd w:val="clear" w:color="auto" w:fill="auto"/>
            <w:hideMark/>
          </w:tcPr>
          <w:p w14:paraId="419B9BF2" w14:textId="31CB0B4C" w:rsidR="00D10CE4" w:rsidRPr="001F5B16" w:rsidRDefault="00D10CE4" w:rsidP="00FD4515">
            <w:pPr>
              <w:rPr>
                <w:rFonts w:cs="Arial"/>
                <w:color w:val="000000"/>
                <w:sz w:val="20"/>
                <w:lang w:eastAsia="en-GB"/>
              </w:rPr>
            </w:pPr>
            <w:hyperlink r:id="rId55" w:anchor="number" w:history="1">
              <w:r w:rsidRPr="001F5B16">
                <w:rPr>
                  <w:rFonts w:cs="Arial"/>
                  <w:color w:val="000000"/>
                  <w:sz w:val="20"/>
                  <w:lang w:eastAsia="en-GB"/>
                </w:rPr>
                <w:t>Number</w:t>
              </w:r>
            </w:hyperlink>
          </w:p>
        </w:tc>
        <w:tc>
          <w:tcPr>
            <w:tcW w:w="0" w:type="auto"/>
            <w:shd w:val="clear" w:color="auto" w:fill="auto"/>
            <w:hideMark/>
          </w:tcPr>
          <w:p w14:paraId="09BA5C46" w14:textId="77777777" w:rsidR="00D10CE4" w:rsidRPr="001C2F75" w:rsidRDefault="00D10CE4" w:rsidP="00FD4515">
            <w:pPr>
              <w:rPr>
                <w:lang w:eastAsia="en-GB"/>
              </w:rPr>
            </w:pPr>
            <w:r w:rsidRPr="001C2F75">
              <w:rPr>
                <w:lang w:eastAsia="en-GB"/>
              </w:rPr>
              <w:t>978</w:t>
            </w:r>
          </w:p>
        </w:tc>
      </w:tr>
      <w:tr w:rsidR="000D608B" w:rsidRPr="008D2591" w14:paraId="1DD45544" w14:textId="77777777" w:rsidTr="345D7909">
        <w:trPr>
          <w:trHeight w:val="340"/>
        </w:trPr>
        <w:tc>
          <w:tcPr>
            <w:tcW w:w="0" w:type="auto"/>
            <w:shd w:val="clear" w:color="auto" w:fill="auto"/>
          </w:tcPr>
          <w:p w14:paraId="3FFA6D77" w14:textId="77777777" w:rsidR="00D10CE4" w:rsidRPr="008D2591" w:rsidRDefault="00D10CE4" w:rsidP="00FD4515">
            <w:pPr>
              <w:rPr>
                <w:lang w:eastAsia="en-GB"/>
              </w:rPr>
            </w:pPr>
            <w:r w:rsidRPr="008D2591">
              <w:rPr>
                <w:lang w:eastAsia="en-GB"/>
              </w:rPr>
              <w:t>n</w:t>
            </w:r>
          </w:p>
        </w:tc>
        <w:tc>
          <w:tcPr>
            <w:tcW w:w="0" w:type="auto"/>
            <w:shd w:val="clear" w:color="auto" w:fill="auto"/>
          </w:tcPr>
          <w:p w14:paraId="054636C4" w14:textId="77777777" w:rsidR="00D10CE4" w:rsidRPr="008D2591" w:rsidRDefault="00D10CE4" w:rsidP="00FD4515">
            <w:pPr>
              <w:rPr>
                <w:lang w:eastAsia="en-GB"/>
              </w:rPr>
            </w:pPr>
            <w:r w:rsidRPr="008D2591">
              <w:rPr>
                <w:lang w:eastAsia="en-GB"/>
              </w:rPr>
              <w:t>Number of periods, used after a SDMX Frequency Identifier such as M, Q, D (month, quarter, day)</w:t>
            </w:r>
          </w:p>
        </w:tc>
        <w:tc>
          <w:tcPr>
            <w:tcW w:w="0" w:type="auto"/>
            <w:shd w:val="clear" w:color="auto" w:fill="auto"/>
          </w:tcPr>
          <w:p w14:paraId="71AFAA15" w14:textId="557D2837" w:rsidR="00D10CE4" w:rsidRPr="001F5B16" w:rsidRDefault="00D10CE4" w:rsidP="00FD4515">
            <w:pPr>
              <w:rPr>
                <w:rFonts w:cs="Arial"/>
                <w:sz w:val="20"/>
                <w:lang w:eastAsia="en-GB"/>
              </w:rPr>
            </w:pPr>
            <w:hyperlink r:id="rId56" w:anchor="number" w:history="1">
              <w:r w:rsidRPr="001F5B16">
                <w:rPr>
                  <w:rFonts w:cs="Arial"/>
                  <w:color w:val="000000"/>
                  <w:sz w:val="20"/>
                  <w:lang w:eastAsia="en-GB"/>
                </w:rPr>
                <w:t>Number</w:t>
              </w:r>
            </w:hyperlink>
          </w:p>
        </w:tc>
        <w:tc>
          <w:tcPr>
            <w:tcW w:w="0" w:type="auto"/>
            <w:shd w:val="clear" w:color="auto" w:fill="auto"/>
          </w:tcPr>
          <w:p w14:paraId="7B1CE043" w14:textId="77777777" w:rsidR="00D10CE4" w:rsidRPr="001C2F75" w:rsidRDefault="00D10CE4" w:rsidP="00FD4515">
            <w:pPr>
              <w:rPr>
                <w:lang w:eastAsia="en-GB"/>
              </w:rPr>
            </w:pPr>
            <w:r w:rsidRPr="001C2F75">
              <w:rPr>
                <w:lang w:eastAsia="en-GB"/>
              </w:rPr>
              <w:t>12</w:t>
            </w:r>
          </w:p>
        </w:tc>
      </w:tr>
    </w:tbl>
    <w:p w14:paraId="75D7CCF8" w14:textId="77777777" w:rsidR="00D10CE4" w:rsidRDefault="00D10CE4" w:rsidP="001E59C8">
      <w:pPr>
        <w:pStyle w:val="Paragraph"/>
        <w:spacing w:after="240"/>
      </w:pPr>
    </w:p>
    <w:p w14:paraId="72DF39EE" w14:textId="77777777" w:rsidR="00D10CE4" w:rsidRDefault="00384D81" w:rsidP="00EE157F">
      <w:pPr>
        <w:pStyle w:val="Paragraph"/>
        <w:keepNext/>
        <w:keepLines/>
        <w:spacing w:after="240"/>
      </w:pPr>
      <w:r>
        <w:t xml:space="preserve">The model is illustrated </w:t>
      </w:r>
      <w:r w:rsidR="004F7F5D">
        <w:t>below</w:t>
      </w:r>
      <w:r>
        <w:t>:</w:t>
      </w:r>
    </w:p>
    <w:p w14:paraId="78BE58C4" w14:textId="7DB301D9" w:rsidR="00B82B89" w:rsidRDefault="00624A7E" w:rsidP="00EE157F">
      <w:pPr>
        <w:pStyle w:val="Paragraph"/>
        <w:keepNext/>
        <w:keepLines/>
        <w:spacing w:after="240"/>
      </w:pPr>
      <w:r>
        <w:rPr>
          <w:noProof/>
        </w:rPr>
        <w:drawing>
          <wp:inline distT="0" distB="0" distL="0" distR="0" wp14:anchorId="36AE1306" wp14:editId="69E4BE8C">
            <wp:extent cx="4543425" cy="2524125"/>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7">
                      <a:extLst>
                        <a:ext uri="{28A0092B-C50C-407E-A947-70E740481C1C}">
                          <a14:useLocalDpi xmlns:a14="http://schemas.microsoft.com/office/drawing/2010/main" val="0"/>
                        </a:ext>
                      </a:extLst>
                    </a:blip>
                    <a:stretch>
                      <a:fillRect/>
                    </a:stretch>
                  </pic:blipFill>
                  <pic:spPr>
                    <a:xfrm>
                      <a:off x="0" y="0"/>
                      <a:ext cx="4543425" cy="2524125"/>
                    </a:xfrm>
                    <a:prstGeom prst="rect">
                      <a:avLst/>
                    </a:prstGeom>
                  </pic:spPr>
                </pic:pic>
              </a:graphicData>
            </a:graphic>
          </wp:inline>
        </w:drawing>
      </w:r>
    </w:p>
    <w:p w14:paraId="39605A67" w14:textId="02025262" w:rsidR="00384D81" w:rsidRDefault="00B82B89" w:rsidP="00FD4515">
      <w:pPr>
        <w:pStyle w:val="Caption"/>
      </w:pPr>
      <w:r>
        <w:t xml:space="preserve">Figure </w:t>
      </w:r>
      <w:r>
        <w:fldChar w:fldCharType="begin"/>
      </w:r>
      <w:r>
        <w:instrText xml:space="preserve"> SEQ Figure \* ARABIC </w:instrText>
      </w:r>
      <w:r>
        <w:fldChar w:fldCharType="separate"/>
      </w:r>
      <w:r w:rsidR="00E65ED8">
        <w:rPr>
          <w:noProof/>
        </w:rPr>
        <w:t>24</w:t>
      </w:r>
      <w:r>
        <w:fldChar w:fldCharType="end"/>
      </w:r>
      <w:r w:rsidRPr="004D5491">
        <w:t xml:space="preserve"> showing the component map mapping the SOURCE_DATE Dimension to the TIME_PERIOD dimension with the additional information on the component map to describe the time format</w:t>
      </w:r>
    </w:p>
    <w:p w14:paraId="4078FD5B" w14:textId="575ACC14" w:rsidR="004F7F5D" w:rsidRDefault="00624A7E" w:rsidP="00FD4515">
      <w:r>
        <w:rPr>
          <w:noProof/>
        </w:rPr>
        <w:lastRenderedPageBreak/>
        <w:drawing>
          <wp:inline distT="0" distB="0" distL="0" distR="0" wp14:anchorId="5844A167" wp14:editId="2FC7E10C">
            <wp:extent cx="4572000" cy="2524125"/>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8">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7C9C6106" w14:textId="4939F649" w:rsidR="004F7F5D" w:rsidRDefault="004F7F5D">
      <w:pPr>
        <w:pStyle w:val="Caption"/>
      </w:pPr>
      <w:r>
        <w:t xml:space="preserve">Figure </w:t>
      </w:r>
      <w:r>
        <w:fldChar w:fldCharType="begin"/>
      </w:r>
      <w:r>
        <w:instrText xml:space="preserve"> SEQ Figure \* ARABIC </w:instrText>
      </w:r>
      <w:r>
        <w:fldChar w:fldCharType="separate"/>
      </w:r>
      <w:r w:rsidR="00E65ED8">
        <w:rPr>
          <w:noProof/>
        </w:rPr>
        <w:t>25</w:t>
      </w:r>
      <w:r>
        <w:fldChar w:fldCharType="end"/>
      </w:r>
      <w:r>
        <w:t xml:space="preserve"> </w:t>
      </w:r>
      <w:r w:rsidRPr="009D05A2">
        <w:t>showing an input date format, whose output frequency is derived from the output value of the FREQ Dimension</w:t>
      </w:r>
    </w:p>
    <w:p w14:paraId="164322A3" w14:textId="77777777" w:rsidR="00837FC1" w:rsidRDefault="00837FC1">
      <w:pPr>
        <w:pStyle w:val="Heading3"/>
        <w:rPr>
          <w:lang w:val="en-US"/>
        </w:rPr>
      </w:pPr>
      <w:bookmarkStart w:id="2426" w:name="_Toc73460197"/>
      <w:bookmarkStart w:id="2427" w:name="_Toc178073194"/>
      <w:r>
        <w:rPr>
          <w:lang w:val="en-US"/>
        </w:rPr>
        <w:t>Numerical based date</w:t>
      </w:r>
      <w:r w:rsidR="0078786C">
        <w:rPr>
          <w:lang w:val="en-US"/>
        </w:rPr>
        <w:t>time</w:t>
      </w:r>
      <w:bookmarkEnd w:id="2426"/>
      <w:bookmarkEnd w:id="2427"/>
    </w:p>
    <w:p w14:paraId="289479A5" w14:textId="77777777" w:rsidR="0078786C" w:rsidRDefault="0078786C" w:rsidP="0078786C">
      <w:pPr>
        <w:pStyle w:val="Paragraph"/>
        <w:rPr>
          <w:lang w:val="en-US"/>
        </w:rPr>
      </w:pPr>
      <w:r>
        <w:rPr>
          <w:lang w:val="en-US"/>
        </w:rPr>
        <w:t xml:space="preserve">Where the source datetime input is purely numerical, the mapping rules are defined by the </w:t>
      </w:r>
      <w:r w:rsidR="007418EE">
        <w:rPr>
          <w:b/>
          <w:bCs/>
          <w:lang w:val="en-US"/>
        </w:rPr>
        <w:t>Base</w:t>
      </w:r>
      <w:r>
        <w:rPr>
          <w:lang w:val="en-US"/>
        </w:rPr>
        <w:t xml:space="preserve"> as a valid SDMX Time Period, and the </w:t>
      </w:r>
      <w:r w:rsidR="007418EE">
        <w:rPr>
          <w:b/>
          <w:bCs/>
          <w:lang w:val="en-US"/>
        </w:rPr>
        <w:t>Period</w:t>
      </w:r>
      <w:r>
        <w:rPr>
          <w:lang w:val="en-US"/>
        </w:rPr>
        <w:t xml:space="preserve"> which must take one of the following enumerated values:</w:t>
      </w:r>
    </w:p>
    <w:p w14:paraId="630B6BC8" w14:textId="77777777" w:rsidR="0078786C" w:rsidRDefault="0078786C" w:rsidP="006C7C73">
      <w:pPr>
        <w:pStyle w:val="Paragraph"/>
        <w:numPr>
          <w:ilvl w:val="0"/>
          <w:numId w:val="38"/>
        </w:numPr>
        <w:rPr>
          <w:lang w:val="en-US"/>
        </w:rPr>
      </w:pPr>
      <w:r>
        <w:rPr>
          <w:lang w:val="en-US"/>
        </w:rPr>
        <w:t>day</w:t>
      </w:r>
    </w:p>
    <w:p w14:paraId="4832C461" w14:textId="77777777" w:rsidR="0078786C" w:rsidRDefault="0078786C" w:rsidP="006C7C73">
      <w:pPr>
        <w:pStyle w:val="Paragraph"/>
        <w:numPr>
          <w:ilvl w:val="0"/>
          <w:numId w:val="38"/>
        </w:numPr>
        <w:rPr>
          <w:lang w:val="en-US"/>
        </w:rPr>
      </w:pPr>
      <w:r>
        <w:rPr>
          <w:lang w:val="en-US"/>
        </w:rPr>
        <w:t>second</w:t>
      </w:r>
    </w:p>
    <w:p w14:paraId="5EA48638" w14:textId="77777777" w:rsidR="0078786C" w:rsidRDefault="0078786C" w:rsidP="006C7C73">
      <w:pPr>
        <w:pStyle w:val="Paragraph"/>
        <w:numPr>
          <w:ilvl w:val="0"/>
          <w:numId w:val="38"/>
        </w:numPr>
        <w:rPr>
          <w:lang w:val="en-US"/>
        </w:rPr>
      </w:pPr>
      <w:r>
        <w:rPr>
          <w:lang w:val="en-US"/>
        </w:rPr>
        <w:t>millisecond</w:t>
      </w:r>
    </w:p>
    <w:p w14:paraId="68BDE909" w14:textId="77777777" w:rsidR="0078786C" w:rsidRDefault="0078786C" w:rsidP="006C7C73">
      <w:pPr>
        <w:pStyle w:val="Paragraph"/>
        <w:numPr>
          <w:ilvl w:val="0"/>
          <w:numId w:val="38"/>
        </w:numPr>
        <w:rPr>
          <w:lang w:val="en-US"/>
        </w:rPr>
      </w:pPr>
      <w:r>
        <w:rPr>
          <w:lang w:val="en-US"/>
        </w:rPr>
        <w:t>microsecond</w:t>
      </w:r>
    </w:p>
    <w:p w14:paraId="58A1DE2D" w14:textId="77777777" w:rsidR="0078786C" w:rsidRDefault="0078786C" w:rsidP="006C7C73">
      <w:pPr>
        <w:pStyle w:val="Paragraph"/>
        <w:numPr>
          <w:ilvl w:val="0"/>
          <w:numId w:val="38"/>
        </w:numPr>
        <w:spacing w:after="240"/>
        <w:ind w:left="714" w:hanging="357"/>
        <w:rPr>
          <w:lang w:val="en-US"/>
        </w:rPr>
      </w:pPr>
      <w:r>
        <w:rPr>
          <w:lang w:val="en-US"/>
        </w:rPr>
        <w:t>nanosecond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1984"/>
        <w:gridCol w:w="2410"/>
      </w:tblGrid>
      <w:tr w:rsidR="0078786C" w14:paraId="64CD2672" w14:textId="77777777" w:rsidTr="008D2591">
        <w:tc>
          <w:tcPr>
            <w:tcW w:w="3794" w:type="dxa"/>
            <w:shd w:val="clear" w:color="auto" w:fill="auto"/>
          </w:tcPr>
          <w:p w14:paraId="54D5515E" w14:textId="77777777" w:rsidR="0078786C" w:rsidRDefault="0078786C" w:rsidP="008D2591">
            <w:pPr>
              <w:pStyle w:val="Paragraph"/>
              <w:jc w:val="left"/>
            </w:pPr>
            <w:r>
              <w:t xml:space="preserve">Numerical datetime </w:t>
            </w:r>
            <w:r w:rsidR="007418EE">
              <w:t>systems</w:t>
            </w:r>
          </w:p>
        </w:tc>
        <w:tc>
          <w:tcPr>
            <w:tcW w:w="1984" w:type="dxa"/>
            <w:shd w:val="clear" w:color="auto" w:fill="auto"/>
          </w:tcPr>
          <w:p w14:paraId="169F6801" w14:textId="77777777" w:rsidR="0078786C" w:rsidRDefault="007418EE" w:rsidP="008D2591">
            <w:pPr>
              <w:pStyle w:val="Paragraph"/>
              <w:jc w:val="center"/>
            </w:pPr>
            <w:r>
              <w:t>Base</w:t>
            </w:r>
          </w:p>
        </w:tc>
        <w:tc>
          <w:tcPr>
            <w:tcW w:w="2410" w:type="dxa"/>
            <w:shd w:val="clear" w:color="auto" w:fill="auto"/>
          </w:tcPr>
          <w:p w14:paraId="7C65B491" w14:textId="77777777" w:rsidR="0078786C" w:rsidRDefault="007418EE" w:rsidP="008D2591">
            <w:pPr>
              <w:pStyle w:val="Paragraph"/>
              <w:jc w:val="center"/>
            </w:pPr>
            <w:r>
              <w:t>Period</w:t>
            </w:r>
          </w:p>
        </w:tc>
      </w:tr>
      <w:tr w:rsidR="0078786C" w14:paraId="00352CDC" w14:textId="77777777" w:rsidTr="008D2591">
        <w:trPr>
          <w:trHeight w:val="283"/>
        </w:trPr>
        <w:tc>
          <w:tcPr>
            <w:tcW w:w="3794" w:type="dxa"/>
            <w:shd w:val="clear" w:color="auto" w:fill="auto"/>
          </w:tcPr>
          <w:p w14:paraId="2D48C25A" w14:textId="77777777" w:rsidR="0078786C" w:rsidRDefault="0078786C" w:rsidP="008D2591">
            <w:pPr>
              <w:pStyle w:val="Paragraph"/>
              <w:jc w:val="left"/>
            </w:pPr>
            <w:r>
              <w:t>Epoch Time (UNIX)</w:t>
            </w:r>
          </w:p>
          <w:p w14:paraId="5B54AF7D" w14:textId="77777777" w:rsidR="0078786C" w:rsidRDefault="0078786C" w:rsidP="008D2591">
            <w:pPr>
              <w:pStyle w:val="Paragraph"/>
              <w:jc w:val="left"/>
            </w:pPr>
            <w:r>
              <w:t>Milliseconds since 01 Jan 1970</w:t>
            </w:r>
          </w:p>
        </w:tc>
        <w:tc>
          <w:tcPr>
            <w:tcW w:w="1984" w:type="dxa"/>
            <w:shd w:val="clear" w:color="auto" w:fill="auto"/>
          </w:tcPr>
          <w:p w14:paraId="5ADD4279" w14:textId="77777777" w:rsidR="0078786C" w:rsidRDefault="0078786C" w:rsidP="008D2591">
            <w:pPr>
              <w:pStyle w:val="Paragraph"/>
              <w:jc w:val="center"/>
            </w:pPr>
            <w:r>
              <w:t>1970</w:t>
            </w:r>
          </w:p>
        </w:tc>
        <w:tc>
          <w:tcPr>
            <w:tcW w:w="2410" w:type="dxa"/>
            <w:shd w:val="clear" w:color="auto" w:fill="auto"/>
          </w:tcPr>
          <w:p w14:paraId="754C03A8" w14:textId="77777777" w:rsidR="0078786C" w:rsidRDefault="0078786C" w:rsidP="008D2591">
            <w:pPr>
              <w:pStyle w:val="Paragraph"/>
              <w:jc w:val="center"/>
            </w:pPr>
            <w:r>
              <w:t>millisecond</w:t>
            </w:r>
          </w:p>
        </w:tc>
      </w:tr>
      <w:tr w:rsidR="0078786C" w14:paraId="2CCD64BE" w14:textId="77777777" w:rsidTr="008D2591">
        <w:trPr>
          <w:trHeight w:val="283"/>
        </w:trPr>
        <w:tc>
          <w:tcPr>
            <w:tcW w:w="3794" w:type="dxa"/>
            <w:shd w:val="clear" w:color="auto" w:fill="auto"/>
          </w:tcPr>
          <w:p w14:paraId="1306ABE5" w14:textId="77777777" w:rsidR="0078786C" w:rsidRDefault="0078786C" w:rsidP="008D2591">
            <w:pPr>
              <w:pStyle w:val="Paragraph"/>
              <w:jc w:val="left"/>
            </w:pPr>
            <w:r>
              <w:t>Windows System Time</w:t>
            </w:r>
          </w:p>
          <w:p w14:paraId="01FD3DF9" w14:textId="77777777" w:rsidR="0078786C" w:rsidRDefault="0078786C" w:rsidP="008D2591">
            <w:pPr>
              <w:pStyle w:val="Paragraph"/>
              <w:jc w:val="left"/>
            </w:pPr>
            <w:r>
              <w:t>Milliseconds since 01 Jan 1601</w:t>
            </w:r>
          </w:p>
        </w:tc>
        <w:tc>
          <w:tcPr>
            <w:tcW w:w="1984" w:type="dxa"/>
            <w:shd w:val="clear" w:color="auto" w:fill="auto"/>
          </w:tcPr>
          <w:p w14:paraId="6B3F29C4" w14:textId="77777777" w:rsidR="0078786C" w:rsidRDefault="0078786C" w:rsidP="008D2591">
            <w:pPr>
              <w:pStyle w:val="Paragraph"/>
              <w:jc w:val="center"/>
            </w:pPr>
            <w:r>
              <w:t>1601</w:t>
            </w:r>
          </w:p>
        </w:tc>
        <w:tc>
          <w:tcPr>
            <w:tcW w:w="2410" w:type="dxa"/>
            <w:shd w:val="clear" w:color="auto" w:fill="auto"/>
          </w:tcPr>
          <w:p w14:paraId="71322BF6" w14:textId="77777777" w:rsidR="0078786C" w:rsidRDefault="0078786C" w:rsidP="008D2591">
            <w:pPr>
              <w:pStyle w:val="Paragraph"/>
              <w:jc w:val="center"/>
            </w:pPr>
            <w:r>
              <w:t>millisecond</w:t>
            </w:r>
          </w:p>
        </w:tc>
      </w:tr>
    </w:tbl>
    <w:p w14:paraId="5E9EA7E9" w14:textId="77777777" w:rsidR="0078786C" w:rsidRDefault="0078786C" w:rsidP="0078786C">
      <w:pPr>
        <w:pStyle w:val="Paragraph"/>
        <w:rPr>
          <w:lang w:val="en-US"/>
        </w:rPr>
      </w:pPr>
    </w:p>
    <w:p w14:paraId="079C7C26" w14:textId="77777777" w:rsidR="0078786C" w:rsidRDefault="0078786C" w:rsidP="00A53A7A">
      <w:pPr>
        <w:pStyle w:val="Paragraph"/>
        <w:spacing w:after="240"/>
        <w:rPr>
          <w:lang w:val="en-US"/>
        </w:rPr>
      </w:pPr>
      <w:r>
        <w:rPr>
          <w:lang w:val="en-US"/>
        </w:rPr>
        <w:t>The example above illustrates numerical based datetime mapping rules for two commonly used time standards.</w:t>
      </w:r>
    </w:p>
    <w:p w14:paraId="195383DE" w14:textId="77777777" w:rsidR="00A53A7A" w:rsidRDefault="00A53A7A" w:rsidP="00A53A7A">
      <w:pPr>
        <w:pStyle w:val="Paragraph"/>
        <w:spacing w:after="240"/>
        <w:rPr>
          <w:lang w:val="en-US"/>
        </w:rPr>
      </w:pPr>
      <w:r>
        <w:rPr>
          <w:lang w:val="en-US"/>
        </w:rPr>
        <w:t>The model is illustrated below:</w:t>
      </w:r>
    </w:p>
    <w:p w14:paraId="33F688C2" w14:textId="51540AFC" w:rsidR="007418EE" w:rsidRDefault="00624A7E" w:rsidP="00EE157F">
      <w:pPr>
        <w:pStyle w:val="Paragraph"/>
        <w:keepNext/>
        <w:spacing w:after="240"/>
      </w:pPr>
      <w:r>
        <w:rPr>
          <w:noProof/>
        </w:rPr>
        <w:drawing>
          <wp:inline distT="0" distB="0" distL="0" distR="0" wp14:anchorId="35508168" wp14:editId="014D69CA">
            <wp:extent cx="4619626" cy="107632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9">
                      <a:extLst>
                        <a:ext uri="{28A0092B-C50C-407E-A947-70E740481C1C}">
                          <a14:useLocalDpi xmlns:a14="http://schemas.microsoft.com/office/drawing/2010/main" val="0"/>
                        </a:ext>
                      </a:extLst>
                    </a:blip>
                    <a:stretch>
                      <a:fillRect/>
                    </a:stretch>
                  </pic:blipFill>
                  <pic:spPr>
                    <a:xfrm>
                      <a:off x="0" y="0"/>
                      <a:ext cx="4619626" cy="1076325"/>
                    </a:xfrm>
                    <a:prstGeom prst="rect">
                      <a:avLst/>
                    </a:prstGeom>
                  </pic:spPr>
                </pic:pic>
              </a:graphicData>
            </a:graphic>
          </wp:inline>
        </w:drawing>
      </w:r>
    </w:p>
    <w:p w14:paraId="13E93B4B" w14:textId="5F37649A" w:rsidR="00A53A7A" w:rsidRDefault="007418EE" w:rsidP="00FD4515">
      <w:pPr>
        <w:pStyle w:val="Caption"/>
      </w:pPr>
      <w:r>
        <w:t xml:space="preserve">Figure </w:t>
      </w:r>
      <w:r>
        <w:fldChar w:fldCharType="begin"/>
      </w:r>
      <w:r>
        <w:instrText xml:space="preserve"> SEQ Figure \* ARABIC </w:instrText>
      </w:r>
      <w:r>
        <w:fldChar w:fldCharType="separate"/>
      </w:r>
      <w:r w:rsidR="00E65ED8">
        <w:rPr>
          <w:noProof/>
        </w:rPr>
        <w:t>26</w:t>
      </w:r>
      <w:r>
        <w:fldChar w:fldCharType="end"/>
      </w:r>
      <w:r>
        <w:t xml:space="preserve"> showing the component map mapping the SOURCE_DATE Dimension to the TIME_PERIOD Dimension with the additional information on the component map to describe the numerical datetime system in use</w:t>
      </w:r>
    </w:p>
    <w:p w14:paraId="7594644A" w14:textId="77777777" w:rsidR="00DD64D8" w:rsidRDefault="00DD64D8">
      <w:pPr>
        <w:pStyle w:val="Heading3"/>
        <w:rPr>
          <w:lang w:val="en-US"/>
        </w:rPr>
      </w:pPr>
      <w:bookmarkStart w:id="2428" w:name="_Toc73460198"/>
      <w:bookmarkStart w:id="2429" w:name="_Toc178073195"/>
      <w:r>
        <w:rPr>
          <w:lang w:val="en-US"/>
        </w:rPr>
        <w:lastRenderedPageBreak/>
        <w:t>Mapping more complex time inputs</w:t>
      </w:r>
      <w:bookmarkEnd w:id="2428"/>
      <w:bookmarkEnd w:id="2429"/>
    </w:p>
    <w:p w14:paraId="58D865FD" w14:textId="77777777" w:rsidR="00DD64D8" w:rsidRDefault="00DD64D8" w:rsidP="00DD64D8">
      <w:pPr>
        <w:pStyle w:val="Paragraph"/>
        <w:rPr>
          <w:lang w:val="en-US"/>
        </w:rPr>
      </w:pPr>
      <w:r>
        <w:rPr>
          <w:lang w:val="en-US"/>
        </w:rPr>
        <w:t xml:space="preserve">VTL should be used for more complex time inputs that cannot be interpreted using the pattern </w:t>
      </w:r>
      <w:r w:rsidR="00174C03">
        <w:rPr>
          <w:lang w:val="en-US"/>
        </w:rPr>
        <w:t>based on numerical methods.</w:t>
      </w:r>
    </w:p>
    <w:p w14:paraId="00CD858A" w14:textId="77777777" w:rsidR="00626DB5" w:rsidRDefault="00626DB5" w:rsidP="004F524E">
      <w:pPr>
        <w:pStyle w:val="Heading2"/>
        <w:rPr>
          <w:lang w:val="en-US"/>
        </w:rPr>
      </w:pPr>
      <w:bookmarkStart w:id="2430" w:name="_Ref47036012"/>
      <w:bookmarkStart w:id="2431" w:name="_Toc73460199"/>
      <w:bookmarkStart w:id="2432" w:name="_Toc178073196"/>
      <w:r>
        <w:rPr>
          <w:lang w:val="en-US"/>
        </w:rPr>
        <w:t>Using TIME_PERIOD in mapping rules</w:t>
      </w:r>
      <w:bookmarkEnd w:id="2430"/>
      <w:bookmarkEnd w:id="2431"/>
      <w:bookmarkEnd w:id="2432"/>
    </w:p>
    <w:p w14:paraId="67889E73" w14:textId="77777777" w:rsidR="00626DB5" w:rsidRDefault="00626DB5" w:rsidP="00EE157F">
      <w:pPr>
        <w:pStyle w:val="Paragraph"/>
        <w:spacing w:after="240"/>
        <w:rPr>
          <w:lang w:val="en-US"/>
        </w:rPr>
      </w:pPr>
      <w:r>
        <w:rPr>
          <w:lang w:val="en-US"/>
        </w:rPr>
        <w:t xml:space="preserve">The source TIME_PERIOD Dimension can be used in conjunction with other input Dimensions to create </w:t>
      </w:r>
      <w:r w:rsidR="000654A9">
        <w:rPr>
          <w:lang w:val="en-US"/>
        </w:rPr>
        <w:t>discrete</w:t>
      </w:r>
      <w:r w:rsidR="00EA425C">
        <w:rPr>
          <w:lang w:val="en-US"/>
        </w:rPr>
        <w:t xml:space="preserve"> </w:t>
      </w:r>
      <w:r>
        <w:rPr>
          <w:lang w:val="en-US"/>
        </w:rPr>
        <w:t xml:space="preserve">mapping rules where the output is </w:t>
      </w:r>
      <w:r w:rsidR="00EA425C">
        <w:rPr>
          <w:lang w:val="en-US"/>
        </w:rPr>
        <w:t>conditional on</w:t>
      </w:r>
      <w:r>
        <w:rPr>
          <w:lang w:val="en-US"/>
        </w:rPr>
        <w:t xml:space="preserve"> the </w:t>
      </w:r>
      <w:proofErr w:type="gramStart"/>
      <w:r>
        <w:rPr>
          <w:lang w:val="en-US"/>
        </w:rPr>
        <w:t>time period</w:t>
      </w:r>
      <w:proofErr w:type="gramEnd"/>
      <w:r>
        <w:rPr>
          <w:lang w:val="en-US"/>
        </w:rPr>
        <w:t xml:space="preserve"> value.</w:t>
      </w:r>
    </w:p>
    <w:p w14:paraId="7F339F21" w14:textId="77777777" w:rsidR="00626DB5" w:rsidRDefault="00626DB5" w:rsidP="00EE157F">
      <w:pPr>
        <w:pStyle w:val="Paragraph"/>
        <w:spacing w:after="240"/>
        <w:rPr>
          <w:lang w:val="en-US"/>
        </w:rPr>
      </w:pPr>
      <w:r>
        <w:rPr>
          <w:lang w:val="en-US"/>
        </w:rPr>
        <w:t xml:space="preserve">The main use case is setting </w:t>
      </w:r>
      <w:r w:rsidR="00EA425C">
        <w:rPr>
          <w:lang w:val="en-US"/>
        </w:rPr>
        <w:t xml:space="preserve">the value of </w:t>
      </w:r>
      <w:r>
        <w:rPr>
          <w:lang w:val="en-US"/>
        </w:rPr>
        <w:t>Observation Attributes</w:t>
      </w:r>
      <w:r w:rsidR="00EA425C">
        <w:rPr>
          <w:lang w:val="en-US"/>
        </w:rPr>
        <w:t xml:space="preserve"> in the target dataset.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3344"/>
        <w:gridCol w:w="3082"/>
      </w:tblGrid>
      <w:tr w:rsidR="00EA425C" w14:paraId="6F8CCA60" w14:textId="77777777" w:rsidTr="008D2591">
        <w:tc>
          <w:tcPr>
            <w:tcW w:w="1843" w:type="dxa"/>
            <w:shd w:val="clear" w:color="auto" w:fill="auto"/>
          </w:tcPr>
          <w:p w14:paraId="7A6CBC3B" w14:textId="77777777" w:rsidR="00EA425C" w:rsidRDefault="00EA425C" w:rsidP="008D2591">
            <w:pPr>
              <w:pStyle w:val="Paragraph"/>
            </w:pPr>
            <w:r>
              <w:t>Rule</w:t>
            </w:r>
          </w:p>
        </w:tc>
        <w:tc>
          <w:tcPr>
            <w:tcW w:w="3402" w:type="dxa"/>
            <w:shd w:val="clear" w:color="auto" w:fill="auto"/>
          </w:tcPr>
          <w:p w14:paraId="387E1E64" w14:textId="77777777" w:rsidR="00EA425C" w:rsidRDefault="00EA425C" w:rsidP="008D2591">
            <w:pPr>
              <w:pStyle w:val="Paragraph"/>
            </w:pPr>
            <w:r>
              <w:t>Source</w:t>
            </w:r>
          </w:p>
        </w:tc>
        <w:tc>
          <w:tcPr>
            <w:tcW w:w="3175" w:type="dxa"/>
            <w:shd w:val="clear" w:color="auto" w:fill="auto"/>
          </w:tcPr>
          <w:p w14:paraId="5960BF03" w14:textId="77777777" w:rsidR="00EA425C" w:rsidRDefault="00EA425C" w:rsidP="008D2591">
            <w:pPr>
              <w:pStyle w:val="Paragraph"/>
            </w:pPr>
            <w:r>
              <w:t>Target</w:t>
            </w:r>
          </w:p>
        </w:tc>
      </w:tr>
      <w:tr w:rsidR="00EA425C" w14:paraId="48C8C2B1" w14:textId="77777777" w:rsidTr="008D2591">
        <w:tc>
          <w:tcPr>
            <w:tcW w:w="1843" w:type="dxa"/>
            <w:shd w:val="clear" w:color="auto" w:fill="auto"/>
          </w:tcPr>
          <w:p w14:paraId="073CC17C" w14:textId="77777777" w:rsidR="00EA425C" w:rsidRDefault="00EA425C" w:rsidP="008D2591">
            <w:pPr>
              <w:pStyle w:val="Paragraph"/>
            </w:pPr>
            <w:r>
              <w:t>1</w:t>
            </w:r>
          </w:p>
        </w:tc>
        <w:tc>
          <w:tcPr>
            <w:tcW w:w="3402" w:type="dxa"/>
            <w:shd w:val="clear" w:color="auto" w:fill="auto"/>
          </w:tcPr>
          <w:p w14:paraId="40D76838" w14:textId="77777777" w:rsidR="00EA425C" w:rsidRDefault="00EA425C" w:rsidP="008D2591">
            <w:pPr>
              <w:pStyle w:val="Paragraph"/>
            </w:pPr>
            <w:r>
              <w:t>If</w:t>
            </w:r>
          </w:p>
          <w:p w14:paraId="22C612B3" w14:textId="77777777" w:rsidR="00EA425C" w:rsidRDefault="00EA425C" w:rsidP="008D2591">
            <w:pPr>
              <w:pStyle w:val="Paragraph"/>
            </w:pPr>
            <w:r>
              <w:t>INDICATOR=XULADS; and</w:t>
            </w:r>
          </w:p>
          <w:p w14:paraId="23C81527" w14:textId="77777777" w:rsidR="00EA425C" w:rsidRDefault="00EA425C" w:rsidP="008D2591">
            <w:pPr>
              <w:pStyle w:val="Paragraph"/>
            </w:pPr>
            <w:r>
              <w:t>TIME_PERIOD=2007.</w:t>
            </w:r>
          </w:p>
        </w:tc>
        <w:tc>
          <w:tcPr>
            <w:tcW w:w="3175" w:type="dxa"/>
            <w:shd w:val="clear" w:color="auto" w:fill="auto"/>
          </w:tcPr>
          <w:p w14:paraId="4DE02E84" w14:textId="77777777" w:rsidR="00EA425C" w:rsidRDefault="00EA425C" w:rsidP="008D2591">
            <w:pPr>
              <w:pStyle w:val="Paragraph"/>
            </w:pPr>
            <w:r>
              <w:t>Set</w:t>
            </w:r>
          </w:p>
          <w:p w14:paraId="2C656462" w14:textId="77777777" w:rsidR="00EA425C" w:rsidRDefault="00EA425C" w:rsidP="008D2591">
            <w:pPr>
              <w:pStyle w:val="Paragraph"/>
            </w:pPr>
            <w:r>
              <w:t>OBS_CONF=F</w:t>
            </w:r>
          </w:p>
        </w:tc>
      </w:tr>
      <w:tr w:rsidR="00EA425C" w14:paraId="76B06167" w14:textId="77777777" w:rsidTr="008D2591">
        <w:tc>
          <w:tcPr>
            <w:tcW w:w="1843" w:type="dxa"/>
            <w:shd w:val="clear" w:color="auto" w:fill="auto"/>
          </w:tcPr>
          <w:p w14:paraId="58E1D7E4" w14:textId="77777777" w:rsidR="00EA425C" w:rsidRDefault="00EA425C" w:rsidP="008D2591">
            <w:pPr>
              <w:pStyle w:val="Paragraph"/>
            </w:pPr>
            <w:r>
              <w:t>2</w:t>
            </w:r>
          </w:p>
        </w:tc>
        <w:tc>
          <w:tcPr>
            <w:tcW w:w="3402" w:type="dxa"/>
            <w:shd w:val="clear" w:color="auto" w:fill="auto"/>
          </w:tcPr>
          <w:p w14:paraId="6B242CA1" w14:textId="77777777" w:rsidR="00EA425C" w:rsidRDefault="00EA425C" w:rsidP="008D2591">
            <w:pPr>
              <w:pStyle w:val="Paragraph"/>
            </w:pPr>
            <w:r>
              <w:t>If</w:t>
            </w:r>
          </w:p>
          <w:p w14:paraId="65D0FE6B" w14:textId="77777777" w:rsidR="00EA425C" w:rsidRDefault="00EA425C" w:rsidP="008D2591">
            <w:pPr>
              <w:pStyle w:val="Paragraph"/>
            </w:pPr>
            <w:r>
              <w:t>INDICATOR=XULADS; and</w:t>
            </w:r>
          </w:p>
          <w:p w14:paraId="1DBD384C" w14:textId="77777777" w:rsidR="00EA425C" w:rsidRDefault="00EA425C" w:rsidP="008D2591">
            <w:pPr>
              <w:pStyle w:val="Paragraph"/>
            </w:pPr>
            <w:r>
              <w:t>TIME_PERIOD=2008.</w:t>
            </w:r>
          </w:p>
        </w:tc>
        <w:tc>
          <w:tcPr>
            <w:tcW w:w="3175" w:type="dxa"/>
            <w:shd w:val="clear" w:color="auto" w:fill="auto"/>
          </w:tcPr>
          <w:p w14:paraId="7F2584E3" w14:textId="77777777" w:rsidR="00EA425C" w:rsidRDefault="00EA425C" w:rsidP="008D2591">
            <w:pPr>
              <w:pStyle w:val="Paragraph"/>
            </w:pPr>
            <w:r>
              <w:t>Set</w:t>
            </w:r>
          </w:p>
          <w:p w14:paraId="5D67EB07" w14:textId="77777777" w:rsidR="00EA425C" w:rsidRDefault="00EA425C" w:rsidP="008D2591">
            <w:pPr>
              <w:pStyle w:val="Paragraph"/>
            </w:pPr>
            <w:r>
              <w:t>OBS_CONF=F</w:t>
            </w:r>
          </w:p>
        </w:tc>
      </w:tr>
      <w:tr w:rsidR="00903881" w14:paraId="7C94C7FB" w14:textId="77777777" w:rsidTr="008D2591">
        <w:tc>
          <w:tcPr>
            <w:tcW w:w="1843" w:type="dxa"/>
            <w:shd w:val="clear" w:color="auto" w:fill="auto"/>
          </w:tcPr>
          <w:p w14:paraId="6795A1E7" w14:textId="77777777" w:rsidR="00903881" w:rsidRDefault="00903881" w:rsidP="008D2591">
            <w:pPr>
              <w:pStyle w:val="Paragraph"/>
            </w:pPr>
            <w:r>
              <w:t>3</w:t>
            </w:r>
          </w:p>
        </w:tc>
        <w:tc>
          <w:tcPr>
            <w:tcW w:w="3402" w:type="dxa"/>
            <w:shd w:val="clear" w:color="auto" w:fill="auto"/>
          </w:tcPr>
          <w:p w14:paraId="727113ED" w14:textId="77777777" w:rsidR="00903881" w:rsidRDefault="00903881" w:rsidP="008D2591">
            <w:pPr>
              <w:pStyle w:val="Paragraph"/>
            </w:pPr>
            <w:r>
              <w:t>If</w:t>
            </w:r>
          </w:p>
          <w:p w14:paraId="77165259" w14:textId="77777777" w:rsidR="00903881" w:rsidRDefault="00903881" w:rsidP="008D2591">
            <w:pPr>
              <w:pStyle w:val="Paragraph"/>
            </w:pPr>
            <w:r>
              <w:t>INDICATOR=XULADS; and</w:t>
            </w:r>
          </w:p>
          <w:p w14:paraId="2E6205DC" w14:textId="77777777" w:rsidR="00903881" w:rsidRDefault="00903881" w:rsidP="008D2591">
            <w:pPr>
              <w:pStyle w:val="Paragraph"/>
            </w:pPr>
            <w:r>
              <w:t>TIME_PERIOD=2009.</w:t>
            </w:r>
          </w:p>
        </w:tc>
        <w:tc>
          <w:tcPr>
            <w:tcW w:w="3175" w:type="dxa"/>
            <w:shd w:val="clear" w:color="auto" w:fill="auto"/>
          </w:tcPr>
          <w:p w14:paraId="0187A78F" w14:textId="77777777" w:rsidR="00903881" w:rsidRDefault="00903881" w:rsidP="008D2591">
            <w:pPr>
              <w:pStyle w:val="Paragraph"/>
            </w:pPr>
            <w:r>
              <w:t>Set</w:t>
            </w:r>
          </w:p>
          <w:p w14:paraId="4C33DC3C" w14:textId="77777777" w:rsidR="00903881" w:rsidRDefault="00903881" w:rsidP="008D2591">
            <w:pPr>
              <w:pStyle w:val="Paragraph"/>
            </w:pPr>
            <w:r>
              <w:t>OBS_CONF=F</w:t>
            </w:r>
          </w:p>
        </w:tc>
      </w:tr>
      <w:tr w:rsidR="00EA425C" w14:paraId="46FEA639" w14:textId="77777777" w:rsidTr="008D2591">
        <w:tc>
          <w:tcPr>
            <w:tcW w:w="1843" w:type="dxa"/>
            <w:shd w:val="clear" w:color="auto" w:fill="auto"/>
          </w:tcPr>
          <w:p w14:paraId="72C8D9D9" w14:textId="77777777" w:rsidR="00EA425C" w:rsidRDefault="00903881" w:rsidP="008D2591">
            <w:pPr>
              <w:pStyle w:val="Paragraph"/>
            </w:pPr>
            <w:r>
              <w:t>4</w:t>
            </w:r>
          </w:p>
        </w:tc>
        <w:tc>
          <w:tcPr>
            <w:tcW w:w="3402" w:type="dxa"/>
            <w:shd w:val="clear" w:color="auto" w:fill="auto"/>
          </w:tcPr>
          <w:p w14:paraId="1E5A48CE" w14:textId="77777777" w:rsidR="00EA425C" w:rsidRDefault="00EA425C" w:rsidP="008D2591">
            <w:pPr>
              <w:pStyle w:val="Paragraph"/>
            </w:pPr>
            <w:r>
              <w:t>If</w:t>
            </w:r>
          </w:p>
          <w:p w14:paraId="08A7BAC4" w14:textId="77777777" w:rsidR="00EA425C" w:rsidRDefault="00EA425C" w:rsidP="008D2591">
            <w:pPr>
              <w:pStyle w:val="Paragraph"/>
            </w:pPr>
            <w:r>
              <w:t>INDICATOR=XULADS; and</w:t>
            </w:r>
          </w:p>
          <w:p w14:paraId="25B49FF6" w14:textId="77777777" w:rsidR="00EA425C" w:rsidRDefault="00EA425C" w:rsidP="008D2591">
            <w:pPr>
              <w:pStyle w:val="Paragraph"/>
            </w:pPr>
            <w:r>
              <w:t>TIME_PERIOD=20</w:t>
            </w:r>
            <w:r w:rsidR="00903881">
              <w:t>10</w:t>
            </w:r>
            <w:r>
              <w:t>.</w:t>
            </w:r>
          </w:p>
        </w:tc>
        <w:tc>
          <w:tcPr>
            <w:tcW w:w="3175" w:type="dxa"/>
            <w:shd w:val="clear" w:color="auto" w:fill="auto"/>
          </w:tcPr>
          <w:p w14:paraId="1D696108" w14:textId="77777777" w:rsidR="00EA425C" w:rsidRDefault="00EA425C" w:rsidP="008D2591">
            <w:pPr>
              <w:pStyle w:val="Paragraph"/>
            </w:pPr>
            <w:r>
              <w:t>Set</w:t>
            </w:r>
          </w:p>
          <w:p w14:paraId="6EBC4060" w14:textId="77777777" w:rsidR="00EA425C" w:rsidRPr="001F5B16" w:rsidRDefault="00EA425C" w:rsidP="008D2591">
            <w:pPr>
              <w:pStyle w:val="Paragraph"/>
              <w:rPr>
                <w:b/>
                <w:bCs/>
              </w:rPr>
            </w:pPr>
            <w:r>
              <w:t>OBS_CONF=</w:t>
            </w:r>
            <w:r w:rsidRPr="008D2591">
              <w:rPr>
                <w:b/>
                <w:bCs/>
              </w:rPr>
              <w:t>C</w:t>
            </w:r>
          </w:p>
        </w:tc>
      </w:tr>
    </w:tbl>
    <w:p w14:paraId="323BC295" w14:textId="77777777" w:rsidR="00EA425C" w:rsidRDefault="00EA425C" w:rsidP="00626DB5">
      <w:pPr>
        <w:pStyle w:val="Paragraph"/>
        <w:rPr>
          <w:lang w:val="en-US"/>
        </w:rPr>
      </w:pPr>
      <w:r>
        <w:rPr>
          <w:lang w:val="en-US"/>
        </w:rPr>
        <w:t>In the example above, OBS_CONF is an Observation Attribute.</w:t>
      </w:r>
    </w:p>
    <w:p w14:paraId="39A49ADB" w14:textId="77777777" w:rsidR="00EA425C" w:rsidRDefault="000654A9" w:rsidP="004F524E">
      <w:pPr>
        <w:pStyle w:val="Heading2"/>
        <w:rPr>
          <w:lang w:val="en-US"/>
        </w:rPr>
      </w:pPr>
      <w:bookmarkStart w:id="2433" w:name="_Toc73460200"/>
      <w:bookmarkStart w:id="2434" w:name="_Toc178073197"/>
      <w:r>
        <w:rPr>
          <w:lang w:val="en-US"/>
        </w:rPr>
        <w:t>Time span mapping rules</w:t>
      </w:r>
      <w:r w:rsidR="00505A77">
        <w:rPr>
          <w:lang w:val="en-US"/>
        </w:rPr>
        <w:t xml:space="preserve"> using validity periods</w:t>
      </w:r>
      <w:bookmarkEnd w:id="2433"/>
      <w:bookmarkEnd w:id="2434"/>
    </w:p>
    <w:p w14:paraId="7AD59D65" w14:textId="77777777" w:rsidR="00505A77" w:rsidRDefault="000654A9" w:rsidP="00505A77">
      <w:pPr>
        <w:pStyle w:val="Paragraph"/>
        <w:spacing w:after="240"/>
        <w:rPr>
          <w:lang w:val="en-US"/>
        </w:rPr>
      </w:pPr>
      <w:r>
        <w:rPr>
          <w:lang w:val="en-US"/>
        </w:rPr>
        <w:t>Creating discrete mapping rules for each TIME_PERIOD is impractical where rules need to cover a specific span of time regardless of frequency, and for high-frequency data.</w:t>
      </w:r>
      <w:r w:rsidR="00903881">
        <w:rPr>
          <w:lang w:val="en-US"/>
        </w:rPr>
        <w:t xml:space="preserve"> </w:t>
      </w:r>
    </w:p>
    <w:p w14:paraId="700423B9" w14:textId="77777777" w:rsidR="000654A9" w:rsidRDefault="00903881" w:rsidP="00EE157F">
      <w:pPr>
        <w:pStyle w:val="Paragraph"/>
        <w:spacing w:after="240"/>
        <w:rPr>
          <w:lang w:val="en-US"/>
        </w:rPr>
      </w:pPr>
      <w:r>
        <w:rPr>
          <w:lang w:val="en-US"/>
        </w:rPr>
        <w:t>Instead, an optional validity period can be set for each mapping.</w:t>
      </w:r>
    </w:p>
    <w:p w14:paraId="69DB701B" w14:textId="14047C2A" w:rsidR="00903881" w:rsidRDefault="00505A77" w:rsidP="00EE157F">
      <w:pPr>
        <w:pStyle w:val="Paragraph"/>
        <w:spacing w:after="240"/>
        <w:rPr>
          <w:lang w:val="en-US"/>
        </w:rPr>
      </w:pPr>
      <w:r>
        <w:rPr>
          <w:lang w:val="en-US"/>
        </w:rPr>
        <w:t xml:space="preserve">By specifying validity periods, the example from Section </w:t>
      </w:r>
      <w:r>
        <w:rPr>
          <w:lang w:val="en-US"/>
        </w:rPr>
        <w:fldChar w:fldCharType="begin"/>
      </w:r>
      <w:r>
        <w:rPr>
          <w:lang w:val="en-US"/>
        </w:rPr>
        <w:instrText xml:space="preserve"> REF _Ref47036012 \r \h </w:instrText>
      </w:r>
      <w:r>
        <w:rPr>
          <w:lang w:val="en-US"/>
        </w:rPr>
      </w:r>
      <w:r>
        <w:rPr>
          <w:lang w:val="en-US"/>
        </w:rPr>
        <w:fldChar w:fldCharType="separate"/>
      </w:r>
      <w:r w:rsidR="00E65ED8">
        <w:rPr>
          <w:lang w:val="en-US"/>
        </w:rPr>
        <w:t>13.8</w:t>
      </w:r>
      <w:r>
        <w:rPr>
          <w:lang w:val="en-US"/>
        </w:rPr>
        <w:fldChar w:fldCharType="end"/>
      </w:r>
      <w:r>
        <w:rPr>
          <w:lang w:val="en-US"/>
        </w:rPr>
        <w:t xml:space="preserve"> can be re-written using two rules as follows: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3345"/>
        <w:gridCol w:w="3081"/>
      </w:tblGrid>
      <w:tr w:rsidR="00505A77" w14:paraId="591E4625" w14:textId="77777777" w:rsidTr="008D2591">
        <w:tc>
          <w:tcPr>
            <w:tcW w:w="1843" w:type="dxa"/>
            <w:shd w:val="clear" w:color="auto" w:fill="auto"/>
          </w:tcPr>
          <w:p w14:paraId="2268BE69" w14:textId="77777777" w:rsidR="00505A77" w:rsidRDefault="00505A77" w:rsidP="008D2591">
            <w:pPr>
              <w:pStyle w:val="Paragraph"/>
            </w:pPr>
            <w:r>
              <w:t>Rule</w:t>
            </w:r>
          </w:p>
        </w:tc>
        <w:tc>
          <w:tcPr>
            <w:tcW w:w="3402" w:type="dxa"/>
            <w:shd w:val="clear" w:color="auto" w:fill="auto"/>
          </w:tcPr>
          <w:p w14:paraId="275D8CA0" w14:textId="77777777" w:rsidR="00505A77" w:rsidRDefault="00505A77" w:rsidP="008D2591">
            <w:pPr>
              <w:pStyle w:val="Paragraph"/>
            </w:pPr>
            <w:r>
              <w:t>Source</w:t>
            </w:r>
          </w:p>
        </w:tc>
        <w:tc>
          <w:tcPr>
            <w:tcW w:w="3175" w:type="dxa"/>
            <w:shd w:val="clear" w:color="auto" w:fill="auto"/>
          </w:tcPr>
          <w:p w14:paraId="4AE89EBB" w14:textId="77777777" w:rsidR="00505A77" w:rsidRDefault="00505A77" w:rsidP="008D2591">
            <w:pPr>
              <w:pStyle w:val="Paragraph"/>
            </w:pPr>
            <w:r>
              <w:t>Target</w:t>
            </w:r>
          </w:p>
        </w:tc>
      </w:tr>
      <w:tr w:rsidR="00505A77" w14:paraId="663F5BD0" w14:textId="77777777" w:rsidTr="008D2591">
        <w:tc>
          <w:tcPr>
            <w:tcW w:w="1843" w:type="dxa"/>
            <w:shd w:val="clear" w:color="auto" w:fill="auto"/>
          </w:tcPr>
          <w:p w14:paraId="7975EDF4" w14:textId="77777777" w:rsidR="00505A77" w:rsidRDefault="00505A77" w:rsidP="008D2591">
            <w:pPr>
              <w:pStyle w:val="Paragraph"/>
            </w:pPr>
            <w:r>
              <w:t>1</w:t>
            </w:r>
          </w:p>
        </w:tc>
        <w:tc>
          <w:tcPr>
            <w:tcW w:w="3402" w:type="dxa"/>
            <w:shd w:val="clear" w:color="auto" w:fill="auto"/>
          </w:tcPr>
          <w:p w14:paraId="3C3694CA" w14:textId="77777777" w:rsidR="00505A77" w:rsidRDefault="00505A77" w:rsidP="008D2591">
            <w:pPr>
              <w:pStyle w:val="Paragraph"/>
            </w:pPr>
            <w:r>
              <w:t>If</w:t>
            </w:r>
          </w:p>
          <w:p w14:paraId="14F6D9A2" w14:textId="77777777" w:rsidR="00505A77" w:rsidRDefault="00505A77" w:rsidP="008D2591">
            <w:pPr>
              <w:pStyle w:val="Paragraph"/>
            </w:pPr>
            <w:r>
              <w:t>INDICATOR=XULADS.</w:t>
            </w:r>
          </w:p>
          <w:p w14:paraId="5D07E3EE" w14:textId="77777777" w:rsidR="00505A77" w:rsidRDefault="00505A77" w:rsidP="008D2591">
            <w:pPr>
              <w:pStyle w:val="Paragraph"/>
            </w:pPr>
          </w:p>
          <w:p w14:paraId="12C017A0" w14:textId="77777777" w:rsidR="00505A77" w:rsidRDefault="00505A77" w:rsidP="008D2591">
            <w:pPr>
              <w:pStyle w:val="Paragraph"/>
            </w:pPr>
            <w:r>
              <w:t>Validity Period</w:t>
            </w:r>
          </w:p>
          <w:p w14:paraId="6E5719C2" w14:textId="77777777" w:rsidR="00505A77" w:rsidRPr="001F5B16" w:rsidRDefault="00505A77" w:rsidP="008D2591">
            <w:pPr>
              <w:pStyle w:val="Paragraph"/>
              <w:rPr>
                <w:sz w:val="20"/>
                <w:szCs w:val="18"/>
              </w:rPr>
            </w:pPr>
            <w:r w:rsidRPr="001F5B16">
              <w:rPr>
                <w:sz w:val="20"/>
                <w:szCs w:val="18"/>
              </w:rPr>
              <w:t>start period=2007</w:t>
            </w:r>
          </w:p>
          <w:p w14:paraId="1E841001" w14:textId="77777777" w:rsidR="00505A77" w:rsidRDefault="00505A77" w:rsidP="008D2591">
            <w:pPr>
              <w:pStyle w:val="Paragraph"/>
            </w:pPr>
            <w:r w:rsidRPr="001C2F75">
              <w:rPr>
                <w:sz w:val="20"/>
                <w:szCs w:val="18"/>
              </w:rPr>
              <w:t>end period=2009</w:t>
            </w:r>
          </w:p>
        </w:tc>
        <w:tc>
          <w:tcPr>
            <w:tcW w:w="3175" w:type="dxa"/>
            <w:shd w:val="clear" w:color="auto" w:fill="auto"/>
          </w:tcPr>
          <w:p w14:paraId="4B66B8D3" w14:textId="77777777" w:rsidR="00505A77" w:rsidRDefault="00505A77" w:rsidP="008D2591">
            <w:pPr>
              <w:pStyle w:val="Paragraph"/>
            </w:pPr>
            <w:r>
              <w:t>Set</w:t>
            </w:r>
          </w:p>
          <w:p w14:paraId="3ECD54EA" w14:textId="77777777" w:rsidR="00505A77" w:rsidRDefault="00505A77" w:rsidP="008D2591">
            <w:pPr>
              <w:pStyle w:val="Paragraph"/>
            </w:pPr>
            <w:r>
              <w:t>OBS_CONF=F</w:t>
            </w:r>
          </w:p>
        </w:tc>
      </w:tr>
      <w:tr w:rsidR="00505A77" w14:paraId="78B2F1B0" w14:textId="77777777" w:rsidTr="008D2591">
        <w:tc>
          <w:tcPr>
            <w:tcW w:w="1843" w:type="dxa"/>
            <w:shd w:val="clear" w:color="auto" w:fill="auto"/>
          </w:tcPr>
          <w:p w14:paraId="27B22D5B" w14:textId="77777777" w:rsidR="00505A77" w:rsidRDefault="00505A77" w:rsidP="00505A77">
            <w:pPr>
              <w:pStyle w:val="Paragraph"/>
            </w:pPr>
            <w:r>
              <w:t>2</w:t>
            </w:r>
          </w:p>
        </w:tc>
        <w:tc>
          <w:tcPr>
            <w:tcW w:w="3402" w:type="dxa"/>
            <w:shd w:val="clear" w:color="auto" w:fill="auto"/>
          </w:tcPr>
          <w:p w14:paraId="7982BA05" w14:textId="77777777" w:rsidR="00505A77" w:rsidRDefault="00505A77" w:rsidP="00505A77">
            <w:pPr>
              <w:pStyle w:val="Paragraph"/>
            </w:pPr>
            <w:r>
              <w:t>If</w:t>
            </w:r>
          </w:p>
          <w:p w14:paraId="27275A56" w14:textId="77777777" w:rsidR="00505A77" w:rsidRDefault="00505A77" w:rsidP="00505A77">
            <w:pPr>
              <w:pStyle w:val="Paragraph"/>
            </w:pPr>
            <w:r>
              <w:t>INDICATOR=XULADS.</w:t>
            </w:r>
          </w:p>
          <w:p w14:paraId="2BC16D49" w14:textId="77777777" w:rsidR="00505A77" w:rsidRDefault="00505A77" w:rsidP="00505A77">
            <w:pPr>
              <w:pStyle w:val="Paragraph"/>
            </w:pPr>
          </w:p>
          <w:p w14:paraId="368A4D68" w14:textId="77777777" w:rsidR="00505A77" w:rsidRDefault="00505A77" w:rsidP="00505A77">
            <w:pPr>
              <w:pStyle w:val="Paragraph"/>
            </w:pPr>
            <w:r>
              <w:t>Validity Period</w:t>
            </w:r>
          </w:p>
          <w:p w14:paraId="72C857FC" w14:textId="77777777" w:rsidR="00505A77" w:rsidRPr="001F5B16" w:rsidRDefault="00505A77" w:rsidP="00505A77">
            <w:pPr>
              <w:pStyle w:val="Paragraph"/>
              <w:rPr>
                <w:sz w:val="20"/>
                <w:szCs w:val="18"/>
              </w:rPr>
            </w:pPr>
            <w:r w:rsidRPr="008D2591">
              <w:rPr>
                <w:sz w:val="20"/>
                <w:szCs w:val="18"/>
              </w:rPr>
              <w:t>start period=2010</w:t>
            </w:r>
          </w:p>
        </w:tc>
        <w:tc>
          <w:tcPr>
            <w:tcW w:w="3175" w:type="dxa"/>
            <w:shd w:val="clear" w:color="auto" w:fill="auto"/>
          </w:tcPr>
          <w:p w14:paraId="0AE44A26" w14:textId="77777777" w:rsidR="00505A77" w:rsidRDefault="00505A77" w:rsidP="00505A77">
            <w:pPr>
              <w:pStyle w:val="Paragraph"/>
            </w:pPr>
            <w:r>
              <w:t>Set</w:t>
            </w:r>
          </w:p>
          <w:p w14:paraId="72FD40FC" w14:textId="77777777" w:rsidR="00505A77" w:rsidRPr="008D2591" w:rsidRDefault="00505A77" w:rsidP="00505A77">
            <w:pPr>
              <w:pStyle w:val="Paragraph"/>
              <w:rPr>
                <w:b/>
                <w:bCs/>
              </w:rPr>
            </w:pPr>
            <w:r>
              <w:t>OBS_CONF=</w:t>
            </w:r>
            <w:r w:rsidR="001E57E9">
              <w:t>F</w:t>
            </w:r>
          </w:p>
        </w:tc>
      </w:tr>
    </w:tbl>
    <w:p w14:paraId="03EEEDBE" w14:textId="77777777" w:rsidR="00903881" w:rsidRDefault="00903881" w:rsidP="000654A9">
      <w:pPr>
        <w:pStyle w:val="Paragraph"/>
        <w:rPr>
          <w:lang w:val="en-US"/>
        </w:rPr>
      </w:pPr>
    </w:p>
    <w:p w14:paraId="00234ECB" w14:textId="77777777" w:rsidR="00505A77" w:rsidRDefault="00505A77" w:rsidP="00505A77">
      <w:pPr>
        <w:pStyle w:val="Paragraph"/>
        <w:spacing w:after="240"/>
        <w:rPr>
          <w:lang w:val="en-US"/>
        </w:rPr>
      </w:pPr>
      <w:r>
        <w:rPr>
          <w:lang w:val="en-US"/>
        </w:rPr>
        <w:t xml:space="preserve">In Rule 1, start period resolves to the start of the </w:t>
      </w:r>
      <w:r w:rsidR="00800860">
        <w:rPr>
          <w:lang w:val="en-US"/>
        </w:rPr>
        <w:t xml:space="preserve">2007 </w:t>
      </w:r>
      <w:r>
        <w:rPr>
          <w:lang w:val="en-US"/>
        </w:rPr>
        <w:t xml:space="preserve">period (2007-01-01T00:00:00), and the end period resolves to the very end of </w:t>
      </w:r>
      <w:r w:rsidR="00800860">
        <w:rPr>
          <w:lang w:val="en-US"/>
        </w:rPr>
        <w:t xml:space="preserve">2009 </w:t>
      </w:r>
      <w:r>
        <w:rPr>
          <w:lang w:val="en-US"/>
        </w:rPr>
        <w:t>(2009-12-31T23:59:59)</w:t>
      </w:r>
      <w:r w:rsidR="00B86FFC">
        <w:rPr>
          <w:lang w:val="en-US"/>
        </w:rPr>
        <w:t>. The rule</w:t>
      </w:r>
      <w:r>
        <w:rPr>
          <w:lang w:val="en-US"/>
        </w:rPr>
        <w:t xml:space="preserve"> </w:t>
      </w:r>
      <w:r>
        <w:rPr>
          <w:lang w:val="en-US"/>
        </w:rPr>
        <w:lastRenderedPageBreak/>
        <w:t>will hold true regardless of the input data frequency.</w:t>
      </w:r>
      <w:r w:rsidR="001E57E9" w:rsidRPr="001E57E9">
        <w:rPr>
          <w:lang w:val="en-US"/>
        </w:rPr>
        <w:t xml:space="preserve"> </w:t>
      </w:r>
      <w:r w:rsidR="001E57E9">
        <w:rPr>
          <w:lang w:val="en-US"/>
        </w:rPr>
        <w:t>Any observations reporting data for the Indicator XULADS that fall into that time range will have an OBS_CONF value of F.</w:t>
      </w:r>
    </w:p>
    <w:p w14:paraId="65928122" w14:textId="77777777" w:rsidR="00505A77" w:rsidRDefault="00505A77" w:rsidP="00505A77">
      <w:pPr>
        <w:pStyle w:val="Paragraph"/>
        <w:spacing w:after="240"/>
        <w:rPr>
          <w:lang w:val="en-US"/>
        </w:rPr>
      </w:pPr>
      <w:r>
        <w:rPr>
          <w:lang w:val="en-US"/>
        </w:rPr>
        <w:t>In Rule 2, no end period is specified so remains in effect from the start of the period (2010-01-01T00:00:00) until the end of time.</w:t>
      </w:r>
      <w:r w:rsidR="001E57E9">
        <w:rPr>
          <w:lang w:val="en-US"/>
        </w:rPr>
        <w:t xml:space="preserve"> Any observations reporting data for the Indicator XULADS that fall into that time range will have an OBS_CONF value of C.</w:t>
      </w:r>
    </w:p>
    <w:p w14:paraId="4070E8D1" w14:textId="77777777" w:rsidR="00FF31D1" w:rsidRDefault="00FF31D1" w:rsidP="004F524E">
      <w:pPr>
        <w:pStyle w:val="Heading2"/>
        <w:rPr>
          <w:lang w:val="en-US"/>
        </w:rPr>
      </w:pPr>
      <w:bookmarkStart w:id="2435" w:name="_Toc73460201"/>
      <w:bookmarkStart w:id="2436" w:name="_Toc178073198"/>
      <w:r>
        <w:rPr>
          <w:lang w:val="en-US"/>
        </w:rPr>
        <w:t>Mapping examples</w:t>
      </w:r>
      <w:bookmarkEnd w:id="2435"/>
      <w:bookmarkEnd w:id="2436"/>
    </w:p>
    <w:p w14:paraId="46A07EA1" w14:textId="77777777" w:rsidR="00FF31D1" w:rsidRDefault="00FF31D1">
      <w:pPr>
        <w:pStyle w:val="Heading3"/>
        <w:rPr>
          <w:lang w:val="en-US"/>
        </w:rPr>
      </w:pPr>
      <w:bookmarkStart w:id="2437" w:name="_Toc73460202"/>
      <w:bookmarkStart w:id="2438" w:name="_Toc178073199"/>
      <w:r>
        <w:rPr>
          <w:lang w:val="en-US"/>
        </w:rPr>
        <w:t>Many to one mapping (N-1)</w:t>
      </w:r>
      <w:bookmarkEnd w:id="2437"/>
      <w:bookmarkEnd w:id="24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6"/>
        <w:gridCol w:w="4136"/>
      </w:tblGrid>
      <w:tr w:rsidR="00FF31D1" w14:paraId="0A860BD5" w14:textId="77777777" w:rsidTr="008D2591">
        <w:tc>
          <w:tcPr>
            <w:tcW w:w="4274" w:type="dxa"/>
            <w:shd w:val="clear" w:color="auto" w:fill="auto"/>
          </w:tcPr>
          <w:p w14:paraId="1626C520" w14:textId="77777777" w:rsidR="00FF31D1" w:rsidRDefault="00FF31D1">
            <w:r>
              <w:t>Source</w:t>
            </w:r>
          </w:p>
        </w:tc>
        <w:tc>
          <w:tcPr>
            <w:tcW w:w="4254" w:type="dxa"/>
            <w:shd w:val="clear" w:color="auto" w:fill="auto"/>
          </w:tcPr>
          <w:p w14:paraId="68651FE9" w14:textId="77777777" w:rsidR="00FF31D1" w:rsidRDefault="00FF31D1">
            <w:r>
              <w:t>Map To</w:t>
            </w:r>
          </w:p>
        </w:tc>
      </w:tr>
      <w:tr w:rsidR="00FF31D1" w14:paraId="2CBD245A" w14:textId="77777777" w:rsidTr="008D2591">
        <w:tc>
          <w:tcPr>
            <w:tcW w:w="4274" w:type="dxa"/>
            <w:shd w:val="clear" w:color="auto" w:fill="auto"/>
          </w:tcPr>
          <w:p w14:paraId="5380AA38" w14:textId="77777777" w:rsidR="00FF31D1" w:rsidRPr="008D2591" w:rsidRDefault="00FF31D1" w:rsidP="008D2591">
            <w:pPr>
              <w:pStyle w:val="NoSpacing"/>
              <w:rPr>
                <w:rStyle w:val="html-attribute"/>
                <w:rFonts w:ascii="Courier New" w:hAnsi="Courier New" w:cs="Courier New"/>
                <w:color w:val="881280"/>
                <w:sz w:val="20"/>
                <w:szCs w:val="20"/>
              </w:rPr>
            </w:pPr>
            <w:r w:rsidRPr="008D2591">
              <w:rPr>
                <w:rStyle w:val="html-attribute-name"/>
                <w:rFonts w:ascii="Courier New" w:hAnsi="Courier New" w:cs="Courier New"/>
                <w:b/>
                <w:color w:val="881280"/>
                <w:sz w:val="20"/>
                <w:szCs w:val="20"/>
              </w:rPr>
              <w:t>FREQ</w:t>
            </w:r>
            <w:r w:rsidRPr="008D2591">
              <w:rPr>
                <w:rStyle w:val="html-attribute"/>
                <w:rFonts w:ascii="Courier New" w:hAnsi="Courier New" w:cs="Courier New"/>
                <w:color w:val="881280"/>
                <w:sz w:val="20"/>
                <w:szCs w:val="20"/>
              </w:rPr>
              <w:t>="</w:t>
            </w:r>
            <w:r w:rsidRPr="008D2591">
              <w:rPr>
                <w:rStyle w:val="html-attribute-value"/>
                <w:rFonts w:ascii="Courier New" w:hAnsi="Courier New" w:cs="Courier New"/>
                <w:color w:val="881280"/>
                <w:sz w:val="20"/>
                <w:szCs w:val="20"/>
              </w:rPr>
              <w:t>A</w:t>
            </w:r>
            <w:r w:rsidRPr="008D2591">
              <w:rPr>
                <w:rStyle w:val="html-attribute"/>
                <w:rFonts w:ascii="Courier New" w:hAnsi="Courier New" w:cs="Courier New"/>
                <w:color w:val="881280"/>
                <w:sz w:val="20"/>
                <w:szCs w:val="20"/>
              </w:rPr>
              <w:t>" </w:t>
            </w:r>
          </w:p>
          <w:p w14:paraId="0A0EF6E5" w14:textId="77777777" w:rsidR="00FF31D1" w:rsidRPr="008D2591" w:rsidRDefault="00FF31D1" w:rsidP="008D2591">
            <w:pPr>
              <w:pStyle w:val="NoSpacing"/>
              <w:rPr>
                <w:rStyle w:val="html-attribute"/>
                <w:rFonts w:ascii="Courier New" w:hAnsi="Courier New" w:cs="Courier New"/>
                <w:color w:val="881280"/>
                <w:sz w:val="20"/>
                <w:szCs w:val="20"/>
              </w:rPr>
            </w:pPr>
            <w:r w:rsidRPr="008D2591">
              <w:rPr>
                <w:rStyle w:val="html-attribute-name"/>
                <w:rFonts w:ascii="Courier New" w:hAnsi="Courier New" w:cs="Courier New"/>
                <w:color w:val="881280"/>
                <w:sz w:val="20"/>
                <w:szCs w:val="20"/>
              </w:rPr>
              <w:t>ADJUSTMENT</w:t>
            </w:r>
            <w:r w:rsidRPr="008D2591">
              <w:rPr>
                <w:rStyle w:val="html-attribute"/>
                <w:rFonts w:ascii="Courier New" w:hAnsi="Courier New" w:cs="Courier New"/>
                <w:color w:val="881280"/>
                <w:sz w:val="20"/>
                <w:szCs w:val="20"/>
              </w:rPr>
              <w:t>="</w:t>
            </w:r>
            <w:r w:rsidRPr="008D2591">
              <w:rPr>
                <w:rStyle w:val="html-attribute-value"/>
                <w:rFonts w:ascii="Courier New" w:hAnsi="Courier New" w:cs="Courier New"/>
                <w:color w:val="881280"/>
                <w:sz w:val="20"/>
                <w:szCs w:val="20"/>
              </w:rPr>
              <w:t>N</w:t>
            </w:r>
            <w:r w:rsidRPr="008D2591">
              <w:rPr>
                <w:rStyle w:val="html-attribute"/>
                <w:rFonts w:ascii="Courier New" w:hAnsi="Courier New" w:cs="Courier New"/>
                <w:color w:val="881280"/>
                <w:sz w:val="20"/>
                <w:szCs w:val="20"/>
              </w:rPr>
              <w:t>" </w:t>
            </w:r>
          </w:p>
          <w:p w14:paraId="7B226CC7" w14:textId="77777777" w:rsidR="00FF31D1" w:rsidRPr="008D2591" w:rsidRDefault="00FF31D1" w:rsidP="008D2591">
            <w:pPr>
              <w:pStyle w:val="NoSpacing"/>
              <w:rPr>
                <w:rStyle w:val="html-attribute"/>
                <w:rFonts w:ascii="Courier New" w:hAnsi="Courier New" w:cs="Courier New"/>
                <w:color w:val="881280"/>
                <w:sz w:val="20"/>
                <w:szCs w:val="20"/>
              </w:rPr>
            </w:pPr>
            <w:r w:rsidRPr="008D2591">
              <w:rPr>
                <w:rStyle w:val="html-attribute-name"/>
                <w:rFonts w:ascii="Courier New" w:hAnsi="Courier New" w:cs="Courier New"/>
                <w:b/>
                <w:color w:val="881280"/>
                <w:sz w:val="20"/>
                <w:szCs w:val="20"/>
              </w:rPr>
              <w:t>REF_AREA</w:t>
            </w:r>
            <w:r w:rsidRPr="008D2591">
              <w:rPr>
                <w:rStyle w:val="html-attribute"/>
                <w:rFonts w:ascii="Courier New" w:hAnsi="Courier New" w:cs="Courier New"/>
                <w:color w:val="881280"/>
                <w:sz w:val="20"/>
                <w:szCs w:val="20"/>
              </w:rPr>
              <w:t>="</w:t>
            </w:r>
            <w:r w:rsidRPr="008D2591">
              <w:rPr>
                <w:rStyle w:val="html-attribute-value"/>
                <w:rFonts w:ascii="Courier New" w:hAnsi="Courier New" w:cs="Courier New"/>
                <w:color w:val="881280"/>
                <w:sz w:val="20"/>
                <w:szCs w:val="20"/>
              </w:rPr>
              <w:t>PL</w:t>
            </w:r>
            <w:r w:rsidRPr="008D2591">
              <w:rPr>
                <w:rStyle w:val="html-attribute"/>
                <w:rFonts w:ascii="Courier New" w:hAnsi="Courier New" w:cs="Courier New"/>
                <w:color w:val="881280"/>
                <w:sz w:val="20"/>
                <w:szCs w:val="20"/>
              </w:rPr>
              <w:t>" </w:t>
            </w:r>
          </w:p>
          <w:p w14:paraId="72B41A55" w14:textId="77777777" w:rsidR="00FF31D1" w:rsidRPr="008D2591" w:rsidRDefault="00FF31D1" w:rsidP="008D2591">
            <w:pPr>
              <w:pStyle w:val="NoSpacing"/>
              <w:rPr>
                <w:rStyle w:val="html-attribute"/>
                <w:rFonts w:ascii="Courier New" w:hAnsi="Courier New" w:cs="Courier New"/>
                <w:color w:val="881280"/>
                <w:sz w:val="20"/>
                <w:szCs w:val="20"/>
              </w:rPr>
            </w:pPr>
            <w:r w:rsidRPr="008D2591">
              <w:rPr>
                <w:rStyle w:val="html-attribute-name"/>
                <w:rFonts w:ascii="Courier New" w:hAnsi="Courier New" w:cs="Courier New"/>
                <w:b/>
                <w:color w:val="881280"/>
                <w:sz w:val="20"/>
                <w:szCs w:val="20"/>
              </w:rPr>
              <w:t>COUNTERPART_AREA</w:t>
            </w:r>
            <w:r w:rsidRPr="008D2591">
              <w:rPr>
                <w:rStyle w:val="html-attribute"/>
                <w:rFonts w:ascii="Courier New" w:hAnsi="Courier New" w:cs="Courier New"/>
                <w:color w:val="881280"/>
                <w:sz w:val="20"/>
                <w:szCs w:val="20"/>
              </w:rPr>
              <w:t>="</w:t>
            </w:r>
            <w:r w:rsidRPr="008D2591">
              <w:rPr>
                <w:rStyle w:val="html-attribute-value"/>
                <w:rFonts w:ascii="Courier New" w:hAnsi="Courier New" w:cs="Courier New"/>
                <w:color w:val="881280"/>
                <w:sz w:val="20"/>
                <w:szCs w:val="20"/>
              </w:rPr>
              <w:t>W0</w:t>
            </w:r>
            <w:r w:rsidRPr="008D2591">
              <w:rPr>
                <w:rStyle w:val="html-attribute"/>
                <w:rFonts w:ascii="Courier New" w:hAnsi="Courier New" w:cs="Courier New"/>
                <w:color w:val="881280"/>
                <w:sz w:val="20"/>
                <w:szCs w:val="20"/>
              </w:rPr>
              <w:t>" </w:t>
            </w:r>
          </w:p>
          <w:p w14:paraId="02631B74" w14:textId="77777777" w:rsidR="00FF31D1" w:rsidRPr="008D2591" w:rsidRDefault="00FF31D1" w:rsidP="008D2591">
            <w:pPr>
              <w:pStyle w:val="NoSpacing"/>
              <w:rPr>
                <w:rStyle w:val="html-attribute"/>
                <w:rFonts w:ascii="Courier New" w:hAnsi="Courier New" w:cs="Courier New"/>
                <w:color w:val="881280"/>
                <w:sz w:val="20"/>
                <w:szCs w:val="20"/>
              </w:rPr>
            </w:pPr>
            <w:r w:rsidRPr="008D2591">
              <w:rPr>
                <w:rStyle w:val="html-attribute-name"/>
                <w:rFonts w:ascii="Courier New" w:hAnsi="Courier New" w:cs="Courier New"/>
                <w:color w:val="881280"/>
                <w:sz w:val="20"/>
                <w:szCs w:val="20"/>
              </w:rPr>
              <w:t>REF_SECTOR</w:t>
            </w:r>
            <w:r w:rsidRPr="008D2591">
              <w:rPr>
                <w:rStyle w:val="html-attribute"/>
                <w:rFonts w:ascii="Courier New" w:hAnsi="Courier New" w:cs="Courier New"/>
                <w:color w:val="881280"/>
                <w:sz w:val="20"/>
                <w:szCs w:val="20"/>
              </w:rPr>
              <w:t>="</w:t>
            </w:r>
            <w:r w:rsidRPr="008D2591">
              <w:rPr>
                <w:rStyle w:val="html-attribute-value"/>
                <w:rFonts w:ascii="Courier New" w:hAnsi="Courier New" w:cs="Courier New"/>
                <w:color w:val="881280"/>
                <w:sz w:val="20"/>
                <w:szCs w:val="20"/>
              </w:rPr>
              <w:t>S1</w:t>
            </w:r>
            <w:r w:rsidRPr="008D2591">
              <w:rPr>
                <w:rStyle w:val="html-attribute"/>
                <w:rFonts w:ascii="Courier New" w:hAnsi="Courier New" w:cs="Courier New"/>
                <w:color w:val="881280"/>
                <w:sz w:val="20"/>
                <w:szCs w:val="20"/>
              </w:rPr>
              <w:t>" </w:t>
            </w:r>
          </w:p>
          <w:p w14:paraId="2F20EC43" w14:textId="77777777" w:rsidR="00FF31D1" w:rsidRPr="008D2591" w:rsidRDefault="00FF31D1" w:rsidP="008D2591">
            <w:pPr>
              <w:pStyle w:val="NoSpacing"/>
              <w:rPr>
                <w:rStyle w:val="html-attribute"/>
                <w:rFonts w:ascii="Courier New" w:hAnsi="Courier New" w:cs="Courier New"/>
                <w:color w:val="881280"/>
                <w:sz w:val="20"/>
                <w:szCs w:val="20"/>
              </w:rPr>
            </w:pPr>
            <w:r w:rsidRPr="008D2591">
              <w:rPr>
                <w:rStyle w:val="html-attribute-name"/>
                <w:rFonts w:ascii="Courier New" w:hAnsi="Courier New" w:cs="Courier New"/>
                <w:color w:val="881280"/>
                <w:sz w:val="20"/>
                <w:szCs w:val="20"/>
              </w:rPr>
              <w:t>COUNTERPART_SECTOR</w:t>
            </w:r>
            <w:r w:rsidRPr="008D2591">
              <w:rPr>
                <w:rStyle w:val="html-attribute"/>
                <w:rFonts w:ascii="Courier New" w:hAnsi="Courier New" w:cs="Courier New"/>
                <w:color w:val="881280"/>
                <w:sz w:val="20"/>
                <w:szCs w:val="20"/>
              </w:rPr>
              <w:t>="</w:t>
            </w:r>
            <w:r w:rsidRPr="008D2591">
              <w:rPr>
                <w:rStyle w:val="html-attribute-value"/>
                <w:rFonts w:ascii="Courier New" w:hAnsi="Courier New" w:cs="Courier New"/>
                <w:color w:val="881280"/>
                <w:sz w:val="20"/>
                <w:szCs w:val="20"/>
              </w:rPr>
              <w:t>S1</w:t>
            </w:r>
            <w:r w:rsidRPr="008D2591">
              <w:rPr>
                <w:rStyle w:val="html-attribute"/>
                <w:rFonts w:ascii="Courier New" w:hAnsi="Courier New" w:cs="Courier New"/>
                <w:color w:val="881280"/>
                <w:sz w:val="20"/>
                <w:szCs w:val="20"/>
              </w:rPr>
              <w:t>" </w:t>
            </w:r>
          </w:p>
          <w:p w14:paraId="1D1485E2" w14:textId="77777777" w:rsidR="00FF31D1" w:rsidRPr="008D2591" w:rsidRDefault="00FF31D1" w:rsidP="008D2591">
            <w:pPr>
              <w:pStyle w:val="NoSpacing"/>
              <w:rPr>
                <w:rStyle w:val="html-attribute"/>
                <w:rFonts w:ascii="Courier New" w:hAnsi="Courier New" w:cs="Courier New"/>
                <w:color w:val="881280"/>
                <w:sz w:val="20"/>
                <w:szCs w:val="20"/>
              </w:rPr>
            </w:pPr>
            <w:r w:rsidRPr="008D2591">
              <w:rPr>
                <w:rStyle w:val="html-attribute-name"/>
                <w:rFonts w:ascii="Courier New" w:hAnsi="Courier New" w:cs="Courier New"/>
                <w:color w:val="881280"/>
                <w:sz w:val="20"/>
                <w:szCs w:val="20"/>
              </w:rPr>
              <w:t>ACCOUNTING_ENTRY</w:t>
            </w:r>
            <w:r w:rsidRPr="008D2591">
              <w:rPr>
                <w:rStyle w:val="html-attribute"/>
                <w:rFonts w:ascii="Courier New" w:hAnsi="Courier New" w:cs="Courier New"/>
                <w:color w:val="881280"/>
                <w:sz w:val="20"/>
                <w:szCs w:val="20"/>
              </w:rPr>
              <w:t>="</w:t>
            </w:r>
            <w:r w:rsidRPr="008D2591">
              <w:rPr>
                <w:rStyle w:val="html-attribute-value"/>
                <w:rFonts w:ascii="Courier New" w:hAnsi="Courier New" w:cs="Courier New"/>
                <w:color w:val="881280"/>
                <w:sz w:val="20"/>
                <w:szCs w:val="20"/>
              </w:rPr>
              <w:t>B</w:t>
            </w:r>
            <w:r w:rsidRPr="008D2591">
              <w:rPr>
                <w:rStyle w:val="html-attribute"/>
                <w:rFonts w:ascii="Courier New" w:hAnsi="Courier New" w:cs="Courier New"/>
                <w:color w:val="881280"/>
                <w:sz w:val="20"/>
                <w:szCs w:val="20"/>
              </w:rPr>
              <w:t>" </w:t>
            </w:r>
          </w:p>
          <w:p w14:paraId="3760FAC8" w14:textId="77777777" w:rsidR="00FF31D1" w:rsidRDefault="00FF31D1" w:rsidP="008D2591">
            <w:pPr>
              <w:pStyle w:val="NoSpacing"/>
            </w:pPr>
            <w:r w:rsidRPr="008D2591">
              <w:rPr>
                <w:rStyle w:val="html-attribute-name"/>
                <w:rFonts w:ascii="Courier New" w:hAnsi="Courier New" w:cs="Courier New"/>
                <w:color w:val="881280"/>
                <w:sz w:val="20"/>
                <w:szCs w:val="20"/>
              </w:rPr>
              <w:t>STO</w:t>
            </w:r>
            <w:r w:rsidRPr="008D2591">
              <w:rPr>
                <w:rStyle w:val="html-attribute"/>
                <w:rFonts w:ascii="Courier New" w:hAnsi="Courier New" w:cs="Courier New"/>
                <w:color w:val="881280"/>
                <w:sz w:val="20"/>
                <w:szCs w:val="20"/>
              </w:rPr>
              <w:t>="</w:t>
            </w:r>
            <w:r w:rsidRPr="008D2591">
              <w:rPr>
                <w:rStyle w:val="html-attribute-value"/>
                <w:rFonts w:ascii="Courier New" w:hAnsi="Courier New" w:cs="Courier New"/>
                <w:color w:val="881280"/>
                <w:sz w:val="20"/>
                <w:szCs w:val="20"/>
              </w:rPr>
              <w:t>B5G</w:t>
            </w:r>
            <w:r w:rsidRPr="008D2591">
              <w:rPr>
                <w:rStyle w:val="html-attribute"/>
                <w:rFonts w:ascii="Courier New" w:hAnsi="Courier New" w:cs="Courier New"/>
                <w:color w:val="881280"/>
                <w:sz w:val="20"/>
                <w:szCs w:val="20"/>
              </w:rPr>
              <w:t>" </w:t>
            </w:r>
          </w:p>
        </w:tc>
        <w:tc>
          <w:tcPr>
            <w:tcW w:w="4254" w:type="dxa"/>
            <w:shd w:val="clear" w:color="auto" w:fill="auto"/>
          </w:tcPr>
          <w:p w14:paraId="1E818FAB" w14:textId="77777777" w:rsidR="00FF31D1" w:rsidRPr="008D2591" w:rsidRDefault="00FF31D1" w:rsidP="008D2591">
            <w:pPr>
              <w:pStyle w:val="NoSpacing"/>
              <w:rPr>
                <w:rStyle w:val="html-attribute"/>
                <w:rFonts w:ascii="Courier New" w:hAnsi="Courier New" w:cs="Courier New"/>
                <w:color w:val="881280"/>
                <w:sz w:val="20"/>
                <w:szCs w:val="20"/>
              </w:rPr>
            </w:pPr>
            <w:r w:rsidRPr="008D2591">
              <w:rPr>
                <w:rStyle w:val="html-attribute-name"/>
                <w:rFonts w:ascii="Courier New" w:hAnsi="Courier New" w:cs="Courier New"/>
                <w:color w:val="881280"/>
                <w:sz w:val="20"/>
                <w:szCs w:val="20"/>
              </w:rPr>
              <w:t>FREQ</w:t>
            </w:r>
            <w:r w:rsidRPr="008D2591">
              <w:rPr>
                <w:rStyle w:val="html-attribute"/>
                <w:rFonts w:ascii="Courier New" w:hAnsi="Courier New" w:cs="Courier New"/>
                <w:color w:val="881280"/>
                <w:sz w:val="20"/>
                <w:szCs w:val="20"/>
              </w:rPr>
              <w:t>="</w:t>
            </w:r>
            <w:r w:rsidRPr="008D2591">
              <w:rPr>
                <w:rStyle w:val="html-attribute-value"/>
                <w:rFonts w:ascii="Courier New" w:hAnsi="Courier New" w:cs="Courier New"/>
                <w:color w:val="881280"/>
                <w:sz w:val="20"/>
                <w:szCs w:val="20"/>
              </w:rPr>
              <w:t>A</w:t>
            </w:r>
            <w:r w:rsidRPr="008D2591">
              <w:rPr>
                <w:rStyle w:val="html-attribute"/>
                <w:rFonts w:ascii="Courier New" w:hAnsi="Courier New" w:cs="Courier New"/>
                <w:color w:val="881280"/>
                <w:sz w:val="20"/>
                <w:szCs w:val="20"/>
              </w:rPr>
              <w:t>" </w:t>
            </w:r>
          </w:p>
          <w:p w14:paraId="6B7151C2" w14:textId="77777777" w:rsidR="00FF31D1" w:rsidRPr="008D2591" w:rsidRDefault="00FF31D1" w:rsidP="008D2591">
            <w:pPr>
              <w:pStyle w:val="NoSpacing"/>
              <w:rPr>
                <w:rStyle w:val="html-attribute"/>
                <w:rFonts w:ascii="Courier New" w:hAnsi="Courier New" w:cs="Courier New"/>
                <w:color w:val="881280"/>
                <w:sz w:val="20"/>
                <w:szCs w:val="20"/>
              </w:rPr>
            </w:pPr>
            <w:r w:rsidRPr="008D2591">
              <w:rPr>
                <w:rStyle w:val="html-attribute-name"/>
                <w:rFonts w:ascii="Courier New" w:hAnsi="Courier New" w:cs="Courier New"/>
                <w:color w:val="881280"/>
                <w:sz w:val="20"/>
                <w:szCs w:val="20"/>
              </w:rPr>
              <w:t>REF_AREA</w:t>
            </w:r>
            <w:r w:rsidRPr="008D2591">
              <w:rPr>
                <w:rStyle w:val="html-attribute"/>
                <w:rFonts w:ascii="Courier New" w:hAnsi="Courier New" w:cs="Courier New"/>
                <w:color w:val="881280"/>
                <w:sz w:val="20"/>
                <w:szCs w:val="20"/>
              </w:rPr>
              <w:t>="</w:t>
            </w:r>
            <w:r w:rsidRPr="008D2591">
              <w:rPr>
                <w:rStyle w:val="html-attribute-value"/>
                <w:rFonts w:ascii="Courier New" w:hAnsi="Courier New" w:cs="Courier New"/>
                <w:color w:val="881280"/>
                <w:sz w:val="20"/>
                <w:szCs w:val="20"/>
              </w:rPr>
              <w:t>PL</w:t>
            </w:r>
            <w:r w:rsidRPr="008D2591">
              <w:rPr>
                <w:rStyle w:val="html-attribute"/>
                <w:rFonts w:ascii="Courier New" w:hAnsi="Courier New" w:cs="Courier New"/>
                <w:color w:val="881280"/>
                <w:sz w:val="20"/>
                <w:szCs w:val="20"/>
              </w:rPr>
              <w:t>"</w:t>
            </w:r>
          </w:p>
          <w:p w14:paraId="755A79FB" w14:textId="77777777" w:rsidR="00FF31D1" w:rsidRPr="008D2591" w:rsidRDefault="00FF31D1" w:rsidP="008D2591">
            <w:pPr>
              <w:pStyle w:val="NoSpacing"/>
              <w:rPr>
                <w:rStyle w:val="html-attribute"/>
                <w:rFonts w:ascii="Courier New" w:hAnsi="Courier New" w:cs="Courier New"/>
                <w:color w:val="881280"/>
                <w:sz w:val="20"/>
                <w:szCs w:val="20"/>
              </w:rPr>
            </w:pPr>
            <w:r w:rsidRPr="008D2591">
              <w:rPr>
                <w:rStyle w:val="html-attribute-name"/>
                <w:rFonts w:ascii="Courier New" w:hAnsi="Courier New" w:cs="Courier New"/>
                <w:color w:val="881280"/>
                <w:sz w:val="20"/>
                <w:szCs w:val="20"/>
              </w:rPr>
              <w:t>COUNTERPART_AREA</w:t>
            </w:r>
            <w:r w:rsidRPr="008D2591">
              <w:rPr>
                <w:rStyle w:val="html-attribute"/>
                <w:rFonts w:ascii="Courier New" w:hAnsi="Courier New" w:cs="Courier New"/>
                <w:color w:val="881280"/>
                <w:sz w:val="20"/>
                <w:szCs w:val="20"/>
              </w:rPr>
              <w:t>="</w:t>
            </w:r>
            <w:r w:rsidRPr="008D2591">
              <w:rPr>
                <w:rStyle w:val="html-attribute-value"/>
                <w:rFonts w:ascii="Courier New" w:hAnsi="Courier New" w:cs="Courier New"/>
                <w:color w:val="881280"/>
                <w:sz w:val="20"/>
                <w:szCs w:val="20"/>
              </w:rPr>
              <w:t>W0</w:t>
            </w:r>
            <w:r w:rsidRPr="008D2591">
              <w:rPr>
                <w:rStyle w:val="html-attribute"/>
                <w:rFonts w:ascii="Courier New" w:hAnsi="Courier New" w:cs="Courier New"/>
                <w:color w:val="881280"/>
                <w:sz w:val="20"/>
                <w:szCs w:val="20"/>
              </w:rPr>
              <w:t>"  </w:t>
            </w:r>
          </w:p>
          <w:p w14:paraId="2B0691CA" w14:textId="77777777" w:rsidR="00FF31D1" w:rsidRPr="008D2591" w:rsidRDefault="00FF31D1" w:rsidP="008D2591">
            <w:pPr>
              <w:pStyle w:val="NoSpacing"/>
              <w:rPr>
                <w:rStyle w:val="html-attribute"/>
                <w:rFonts w:ascii="Courier New" w:hAnsi="Courier New" w:cs="Courier New"/>
                <w:color w:val="881280"/>
                <w:sz w:val="20"/>
                <w:szCs w:val="20"/>
              </w:rPr>
            </w:pPr>
            <w:r w:rsidRPr="008D2591">
              <w:rPr>
                <w:rStyle w:val="html-attribute"/>
                <w:rFonts w:ascii="Courier New" w:hAnsi="Courier New" w:cs="Courier New"/>
                <w:color w:val="881280"/>
                <w:sz w:val="20"/>
                <w:szCs w:val="20"/>
              </w:rPr>
              <w:t>INDICATOR="IND_ABC"</w:t>
            </w:r>
          </w:p>
          <w:p w14:paraId="3613B2BF" w14:textId="77777777" w:rsidR="00FF31D1" w:rsidRDefault="00FF31D1"/>
        </w:tc>
      </w:tr>
    </w:tbl>
    <w:p w14:paraId="6F2857CD" w14:textId="77777777" w:rsidR="00FF31D1" w:rsidRDefault="00FF31D1" w:rsidP="00FF31D1">
      <w:pPr>
        <w:pStyle w:val="NoSpacing"/>
      </w:pPr>
    </w:p>
    <w:p w14:paraId="79BD3BC5" w14:textId="77777777" w:rsidR="00FF31D1" w:rsidRPr="00EE157F" w:rsidRDefault="00FF31D1" w:rsidP="00FF31D1">
      <w:pPr>
        <w:pStyle w:val="NoSpacing"/>
        <w:rPr>
          <w:rFonts w:ascii="Arial" w:hAnsi="Arial" w:cs="Arial"/>
        </w:rPr>
      </w:pPr>
      <w:r w:rsidRPr="00EE157F">
        <w:rPr>
          <w:rFonts w:ascii="Arial" w:hAnsi="Arial" w:cs="Arial"/>
        </w:rPr>
        <w:t>The bold Dimensions map from source to target verbatim.  The mapping simply specifies:</w:t>
      </w:r>
    </w:p>
    <w:p w14:paraId="6BAAEEC6" w14:textId="77777777" w:rsidR="00FF31D1" w:rsidRPr="00EE157F" w:rsidRDefault="00FF31D1" w:rsidP="00FF31D1">
      <w:pPr>
        <w:pStyle w:val="NoSpacing"/>
        <w:rPr>
          <w:rFonts w:ascii="Arial" w:hAnsi="Arial" w:cs="Arial"/>
        </w:rPr>
      </w:pPr>
      <w:r w:rsidRPr="00EE157F">
        <w:rPr>
          <w:rFonts w:ascii="Arial" w:hAnsi="Arial" w:cs="Arial"/>
        </w:rPr>
        <w:t>FREQ =&gt; FREQ</w:t>
      </w:r>
    </w:p>
    <w:p w14:paraId="179705A9" w14:textId="77777777" w:rsidR="00FF31D1" w:rsidRPr="00EE157F" w:rsidRDefault="00FF31D1" w:rsidP="00FF31D1">
      <w:pPr>
        <w:pStyle w:val="NoSpacing"/>
        <w:rPr>
          <w:rFonts w:ascii="Arial" w:hAnsi="Arial" w:cs="Arial"/>
        </w:rPr>
      </w:pPr>
      <w:r w:rsidRPr="00EE157F">
        <w:rPr>
          <w:rFonts w:ascii="Arial" w:hAnsi="Arial" w:cs="Arial"/>
        </w:rPr>
        <w:t>REF_AREA=&gt; REF_AREA</w:t>
      </w:r>
    </w:p>
    <w:p w14:paraId="17C0F53F" w14:textId="77777777" w:rsidR="00FF31D1" w:rsidRPr="00EE157F" w:rsidRDefault="00FF31D1" w:rsidP="00FF31D1">
      <w:pPr>
        <w:pStyle w:val="NoSpacing"/>
        <w:rPr>
          <w:rFonts w:ascii="Arial" w:hAnsi="Arial" w:cs="Arial"/>
        </w:rPr>
      </w:pPr>
      <w:r w:rsidRPr="00EE157F">
        <w:rPr>
          <w:rFonts w:ascii="Arial" w:hAnsi="Arial" w:cs="Arial"/>
        </w:rPr>
        <w:t>COUNTERPART_AREA=&gt; COUNTERPART _AREA</w:t>
      </w:r>
    </w:p>
    <w:p w14:paraId="608D24FC" w14:textId="77777777" w:rsidR="00FF31D1" w:rsidRPr="00EE157F" w:rsidRDefault="00FF31D1" w:rsidP="00FF31D1">
      <w:pPr>
        <w:pStyle w:val="NoSpacing"/>
        <w:rPr>
          <w:rFonts w:ascii="Arial" w:hAnsi="Arial" w:cs="Arial"/>
        </w:rPr>
      </w:pPr>
    </w:p>
    <w:p w14:paraId="21D0D31B" w14:textId="77777777" w:rsidR="00FF31D1" w:rsidRPr="00EE157F" w:rsidRDefault="00FF31D1" w:rsidP="00FF31D1">
      <w:pPr>
        <w:pStyle w:val="NoSpacing"/>
        <w:rPr>
          <w:rFonts w:ascii="Arial" w:hAnsi="Arial" w:cs="Arial"/>
        </w:rPr>
      </w:pPr>
      <w:r w:rsidRPr="00EE157F">
        <w:rPr>
          <w:rFonts w:ascii="Arial" w:hAnsi="Arial" w:cs="Arial"/>
        </w:rPr>
        <w:t>No Representation Mapping is required. The source value simply copies across unmodified.</w:t>
      </w:r>
    </w:p>
    <w:p w14:paraId="633F7A70" w14:textId="77777777" w:rsidR="00FF31D1" w:rsidRPr="00EE157F" w:rsidRDefault="00FF31D1" w:rsidP="00FF31D1">
      <w:pPr>
        <w:pStyle w:val="NoSpacing"/>
        <w:rPr>
          <w:rFonts w:ascii="Arial" w:hAnsi="Arial" w:cs="Arial"/>
        </w:rPr>
      </w:pPr>
    </w:p>
    <w:p w14:paraId="15490D68" w14:textId="76E3925E" w:rsidR="00FF31D1" w:rsidRPr="00EE157F" w:rsidRDefault="00FF31D1" w:rsidP="00FF31D1">
      <w:pPr>
        <w:pStyle w:val="NoSpacing"/>
        <w:rPr>
          <w:rFonts w:ascii="Arial" w:hAnsi="Arial" w:cs="Arial"/>
        </w:rPr>
      </w:pPr>
      <w:r w:rsidRPr="00EE157F">
        <w:rPr>
          <w:rFonts w:ascii="Arial" w:hAnsi="Arial" w:cs="Arial"/>
        </w:rPr>
        <w:t xml:space="preserve">The remaining Dimensions all map to the Indicator Dimension.  This is an example of many Dimensions mapping to one Dimension.  In this case a Representation Mapping is required, and the mapping first describes the input </w:t>
      </w:r>
      <w:r w:rsidR="0085628E">
        <w:rPr>
          <w:rFonts w:ascii="Arial" w:hAnsi="Arial" w:cs="Arial"/>
        </w:rPr>
        <w:t>'</w:t>
      </w:r>
      <w:r w:rsidRPr="00EE157F">
        <w:rPr>
          <w:rFonts w:ascii="Arial" w:hAnsi="Arial" w:cs="Arial"/>
        </w:rPr>
        <w:t>partial key</w:t>
      </w:r>
      <w:r w:rsidR="0085628E">
        <w:rPr>
          <w:rFonts w:ascii="Arial" w:hAnsi="Arial" w:cs="Arial"/>
        </w:rPr>
        <w:t>'</w:t>
      </w:r>
      <w:r w:rsidRPr="00EE157F">
        <w:rPr>
          <w:rFonts w:ascii="Arial" w:hAnsi="Arial" w:cs="Arial"/>
        </w:rPr>
        <w:t xml:space="preserve"> and how </w:t>
      </w:r>
      <w:proofErr w:type="gramStart"/>
      <w:r w:rsidRPr="00EE157F">
        <w:rPr>
          <w:rFonts w:ascii="Arial" w:hAnsi="Arial" w:cs="Arial"/>
        </w:rPr>
        <w:t>this maps</w:t>
      </w:r>
      <w:proofErr w:type="gramEnd"/>
      <w:r w:rsidRPr="00EE157F">
        <w:rPr>
          <w:rFonts w:ascii="Arial" w:hAnsi="Arial" w:cs="Arial"/>
        </w:rPr>
        <w:t xml:space="preserve"> to the target indicator:</w:t>
      </w:r>
    </w:p>
    <w:p w14:paraId="2E9405C8" w14:textId="77777777" w:rsidR="00FF31D1" w:rsidRPr="00EE157F" w:rsidRDefault="00FF31D1" w:rsidP="00FF31D1">
      <w:pPr>
        <w:pStyle w:val="NoSpacing"/>
        <w:rPr>
          <w:rFonts w:ascii="Arial" w:hAnsi="Arial" w:cs="Arial"/>
        </w:rPr>
      </w:pPr>
    </w:p>
    <w:p w14:paraId="7FAE8991" w14:textId="77777777" w:rsidR="00FF31D1" w:rsidRPr="00EE157F" w:rsidRDefault="00FF31D1" w:rsidP="00FF31D1">
      <w:pPr>
        <w:pStyle w:val="NoSpacing"/>
        <w:rPr>
          <w:rFonts w:ascii="Arial" w:hAnsi="Arial" w:cs="Arial"/>
        </w:rPr>
      </w:pPr>
      <w:proofErr w:type="gramStart"/>
      <w:r w:rsidRPr="00EE157F">
        <w:rPr>
          <w:rFonts w:ascii="Arial" w:hAnsi="Arial" w:cs="Arial"/>
        </w:rPr>
        <w:t>N:S1:S1</w:t>
      </w:r>
      <w:proofErr w:type="gramEnd"/>
      <w:r w:rsidRPr="00EE157F">
        <w:rPr>
          <w:rFonts w:ascii="Arial" w:hAnsi="Arial" w:cs="Arial"/>
        </w:rPr>
        <w:t>:B:B5G =&gt; IND_ABC</w:t>
      </w:r>
    </w:p>
    <w:p w14:paraId="65E07D8E" w14:textId="77777777" w:rsidR="00FF31D1" w:rsidRPr="00EE157F" w:rsidRDefault="00FF31D1" w:rsidP="00FF31D1">
      <w:pPr>
        <w:pStyle w:val="NoSpacing"/>
        <w:rPr>
          <w:rFonts w:ascii="Arial" w:hAnsi="Arial" w:cs="Arial"/>
        </w:rPr>
      </w:pPr>
    </w:p>
    <w:p w14:paraId="703D906B" w14:textId="77777777" w:rsidR="00FF31D1" w:rsidRPr="00EE157F" w:rsidRDefault="00FF31D1" w:rsidP="00FF31D1">
      <w:pPr>
        <w:pStyle w:val="NoSpacing"/>
        <w:rPr>
          <w:rFonts w:ascii="Arial" w:hAnsi="Arial" w:cs="Arial"/>
        </w:rPr>
      </w:pPr>
      <w:r w:rsidRPr="00EE157F">
        <w:rPr>
          <w:rFonts w:ascii="Arial" w:hAnsi="Arial" w:cs="Arial"/>
        </w:rPr>
        <w:t>Where the key sequence is based on the order specified in the mapping (</w:t>
      </w:r>
      <w:proofErr w:type="spellStart"/>
      <w:r w:rsidRPr="00EE157F">
        <w:rPr>
          <w:rFonts w:ascii="Arial" w:hAnsi="Arial" w:cs="Arial"/>
        </w:rPr>
        <w:t>i.e</w:t>
      </w:r>
      <w:proofErr w:type="spellEnd"/>
      <w:r w:rsidRPr="00EE157F">
        <w:rPr>
          <w:rFonts w:ascii="Arial" w:hAnsi="Arial" w:cs="Arial"/>
        </w:rPr>
        <w:t xml:space="preserve"> ADJUSTMENT, REF_SECTOR, etc will result in the first value N being taken from ADJUSTMENT as this was the first item in the source Dimension list.  </w:t>
      </w:r>
    </w:p>
    <w:p w14:paraId="04DA3EED" w14:textId="77777777" w:rsidR="00FF31D1" w:rsidRPr="00EE157F" w:rsidRDefault="00FF31D1" w:rsidP="00FF31D1">
      <w:pPr>
        <w:pStyle w:val="NoSpacing"/>
        <w:rPr>
          <w:rFonts w:ascii="Arial" w:hAnsi="Arial" w:cs="Arial"/>
          <w:b/>
        </w:rPr>
      </w:pPr>
    </w:p>
    <w:p w14:paraId="43ACCCDC" w14:textId="77777777" w:rsidR="00FF31D1" w:rsidRDefault="00FF31D1" w:rsidP="00FF31D1">
      <w:pPr>
        <w:pStyle w:val="Paragraph"/>
        <w:rPr>
          <w:rFonts w:cs="Arial"/>
        </w:rPr>
      </w:pPr>
      <w:r w:rsidRPr="00673995">
        <w:rPr>
          <w:rFonts w:cs="Arial"/>
          <w:b/>
        </w:rPr>
        <w:t>Note</w:t>
      </w:r>
      <w:r w:rsidRPr="00673995">
        <w:rPr>
          <w:rFonts w:cs="Arial"/>
        </w:rPr>
        <w:t>: The key order is NOT based on the Dimension order of the DSD, as the mapping needs to be resilient to the DSD changing.</w:t>
      </w:r>
    </w:p>
    <w:p w14:paraId="573BE7B1" w14:textId="77777777" w:rsidR="00DA0E99" w:rsidRDefault="00DA0E99" w:rsidP="00FF31D1">
      <w:pPr>
        <w:pStyle w:val="Paragraph"/>
        <w:rPr>
          <w:rFonts w:cs="Arial"/>
        </w:rPr>
      </w:pPr>
    </w:p>
    <w:p w14:paraId="30344DFD" w14:textId="77777777" w:rsidR="00DA0E99" w:rsidRDefault="00DA0E99">
      <w:pPr>
        <w:pStyle w:val="Heading3"/>
        <w:rPr>
          <w:lang w:val="en-US"/>
        </w:rPr>
      </w:pPr>
      <w:bookmarkStart w:id="2439" w:name="_Toc73460203"/>
      <w:bookmarkStart w:id="2440" w:name="_Toc178073200"/>
      <w:r>
        <w:rPr>
          <w:lang w:val="en-US"/>
        </w:rPr>
        <w:t>Mapping other data types to Code Id</w:t>
      </w:r>
      <w:bookmarkEnd w:id="2439"/>
      <w:bookmarkEnd w:id="2440"/>
    </w:p>
    <w:p w14:paraId="61A0B0D5" w14:textId="2FFA6E80" w:rsidR="00DA0E99" w:rsidRDefault="00DA0E99">
      <w:r>
        <w:t xml:space="preserve">In the case where the incoming data type is not a string and not a code identifier i.e. the source Dimension is of type Integer and the target is </w:t>
      </w:r>
      <w:proofErr w:type="spellStart"/>
      <w:r>
        <w:t>Codelist</w:t>
      </w:r>
      <w:proofErr w:type="spellEnd"/>
      <w:r>
        <w:t xml:space="preserve">. This is supported by the </w:t>
      </w:r>
      <w:proofErr w:type="spellStart"/>
      <w:r>
        <w:t>RepresentationMap</w:t>
      </w:r>
      <w:proofErr w:type="spellEnd"/>
      <w:r>
        <w:t xml:space="preserve">.  The </w:t>
      </w:r>
      <w:proofErr w:type="spellStart"/>
      <w:r>
        <w:t>RepresentationMap</w:t>
      </w:r>
      <w:proofErr w:type="spellEnd"/>
      <w:r>
        <w:t xml:space="preserve"> source can reference a </w:t>
      </w:r>
      <w:proofErr w:type="spellStart"/>
      <w:r>
        <w:t>Codelist</w:t>
      </w:r>
      <w:proofErr w:type="spellEnd"/>
      <w:r>
        <w:t xml:space="preserve">, </w:t>
      </w:r>
      <w:proofErr w:type="spellStart"/>
      <w:r w:rsidR="00347A53">
        <w:t>Valuelist</w:t>
      </w:r>
      <w:proofErr w:type="spellEnd"/>
      <w:r>
        <w:t xml:space="preserve">, or be free text, the free text can include regular expressions.  </w:t>
      </w:r>
    </w:p>
    <w:p w14:paraId="6CACD7FB" w14:textId="77777777" w:rsidR="00DA0E99" w:rsidRDefault="00DA0E99">
      <w:r>
        <w:t>The following representation mapping can be used to explicitly map each age to an output code.</w:t>
      </w:r>
    </w:p>
    <w:tbl>
      <w:tblPr>
        <w:tblW w:w="0" w:type="auto"/>
        <w:tblBorders>
          <w:top w:val="single" w:sz="4" w:space="0" w:color="7F7F7F"/>
          <w:bottom w:val="single" w:sz="4" w:space="0" w:color="7F7F7F"/>
        </w:tblBorders>
        <w:tblLook w:val="04A0" w:firstRow="1" w:lastRow="0" w:firstColumn="1" w:lastColumn="0" w:noHBand="0" w:noVBand="1"/>
      </w:tblPr>
      <w:tblGrid>
        <w:gridCol w:w="2254"/>
        <w:gridCol w:w="2254"/>
      </w:tblGrid>
      <w:tr w:rsidR="00DA0E99" w14:paraId="7256BED7" w14:textId="77777777" w:rsidTr="008D2591">
        <w:tc>
          <w:tcPr>
            <w:tcW w:w="2254" w:type="dxa"/>
            <w:tcBorders>
              <w:bottom w:val="single" w:sz="4" w:space="0" w:color="7F7F7F"/>
            </w:tcBorders>
            <w:shd w:val="clear" w:color="auto" w:fill="auto"/>
          </w:tcPr>
          <w:p w14:paraId="3DE6BB02" w14:textId="77777777" w:rsidR="00DA0E99" w:rsidRPr="008D2591" w:rsidRDefault="00DA0E99" w:rsidP="00FD4515">
            <w:r w:rsidRPr="008D2591">
              <w:lastRenderedPageBreak/>
              <w:t xml:space="preserve">Source Input </w:t>
            </w:r>
          </w:p>
          <w:p w14:paraId="57A11B42" w14:textId="77777777" w:rsidR="00DA0E99" w:rsidRPr="008D2591" w:rsidRDefault="00DA0E99" w:rsidP="00FD4515">
            <w:r w:rsidRPr="008D2591">
              <w:t>Free Text</w:t>
            </w:r>
          </w:p>
        </w:tc>
        <w:tc>
          <w:tcPr>
            <w:tcW w:w="2254" w:type="dxa"/>
            <w:tcBorders>
              <w:bottom w:val="single" w:sz="4" w:space="0" w:color="7F7F7F"/>
            </w:tcBorders>
            <w:shd w:val="clear" w:color="auto" w:fill="auto"/>
          </w:tcPr>
          <w:p w14:paraId="5A9FA384" w14:textId="77777777" w:rsidR="00DA0E99" w:rsidRPr="008D2591" w:rsidRDefault="00DA0E99" w:rsidP="00FD4515">
            <w:r w:rsidRPr="008D2591">
              <w:t xml:space="preserve">Desired Output </w:t>
            </w:r>
          </w:p>
          <w:p w14:paraId="3950F86A" w14:textId="77777777" w:rsidR="00DA0E99" w:rsidRPr="008D2591" w:rsidRDefault="00DA0E99" w:rsidP="00FD4515">
            <w:r w:rsidRPr="008D2591">
              <w:t>Code Id</w:t>
            </w:r>
          </w:p>
        </w:tc>
      </w:tr>
      <w:tr w:rsidR="00DA0E99" w14:paraId="6694DF03" w14:textId="77777777" w:rsidTr="008D2591">
        <w:tc>
          <w:tcPr>
            <w:tcW w:w="2254" w:type="dxa"/>
            <w:tcBorders>
              <w:top w:val="single" w:sz="4" w:space="0" w:color="7F7F7F"/>
              <w:bottom w:val="single" w:sz="4" w:space="0" w:color="7F7F7F"/>
            </w:tcBorders>
            <w:shd w:val="clear" w:color="auto" w:fill="auto"/>
          </w:tcPr>
          <w:p w14:paraId="04E43120" w14:textId="77777777" w:rsidR="00DA0E99" w:rsidRPr="008D2591" w:rsidRDefault="00DA0E99" w:rsidP="00FD4515">
            <w:r w:rsidRPr="008D2591">
              <w:t>0</w:t>
            </w:r>
          </w:p>
        </w:tc>
        <w:tc>
          <w:tcPr>
            <w:tcW w:w="2254" w:type="dxa"/>
            <w:tcBorders>
              <w:top w:val="single" w:sz="4" w:space="0" w:color="7F7F7F"/>
              <w:bottom w:val="single" w:sz="4" w:space="0" w:color="7F7F7F"/>
            </w:tcBorders>
            <w:shd w:val="clear" w:color="auto" w:fill="auto"/>
          </w:tcPr>
          <w:p w14:paraId="413D4535" w14:textId="77777777" w:rsidR="00DA0E99" w:rsidRPr="008D2591" w:rsidRDefault="00DA0E99" w:rsidP="00FD4515">
            <w:r w:rsidRPr="008D2591">
              <w:t>A</w:t>
            </w:r>
          </w:p>
        </w:tc>
      </w:tr>
      <w:tr w:rsidR="00DA0E99" w14:paraId="2B707FFA" w14:textId="77777777" w:rsidTr="008D2591">
        <w:tc>
          <w:tcPr>
            <w:tcW w:w="2254" w:type="dxa"/>
            <w:shd w:val="clear" w:color="auto" w:fill="auto"/>
          </w:tcPr>
          <w:p w14:paraId="783C7158" w14:textId="77777777" w:rsidR="00DA0E99" w:rsidRPr="008D2591" w:rsidRDefault="00DA0E99" w:rsidP="00FD4515">
            <w:r w:rsidRPr="008D2591">
              <w:t>1</w:t>
            </w:r>
          </w:p>
        </w:tc>
        <w:tc>
          <w:tcPr>
            <w:tcW w:w="2254" w:type="dxa"/>
            <w:shd w:val="clear" w:color="auto" w:fill="auto"/>
          </w:tcPr>
          <w:p w14:paraId="41D53574" w14:textId="77777777" w:rsidR="00DA0E99" w:rsidRPr="008D2591" w:rsidRDefault="00DA0E99" w:rsidP="00FD4515">
            <w:r w:rsidRPr="008D2591">
              <w:t>A</w:t>
            </w:r>
          </w:p>
        </w:tc>
      </w:tr>
      <w:tr w:rsidR="00DA0E99" w14:paraId="5BD14C9D" w14:textId="77777777" w:rsidTr="008D2591">
        <w:tc>
          <w:tcPr>
            <w:tcW w:w="2254" w:type="dxa"/>
            <w:tcBorders>
              <w:top w:val="single" w:sz="4" w:space="0" w:color="7F7F7F"/>
              <w:bottom w:val="single" w:sz="4" w:space="0" w:color="7F7F7F"/>
            </w:tcBorders>
            <w:shd w:val="clear" w:color="auto" w:fill="auto"/>
          </w:tcPr>
          <w:p w14:paraId="15EA75AF" w14:textId="77777777" w:rsidR="00DA0E99" w:rsidRPr="008D2591" w:rsidRDefault="00DA0E99" w:rsidP="00FD4515">
            <w:r w:rsidRPr="008D2591">
              <w:t>2</w:t>
            </w:r>
          </w:p>
        </w:tc>
        <w:tc>
          <w:tcPr>
            <w:tcW w:w="2254" w:type="dxa"/>
            <w:tcBorders>
              <w:top w:val="single" w:sz="4" w:space="0" w:color="7F7F7F"/>
              <w:bottom w:val="single" w:sz="4" w:space="0" w:color="7F7F7F"/>
            </w:tcBorders>
            <w:shd w:val="clear" w:color="auto" w:fill="auto"/>
          </w:tcPr>
          <w:p w14:paraId="5EB18893" w14:textId="77777777" w:rsidR="00DA0E99" w:rsidRPr="008D2591" w:rsidRDefault="00DA0E99" w:rsidP="00FD4515">
            <w:r w:rsidRPr="008D2591">
              <w:t>A</w:t>
            </w:r>
          </w:p>
        </w:tc>
      </w:tr>
      <w:tr w:rsidR="00DA0E99" w14:paraId="7D0032EF" w14:textId="77777777" w:rsidTr="008D2591">
        <w:tc>
          <w:tcPr>
            <w:tcW w:w="2254" w:type="dxa"/>
            <w:shd w:val="clear" w:color="auto" w:fill="auto"/>
          </w:tcPr>
          <w:p w14:paraId="0774FB61" w14:textId="77777777" w:rsidR="00DA0E99" w:rsidRPr="008D2591" w:rsidRDefault="00DA0E99" w:rsidP="00FD4515">
            <w:r w:rsidRPr="008D2591">
              <w:t>3</w:t>
            </w:r>
          </w:p>
        </w:tc>
        <w:tc>
          <w:tcPr>
            <w:tcW w:w="2254" w:type="dxa"/>
            <w:shd w:val="clear" w:color="auto" w:fill="auto"/>
          </w:tcPr>
          <w:p w14:paraId="2DDC71A3" w14:textId="77777777" w:rsidR="00DA0E99" w:rsidRPr="008D2591" w:rsidRDefault="00DA0E99" w:rsidP="00FD4515">
            <w:r w:rsidRPr="008D2591">
              <w:t>B</w:t>
            </w:r>
          </w:p>
        </w:tc>
      </w:tr>
      <w:tr w:rsidR="00DA0E99" w14:paraId="46A15640" w14:textId="77777777" w:rsidTr="008D2591">
        <w:tc>
          <w:tcPr>
            <w:tcW w:w="2254" w:type="dxa"/>
            <w:tcBorders>
              <w:top w:val="single" w:sz="4" w:space="0" w:color="7F7F7F"/>
              <w:bottom w:val="single" w:sz="4" w:space="0" w:color="7F7F7F"/>
            </w:tcBorders>
            <w:shd w:val="clear" w:color="auto" w:fill="auto"/>
          </w:tcPr>
          <w:p w14:paraId="0BAEE7EC" w14:textId="77777777" w:rsidR="00DA0E99" w:rsidRPr="008D2591" w:rsidRDefault="00DA0E99" w:rsidP="00FD4515">
            <w:r w:rsidRPr="008D2591">
              <w:t>4</w:t>
            </w:r>
          </w:p>
        </w:tc>
        <w:tc>
          <w:tcPr>
            <w:tcW w:w="2254" w:type="dxa"/>
            <w:tcBorders>
              <w:top w:val="single" w:sz="4" w:space="0" w:color="7F7F7F"/>
              <w:bottom w:val="single" w:sz="4" w:space="0" w:color="7F7F7F"/>
            </w:tcBorders>
            <w:shd w:val="clear" w:color="auto" w:fill="auto"/>
          </w:tcPr>
          <w:p w14:paraId="50040E31" w14:textId="77777777" w:rsidR="00DA0E99" w:rsidRPr="008D2591" w:rsidRDefault="00DA0E99" w:rsidP="00FD4515">
            <w:r w:rsidRPr="008D2591">
              <w:t>B</w:t>
            </w:r>
          </w:p>
        </w:tc>
      </w:tr>
    </w:tbl>
    <w:p w14:paraId="3676B708" w14:textId="77777777" w:rsidR="00DA0E99" w:rsidRDefault="00DA0E99"/>
    <w:p w14:paraId="03588953" w14:textId="77777777" w:rsidR="00DA0E99" w:rsidRDefault="00DA0E99">
      <w:r>
        <w:t xml:space="preserve">If this mapping takes advantage of regular </w:t>
      </w:r>
      <w:proofErr w:type="gramStart"/>
      <w:r>
        <w:t>expressions</w:t>
      </w:r>
      <w:proofErr w:type="gramEnd"/>
      <w:r>
        <w:t xml:space="preserve"> it can be expressed in two rules:</w:t>
      </w:r>
    </w:p>
    <w:tbl>
      <w:tblPr>
        <w:tblW w:w="0" w:type="auto"/>
        <w:tblBorders>
          <w:top w:val="single" w:sz="4" w:space="0" w:color="7F7F7F"/>
          <w:bottom w:val="single" w:sz="4" w:space="0" w:color="7F7F7F"/>
        </w:tblBorders>
        <w:tblLook w:val="04A0" w:firstRow="1" w:lastRow="0" w:firstColumn="1" w:lastColumn="0" w:noHBand="0" w:noVBand="1"/>
      </w:tblPr>
      <w:tblGrid>
        <w:gridCol w:w="2263"/>
        <w:gridCol w:w="2268"/>
      </w:tblGrid>
      <w:tr w:rsidR="00DA0E99" w14:paraId="2CA4AEBD" w14:textId="77777777" w:rsidTr="008D2591">
        <w:tc>
          <w:tcPr>
            <w:tcW w:w="2263" w:type="dxa"/>
            <w:tcBorders>
              <w:bottom w:val="single" w:sz="4" w:space="0" w:color="7F7F7F"/>
            </w:tcBorders>
            <w:shd w:val="clear" w:color="auto" w:fill="auto"/>
          </w:tcPr>
          <w:p w14:paraId="7698D957" w14:textId="77777777" w:rsidR="00DA0E99" w:rsidRPr="008D2591" w:rsidRDefault="00DA0E99" w:rsidP="00FD4515">
            <w:r w:rsidRPr="008D2591">
              <w:t>Regular Expression</w:t>
            </w:r>
          </w:p>
        </w:tc>
        <w:tc>
          <w:tcPr>
            <w:tcW w:w="2268" w:type="dxa"/>
            <w:tcBorders>
              <w:bottom w:val="single" w:sz="4" w:space="0" w:color="7F7F7F"/>
            </w:tcBorders>
            <w:shd w:val="clear" w:color="auto" w:fill="auto"/>
          </w:tcPr>
          <w:p w14:paraId="60D6D48A" w14:textId="77777777" w:rsidR="00DA0E99" w:rsidRPr="008D2591" w:rsidRDefault="00DA0E99" w:rsidP="00FD4515">
            <w:r w:rsidRPr="008D2591">
              <w:t>Desired Output</w:t>
            </w:r>
          </w:p>
        </w:tc>
      </w:tr>
      <w:tr w:rsidR="00DA0E99" w14:paraId="474ADD8C" w14:textId="77777777" w:rsidTr="008D2591">
        <w:tc>
          <w:tcPr>
            <w:tcW w:w="2263" w:type="dxa"/>
            <w:tcBorders>
              <w:top w:val="single" w:sz="4" w:space="0" w:color="7F7F7F"/>
              <w:bottom w:val="single" w:sz="4" w:space="0" w:color="7F7F7F"/>
            </w:tcBorders>
            <w:shd w:val="clear" w:color="auto" w:fill="auto"/>
          </w:tcPr>
          <w:p w14:paraId="44D0651F" w14:textId="77777777" w:rsidR="00DA0E99" w:rsidRPr="008D2591" w:rsidRDefault="00DA0E99" w:rsidP="00FD4515">
            <w:r w:rsidRPr="008D2591">
              <w:t>[0-2]</w:t>
            </w:r>
          </w:p>
        </w:tc>
        <w:tc>
          <w:tcPr>
            <w:tcW w:w="2268" w:type="dxa"/>
            <w:tcBorders>
              <w:top w:val="single" w:sz="4" w:space="0" w:color="7F7F7F"/>
              <w:bottom w:val="single" w:sz="4" w:space="0" w:color="7F7F7F"/>
            </w:tcBorders>
            <w:shd w:val="clear" w:color="auto" w:fill="auto"/>
          </w:tcPr>
          <w:p w14:paraId="09C435A6" w14:textId="77777777" w:rsidR="00DA0E99" w:rsidRPr="008D2591" w:rsidRDefault="00DA0E99" w:rsidP="00FD4515">
            <w:r w:rsidRPr="008D2591">
              <w:t>A</w:t>
            </w:r>
          </w:p>
        </w:tc>
      </w:tr>
      <w:tr w:rsidR="00DA0E99" w14:paraId="73984B3A" w14:textId="77777777" w:rsidTr="008D2591">
        <w:tc>
          <w:tcPr>
            <w:tcW w:w="2263" w:type="dxa"/>
            <w:shd w:val="clear" w:color="auto" w:fill="auto"/>
          </w:tcPr>
          <w:p w14:paraId="1E221F33" w14:textId="77777777" w:rsidR="00DA0E99" w:rsidRPr="008D2591" w:rsidRDefault="00DA0E99" w:rsidP="00FD4515">
            <w:r w:rsidRPr="008D2591">
              <w:t>[3-4]</w:t>
            </w:r>
          </w:p>
        </w:tc>
        <w:tc>
          <w:tcPr>
            <w:tcW w:w="2268" w:type="dxa"/>
            <w:shd w:val="clear" w:color="auto" w:fill="auto"/>
          </w:tcPr>
          <w:p w14:paraId="1E13AB1D" w14:textId="77777777" w:rsidR="00DA0E99" w:rsidRPr="008D2591" w:rsidRDefault="00DA0E99" w:rsidP="00FD4515">
            <w:r w:rsidRPr="008D2591">
              <w:t>B</w:t>
            </w:r>
          </w:p>
        </w:tc>
      </w:tr>
    </w:tbl>
    <w:p w14:paraId="348AEC27" w14:textId="77777777" w:rsidR="00DA0E99" w:rsidRDefault="00DA0E99" w:rsidP="00DA0E99">
      <w:pPr>
        <w:pStyle w:val="Paragraph"/>
        <w:rPr>
          <w:lang w:val="en-US"/>
        </w:rPr>
      </w:pPr>
    </w:p>
    <w:p w14:paraId="50926637" w14:textId="77777777" w:rsidR="007016B8" w:rsidRDefault="007016B8">
      <w:pPr>
        <w:pStyle w:val="Heading3"/>
        <w:rPr>
          <w:lang w:val="en-US"/>
        </w:rPr>
      </w:pPr>
      <w:bookmarkStart w:id="2441" w:name="_Toc73460204"/>
      <w:bookmarkStart w:id="2442" w:name="_Toc178073201"/>
      <w:r>
        <w:rPr>
          <w:lang w:val="en-US"/>
        </w:rPr>
        <w:t>Observation Attributes for Time Period</w:t>
      </w:r>
      <w:bookmarkEnd w:id="2441"/>
      <w:bookmarkEnd w:id="2442"/>
    </w:p>
    <w:p w14:paraId="1B6821DA" w14:textId="77777777" w:rsidR="007016B8" w:rsidRDefault="007016B8">
      <w:r>
        <w:t xml:space="preserve">This use case is where a specific observation for a specific </w:t>
      </w:r>
      <w:proofErr w:type="gramStart"/>
      <w:r>
        <w:t>time period</w:t>
      </w:r>
      <w:proofErr w:type="gramEnd"/>
      <w:r>
        <w:t xml:space="preserve"> has an attribute value.</w:t>
      </w:r>
    </w:p>
    <w:tbl>
      <w:tblPr>
        <w:tblW w:w="0" w:type="auto"/>
        <w:tblBorders>
          <w:top w:val="single" w:sz="4" w:space="0" w:color="7F7F7F"/>
          <w:bottom w:val="single" w:sz="4" w:space="0" w:color="7F7F7F"/>
        </w:tblBorders>
        <w:tblLook w:val="04A0" w:firstRow="1" w:lastRow="0" w:firstColumn="1" w:lastColumn="0" w:noHBand="0" w:noVBand="1"/>
      </w:tblPr>
      <w:tblGrid>
        <w:gridCol w:w="2756"/>
        <w:gridCol w:w="2800"/>
        <w:gridCol w:w="2756"/>
      </w:tblGrid>
      <w:tr w:rsidR="007016B8" w14:paraId="5B861696" w14:textId="77777777" w:rsidTr="008D2591">
        <w:tc>
          <w:tcPr>
            <w:tcW w:w="3005" w:type="dxa"/>
            <w:tcBorders>
              <w:bottom w:val="single" w:sz="4" w:space="0" w:color="7F7F7F"/>
            </w:tcBorders>
            <w:shd w:val="clear" w:color="auto" w:fill="auto"/>
          </w:tcPr>
          <w:p w14:paraId="04E761D2" w14:textId="77777777" w:rsidR="007016B8" w:rsidRPr="008D2591" w:rsidRDefault="007016B8" w:rsidP="00FD4515">
            <w:r w:rsidRPr="008D2591">
              <w:t>Input INDICATOR</w:t>
            </w:r>
          </w:p>
        </w:tc>
        <w:tc>
          <w:tcPr>
            <w:tcW w:w="3005" w:type="dxa"/>
            <w:tcBorders>
              <w:bottom w:val="single" w:sz="4" w:space="0" w:color="7F7F7F"/>
            </w:tcBorders>
            <w:shd w:val="clear" w:color="auto" w:fill="auto"/>
          </w:tcPr>
          <w:p w14:paraId="3BA05C8D" w14:textId="77777777" w:rsidR="007016B8" w:rsidRPr="008D2591" w:rsidRDefault="007016B8" w:rsidP="00FD4515">
            <w:r w:rsidRPr="008D2591">
              <w:t>Input TIME_PERIOD</w:t>
            </w:r>
          </w:p>
        </w:tc>
        <w:tc>
          <w:tcPr>
            <w:tcW w:w="3006" w:type="dxa"/>
            <w:tcBorders>
              <w:bottom w:val="single" w:sz="4" w:space="0" w:color="7F7F7F"/>
            </w:tcBorders>
            <w:shd w:val="clear" w:color="auto" w:fill="auto"/>
          </w:tcPr>
          <w:p w14:paraId="120B6DF5" w14:textId="77777777" w:rsidR="007016B8" w:rsidRPr="008D2591" w:rsidRDefault="007016B8" w:rsidP="00FD4515">
            <w:r w:rsidRPr="008D2591">
              <w:t>Output OBS_CONF</w:t>
            </w:r>
          </w:p>
        </w:tc>
      </w:tr>
      <w:tr w:rsidR="007016B8" w14:paraId="133A2A4A" w14:textId="77777777" w:rsidTr="008D2591">
        <w:tc>
          <w:tcPr>
            <w:tcW w:w="3005" w:type="dxa"/>
            <w:tcBorders>
              <w:top w:val="single" w:sz="4" w:space="0" w:color="7F7F7F"/>
              <w:bottom w:val="single" w:sz="4" w:space="0" w:color="7F7F7F"/>
            </w:tcBorders>
            <w:shd w:val="clear" w:color="auto" w:fill="auto"/>
          </w:tcPr>
          <w:p w14:paraId="421D5661" w14:textId="77777777" w:rsidR="007016B8" w:rsidRPr="008D2591" w:rsidRDefault="007016B8" w:rsidP="00FD4515">
            <w:r w:rsidRPr="008D2591">
              <w:t>XULADS</w:t>
            </w:r>
          </w:p>
        </w:tc>
        <w:tc>
          <w:tcPr>
            <w:tcW w:w="3005" w:type="dxa"/>
            <w:tcBorders>
              <w:top w:val="single" w:sz="4" w:space="0" w:color="7F7F7F"/>
              <w:bottom w:val="single" w:sz="4" w:space="0" w:color="7F7F7F"/>
            </w:tcBorders>
            <w:shd w:val="clear" w:color="auto" w:fill="auto"/>
          </w:tcPr>
          <w:p w14:paraId="7A879190" w14:textId="77777777" w:rsidR="007016B8" w:rsidRPr="008D2591" w:rsidRDefault="007016B8" w:rsidP="00FD4515">
            <w:r w:rsidRPr="008D2591">
              <w:t>2008</w:t>
            </w:r>
          </w:p>
        </w:tc>
        <w:tc>
          <w:tcPr>
            <w:tcW w:w="3006" w:type="dxa"/>
            <w:tcBorders>
              <w:top w:val="single" w:sz="4" w:space="0" w:color="7F7F7F"/>
              <w:bottom w:val="single" w:sz="4" w:space="0" w:color="7F7F7F"/>
            </w:tcBorders>
            <w:shd w:val="clear" w:color="auto" w:fill="auto"/>
          </w:tcPr>
          <w:p w14:paraId="3DE848B5" w14:textId="77777777" w:rsidR="007016B8" w:rsidRPr="008D2591" w:rsidRDefault="007016B8" w:rsidP="00FD4515">
            <w:r w:rsidRPr="008D2591">
              <w:t>C</w:t>
            </w:r>
          </w:p>
        </w:tc>
      </w:tr>
      <w:tr w:rsidR="007016B8" w14:paraId="762F7A98" w14:textId="77777777" w:rsidTr="008D2591">
        <w:tc>
          <w:tcPr>
            <w:tcW w:w="3005" w:type="dxa"/>
            <w:shd w:val="clear" w:color="auto" w:fill="auto"/>
          </w:tcPr>
          <w:p w14:paraId="397506E4" w14:textId="77777777" w:rsidR="007016B8" w:rsidRPr="008D2591" w:rsidRDefault="007016B8" w:rsidP="00FD4515">
            <w:r w:rsidRPr="008D2591">
              <w:t>XULADS</w:t>
            </w:r>
          </w:p>
        </w:tc>
        <w:tc>
          <w:tcPr>
            <w:tcW w:w="3005" w:type="dxa"/>
            <w:shd w:val="clear" w:color="auto" w:fill="auto"/>
          </w:tcPr>
          <w:p w14:paraId="59962089" w14:textId="77777777" w:rsidR="007016B8" w:rsidRPr="008D2591" w:rsidRDefault="007016B8" w:rsidP="00FD4515">
            <w:r w:rsidRPr="008D2591">
              <w:t>2009</w:t>
            </w:r>
          </w:p>
        </w:tc>
        <w:tc>
          <w:tcPr>
            <w:tcW w:w="3006" w:type="dxa"/>
            <w:shd w:val="clear" w:color="auto" w:fill="auto"/>
          </w:tcPr>
          <w:p w14:paraId="6F6AFB16" w14:textId="77777777" w:rsidR="007016B8" w:rsidRPr="008D2591" w:rsidRDefault="007016B8" w:rsidP="00FD4515">
            <w:r w:rsidRPr="008D2591">
              <w:t>C</w:t>
            </w:r>
          </w:p>
        </w:tc>
      </w:tr>
      <w:tr w:rsidR="007016B8" w14:paraId="2374FFA9" w14:textId="77777777" w:rsidTr="008D2591">
        <w:tc>
          <w:tcPr>
            <w:tcW w:w="3005" w:type="dxa"/>
            <w:tcBorders>
              <w:top w:val="single" w:sz="4" w:space="0" w:color="7F7F7F"/>
              <w:bottom w:val="single" w:sz="4" w:space="0" w:color="7F7F7F"/>
            </w:tcBorders>
            <w:shd w:val="clear" w:color="auto" w:fill="auto"/>
          </w:tcPr>
          <w:p w14:paraId="167EFFF3" w14:textId="77777777" w:rsidR="007016B8" w:rsidRPr="008D2591" w:rsidRDefault="007016B8" w:rsidP="00FD4515">
            <w:r w:rsidRPr="008D2591">
              <w:t>XULADS</w:t>
            </w:r>
          </w:p>
        </w:tc>
        <w:tc>
          <w:tcPr>
            <w:tcW w:w="3005" w:type="dxa"/>
            <w:tcBorders>
              <w:top w:val="single" w:sz="4" w:space="0" w:color="7F7F7F"/>
              <w:bottom w:val="single" w:sz="4" w:space="0" w:color="7F7F7F"/>
            </w:tcBorders>
            <w:shd w:val="clear" w:color="auto" w:fill="auto"/>
          </w:tcPr>
          <w:p w14:paraId="212DC1F4" w14:textId="77777777" w:rsidR="007016B8" w:rsidRPr="008D2591" w:rsidRDefault="007016B8" w:rsidP="00FD4515">
            <w:r w:rsidRPr="008D2591">
              <w:t>2010</w:t>
            </w:r>
          </w:p>
        </w:tc>
        <w:tc>
          <w:tcPr>
            <w:tcW w:w="3006" w:type="dxa"/>
            <w:tcBorders>
              <w:top w:val="single" w:sz="4" w:space="0" w:color="7F7F7F"/>
              <w:bottom w:val="single" w:sz="4" w:space="0" w:color="7F7F7F"/>
            </w:tcBorders>
            <w:shd w:val="clear" w:color="auto" w:fill="auto"/>
          </w:tcPr>
          <w:p w14:paraId="73767BB7" w14:textId="77777777" w:rsidR="007016B8" w:rsidRPr="008D2591" w:rsidRDefault="007016B8" w:rsidP="00FD4515">
            <w:r w:rsidRPr="008D2591">
              <w:t>C</w:t>
            </w:r>
          </w:p>
        </w:tc>
      </w:tr>
    </w:tbl>
    <w:p w14:paraId="5A80CAB0" w14:textId="77777777" w:rsidR="007016B8" w:rsidRDefault="007016B8"/>
    <w:p w14:paraId="19ECA90B" w14:textId="77777777" w:rsidR="007016B8" w:rsidRDefault="007016B8">
      <w:r>
        <w:t>Or using a validity period on the Representation Mapping:</w:t>
      </w:r>
    </w:p>
    <w:tbl>
      <w:tblPr>
        <w:tblW w:w="0" w:type="auto"/>
        <w:tblBorders>
          <w:top w:val="single" w:sz="4" w:space="0" w:color="7F7F7F"/>
          <w:bottom w:val="single" w:sz="4" w:space="0" w:color="7F7F7F"/>
        </w:tblBorders>
        <w:tblLook w:val="04A0" w:firstRow="1" w:lastRow="0" w:firstColumn="1" w:lastColumn="0" w:noHBand="0" w:noVBand="1"/>
      </w:tblPr>
      <w:tblGrid>
        <w:gridCol w:w="2779"/>
        <w:gridCol w:w="2754"/>
        <w:gridCol w:w="2779"/>
      </w:tblGrid>
      <w:tr w:rsidR="007016B8" w14:paraId="16C1757A" w14:textId="77777777" w:rsidTr="008D2591">
        <w:tc>
          <w:tcPr>
            <w:tcW w:w="3005" w:type="dxa"/>
            <w:tcBorders>
              <w:bottom w:val="single" w:sz="4" w:space="0" w:color="7F7F7F"/>
            </w:tcBorders>
            <w:shd w:val="clear" w:color="auto" w:fill="auto"/>
          </w:tcPr>
          <w:p w14:paraId="271DBC13" w14:textId="77777777" w:rsidR="007016B8" w:rsidRPr="008D2591" w:rsidRDefault="007016B8" w:rsidP="00FD4515">
            <w:r w:rsidRPr="008D2591">
              <w:t>Input INDICATOR</w:t>
            </w:r>
          </w:p>
        </w:tc>
        <w:tc>
          <w:tcPr>
            <w:tcW w:w="3005" w:type="dxa"/>
            <w:tcBorders>
              <w:bottom w:val="single" w:sz="4" w:space="0" w:color="7F7F7F"/>
            </w:tcBorders>
            <w:shd w:val="clear" w:color="auto" w:fill="auto"/>
          </w:tcPr>
          <w:p w14:paraId="3AC4FDC5" w14:textId="77777777" w:rsidR="007016B8" w:rsidRPr="008D2591" w:rsidRDefault="007016B8" w:rsidP="00FD4515">
            <w:r w:rsidRPr="008D2591">
              <w:t>Valid From/ Valid To</w:t>
            </w:r>
          </w:p>
        </w:tc>
        <w:tc>
          <w:tcPr>
            <w:tcW w:w="3006" w:type="dxa"/>
            <w:tcBorders>
              <w:bottom w:val="single" w:sz="4" w:space="0" w:color="7F7F7F"/>
            </w:tcBorders>
            <w:shd w:val="clear" w:color="auto" w:fill="auto"/>
          </w:tcPr>
          <w:p w14:paraId="32483261" w14:textId="77777777" w:rsidR="007016B8" w:rsidRPr="008D2591" w:rsidRDefault="007016B8" w:rsidP="00FD4515">
            <w:r w:rsidRPr="008D2591">
              <w:t>Output OBS_CONF</w:t>
            </w:r>
          </w:p>
        </w:tc>
      </w:tr>
      <w:tr w:rsidR="007016B8" w14:paraId="78B286CA" w14:textId="77777777" w:rsidTr="008D2591">
        <w:tc>
          <w:tcPr>
            <w:tcW w:w="3005" w:type="dxa"/>
            <w:tcBorders>
              <w:top w:val="single" w:sz="4" w:space="0" w:color="7F7F7F"/>
              <w:bottom w:val="single" w:sz="4" w:space="0" w:color="7F7F7F"/>
            </w:tcBorders>
            <w:shd w:val="clear" w:color="auto" w:fill="auto"/>
          </w:tcPr>
          <w:p w14:paraId="16C492AE" w14:textId="77777777" w:rsidR="007016B8" w:rsidRPr="008D2591" w:rsidRDefault="007016B8" w:rsidP="00FD4515">
            <w:r w:rsidRPr="008D2591">
              <w:t>XULADS</w:t>
            </w:r>
          </w:p>
        </w:tc>
        <w:tc>
          <w:tcPr>
            <w:tcW w:w="3005" w:type="dxa"/>
            <w:tcBorders>
              <w:top w:val="single" w:sz="4" w:space="0" w:color="7F7F7F"/>
              <w:bottom w:val="single" w:sz="4" w:space="0" w:color="7F7F7F"/>
            </w:tcBorders>
            <w:shd w:val="clear" w:color="auto" w:fill="auto"/>
          </w:tcPr>
          <w:p w14:paraId="0E3BCA05" w14:textId="77777777" w:rsidR="007016B8" w:rsidRPr="008D2591" w:rsidRDefault="007016B8" w:rsidP="00FD4515">
            <w:r w:rsidRPr="008D2591">
              <w:t>2008/2010</w:t>
            </w:r>
          </w:p>
        </w:tc>
        <w:tc>
          <w:tcPr>
            <w:tcW w:w="3006" w:type="dxa"/>
            <w:tcBorders>
              <w:top w:val="single" w:sz="4" w:space="0" w:color="7F7F7F"/>
              <w:bottom w:val="single" w:sz="4" w:space="0" w:color="7F7F7F"/>
            </w:tcBorders>
            <w:shd w:val="clear" w:color="auto" w:fill="auto"/>
          </w:tcPr>
          <w:p w14:paraId="26C1ED1F" w14:textId="77777777" w:rsidR="007016B8" w:rsidRPr="008D2591" w:rsidRDefault="007016B8" w:rsidP="00FD4515">
            <w:r w:rsidRPr="008D2591">
              <w:t>C</w:t>
            </w:r>
          </w:p>
        </w:tc>
      </w:tr>
    </w:tbl>
    <w:p w14:paraId="73E9ECFD" w14:textId="77777777" w:rsidR="007016B8" w:rsidRDefault="007016B8" w:rsidP="007016B8">
      <w:pPr>
        <w:pStyle w:val="Paragraph"/>
        <w:rPr>
          <w:lang w:val="en-US"/>
        </w:rPr>
      </w:pPr>
    </w:p>
    <w:p w14:paraId="70359E9E" w14:textId="77777777" w:rsidR="008B15D2" w:rsidRDefault="008B15D2">
      <w:pPr>
        <w:pStyle w:val="Heading3"/>
        <w:rPr>
          <w:lang w:val="en-US"/>
        </w:rPr>
      </w:pPr>
      <w:bookmarkStart w:id="2443" w:name="_Toc73460205"/>
      <w:bookmarkStart w:id="2444" w:name="_Toc178073202"/>
      <w:r>
        <w:rPr>
          <w:lang w:val="en-US"/>
        </w:rPr>
        <w:t>Time mapping</w:t>
      </w:r>
      <w:bookmarkEnd w:id="2443"/>
      <w:bookmarkEnd w:id="2444"/>
    </w:p>
    <w:p w14:paraId="54130537" w14:textId="77777777" w:rsidR="008B15D2" w:rsidRDefault="008B15D2">
      <w:r>
        <w:t xml:space="preserve">This use case is to create </w:t>
      </w:r>
      <w:proofErr w:type="gramStart"/>
      <w:r>
        <w:t>a time period</w:t>
      </w:r>
      <w:proofErr w:type="gramEnd"/>
      <w:r>
        <w:t xml:space="preserve"> from an input that does not respect SDMX Time Formats.</w:t>
      </w:r>
    </w:p>
    <w:p w14:paraId="78BBE585" w14:textId="77777777" w:rsidR="008B15D2" w:rsidRDefault="008B15D2">
      <w:r>
        <w:t>The Component Mapping from SYS_TIME to TIME_PERIOD specifies itself as a time mapping with the following details:</w:t>
      </w:r>
    </w:p>
    <w:tbl>
      <w:tblPr>
        <w:tblW w:w="0" w:type="auto"/>
        <w:tblBorders>
          <w:top w:val="single" w:sz="4" w:space="0" w:color="7F7F7F"/>
          <w:bottom w:val="single" w:sz="4" w:space="0" w:color="7F7F7F"/>
        </w:tblBorders>
        <w:tblLook w:val="04A0" w:firstRow="1" w:lastRow="0" w:firstColumn="1" w:lastColumn="0" w:noHBand="0" w:noVBand="1"/>
      </w:tblPr>
      <w:tblGrid>
        <w:gridCol w:w="1950"/>
        <w:gridCol w:w="2285"/>
        <w:gridCol w:w="2201"/>
        <w:gridCol w:w="1876"/>
      </w:tblGrid>
      <w:tr w:rsidR="008B15D2" w14:paraId="480DD7F1" w14:textId="77777777" w:rsidTr="008D2591">
        <w:tc>
          <w:tcPr>
            <w:tcW w:w="2081" w:type="dxa"/>
            <w:tcBorders>
              <w:bottom w:val="single" w:sz="4" w:space="0" w:color="7F7F7F"/>
            </w:tcBorders>
            <w:shd w:val="clear" w:color="auto" w:fill="auto"/>
          </w:tcPr>
          <w:p w14:paraId="5B6117A6" w14:textId="77777777" w:rsidR="008B15D2" w:rsidRPr="008D2591" w:rsidRDefault="008B15D2" w:rsidP="00FD4515">
            <w:r w:rsidRPr="008D2591">
              <w:t>Source Value</w:t>
            </w:r>
          </w:p>
        </w:tc>
        <w:tc>
          <w:tcPr>
            <w:tcW w:w="2469" w:type="dxa"/>
            <w:tcBorders>
              <w:bottom w:val="single" w:sz="4" w:space="0" w:color="7F7F7F"/>
            </w:tcBorders>
            <w:shd w:val="clear" w:color="auto" w:fill="auto"/>
          </w:tcPr>
          <w:p w14:paraId="36D530B8" w14:textId="77777777" w:rsidR="008B15D2" w:rsidRPr="008D2591" w:rsidRDefault="008B15D2" w:rsidP="00FD4515">
            <w:r w:rsidRPr="008D2591">
              <w:t>Source Mapping</w:t>
            </w:r>
          </w:p>
        </w:tc>
        <w:tc>
          <w:tcPr>
            <w:tcW w:w="2395" w:type="dxa"/>
            <w:tcBorders>
              <w:bottom w:val="single" w:sz="4" w:space="0" w:color="7F7F7F"/>
            </w:tcBorders>
            <w:shd w:val="clear" w:color="auto" w:fill="auto"/>
          </w:tcPr>
          <w:p w14:paraId="2BBACE86" w14:textId="77777777" w:rsidR="008B15D2" w:rsidRPr="008D2591" w:rsidRDefault="008B15D2" w:rsidP="00FD4515">
            <w:r w:rsidRPr="008D2591">
              <w:t>Target Frequency</w:t>
            </w:r>
          </w:p>
        </w:tc>
        <w:tc>
          <w:tcPr>
            <w:tcW w:w="2081" w:type="dxa"/>
            <w:tcBorders>
              <w:bottom w:val="single" w:sz="4" w:space="0" w:color="7F7F7F"/>
            </w:tcBorders>
            <w:shd w:val="clear" w:color="auto" w:fill="auto"/>
          </w:tcPr>
          <w:p w14:paraId="3891AFB0" w14:textId="77777777" w:rsidR="008B15D2" w:rsidRPr="008D2591" w:rsidRDefault="008B15D2" w:rsidP="00FD4515">
            <w:r w:rsidRPr="008D2591">
              <w:t>Output</w:t>
            </w:r>
          </w:p>
        </w:tc>
      </w:tr>
      <w:tr w:rsidR="008B15D2" w14:paraId="0E4E7E2B" w14:textId="77777777" w:rsidTr="008D2591">
        <w:tc>
          <w:tcPr>
            <w:tcW w:w="2081" w:type="dxa"/>
            <w:tcBorders>
              <w:top w:val="single" w:sz="4" w:space="0" w:color="7F7F7F"/>
              <w:bottom w:val="single" w:sz="4" w:space="0" w:color="7F7F7F"/>
            </w:tcBorders>
            <w:shd w:val="clear" w:color="auto" w:fill="auto"/>
          </w:tcPr>
          <w:p w14:paraId="56220CB2" w14:textId="77777777" w:rsidR="008B15D2" w:rsidRPr="008D2591" w:rsidRDefault="008B15D2" w:rsidP="00FD4515">
            <w:r w:rsidRPr="008D2591">
              <w:t>18/07/1981</w:t>
            </w:r>
          </w:p>
        </w:tc>
        <w:tc>
          <w:tcPr>
            <w:tcW w:w="2469" w:type="dxa"/>
            <w:tcBorders>
              <w:top w:val="single" w:sz="4" w:space="0" w:color="7F7F7F"/>
              <w:bottom w:val="single" w:sz="4" w:space="0" w:color="7F7F7F"/>
            </w:tcBorders>
            <w:shd w:val="clear" w:color="auto" w:fill="auto"/>
          </w:tcPr>
          <w:p w14:paraId="734DE1D3" w14:textId="77777777" w:rsidR="008B15D2" w:rsidRPr="008D2591" w:rsidRDefault="008B15D2" w:rsidP="00FD4515">
            <w:r w:rsidRPr="008D2591">
              <w:t>dd/MM/</w:t>
            </w:r>
            <w:proofErr w:type="spellStart"/>
            <w:r w:rsidRPr="008D2591">
              <w:t>yyyy</w:t>
            </w:r>
            <w:proofErr w:type="spellEnd"/>
          </w:p>
        </w:tc>
        <w:tc>
          <w:tcPr>
            <w:tcW w:w="2395" w:type="dxa"/>
            <w:tcBorders>
              <w:top w:val="single" w:sz="4" w:space="0" w:color="7F7F7F"/>
              <w:bottom w:val="single" w:sz="4" w:space="0" w:color="7F7F7F"/>
            </w:tcBorders>
            <w:shd w:val="clear" w:color="auto" w:fill="auto"/>
          </w:tcPr>
          <w:p w14:paraId="0DDD61B4" w14:textId="77777777" w:rsidR="008B15D2" w:rsidRPr="008D2591" w:rsidRDefault="008B15D2" w:rsidP="00FD4515">
            <w:r w:rsidRPr="008D2591">
              <w:t>A</w:t>
            </w:r>
          </w:p>
        </w:tc>
        <w:tc>
          <w:tcPr>
            <w:tcW w:w="2081" w:type="dxa"/>
            <w:tcBorders>
              <w:top w:val="single" w:sz="4" w:space="0" w:color="7F7F7F"/>
              <w:bottom w:val="single" w:sz="4" w:space="0" w:color="7F7F7F"/>
            </w:tcBorders>
            <w:shd w:val="clear" w:color="auto" w:fill="auto"/>
          </w:tcPr>
          <w:p w14:paraId="00F9E839" w14:textId="77777777" w:rsidR="008B15D2" w:rsidRPr="008D2591" w:rsidRDefault="008B15D2" w:rsidP="00FD4515">
            <w:r w:rsidRPr="008D2591">
              <w:t>1981</w:t>
            </w:r>
          </w:p>
        </w:tc>
      </w:tr>
    </w:tbl>
    <w:p w14:paraId="744AF895" w14:textId="77777777" w:rsidR="008B15D2" w:rsidRDefault="008B15D2"/>
    <w:p w14:paraId="7B2F63F9" w14:textId="77777777" w:rsidR="008B15D2" w:rsidRDefault="008B15D2">
      <w:r>
        <w:t>When the target frequency is based on another target Dimension value, in this example the value of the FREQ Dimension in the target DSD.</w:t>
      </w:r>
    </w:p>
    <w:tbl>
      <w:tblPr>
        <w:tblW w:w="0" w:type="auto"/>
        <w:tblBorders>
          <w:top w:val="single" w:sz="4" w:space="0" w:color="7F7F7F"/>
          <w:bottom w:val="single" w:sz="4" w:space="0" w:color="7F7F7F"/>
        </w:tblBorders>
        <w:tblLook w:val="04A0" w:firstRow="1" w:lastRow="0" w:firstColumn="1" w:lastColumn="0" w:noHBand="0" w:noVBand="1"/>
      </w:tblPr>
      <w:tblGrid>
        <w:gridCol w:w="1938"/>
        <w:gridCol w:w="2269"/>
        <w:gridCol w:w="2191"/>
        <w:gridCol w:w="1914"/>
      </w:tblGrid>
      <w:tr w:rsidR="008B15D2" w14:paraId="70AA4383" w14:textId="77777777" w:rsidTr="008D2591">
        <w:tc>
          <w:tcPr>
            <w:tcW w:w="2078" w:type="dxa"/>
            <w:tcBorders>
              <w:bottom w:val="single" w:sz="4" w:space="0" w:color="7F7F7F"/>
            </w:tcBorders>
            <w:shd w:val="clear" w:color="auto" w:fill="auto"/>
          </w:tcPr>
          <w:p w14:paraId="641B4902" w14:textId="77777777" w:rsidR="008B15D2" w:rsidRPr="008D2591" w:rsidRDefault="008B15D2" w:rsidP="00FD4515">
            <w:r w:rsidRPr="008D2591">
              <w:t>Source Value</w:t>
            </w:r>
          </w:p>
        </w:tc>
        <w:tc>
          <w:tcPr>
            <w:tcW w:w="2468" w:type="dxa"/>
            <w:tcBorders>
              <w:bottom w:val="single" w:sz="4" w:space="0" w:color="7F7F7F"/>
            </w:tcBorders>
            <w:shd w:val="clear" w:color="auto" w:fill="auto"/>
          </w:tcPr>
          <w:p w14:paraId="05CCADD1" w14:textId="77777777" w:rsidR="008B15D2" w:rsidRPr="008D2591" w:rsidRDefault="008B15D2" w:rsidP="00FD4515">
            <w:r w:rsidRPr="008D2591">
              <w:t>Source Mapping</w:t>
            </w:r>
          </w:p>
        </w:tc>
        <w:tc>
          <w:tcPr>
            <w:tcW w:w="2402" w:type="dxa"/>
            <w:tcBorders>
              <w:bottom w:val="single" w:sz="4" w:space="0" w:color="7F7F7F"/>
            </w:tcBorders>
            <w:shd w:val="clear" w:color="auto" w:fill="auto"/>
          </w:tcPr>
          <w:p w14:paraId="1834E778" w14:textId="77777777" w:rsidR="008B15D2" w:rsidRPr="008D2591" w:rsidRDefault="008B15D2" w:rsidP="00FD4515">
            <w:r w:rsidRPr="008D2591">
              <w:t>Target Frequency Dimension</w:t>
            </w:r>
          </w:p>
        </w:tc>
        <w:tc>
          <w:tcPr>
            <w:tcW w:w="2078" w:type="dxa"/>
            <w:tcBorders>
              <w:bottom w:val="single" w:sz="4" w:space="0" w:color="7F7F7F"/>
            </w:tcBorders>
            <w:shd w:val="clear" w:color="auto" w:fill="auto"/>
          </w:tcPr>
          <w:p w14:paraId="40A0B771" w14:textId="77777777" w:rsidR="008B15D2" w:rsidRPr="008D2591" w:rsidRDefault="008B15D2" w:rsidP="00FD4515">
            <w:r w:rsidRPr="008D2591">
              <w:t>Output</w:t>
            </w:r>
          </w:p>
        </w:tc>
      </w:tr>
      <w:tr w:rsidR="008B15D2" w14:paraId="184A001C" w14:textId="77777777" w:rsidTr="008D2591">
        <w:tc>
          <w:tcPr>
            <w:tcW w:w="2078" w:type="dxa"/>
            <w:tcBorders>
              <w:top w:val="single" w:sz="4" w:space="0" w:color="7F7F7F"/>
              <w:bottom w:val="single" w:sz="4" w:space="0" w:color="7F7F7F"/>
            </w:tcBorders>
            <w:shd w:val="clear" w:color="auto" w:fill="auto"/>
          </w:tcPr>
          <w:p w14:paraId="4EECF425" w14:textId="77777777" w:rsidR="008B15D2" w:rsidRPr="008D2591" w:rsidRDefault="008B15D2" w:rsidP="00FD4515">
            <w:r w:rsidRPr="008D2591">
              <w:t>18/07/1981</w:t>
            </w:r>
          </w:p>
        </w:tc>
        <w:tc>
          <w:tcPr>
            <w:tcW w:w="2468" w:type="dxa"/>
            <w:tcBorders>
              <w:top w:val="single" w:sz="4" w:space="0" w:color="7F7F7F"/>
              <w:bottom w:val="single" w:sz="4" w:space="0" w:color="7F7F7F"/>
            </w:tcBorders>
            <w:shd w:val="clear" w:color="auto" w:fill="auto"/>
          </w:tcPr>
          <w:p w14:paraId="735F1D82" w14:textId="77777777" w:rsidR="008B15D2" w:rsidRPr="008D2591" w:rsidRDefault="008B15D2" w:rsidP="00FD4515">
            <w:r w:rsidRPr="008D2591">
              <w:t>dd/MM/</w:t>
            </w:r>
            <w:proofErr w:type="spellStart"/>
            <w:r w:rsidRPr="008D2591">
              <w:t>yyyy</w:t>
            </w:r>
            <w:proofErr w:type="spellEnd"/>
          </w:p>
        </w:tc>
        <w:tc>
          <w:tcPr>
            <w:tcW w:w="2402" w:type="dxa"/>
            <w:tcBorders>
              <w:top w:val="single" w:sz="4" w:space="0" w:color="7F7F7F"/>
              <w:bottom w:val="single" w:sz="4" w:space="0" w:color="7F7F7F"/>
            </w:tcBorders>
            <w:shd w:val="clear" w:color="auto" w:fill="auto"/>
          </w:tcPr>
          <w:p w14:paraId="22FBFDEA" w14:textId="77777777" w:rsidR="008B15D2" w:rsidRPr="008D2591" w:rsidRDefault="008B15D2" w:rsidP="00FD4515">
            <w:r w:rsidRPr="008D2591">
              <w:t>FREQ</w:t>
            </w:r>
          </w:p>
        </w:tc>
        <w:tc>
          <w:tcPr>
            <w:tcW w:w="2078" w:type="dxa"/>
            <w:tcBorders>
              <w:top w:val="single" w:sz="4" w:space="0" w:color="7F7F7F"/>
              <w:bottom w:val="single" w:sz="4" w:space="0" w:color="7F7F7F"/>
            </w:tcBorders>
            <w:shd w:val="clear" w:color="auto" w:fill="auto"/>
          </w:tcPr>
          <w:p w14:paraId="3848ACE3" w14:textId="77777777" w:rsidR="008B15D2" w:rsidRPr="008D2591" w:rsidRDefault="008B15D2" w:rsidP="00FD4515">
            <w:r w:rsidRPr="008D2591">
              <w:t xml:space="preserve">1981-07-18 </w:t>
            </w:r>
          </w:p>
          <w:p w14:paraId="571D40C1" w14:textId="77777777" w:rsidR="008B15D2" w:rsidRPr="008D2591" w:rsidRDefault="008B15D2" w:rsidP="00FD4515">
            <w:r w:rsidRPr="008D2591">
              <w:t>(when FREQ=D)</w:t>
            </w:r>
          </w:p>
        </w:tc>
      </w:tr>
    </w:tbl>
    <w:p w14:paraId="69F2FD66" w14:textId="77777777" w:rsidR="008B15D2" w:rsidRDefault="008B15D2"/>
    <w:p w14:paraId="29F019FB" w14:textId="77777777" w:rsidR="008B15D2" w:rsidRDefault="008B15D2">
      <w:r>
        <w:t>When the source is a numerical format</w:t>
      </w:r>
    </w:p>
    <w:tbl>
      <w:tblPr>
        <w:tblW w:w="0" w:type="auto"/>
        <w:tblBorders>
          <w:top w:val="single" w:sz="4" w:space="0" w:color="7F7F7F"/>
          <w:bottom w:val="single" w:sz="4" w:space="0" w:color="7F7F7F"/>
        </w:tblBorders>
        <w:tblLook w:val="04A0" w:firstRow="1" w:lastRow="0" w:firstColumn="1" w:lastColumn="0" w:noHBand="0" w:noVBand="1"/>
      </w:tblPr>
      <w:tblGrid>
        <w:gridCol w:w="1980"/>
        <w:gridCol w:w="1643"/>
        <w:gridCol w:w="1910"/>
        <w:gridCol w:w="1387"/>
        <w:gridCol w:w="1392"/>
      </w:tblGrid>
      <w:tr w:rsidR="008B15D2" w14:paraId="5E70AED9" w14:textId="77777777" w:rsidTr="008D2591">
        <w:tc>
          <w:tcPr>
            <w:tcW w:w="2109" w:type="dxa"/>
            <w:tcBorders>
              <w:bottom w:val="single" w:sz="4" w:space="0" w:color="7F7F7F"/>
            </w:tcBorders>
            <w:shd w:val="clear" w:color="auto" w:fill="auto"/>
          </w:tcPr>
          <w:p w14:paraId="7B21898C" w14:textId="77777777" w:rsidR="008B15D2" w:rsidRPr="008D2591" w:rsidRDefault="008B15D2" w:rsidP="00FD4515">
            <w:r w:rsidRPr="008D2591">
              <w:t>Source Value</w:t>
            </w:r>
          </w:p>
        </w:tc>
        <w:tc>
          <w:tcPr>
            <w:tcW w:w="1832" w:type="dxa"/>
            <w:tcBorders>
              <w:bottom w:val="single" w:sz="4" w:space="0" w:color="7F7F7F"/>
            </w:tcBorders>
            <w:shd w:val="clear" w:color="auto" w:fill="auto"/>
          </w:tcPr>
          <w:p w14:paraId="50A6B81E" w14:textId="77777777" w:rsidR="008B15D2" w:rsidRPr="008D2591" w:rsidRDefault="008B15D2" w:rsidP="00FD4515">
            <w:r w:rsidRPr="008D2591">
              <w:t>Start Period</w:t>
            </w:r>
          </w:p>
        </w:tc>
        <w:tc>
          <w:tcPr>
            <w:tcW w:w="2055" w:type="dxa"/>
            <w:tcBorders>
              <w:bottom w:val="single" w:sz="4" w:space="0" w:color="7F7F7F"/>
            </w:tcBorders>
            <w:shd w:val="clear" w:color="auto" w:fill="auto"/>
          </w:tcPr>
          <w:p w14:paraId="26F24545" w14:textId="77777777" w:rsidR="008B15D2" w:rsidRPr="008D2591" w:rsidRDefault="008B15D2" w:rsidP="00FD4515">
            <w:r w:rsidRPr="008D2591">
              <w:t>Interval</w:t>
            </w:r>
          </w:p>
        </w:tc>
        <w:tc>
          <w:tcPr>
            <w:tcW w:w="1515" w:type="dxa"/>
            <w:tcBorders>
              <w:bottom w:val="single" w:sz="4" w:space="0" w:color="7F7F7F"/>
            </w:tcBorders>
            <w:shd w:val="clear" w:color="auto" w:fill="auto"/>
          </w:tcPr>
          <w:p w14:paraId="375830E6" w14:textId="77777777" w:rsidR="008B15D2" w:rsidRPr="008D2591" w:rsidRDefault="008B15D2" w:rsidP="00FD4515">
            <w:r w:rsidRPr="008D2591">
              <w:t>Target FREQ</w:t>
            </w:r>
          </w:p>
        </w:tc>
        <w:tc>
          <w:tcPr>
            <w:tcW w:w="1515" w:type="dxa"/>
            <w:tcBorders>
              <w:bottom w:val="single" w:sz="4" w:space="0" w:color="7F7F7F"/>
            </w:tcBorders>
            <w:shd w:val="clear" w:color="auto" w:fill="auto"/>
          </w:tcPr>
          <w:p w14:paraId="4D58B04F" w14:textId="77777777" w:rsidR="008B15D2" w:rsidRPr="008D2591" w:rsidRDefault="008B15D2" w:rsidP="00FD4515">
            <w:r w:rsidRPr="008D2591">
              <w:t>Output</w:t>
            </w:r>
          </w:p>
        </w:tc>
      </w:tr>
      <w:tr w:rsidR="008B15D2" w14:paraId="1B75F2F8" w14:textId="77777777" w:rsidTr="008D2591">
        <w:tc>
          <w:tcPr>
            <w:tcW w:w="2109" w:type="dxa"/>
            <w:tcBorders>
              <w:top w:val="single" w:sz="4" w:space="0" w:color="7F7F7F"/>
              <w:bottom w:val="single" w:sz="4" w:space="0" w:color="7F7F7F"/>
            </w:tcBorders>
            <w:shd w:val="clear" w:color="auto" w:fill="auto"/>
          </w:tcPr>
          <w:p w14:paraId="23F0A71B" w14:textId="77777777" w:rsidR="008B15D2" w:rsidRPr="008D2591" w:rsidRDefault="008B15D2" w:rsidP="00FD4515">
            <w:r w:rsidRPr="008D2591">
              <w:t>1589808220</w:t>
            </w:r>
          </w:p>
        </w:tc>
        <w:tc>
          <w:tcPr>
            <w:tcW w:w="1832" w:type="dxa"/>
            <w:tcBorders>
              <w:top w:val="single" w:sz="4" w:space="0" w:color="7F7F7F"/>
              <w:bottom w:val="single" w:sz="4" w:space="0" w:color="7F7F7F"/>
            </w:tcBorders>
            <w:shd w:val="clear" w:color="auto" w:fill="auto"/>
          </w:tcPr>
          <w:p w14:paraId="62477C57" w14:textId="77777777" w:rsidR="008B15D2" w:rsidRPr="008D2591" w:rsidRDefault="008B15D2" w:rsidP="00FD4515">
            <w:r w:rsidRPr="008D2591">
              <w:t>1970</w:t>
            </w:r>
          </w:p>
        </w:tc>
        <w:tc>
          <w:tcPr>
            <w:tcW w:w="2055" w:type="dxa"/>
            <w:tcBorders>
              <w:top w:val="single" w:sz="4" w:space="0" w:color="7F7F7F"/>
              <w:bottom w:val="single" w:sz="4" w:space="0" w:color="7F7F7F"/>
            </w:tcBorders>
            <w:shd w:val="clear" w:color="auto" w:fill="auto"/>
          </w:tcPr>
          <w:p w14:paraId="6B7A0506" w14:textId="77777777" w:rsidR="008B15D2" w:rsidRPr="008D2591" w:rsidRDefault="008B15D2" w:rsidP="00FD4515">
            <w:r w:rsidRPr="008D2591">
              <w:t>millisecond</w:t>
            </w:r>
          </w:p>
        </w:tc>
        <w:tc>
          <w:tcPr>
            <w:tcW w:w="1515" w:type="dxa"/>
            <w:tcBorders>
              <w:top w:val="single" w:sz="4" w:space="0" w:color="7F7F7F"/>
              <w:bottom w:val="single" w:sz="4" w:space="0" w:color="7F7F7F"/>
            </w:tcBorders>
            <w:shd w:val="clear" w:color="auto" w:fill="auto"/>
          </w:tcPr>
          <w:p w14:paraId="431F94D7" w14:textId="77777777" w:rsidR="008B15D2" w:rsidRPr="008D2591" w:rsidRDefault="008B15D2" w:rsidP="00FD4515">
            <w:r w:rsidRPr="008D2591">
              <w:t>M</w:t>
            </w:r>
          </w:p>
        </w:tc>
        <w:tc>
          <w:tcPr>
            <w:tcW w:w="1515" w:type="dxa"/>
            <w:tcBorders>
              <w:top w:val="single" w:sz="4" w:space="0" w:color="7F7F7F"/>
              <w:bottom w:val="single" w:sz="4" w:space="0" w:color="7F7F7F"/>
            </w:tcBorders>
            <w:shd w:val="clear" w:color="auto" w:fill="auto"/>
          </w:tcPr>
          <w:p w14:paraId="2D9DD80B" w14:textId="77777777" w:rsidR="008B15D2" w:rsidRPr="008D2591" w:rsidRDefault="008B15D2" w:rsidP="00FD4515">
            <w:r w:rsidRPr="008D2591">
              <w:t>2020-05</w:t>
            </w:r>
          </w:p>
        </w:tc>
      </w:tr>
    </w:tbl>
    <w:p w14:paraId="16F6C6D3" w14:textId="77777777" w:rsidR="008B15D2" w:rsidRDefault="008B15D2"/>
    <w:p w14:paraId="14363F02" w14:textId="77777777" w:rsidR="008B15D2" w:rsidRDefault="008B15D2"/>
    <w:p w14:paraId="001BE59B" w14:textId="77777777" w:rsidR="008B15D2" w:rsidRDefault="008B15D2">
      <w:r>
        <w:lastRenderedPageBreak/>
        <w:t xml:space="preserve">When the source frequency is lower than the target frequency additional information can be provided for resolve to start </w:t>
      </w:r>
      <w:proofErr w:type="spellStart"/>
      <w:r>
        <w:t>of</w:t>
      </w:r>
      <w:proofErr w:type="spellEnd"/>
      <w:r>
        <w:t xml:space="preserve"> period, end of period, or mid period, as shown in the following example:</w:t>
      </w:r>
    </w:p>
    <w:tbl>
      <w:tblPr>
        <w:tblW w:w="0" w:type="auto"/>
        <w:tblBorders>
          <w:top w:val="single" w:sz="4" w:space="0" w:color="7F7F7F"/>
          <w:bottom w:val="single" w:sz="4" w:space="0" w:color="7F7F7F"/>
        </w:tblBorders>
        <w:tblLook w:val="04A0" w:firstRow="1" w:lastRow="0" w:firstColumn="1" w:lastColumn="0" w:noHBand="0" w:noVBand="1"/>
      </w:tblPr>
      <w:tblGrid>
        <w:gridCol w:w="1908"/>
        <w:gridCol w:w="2264"/>
        <w:gridCol w:w="2236"/>
        <w:gridCol w:w="1904"/>
      </w:tblGrid>
      <w:tr w:rsidR="008B15D2" w14:paraId="54F74428" w14:textId="77777777" w:rsidTr="008D2591">
        <w:tc>
          <w:tcPr>
            <w:tcW w:w="2078" w:type="dxa"/>
            <w:tcBorders>
              <w:bottom w:val="single" w:sz="4" w:space="0" w:color="7F7F7F"/>
            </w:tcBorders>
            <w:shd w:val="clear" w:color="auto" w:fill="auto"/>
          </w:tcPr>
          <w:p w14:paraId="49440F6C" w14:textId="77777777" w:rsidR="008B15D2" w:rsidRPr="008D2591" w:rsidRDefault="008B15D2" w:rsidP="00FD4515">
            <w:r w:rsidRPr="008D2591">
              <w:t>Source Value</w:t>
            </w:r>
          </w:p>
        </w:tc>
        <w:tc>
          <w:tcPr>
            <w:tcW w:w="2468" w:type="dxa"/>
            <w:tcBorders>
              <w:bottom w:val="single" w:sz="4" w:space="0" w:color="7F7F7F"/>
            </w:tcBorders>
            <w:shd w:val="clear" w:color="auto" w:fill="auto"/>
          </w:tcPr>
          <w:p w14:paraId="53109134" w14:textId="77777777" w:rsidR="008B15D2" w:rsidRPr="008D2591" w:rsidRDefault="008B15D2" w:rsidP="00FD4515">
            <w:r w:rsidRPr="008D2591">
              <w:t>Source Mapping</w:t>
            </w:r>
          </w:p>
        </w:tc>
        <w:tc>
          <w:tcPr>
            <w:tcW w:w="2402" w:type="dxa"/>
            <w:tcBorders>
              <w:bottom w:val="single" w:sz="4" w:space="0" w:color="7F7F7F"/>
            </w:tcBorders>
            <w:shd w:val="clear" w:color="auto" w:fill="auto"/>
          </w:tcPr>
          <w:p w14:paraId="3D9F607E" w14:textId="77777777" w:rsidR="008B15D2" w:rsidRPr="008D2591" w:rsidRDefault="008B15D2" w:rsidP="00FD4515">
            <w:r w:rsidRPr="008D2591">
              <w:t>Target Frequency Dimension</w:t>
            </w:r>
          </w:p>
        </w:tc>
        <w:tc>
          <w:tcPr>
            <w:tcW w:w="2078" w:type="dxa"/>
            <w:tcBorders>
              <w:bottom w:val="single" w:sz="4" w:space="0" w:color="7F7F7F"/>
            </w:tcBorders>
            <w:shd w:val="clear" w:color="auto" w:fill="auto"/>
          </w:tcPr>
          <w:p w14:paraId="26458B21" w14:textId="77777777" w:rsidR="008B15D2" w:rsidRPr="008D2591" w:rsidRDefault="008B15D2" w:rsidP="00FD4515">
            <w:r w:rsidRPr="008D2591">
              <w:t>Output</w:t>
            </w:r>
          </w:p>
        </w:tc>
      </w:tr>
      <w:tr w:rsidR="008B15D2" w14:paraId="6AB2C933" w14:textId="77777777" w:rsidTr="008D2591">
        <w:tc>
          <w:tcPr>
            <w:tcW w:w="2078" w:type="dxa"/>
            <w:tcBorders>
              <w:top w:val="single" w:sz="4" w:space="0" w:color="7F7F7F"/>
              <w:bottom w:val="single" w:sz="4" w:space="0" w:color="7F7F7F"/>
            </w:tcBorders>
            <w:shd w:val="clear" w:color="auto" w:fill="auto"/>
          </w:tcPr>
          <w:p w14:paraId="2CFEA433" w14:textId="77777777" w:rsidR="008B15D2" w:rsidRPr="008D2591" w:rsidRDefault="008B15D2" w:rsidP="00FD4515">
            <w:r w:rsidRPr="008D2591">
              <w:t>1981</w:t>
            </w:r>
          </w:p>
        </w:tc>
        <w:tc>
          <w:tcPr>
            <w:tcW w:w="2468" w:type="dxa"/>
            <w:tcBorders>
              <w:top w:val="single" w:sz="4" w:space="0" w:color="7F7F7F"/>
              <w:bottom w:val="single" w:sz="4" w:space="0" w:color="7F7F7F"/>
            </w:tcBorders>
            <w:shd w:val="clear" w:color="auto" w:fill="auto"/>
          </w:tcPr>
          <w:p w14:paraId="3FEE010F" w14:textId="77777777" w:rsidR="008B15D2" w:rsidRPr="008D2591" w:rsidRDefault="008B15D2" w:rsidP="00FD4515">
            <w:proofErr w:type="spellStart"/>
            <w:r w:rsidRPr="008D2591">
              <w:t>yyyy</w:t>
            </w:r>
            <w:proofErr w:type="spellEnd"/>
          </w:p>
        </w:tc>
        <w:tc>
          <w:tcPr>
            <w:tcW w:w="2402" w:type="dxa"/>
            <w:tcBorders>
              <w:top w:val="single" w:sz="4" w:space="0" w:color="7F7F7F"/>
              <w:bottom w:val="single" w:sz="4" w:space="0" w:color="7F7F7F"/>
            </w:tcBorders>
            <w:shd w:val="clear" w:color="auto" w:fill="auto"/>
          </w:tcPr>
          <w:p w14:paraId="28AB6FB2" w14:textId="77777777" w:rsidR="008B15D2" w:rsidRPr="008D2591" w:rsidRDefault="008B15D2" w:rsidP="00FD4515">
            <w:r w:rsidRPr="008D2591">
              <w:t>D – End of Period</w:t>
            </w:r>
          </w:p>
        </w:tc>
        <w:tc>
          <w:tcPr>
            <w:tcW w:w="2078" w:type="dxa"/>
            <w:tcBorders>
              <w:top w:val="single" w:sz="4" w:space="0" w:color="7F7F7F"/>
              <w:bottom w:val="single" w:sz="4" w:space="0" w:color="7F7F7F"/>
            </w:tcBorders>
            <w:shd w:val="clear" w:color="auto" w:fill="auto"/>
          </w:tcPr>
          <w:p w14:paraId="53E8D1EF" w14:textId="77777777" w:rsidR="008B15D2" w:rsidRPr="008D2591" w:rsidRDefault="008B15D2" w:rsidP="00FD4515">
            <w:r w:rsidRPr="008D2591">
              <w:t xml:space="preserve">1981-12-31 </w:t>
            </w:r>
          </w:p>
          <w:p w14:paraId="25CAA899" w14:textId="77777777" w:rsidR="008B15D2" w:rsidRPr="008D2591" w:rsidRDefault="008B15D2" w:rsidP="00FD4515"/>
        </w:tc>
      </w:tr>
    </w:tbl>
    <w:p w14:paraId="67DD9EA3" w14:textId="77777777" w:rsidR="008B15D2" w:rsidRDefault="008B15D2"/>
    <w:p w14:paraId="3C1BCFBF" w14:textId="77777777" w:rsidR="008B15D2" w:rsidRDefault="008B15D2">
      <w:r>
        <w:t>When the start of year is April 1</w:t>
      </w:r>
      <w:r w:rsidRPr="003733FF">
        <w:rPr>
          <w:vertAlign w:val="superscript"/>
        </w:rPr>
        <w:t>st</w:t>
      </w:r>
      <w:r>
        <w:t xml:space="preserve"> the Structure Map has </w:t>
      </w:r>
      <w:proofErr w:type="spellStart"/>
      <w:r>
        <w:t>YearStart</w:t>
      </w:r>
      <w:proofErr w:type="spellEnd"/>
      <w:r>
        <w:t>=04-01:</w:t>
      </w:r>
    </w:p>
    <w:tbl>
      <w:tblPr>
        <w:tblW w:w="0" w:type="auto"/>
        <w:tblBorders>
          <w:top w:val="single" w:sz="4" w:space="0" w:color="7F7F7F"/>
          <w:bottom w:val="single" w:sz="4" w:space="0" w:color="7F7F7F"/>
        </w:tblBorders>
        <w:tblLook w:val="04A0" w:firstRow="1" w:lastRow="0" w:firstColumn="1" w:lastColumn="0" w:noHBand="0" w:noVBand="1"/>
      </w:tblPr>
      <w:tblGrid>
        <w:gridCol w:w="1908"/>
        <w:gridCol w:w="2264"/>
        <w:gridCol w:w="2236"/>
        <w:gridCol w:w="1904"/>
      </w:tblGrid>
      <w:tr w:rsidR="008B15D2" w14:paraId="748874A5" w14:textId="77777777" w:rsidTr="008D2591">
        <w:tc>
          <w:tcPr>
            <w:tcW w:w="2078" w:type="dxa"/>
            <w:tcBorders>
              <w:bottom w:val="single" w:sz="4" w:space="0" w:color="7F7F7F"/>
            </w:tcBorders>
            <w:shd w:val="clear" w:color="auto" w:fill="auto"/>
          </w:tcPr>
          <w:p w14:paraId="11FDA7E2" w14:textId="77777777" w:rsidR="008B15D2" w:rsidRPr="008D2591" w:rsidRDefault="008B15D2" w:rsidP="00FD4515">
            <w:r w:rsidRPr="008D2591">
              <w:t>Source Value</w:t>
            </w:r>
          </w:p>
        </w:tc>
        <w:tc>
          <w:tcPr>
            <w:tcW w:w="2468" w:type="dxa"/>
            <w:tcBorders>
              <w:bottom w:val="single" w:sz="4" w:space="0" w:color="7F7F7F"/>
            </w:tcBorders>
            <w:shd w:val="clear" w:color="auto" w:fill="auto"/>
          </w:tcPr>
          <w:p w14:paraId="4B1E463E" w14:textId="77777777" w:rsidR="008B15D2" w:rsidRPr="008D2591" w:rsidRDefault="008B15D2" w:rsidP="00FD4515">
            <w:r w:rsidRPr="008D2591">
              <w:t>Source Mapping</w:t>
            </w:r>
          </w:p>
        </w:tc>
        <w:tc>
          <w:tcPr>
            <w:tcW w:w="2402" w:type="dxa"/>
            <w:tcBorders>
              <w:bottom w:val="single" w:sz="4" w:space="0" w:color="7F7F7F"/>
            </w:tcBorders>
            <w:shd w:val="clear" w:color="auto" w:fill="auto"/>
          </w:tcPr>
          <w:p w14:paraId="63799AC1" w14:textId="77777777" w:rsidR="008B15D2" w:rsidRPr="008D2591" w:rsidRDefault="008B15D2" w:rsidP="00FD4515">
            <w:r w:rsidRPr="008D2591">
              <w:t>Target Frequency Dimension</w:t>
            </w:r>
          </w:p>
        </w:tc>
        <w:tc>
          <w:tcPr>
            <w:tcW w:w="2078" w:type="dxa"/>
            <w:tcBorders>
              <w:bottom w:val="single" w:sz="4" w:space="0" w:color="7F7F7F"/>
            </w:tcBorders>
            <w:shd w:val="clear" w:color="auto" w:fill="auto"/>
          </w:tcPr>
          <w:p w14:paraId="4B32BCF9" w14:textId="77777777" w:rsidR="008B15D2" w:rsidRPr="008D2591" w:rsidRDefault="008B15D2" w:rsidP="00FD4515">
            <w:r w:rsidRPr="008D2591">
              <w:t>Output</w:t>
            </w:r>
          </w:p>
        </w:tc>
      </w:tr>
      <w:tr w:rsidR="008B15D2" w14:paraId="5EF7DDC5" w14:textId="77777777" w:rsidTr="008D2591">
        <w:tc>
          <w:tcPr>
            <w:tcW w:w="2078" w:type="dxa"/>
            <w:tcBorders>
              <w:top w:val="single" w:sz="4" w:space="0" w:color="7F7F7F"/>
              <w:bottom w:val="single" w:sz="4" w:space="0" w:color="7F7F7F"/>
            </w:tcBorders>
            <w:shd w:val="clear" w:color="auto" w:fill="auto"/>
          </w:tcPr>
          <w:p w14:paraId="31EFD621" w14:textId="77777777" w:rsidR="008B15D2" w:rsidRPr="008D2591" w:rsidRDefault="008B15D2" w:rsidP="00FD4515">
            <w:r w:rsidRPr="008D2591">
              <w:t>1981</w:t>
            </w:r>
          </w:p>
        </w:tc>
        <w:tc>
          <w:tcPr>
            <w:tcW w:w="2468" w:type="dxa"/>
            <w:tcBorders>
              <w:top w:val="single" w:sz="4" w:space="0" w:color="7F7F7F"/>
              <w:bottom w:val="single" w:sz="4" w:space="0" w:color="7F7F7F"/>
            </w:tcBorders>
            <w:shd w:val="clear" w:color="auto" w:fill="auto"/>
          </w:tcPr>
          <w:p w14:paraId="58F670F3" w14:textId="77777777" w:rsidR="008B15D2" w:rsidRPr="008D2591" w:rsidRDefault="008B15D2" w:rsidP="00FD4515">
            <w:proofErr w:type="spellStart"/>
            <w:r w:rsidRPr="008D2591">
              <w:t>yyyy</w:t>
            </w:r>
            <w:proofErr w:type="spellEnd"/>
          </w:p>
        </w:tc>
        <w:tc>
          <w:tcPr>
            <w:tcW w:w="2402" w:type="dxa"/>
            <w:tcBorders>
              <w:top w:val="single" w:sz="4" w:space="0" w:color="7F7F7F"/>
              <w:bottom w:val="single" w:sz="4" w:space="0" w:color="7F7F7F"/>
            </w:tcBorders>
            <w:shd w:val="clear" w:color="auto" w:fill="auto"/>
          </w:tcPr>
          <w:p w14:paraId="015806A1" w14:textId="77777777" w:rsidR="008B15D2" w:rsidRPr="008D2591" w:rsidRDefault="008B15D2" w:rsidP="00FD4515">
            <w:r w:rsidRPr="008D2591">
              <w:t>D – End of Period</w:t>
            </w:r>
          </w:p>
        </w:tc>
        <w:tc>
          <w:tcPr>
            <w:tcW w:w="2078" w:type="dxa"/>
            <w:tcBorders>
              <w:top w:val="single" w:sz="4" w:space="0" w:color="7F7F7F"/>
              <w:bottom w:val="single" w:sz="4" w:space="0" w:color="7F7F7F"/>
            </w:tcBorders>
            <w:shd w:val="clear" w:color="auto" w:fill="auto"/>
          </w:tcPr>
          <w:p w14:paraId="2902F4A1" w14:textId="77777777" w:rsidR="008B15D2" w:rsidRPr="008D2591" w:rsidRDefault="008B15D2" w:rsidP="00FD4515">
            <w:r w:rsidRPr="008D2591">
              <w:t xml:space="preserve">1982-03-31 </w:t>
            </w:r>
          </w:p>
          <w:p w14:paraId="716F896C" w14:textId="77777777" w:rsidR="008B15D2" w:rsidRPr="008D2591" w:rsidRDefault="008B15D2" w:rsidP="00FD4515"/>
        </w:tc>
      </w:tr>
      <w:bookmarkEnd w:id="2343"/>
      <w:bookmarkEnd w:id="2344"/>
      <w:bookmarkEnd w:id="2345"/>
    </w:tbl>
    <w:p w14:paraId="1F62C560" w14:textId="616594EB" w:rsidR="00F53EAF" w:rsidRDefault="00F53EAF"/>
    <w:p w14:paraId="110EF163" w14:textId="37E3C869" w:rsidR="00544C1E" w:rsidRDefault="00544C1E" w:rsidP="00A6281D">
      <w:pPr>
        <w:pStyle w:val="Heading1"/>
      </w:pPr>
      <w:bookmarkStart w:id="2445" w:name="_Ref60394755"/>
      <w:bookmarkStart w:id="2446" w:name="_Toc73460206"/>
      <w:bookmarkStart w:id="2447" w:name="_Toc178073203"/>
      <w:r>
        <w:lastRenderedPageBreak/>
        <w:t>ANNEX Semantic Versioning</w:t>
      </w:r>
      <w:bookmarkEnd w:id="2445"/>
      <w:bookmarkEnd w:id="2446"/>
      <w:bookmarkEnd w:id="2447"/>
    </w:p>
    <w:p w14:paraId="7D7B546A" w14:textId="77777777" w:rsidR="00544C1E" w:rsidRDefault="00544C1E" w:rsidP="004F524E">
      <w:pPr>
        <w:pStyle w:val="Heading2"/>
      </w:pPr>
      <w:bookmarkStart w:id="2448" w:name="_Toc73460207"/>
      <w:bookmarkStart w:id="2449" w:name="_Toc178073204"/>
      <w:r>
        <w:t>Introduction to Semantic Versioning</w:t>
      </w:r>
      <w:bookmarkEnd w:id="2448"/>
      <w:bookmarkEnd w:id="2449"/>
    </w:p>
    <w:p w14:paraId="7F62516D" w14:textId="5907B0B0" w:rsidR="00544C1E" w:rsidRDefault="00544C1E" w:rsidP="00544C1E">
      <w:pPr>
        <w:pStyle w:val="Paragraph"/>
      </w:pPr>
      <w:r>
        <w:t xml:space="preserve">In the world of versioned data modelling exists a dreaded place called </w:t>
      </w:r>
      <w:r w:rsidR="00593C29">
        <w:t>"</w:t>
      </w:r>
      <w:r>
        <w:t>dependency hell.</w:t>
      </w:r>
      <w:r w:rsidR="00593C29">
        <w:t>"</w:t>
      </w:r>
      <w:r>
        <w:t xml:space="preserve"> The bigger your data model through organisational, national or international harmonisation grows and the more artefacts you integrate into your modelling, the more likely you are to find yourself, one day, in this pit of despair.</w:t>
      </w:r>
    </w:p>
    <w:p w14:paraId="33F31FC4" w14:textId="77777777" w:rsidR="00544C1E" w:rsidRDefault="00544C1E" w:rsidP="00544C1E">
      <w:pPr>
        <w:pStyle w:val="Paragraph"/>
      </w:pPr>
    </w:p>
    <w:p w14:paraId="79DACA97" w14:textId="0076B6F5" w:rsidR="00544C1E" w:rsidRDefault="00544C1E" w:rsidP="00544C1E">
      <w:pPr>
        <w:pStyle w:val="Paragraph"/>
      </w:pPr>
      <w:r>
        <w:t>In systems with many dependencies, releasing new artefact versions can quickly become a nightmare. If the dependency specifications are too tight, you are in danger of version lock (the inability to upgrade an artefact without having to release new versions of every dependent artefact). If dependencies are specified too loosely, you will inevitably be bitten by version promiscuity (assuming compatibility with more future versions than is reasonable). Dependency hell is where you are when version lock and/or version promiscuity prevent you from easily and safely moving your data modelling forward.</w:t>
      </w:r>
    </w:p>
    <w:p w14:paraId="65557DEA" w14:textId="77777777" w:rsidR="00544C1E" w:rsidRDefault="00544C1E" w:rsidP="00544C1E">
      <w:pPr>
        <w:pStyle w:val="Paragraph"/>
      </w:pPr>
    </w:p>
    <w:p w14:paraId="599AF6C5" w14:textId="338CC8FE" w:rsidR="00544C1E" w:rsidRDefault="00544C1E" w:rsidP="00544C1E">
      <w:pPr>
        <w:pStyle w:val="Paragraph"/>
      </w:pPr>
      <w:r>
        <w:t xml:space="preserve">As a very successful solution to the similar problem in software development, </w:t>
      </w:r>
      <w:r w:rsidR="00593C29">
        <w:t>"</w:t>
      </w:r>
      <w:r>
        <w:t xml:space="preserve">Semantic Versioning" </w:t>
      </w:r>
      <w:hyperlink r:id="rId60" w:history="1">
        <w:r w:rsidRPr="00544C1E">
          <w:rPr>
            <w:rStyle w:val="Hyperlink"/>
          </w:rPr>
          <w:t>semver.org</w:t>
        </w:r>
      </w:hyperlink>
      <w:r>
        <w:t xml:space="preserve"> proposes a simple set of rules and requirements that dictate how version numbers are assigned and incremented. These rules make also perfect sense in the world of versioned data modelling and help to solve the </w:t>
      </w:r>
      <w:r w:rsidR="00593C29">
        <w:t>"</w:t>
      </w:r>
      <w:r>
        <w:t>dependency hell</w:t>
      </w:r>
      <w:r w:rsidR="00593C29">
        <w:t>"</w:t>
      </w:r>
      <w:r>
        <w:t xml:space="preserve"> encountered with previous versions of SDMX. SDMX 3.0 applies thus the Semantic Versioning rules on all versioned SDMX artefacts. Once you release a versioned SDMX artefact, you communicate changes to it with specific increments to your version number. </w:t>
      </w:r>
    </w:p>
    <w:p w14:paraId="3FBAF9A1" w14:textId="77777777" w:rsidR="00544C1E" w:rsidRDefault="00544C1E" w:rsidP="00544C1E">
      <w:pPr>
        <w:pStyle w:val="Paragraph"/>
      </w:pPr>
    </w:p>
    <w:p w14:paraId="28F9BD68" w14:textId="294CD8F0" w:rsidR="00544C1E" w:rsidRDefault="00544C1E" w:rsidP="00544C1E">
      <w:pPr>
        <w:pStyle w:val="Paragraph"/>
      </w:pPr>
      <w:r w:rsidRPr="00FD4515">
        <w:rPr>
          <w:b/>
          <w:bCs/>
        </w:rPr>
        <w:t xml:space="preserve">This SDMX 3.0(.0) specification inherits the original </w:t>
      </w:r>
      <w:hyperlink r:id="rId61" w:history="1">
        <w:r w:rsidRPr="00FD4515">
          <w:rPr>
            <w:rStyle w:val="Hyperlink"/>
            <w:b/>
            <w:bCs/>
          </w:rPr>
          <w:t>semver.org</w:t>
        </w:r>
      </w:hyperlink>
      <w:r w:rsidRPr="00FD4515">
        <w:rPr>
          <w:b/>
          <w:bCs/>
        </w:rPr>
        <w:t xml:space="preserve"> 2.0.0 wording (license: </w:t>
      </w:r>
      <w:hyperlink r:id="rId62" w:history="1">
        <w:r w:rsidRPr="00FD4515">
          <w:rPr>
            <w:rStyle w:val="Hyperlink"/>
            <w:b/>
            <w:bCs/>
          </w:rPr>
          <w:t>Creative Commons - CC BY 3.0</w:t>
        </w:r>
      </w:hyperlink>
      <w:r w:rsidRPr="00FD4515">
        <w:rPr>
          <w:b/>
          <w:bCs/>
        </w:rPr>
        <w:t>) and applies it to versioned SDMX structural artefacts.</w:t>
      </w:r>
      <w:r>
        <w:t xml:space="preserve"> Under this scheme, version numbers and the way they change convey meaning about the underlying data structures and what has been modified from one version to the next.</w:t>
      </w:r>
    </w:p>
    <w:p w14:paraId="0FE41075" w14:textId="77777777" w:rsidR="00544C1E" w:rsidRDefault="00544C1E" w:rsidP="00544C1E">
      <w:pPr>
        <w:pStyle w:val="Paragraph"/>
      </w:pPr>
      <w:r>
        <w:t> </w:t>
      </w:r>
    </w:p>
    <w:p w14:paraId="3B580B88" w14:textId="77777777" w:rsidR="00544C1E" w:rsidRDefault="00544C1E" w:rsidP="004F524E">
      <w:pPr>
        <w:pStyle w:val="Heading2"/>
      </w:pPr>
      <w:bookmarkStart w:id="2450" w:name="_Toc73460208"/>
      <w:bookmarkStart w:id="2451" w:name="_Toc178073205"/>
      <w:r>
        <w:t>Semantic Versioning Specification for SDMX 3.0(.0)</w:t>
      </w:r>
      <w:bookmarkEnd w:id="2450"/>
      <w:bookmarkEnd w:id="2451"/>
    </w:p>
    <w:p w14:paraId="508015E9" w14:textId="65A9C3A8" w:rsidR="00CB5924" w:rsidRDefault="00544C1E" w:rsidP="00CB5924">
      <w:pPr>
        <w:pStyle w:val="Paragraph"/>
      </w:pPr>
      <w:r>
        <w:t> </w:t>
      </w:r>
      <w:r w:rsidR="00CB5924" w:rsidRPr="00CB5924">
        <w:t xml:space="preserve"> </w:t>
      </w:r>
      <w:r w:rsidR="00CB5924">
        <w:t xml:space="preserve">The key words </w:t>
      </w:r>
      <w:r w:rsidR="00593C29">
        <w:t>"</w:t>
      </w:r>
      <w:r w:rsidR="00CB5924">
        <w:t>MUST</w:t>
      </w:r>
      <w:r w:rsidR="00593C29">
        <w:t>"</w:t>
      </w:r>
      <w:r w:rsidR="00CB5924">
        <w:t xml:space="preserve">, </w:t>
      </w:r>
      <w:r w:rsidR="00593C29">
        <w:t>"</w:t>
      </w:r>
      <w:r w:rsidR="00CB5924">
        <w:t>MUST NOT</w:t>
      </w:r>
      <w:r w:rsidR="00593C29">
        <w:t>"</w:t>
      </w:r>
      <w:r w:rsidR="00CB5924">
        <w:t xml:space="preserve">, </w:t>
      </w:r>
      <w:r w:rsidR="00593C29">
        <w:t>"</w:t>
      </w:r>
      <w:r w:rsidR="00CB5924">
        <w:t>REQUIRED</w:t>
      </w:r>
      <w:r w:rsidR="00593C29">
        <w:t>"</w:t>
      </w:r>
      <w:r w:rsidR="00CB5924">
        <w:t xml:space="preserve">, </w:t>
      </w:r>
      <w:r w:rsidR="00593C29">
        <w:t>"</w:t>
      </w:r>
      <w:r w:rsidR="00CB5924">
        <w:t>SHALL</w:t>
      </w:r>
      <w:r w:rsidR="00593C29">
        <w:t>"</w:t>
      </w:r>
      <w:r w:rsidR="00CB5924">
        <w:t xml:space="preserve">, </w:t>
      </w:r>
      <w:r w:rsidR="00593C29">
        <w:t>"</w:t>
      </w:r>
      <w:r w:rsidR="00CB5924">
        <w:t>SHALL NOT</w:t>
      </w:r>
      <w:r w:rsidR="00593C29">
        <w:t>"</w:t>
      </w:r>
      <w:r w:rsidR="00CB5924">
        <w:t xml:space="preserve">, </w:t>
      </w:r>
      <w:r w:rsidR="00593C29">
        <w:t>"</w:t>
      </w:r>
      <w:r w:rsidR="00CB5924">
        <w:t>SHOULD</w:t>
      </w:r>
      <w:r w:rsidR="00593C29">
        <w:t>"</w:t>
      </w:r>
      <w:r w:rsidR="00CB5924">
        <w:t xml:space="preserve">, </w:t>
      </w:r>
      <w:r w:rsidR="00593C29">
        <w:t>"</w:t>
      </w:r>
      <w:r w:rsidR="00CB5924">
        <w:t>SHOULD NOT</w:t>
      </w:r>
      <w:r w:rsidR="00593C29">
        <w:t>"</w:t>
      </w:r>
      <w:r w:rsidR="00CB5924">
        <w:t xml:space="preserve">, </w:t>
      </w:r>
      <w:r w:rsidR="00593C29">
        <w:t>"</w:t>
      </w:r>
      <w:r w:rsidR="00CB5924">
        <w:t>RECOMMENDED</w:t>
      </w:r>
      <w:r w:rsidR="00593C29">
        <w:t>"</w:t>
      </w:r>
      <w:r w:rsidR="00CB5924">
        <w:t xml:space="preserve">, </w:t>
      </w:r>
      <w:r w:rsidR="00593C29">
        <w:t>"</w:t>
      </w:r>
      <w:r w:rsidR="00CB5924">
        <w:t>MAY</w:t>
      </w:r>
      <w:r w:rsidR="00593C29">
        <w:t>"</w:t>
      </w:r>
      <w:r w:rsidR="00CB5924">
        <w:t xml:space="preserve">, and </w:t>
      </w:r>
      <w:r w:rsidR="00593C29">
        <w:t>"</w:t>
      </w:r>
      <w:r w:rsidR="00CB5924">
        <w:t>OPTIONAL</w:t>
      </w:r>
      <w:r w:rsidR="00593C29">
        <w:t>"</w:t>
      </w:r>
      <w:r w:rsidR="00CB5924">
        <w:t xml:space="preserve"> in this document are to be interpreted as described in RFC 2119.</w:t>
      </w:r>
    </w:p>
    <w:p w14:paraId="5CD577D7" w14:textId="77777777" w:rsidR="00CB5924" w:rsidRDefault="00CB5924" w:rsidP="00CB5924">
      <w:pPr>
        <w:pStyle w:val="Paragraph"/>
      </w:pPr>
    </w:p>
    <w:p w14:paraId="728F38BB" w14:textId="2E2E9211" w:rsidR="0092434A" w:rsidRPr="00C3637E" w:rsidRDefault="00CB5924" w:rsidP="0092434A">
      <w:pPr>
        <w:shd w:val="clear" w:color="auto" w:fill="FFFFFF"/>
        <w:spacing w:after="240"/>
        <w:rPr>
          <w:rFonts w:cs="Arial"/>
          <w:color w:val="24292E"/>
          <w:szCs w:val="22"/>
          <w:lang w:eastAsia="en-GB"/>
        </w:rPr>
      </w:pPr>
      <w:r>
        <w:t xml:space="preserve">In the following, </w:t>
      </w:r>
      <w:r w:rsidR="00593C29">
        <w:t>"</w:t>
      </w:r>
      <w:r>
        <w:t>versioned</w:t>
      </w:r>
      <w:r w:rsidR="00593C29">
        <w:t>"</w:t>
      </w:r>
      <w:r>
        <w:t xml:space="preserve"> artefacts are understood to be semantically versioned SDMX structural artefacts</w:t>
      </w:r>
      <w:r w:rsidR="0092434A" w:rsidRPr="00C3637E">
        <w:rPr>
          <w:rFonts w:cs="Arial"/>
          <w:color w:val="24292E"/>
          <w:szCs w:val="22"/>
          <w:lang w:eastAsia="en-GB"/>
        </w:rPr>
        <w:t xml:space="preserve">, and X, Y, Z and EXT are understood as placeholders for the version parts </w:t>
      </w:r>
      <w:r w:rsidR="0092434A" w:rsidRPr="00C3637E">
        <w:rPr>
          <w:rStyle w:val="ArtefactClass"/>
          <w:rFonts w:cs="Courier New"/>
          <w:szCs w:val="22"/>
        </w:rPr>
        <w:t>MAJOR</w:t>
      </w:r>
      <w:r w:rsidR="0092434A" w:rsidRPr="00C3637E">
        <w:rPr>
          <w:rFonts w:cs="Arial"/>
          <w:color w:val="24292E"/>
          <w:szCs w:val="22"/>
          <w:lang w:eastAsia="en-GB"/>
        </w:rPr>
        <w:t xml:space="preserve">, </w:t>
      </w:r>
      <w:r w:rsidR="0092434A" w:rsidRPr="00C3637E">
        <w:rPr>
          <w:rStyle w:val="ArtefactClass"/>
          <w:rFonts w:cs="Courier New"/>
          <w:szCs w:val="22"/>
        </w:rPr>
        <w:t>MINOR</w:t>
      </w:r>
      <w:r w:rsidR="0092434A" w:rsidRPr="00C3637E">
        <w:rPr>
          <w:rFonts w:cs="Arial"/>
          <w:color w:val="24292E"/>
          <w:szCs w:val="22"/>
          <w:lang w:eastAsia="en-GB"/>
        </w:rPr>
        <w:t xml:space="preserve">, </w:t>
      </w:r>
      <w:r w:rsidR="0092434A" w:rsidRPr="00C3637E">
        <w:rPr>
          <w:rStyle w:val="ArtefactClass"/>
          <w:rFonts w:cs="Courier New"/>
          <w:szCs w:val="22"/>
        </w:rPr>
        <w:t>PATCH</w:t>
      </w:r>
      <w:r w:rsidR="0092434A" w:rsidRPr="00C3637E">
        <w:rPr>
          <w:rFonts w:cs="Arial"/>
          <w:color w:val="24292E"/>
          <w:szCs w:val="22"/>
          <w:lang w:eastAsia="en-GB"/>
        </w:rPr>
        <w:t xml:space="preserve">, and </w:t>
      </w:r>
      <w:r w:rsidR="0092434A" w:rsidRPr="00C3637E">
        <w:rPr>
          <w:rStyle w:val="ArtefactClass"/>
          <w:rFonts w:cs="Courier New"/>
          <w:szCs w:val="22"/>
        </w:rPr>
        <w:t>EXTENSION</w:t>
      </w:r>
      <w:r w:rsidR="0092434A">
        <w:rPr>
          <w:rStyle w:val="ArtefactClass"/>
          <w:rFonts w:ascii="Arial" w:hAnsi="Arial" w:cs="Arial"/>
          <w:szCs w:val="22"/>
        </w:rPr>
        <w:t>, as defined in chapter 4.3</w:t>
      </w:r>
      <w:r>
        <w:t>.</w:t>
      </w:r>
    </w:p>
    <w:p w14:paraId="72351E71" w14:textId="072C435A" w:rsidR="00CB5924" w:rsidRDefault="0092434A" w:rsidP="00E65ED8">
      <w:pPr>
        <w:pStyle w:val="Paragraph"/>
      </w:pPr>
      <w:r w:rsidRPr="00C3637E">
        <w:rPr>
          <w:rFonts w:cs="Arial"/>
          <w:color w:val="24292E"/>
          <w:szCs w:val="22"/>
          <w:lang w:eastAsia="en-GB"/>
        </w:rPr>
        <w:t>The following rules apply to versioned artefacts:</w:t>
      </w:r>
    </w:p>
    <w:p w14:paraId="7ADDD8B2" w14:textId="77777777" w:rsidR="00CB5924" w:rsidRDefault="00CB5924" w:rsidP="00A6281D">
      <w:pPr>
        <w:pStyle w:val="Numbered"/>
        <w:numPr>
          <w:ilvl w:val="0"/>
          <w:numId w:val="51"/>
        </w:numPr>
      </w:pPr>
      <w:r>
        <w:t>All versioned SDMX artefacts MUST specify a version number.</w:t>
      </w:r>
    </w:p>
    <w:p w14:paraId="2BCF2A6A" w14:textId="3CC4DA20" w:rsidR="00CB5924" w:rsidRDefault="00CB5924" w:rsidP="00A6281D">
      <w:pPr>
        <w:pStyle w:val="Numbered"/>
        <w:numPr>
          <w:ilvl w:val="0"/>
          <w:numId w:val="51"/>
        </w:numPr>
      </w:pPr>
      <w:r>
        <w:t xml:space="preserve">The version number of immutable versioned SDMX artefacts MUST take the form X.Y.Z where X, Y, and Z are non-negative integers and MUST NOT contain leading zeroes. X is the </w:t>
      </w:r>
      <w:r w:rsidR="0092434A" w:rsidRPr="00C3637E">
        <w:rPr>
          <w:rStyle w:val="ArtefactClass"/>
          <w:rFonts w:cs="Courier New"/>
          <w:szCs w:val="22"/>
        </w:rPr>
        <w:t>MAJOR</w:t>
      </w:r>
      <w:r>
        <w:t xml:space="preserve"> version, Y is the </w:t>
      </w:r>
      <w:r w:rsidR="0092434A" w:rsidRPr="00C3637E">
        <w:rPr>
          <w:rStyle w:val="ArtefactClass"/>
          <w:rFonts w:cs="Courier New"/>
          <w:szCs w:val="22"/>
        </w:rPr>
        <w:t>MINOR</w:t>
      </w:r>
      <w:r w:rsidR="0092434A" w:rsidDel="0092434A">
        <w:t xml:space="preserve"> </w:t>
      </w:r>
      <w:r>
        <w:t xml:space="preserve">version, and Z is the </w:t>
      </w:r>
      <w:r w:rsidR="0092434A" w:rsidRPr="00C3637E">
        <w:rPr>
          <w:rStyle w:val="ArtefactClass"/>
          <w:rFonts w:cs="Courier New"/>
          <w:szCs w:val="22"/>
        </w:rPr>
        <w:t>PATCH</w:t>
      </w:r>
      <w:r w:rsidR="0092434A" w:rsidDel="0092434A">
        <w:t xml:space="preserve"> </w:t>
      </w:r>
      <w:r>
        <w:t>version. Each element MUST increase numerically. For instance: 1.9.0 -&gt; 1.10.0 -&gt; 1.11.0.</w:t>
      </w:r>
    </w:p>
    <w:p w14:paraId="459AE0D3" w14:textId="77777777" w:rsidR="00CB5924" w:rsidRDefault="00CB5924" w:rsidP="00A6281D">
      <w:pPr>
        <w:pStyle w:val="Numbered"/>
        <w:numPr>
          <w:ilvl w:val="0"/>
          <w:numId w:val="51"/>
        </w:numPr>
      </w:pPr>
      <w:r>
        <w:lastRenderedPageBreak/>
        <w:t xml:space="preserve">Once an SDMX artefact with an X.Y.Z version has been </w:t>
      </w:r>
      <w:r w:rsidR="007768DC">
        <w:t xml:space="preserve">shared externally or </w:t>
      </w:r>
      <w:r>
        <w:t>publicly released, the contents of that version MUST NOT be modified. That artefact version is considered stable. Any modifications MUST be released as a new version.</w:t>
      </w:r>
    </w:p>
    <w:p w14:paraId="61AFE0F5" w14:textId="66F0D3B7" w:rsidR="00CB5924" w:rsidRDefault="0092434A" w:rsidP="00A6281D">
      <w:pPr>
        <w:pStyle w:val="Numbered"/>
        <w:numPr>
          <w:ilvl w:val="0"/>
          <w:numId w:val="51"/>
        </w:numPr>
      </w:pPr>
      <w:r w:rsidRPr="00C3637E">
        <w:rPr>
          <w:rStyle w:val="ArtefactClass"/>
          <w:rFonts w:cs="Courier New"/>
          <w:szCs w:val="22"/>
        </w:rPr>
        <w:t>MAJOR</w:t>
      </w:r>
      <w:r w:rsidDel="0092434A">
        <w:t xml:space="preserve"> </w:t>
      </w:r>
      <w:r w:rsidR="00CB5924">
        <w:t xml:space="preserve">version zero (0.y.z) is for initial modelling. Anything MAY change at any time. The </w:t>
      </w:r>
      <w:r w:rsidR="007768DC">
        <w:t>externally released or</w:t>
      </w:r>
      <w:r w:rsidR="00CB5924">
        <w:t xml:space="preserve"> public artefact SHOULD NOT be considered stable.</w:t>
      </w:r>
    </w:p>
    <w:p w14:paraId="3355FCD5" w14:textId="77777777" w:rsidR="00CB5924" w:rsidRDefault="00CB5924" w:rsidP="00A6281D">
      <w:pPr>
        <w:pStyle w:val="Numbered"/>
        <w:numPr>
          <w:ilvl w:val="0"/>
          <w:numId w:val="51"/>
        </w:numPr>
      </w:pPr>
      <w:r>
        <w:t xml:space="preserve">Version 1.0.0 defines the first stable artefact. The way in which the version number is incremented after this release is dependent on how this </w:t>
      </w:r>
      <w:r w:rsidR="007768DC">
        <w:t xml:space="preserve">externally released or </w:t>
      </w:r>
      <w:r>
        <w:t>public artefact changes.</w:t>
      </w:r>
    </w:p>
    <w:p w14:paraId="04D14B74" w14:textId="3FF7085E" w:rsidR="00CB5924" w:rsidRDefault="0092434A" w:rsidP="00A6281D">
      <w:pPr>
        <w:pStyle w:val="Numbered"/>
        <w:numPr>
          <w:ilvl w:val="0"/>
          <w:numId w:val="51"/>
        </w:numPr>
      </w:pPr>
      <w:r w:rsidRPr="00C3637E">
        <w:rPr>
          <w:rStyle w:val="ArtefactClass"/>
          <w:rFonts w:cs="Courier New"/>
          <w:szCs w:val="22"/>
        </w:rPr>
        <w:t>PATCH</w:t>
      </w:r>
      <w:r w:rsidDel="0092434A">
        <w:t xml:space="preserve"> </w:t>
      </w:r>
      <w:r w:rsidR="00CB5924">
        <w:t>version Z (</w:t>
      </w:r>
      <w:proofErr w:type="spellStart"/>
      <w:r w:rsidR="00CB5924">
        <w:t>x.y.Z</w:t>
      </w:r>
      <w:proofErr w:type="spellEnd"/>
      <w:r w:rsidR="00CB5924">
        <w:t xml:space="preserve"> | x &gt; 0) MUST be incremented if only backwards compatible property changes are introduced. A property change is defined as an internal change that does not affect the relationship to other artefacts. These are changes in the artefact's or artefact element's names, descriptions and annotations that MUST NOT alter their meaning.</w:t>
      </w:r>
    </w:p>
    <w:p w14:paraId="6C484CF9" w14:textId="0E77D7D9" w:rsidR="00CB5924" w:rsidRDefault="0092434A" w:rsidP="00A6281D">
      <w:pPr>
        <w:pStyle w:val="Numbered"/>
        <w:numPr>
          <w:ilvl w:val="0"/>
          <w:numId w:val="51"/>
        </w:numPr>
      </w:pPr>
      <w:r w:rsidRPr="00C3637E">
        <w:rPr>
          <w:rStyle w:val="ArtefactClass"/>
          <w:rFonts w:cs="Courier New"/>
          <w:szCs w:val="22"/>
        </w:rPr>
        <w:t>MINOR</w:t>
      </w:r>
      <w:r w:rsidDel="0092434A">
        <w:t xml:space="preserve"> </w:t>
      </w:r>
      <w:r w:rsidR="00CB5924">
        <w:t>version Y (</w:t>
      </w:r>
      <w:proofErr w:type="spellStart"/>
      <w:r w:rsidR="00CB5924">
        <w:t>x.Y.z</w:t>
      </w:r>
      <w:proofErr w:type="spellEnd"/>
      <w:r w:rsidR="00CB5924">
        <w:t xml:space="preserve"> | x &gt; 0) MUST be incremented if a new, backwards compatible element is introduced to a stable artefact. These are additional items in </w:t>
      </w:r>
      <w:proofErr w:type="spellStart"/>
      <w:r w:rsidR="00CB5924">
        <w:t>ItemScheme</w:t>
      </w:r>
      <w:proofErr w:type="spellEnd"/>
      <w:r w:rsidR="00CB5924">
        <w:t xml:space="preserve"> artefacts. It MAY be incremented if substantial new information is introduced within the artefact's properties. It MAY include </w:t>
      </w:r>
      <w:r w:rsidRPr="00C3637E">
        <w:rPr>
          <w:rStyle w:val="ArtefactClass"/>
          <w:rFonts w:cs="Courier New"/>
          <w:szCs w:val="22"/>
        </w:rPr>
        <w:t>PATCH</w:t>
      </w:r>
      <w:r w:rsidR="00CB5924">
        <w:t xml:space="preserve"> level changes. </w:t>
      </w:r>
      <w:r w:rsidRPr="00C3637E">
        <w:rPr>
          <w:rStyle w:val="ArtefactClass"/>
          <w:rFonts w:cs="Courier New"/>
          <w:szCs w:val="22"/>
        </w:rPr>
        <w:t>PATCH</w:t>
      </w:r>
      <w:r w:rsidDel="0092434A">
        <w:t xml:space="preserve"> </w:t>
      </w:r>
      <w:r w:rsidR="00CB5924">
        <w:t xml:space="preserve">version MUST be reset to 0 when </w:t>
      </w:r>
      <w:r w:rsidRPr="00C3637E">
        <w:rPr>
          <w:rStyle w:val="ArtefactClass"/>
          <w:rFonts w:cs="Courier New"/>
          <w:szCs w:val="22"/>
        </w:rPr>
        <w:t>MINOR</w:t>
      </w:r>
      <w:r w:rsidDel="0092434A">
        <w:t xml:space="preserve"> </w:t>
      </w:r>
      <w:r w:rsidR="00CB5924">
        <w:t>version is incremented.</w:t>
      </w:r>
    </w:p>
    <w:p w14:paraId="2CBDD043" w14:textId="65287BD6" w:rsidR="00CB5924" w:rsidRDefault="0092434A" w:rsidP="00A6281D">
      <w:pPr>
        <w:pStyle w:val="Numbered"/>
        <w:numPr>
          <w:ilvl w:val="0"/>
          <w:numId w:val="51"/>
        </w:numPr>
      </w:pPr>
      <w:r w:rsidRPr="00C3637E">
        <w:rPr>
          <w:rStyle w:val="ArtefactClass"/>
          <w:rFonts w:cs="Courier New"/>
          <w:szCs w:val="22"/>
        </w:rPr>
        <w:t>MAJOR</w:t>
      </w:r>
      <w:r w:rsidDel="0092434A">
        <w:t xml:space="preserve"> </w:t>
      </w:r>
      <w:r w:rsidR="00CB5924">
        <w:t>version X (</w:t>
      </w:r>
      <w:proofErr w:type="spellStart"/>
      <w:r w:rsidR="00CB5924">
        <w:t>X.y.z</w:t>
      </w:r>
      <w:proofErr w:type="spellEnd"/>
      <w:r w:rsidR="00CB5924">
        <w:t xml:space="preserve"> | X &gt; 0) MUST be incremented if any backwards incompatible changes are introduced to a stable artefact. These often relate to deletions of items in </w:t>
      </w:r>
      <w:proofErr w:type="spellStart"/>
      <w:r w:rsidR="00CB5924">
        <w:t>ItemSchemes</w:t>
      </w:r>
      <w:proofErr w:type="spellEnd"/>
      <w:r w:rsidR="00CB5924">
        <w:t xml:space="preserve"> or to backwards incompatibility introduced due to changes in references to other artefacts. A </w:t>
      </w:r>
      <w:r w:rsidRPr="00C3637E">
        <w:rPr>
          <w:rStyle w:val="ArtefactClass"/>
          <w:rFonts w:cs="Courier New"/>
          <w:szCs w:val="22"/>
        </w:rPr>
        <w:t>MAJOR</w:t>
      </w:r>
      <w:r w:rsidR="00CB5924">
        <w:t xml:space="preserve"> version change MAY also include </w:t>
      </w:r>
      <w:r w:rsidRPr="00C3637E">
        <w:rPr>
          <w:rStyle w:val="ArtefactClass"/>
          <w:rFonts w:cs="Courier New"/>
          <w:szCs w:val="22"/>
        </w:rPr>
        <w:t>MINOR</w:t>
      </w:r>
      <w:r w:rsidDel="0092434A">
        <w:t xml:space="preserve"> </w:t>
      </w:r>
      <w:r w:rsidR="00CB5924">
        <w:t xml:space="preserve">and </w:t>
      </w:r>
      <w:r w:rsidRPr="00C3637E">
        <w:rPr>
          <w:rStyle w:val="ArtefactClass"/>
          <w:rFonts w:cs="Courier New"/>
          <w:szCs w:val="22"/>
        </w:rPr>
        <w:t>PATCH</w:t>
      </w:r>
      <w:r w:rsidDel="0092434A">
        <w:t xml:space="preserve"> </w:t>
      </w:r>
      <w:r w:rsidR="00CB5924">
        <w:t xml:space="preserve">level changes. </w:t>
      </w:r>
      <w:r w:rsidRPr="00C3637E">
        <w:rPr>
          <w:rStyle w:val="ArtefactClass"/>
          <w:rFonts w:cs="Courier New"/>
          <w:szCs w:val="22"/>
        </w:rPr>
        <w:t>PATCH</w:t>
      </w:r>
      <w:r w:rsidDel="0092434A">
        <w:t xml:space="preserve"> </w:t>
      </w:r>
      <w:r w:rsidR="00CB5924">
        <w:t xml:space="preserve">and </w:t>
      </w:r>
      <w:r w:rsidRPr="00C3637E">
        <w:rPr>
          <w:rStyle w:val="ArtefactClass"/>
          <w:rFonts w:cs="Courier New"/>
          <w:szCs w:val="22"/>
        </w:rPr>
        <w:t>MINOR</w:t>
      </w:r>
      <w:r w:rsidDel="0092434A">
        <w:t xml:space="preserve"> </w:t>
      </w:r>
      <w:r w:rsidR="00CB5924">
        <w:t xml:space="preserve">version MUST be reset to 0 when </w:t>
      </w:r>
      <w:r w:rsidRPr="00C3637E">
        <w:rPr>
          <w:rStyle w:val="ArtefactClass"/>
          <w:rFonts w:cs="Courier New"/>
          <w:szCs w:val="22"/>
        </w:rPr>
        <w:t>MAJOR</w:t>
      </w:r>
      <w:r w:rsidDel="0092434A">
        <w:t xml:space="preserve"> </w:t>
      </w:r>
      <w:r w:rsidR="00CB5924">
        <w:t>version is incremented.</w:t>
      </w:r>
    </w:p>
    <w:p w14:paraId="08EB7216" w14:textId="563EF0F8" w:rsidR="00CB5924" w:rsidRDefault="00CB5924" w:rsidP="00A6281D">
      <w:pPr>
        <w:pStyle w:val="Numbered"/>
        <w:numPr>
          <w:ilvl w:val="0"/>
          <w:numId w:val="51"/>
        </w:numPr>
      </w:pPr>
      <w:r>
        <w:t xml:space="preserve">A mutable version, e.g. used for </w:t>
      </w:r>
      <w:r w:rsidR="007768DC">
        <w:t xml:space="preserve">externally released or </w:t>
      </w:r>
      <w:r>
        <w:t xml:space="preserve">public drafts or as pre-release, MUST be denoted by appending an </w:t>
      </w:r>
      <w:r w:rsidR="00D50949" w:rsidRPr="00C3637E">
        <w:rPr>
          <w:rStyle w:val="ArtefactClass"/>
          <w:rFonts w:cs="Courier New"/>
          <w:szCs w:val="22"/>
        </w:rPr>
        <w:t>EXTENSION</w:t>
      </w:r>
      <w:r w:rsidR="00D50949" w:rsidDel="00D50949">
        <w:t xml:space="preserve"> </w:t>
      </w:r>
      <w:r>
        <w:t xml:space="preserve">that consists of a hyphen and a series of dot separated identifiers immediately following the </w:t>
      </w:r>
      <w:r w:rsidR="0092434A" w:rsidRPr="00C3637E">
        <w:rPr>
          <w:rStyle w:val="ArtefactClass"/>
          <w:rFonts w:cs="Courier New"/>
          <w:szCs w:val="22"/>
        </w:rPr>
        <w:t>PATCH</w:t>
      </w:r>
      <w:r w:rsidR="0092434A" w:rsidDel="0092434A">
        <w:t xml:space="preserve"> </w:t>
      </w:r>
      <w:r>
        <w:t>version (</w:t>
      </w:r>
      <w:proofErr w:type="spellStart"/>
      <w:r>
        <w:t>x.y.z</w:t>
      </w:r>
      <w:proofErr w:type="spellEnd"/>
      <w:r>
        <w:t xml:space="preserve">-EXT). Identifiers MUST comprise only ASCII </w:t>
      </w:r>
      <w:proofErr w:type="spellStart"/>
      <w:r>
        <w:t>alphanumerics</w:t>
      </w:r>
      <w:proofErr w:type="spellEnd"/>
      <w:r>
        <w:t xml:space="preserve"> and hyphen [0-9A-Za-z-]. Identifiers MUST NOT be empty. Numeric identifiers MUST NOT include leading zeroes. However, to foster harmonisation and general comprehension it is generally recommended to use the standard </w:t>
      </w:r>
      <w:r w:rsidR="00D50949" w:rsidRPr="00C3637E">
        <w:rPr>
          <w:rStyle w:val="ArtefactClass"/>
          <w:rFonts w:cs="Courier New"/>
          <w:szCs w:val="22"/>
        </w:rPr>
        <w:t>EXTENSION</w:t>
      </w:r>
      <w:r w:rsidR="00D50949" w:rsidDel="00D50949">
        <w:t xml:space="preserve"> </w:t>
      </w:r>
      <w:r>
        <w:t>"</w:t>
      </w:r>
      <w:r w:rsidRPr="00E65ED8">
        <w:rPr>
          <w:b/>
        </w:rPr>
        <w:t>-draft</w:t>
      </w:r>
      <w:r>
        <w:t xml:space="preserve">". Extended versions have a lower precedence than the associated stable version. An extended version indicates that the version is </w:t>
      </w:r>
      <w:proofErr w:type="gramStart"/>
      <w:r>
        <w:t>unstable</w:t>
      </w:r>
      <w:proofErr w:type="gramEnd"/>
      <w:r>
        <w:t xml:space="preserve"> and it might not satisfy the intended compatibility requirements as denoted by its associated stable version. When making changes to an SDMX artefact with an extended version number then one is not required to increment the version if those changes are kept within the allowed scope of the version increment from the previous version (if that existed), otherwise also here the before mentioned version increment rules for X.Y.Z apply. Concretely, a version X.0.0-EXT will allow for any changes, a version X.Y.0-EXT will allow only for </w:t>
      </w:r>
      <w:r w:rsidR="0092434A" w:rsidRPr="00C3637E">
        <w:rPr>
          <w:rStyle w:val="ArtefactClass"/>
          <w:rFonts w:cs="Courier New"/>
          <w:szCs w:val="22"/>
        </w:rPr>
        <w:t>MINOR</w:t>
      </w:r>
      <w:r w:rsidR="0092434A" w:rsidDel="0092434A">
        <w:t xml:space="preserve"> </w:t>
      </w:r>
      <w:r>
        <w:t xml:space="preserve">changes and a version X.Y.Z-EXT will allow only for any </w:t>
      </w:r>
      <w:r w:rsidR="0092434A" w:rsidRPr="00C3637E">
        <w:rPr>
          <w:rStyle w:val="ArtefactClass"/>
          <w:rFonts w:cs="Courier New"/>
          <w:szCs w:val="22"/>
        </w:rPr>
        <w:t>PATCH</w:t>
      </w:r>
      <w:r w:rsidR="0092434A" w:rsidDel="0092434A">
        <w:t xml:space="preserve"> </w:t>
      </w:r>
      <w:r>
        <w:t xml:space="preserve">changes, as defined above. </w:t>
      </w:r>
      <w:r w:rsidR="00D50949" w:rsidRPr="00C3637E">
        <w:rPr>
          <w:rStyle w:val="ArtefactClass"/>
          <w:rFonts w:cs="Courier New"/>
          <w:szCs w:val="22"/>
        </w:rPr>
        <w:t>EXTENSION</w:t>
      </w:r>
      <w:r w:rsidR="00D50949" w:rsidDel="00D50949">
        <w:t xml:space="preserve"> </w:t>
      </w:r>
      <w:r>
        <w:t>examples: 1.0.0-draft, 1.0.0-draft.1, 1.0.0-0.3.7, 1.0.0-x.</w:t>
      </w:r>
      <w:proofErr w:type="gramStart"/>
      <w:r>
        <w:t>7.z.</w:t>
      </w:r>
      <w:proofErr w:type="gramEnd"/>
      <w:r>
        <w:t>92.</w:t>
      </w:r>
    </w:p>
    <w:p w14:paraId="4B845E01" w14:textId="485A7357" w:rsidR="00CB5924" w:rsidRDefault="00CB5924" w:rsidP="00A6281D">
      <w:pPr>
        <w:pStyle w:val="Numbered"/>
        <w:numPr>
          <w:ilvl w:val="0"/>
          <w:numId w:val="51"/>
        </w:numPr>
      </w:pPr>
      <w:r>
        <w:lastRenderedPageBreak/>
        <w:t xml:space="preserve">Precedence refers to how versions are compared to each other when ordered. Precedence MUST be calculated by separating the version into </w:t>
      </w:r>
      <w:r w:rsidR="0092434A" w:rsidRPr="00C3637E">
        <w:rPr>
          <w:rStyle w:val="ArtefactClass"/>
          <w:rFonts w:cs="Courier New"/>
          <w:szCs w:val="22"/>
        </w:rPr>
        <w:t>MAJOR</w:t>
      </w:r>
      <w:r>
        <w:t xml:space="preserve">, </w:t>
      </w:r>
      <w:r w:rsidR="0092434A" w:rsidRPr="00C3637E">
        <w:rPr>
          <w:rStyle w:val="ArtefactClass"/>
          <w:rFonts w:cs="Courier New"/>
          <w:szCs w:val="22"/>
        </w:rPr>
        <w:t>MINOR</w:t>
      </w:r>
      <w:r>
        <w:t xml:space="preserve">, </w:t>
      </w:r>
      <w:r w:rsidR="0092434A" w:rsidRPr="00C3637E">
        <w:rPr>
          <w:rStyle w:val="ArtefactClass"/>
          <w:rFonts w:cs="Courier New"/>
          <w:szCs w:val="22"/>
        </w:rPr>
        <w:t>PATCH</w:t>
      </w:r>
      <w:r>
        <w:t xml:space="preserve"> and </w:t>
      </w:r>
      <w:r w:rsidR="00D50949" w:rsidRPr="00C3637E">
        <w:rPr>
          <w:rStyle w:val="ArtefactClass"/>
          <w:rFonts w:cs="Courier New"/>
          <w:szCs w:val="22"/>
        </w:rPr>
        <w:t>EXTENSION</w:t>
      </w:r>
      <w:r w:rsidR="00D50949" w:rsidDel="00D50949">
        <w:t xml:space="preserve"> </w:t>
      </w:r>
      <w:r>
        <w:t xml:space="preserve">identifiers in that order. Precedence is determined by the first difference when comparing each of these identifiers from left to right as follows: </w:t>
      </w:r>
      <w:r w:rsidR="0092434A" w:rsidRPr="00C3637E">
        <w:rPr>
          <w:rStyle w:val="ArtefactClass"/>
          <w:rFonts w:cs="Courier New"/>
          <w:szCs w:val="22"/>
        </w:rPr>
        <w:t>MAJOR</w:t>
      </w:r>
      <w:r>
        <w:t xml:space="preserve">, </w:t>
      </w:r>
      <w:r w:rsidR="0092434A" w:rsidRPr="00C3637E">
        <w:rPr>
          <w:rStyle w:val="ArtefactClass"/>
          <w:rFonts w:cs="Courier New"/>
          <w:szCs w:val="22"/>
        </w:rPr>
        <w:t>MINOR</w:t>
      </w:r>
      <w:r>
        <w:t xml:space="preserve">, and </w:t>
      </w:r>
      <w:r w:rsidR="0092434A" w:rsidRPr="00C3637E">
        <w:rPr>
          <w:rStyle w:val="ArtefactClass"/>
          <w:rFonts w:cs="Courier New"/>
          <w:szCs w:val="22"/>
        </w:rPr>
        <w:t>PATCH</w:t>
      </w:r>
      <w:r w:rsidR="0092434A" w:rsidDel="0092434A">
        <w:t xml:space="preserve"> </w:t>
      </w:r>
      <w:r>
        <w:t xml:space="preserve">versions are always compared numerically. Example: 1.0.0 &lt; 2.0.0 &lt; 2.1.0 &lt; 2.1.1. When </w:t>
      </w:r>
      <w:r w:rsidR="0092434A" w:rsidRPr="00C3637E">
        <w:rPr>
          <w:rStyle w:val="ArtefactClass"/>
          <w:rFonts w:cs="Courier New"/>
          <w:szCs w:val="22"/>
        </w:rPr>
        <w:t>MAJOR</w:t>
      </w:r>
      <w:r>
        <w:t xml:space="preserve">, </w:t>
      </w:r>
      <w:r w:rsidR="0092434A" w:rsidRPr="00C3637E">
        <w:rPr>
          <w:rStyle w:val="ArtefactClass"/>
          <w:rFonts w:cs="Courier New"/>
          <w:szCs w:val="22"/>
        </w:rPr>
        <w:t>MINOR</w:t>
      </w:r>
      <w:r>
        <w:t xml:space="preserve">, and </w:t>
      </w:r>
      <w:r w:rsidR="0092434A" w:rsidRPr="00C3637E">
        <w:rPr>
          <w:rStyle w:val="ArtefactClass"/>
          <w:rFonts w:cs="Courier New"/>
          <w:szCs w:val="22"/>
        </w:rPr>
        <w:t>PATCH</w:t>
      </w:r>
      <w:r>
        <w:t xml:space="preserve"> are equal, an extended version has lower precedence than a stable version. Example: 1.0.0-draft &lt; 1.0.0. Precedence for two extended versions with the same </w:t>
      </w:r>
      <w:r w:rsidR="0092434A" w:rsidRPr="00C3637E">
        <w:rPr>
          <w:rStyle w:val="ArtefactClass"/>
          <w:rFonts w:cs="Courier New"/>
          <w:szCs w:val="22"/>
        </w:rPr>
        <w:t>MAJOR</w:t>
      </w:r>
      <w:r>
        <w:t xml:space="preserve">, </w:t>
      </w:r>
      <w:r w:rsidR="0092434A" w:rsidRPr="00C3637E">
        <w:rPr>
          <w:rStyle w:val="ArtefactClass"/>
          <w:rFonts w:cs="Courier New"/>
          <w:szCs w:val="22"/>
        </w:rPr>
        <w:t>MINOR</w:t>
      </w:r>
      <w:r>
        <w:t xml:space="preserve">, and </w:t>
      </w:r>
      <w:r w:rsidR="0092434A" w:rsidRPr="00C3637E">
        <w:rPr>
          <w:rStyle w:val="ArtefactClass"/>
          <w:rFonts w:cs="Courier New"/>
          <w:szCs w:val="22"/>
        </w:rPr>
        <w:t>PATCH</w:t>
      </w:r>
      <w:r>
        <w:t xml:space="preserve"> version MUST be determined by comparing each dot separated identifier from left to right until a difference is found as follows: identifiers consisting of only digits are compared numerically and identifiers with letters or hyphens are compared lexically in ASCII sort order. Numeric identifiers always have lower precedence than non-numeric identifiers. A larger set of </w:t>
      </w:r>
      <w:r w:rsidR="00D50949" w:rsidRPr="00C3637E">
        <w:rPr>
          <w:rStyle w:val="ArtefactClass"/>
          <w:rFonts w:cs="Courier New"/>
          <w:szCs w:val="22"/>
        </w:rPr>
        <w:t>EXTENSION</w:t>
      </w:r>
      <w:r>
        <w:t xml:space="preserve"> fields has a higher precedence than a smaller set, if </w:t>
      </w:r>
      <w:proofErr w:type="gramStart"/>
      <w:r>
        <w:t>all of</w:t>
      </w:r>
      <w:proofErr w:type="gramEnd"/>
      <w:r>
        <w:t xml:space="preserve"> the preceding identifiers are equal. Example: 1.0.0-draft &lt; 1.0.0-draft.1 &lt; 1.0.0-</w:t>
      </w:r>
      <w:proofErr w:type="gramStart"/>
      <w:r>
        <w:t>draft.prerelease</w:t>
      </w:r>
      <w:proofErr w:type="gramEnd"/>
      <w:r>
        <w:t xml:space="preserve"> &lt; 1.0.0-prerelease &lt; 1.0.0-prerelease.2 &lt; 1.0.0-prerelease.11 &lt; 1.0.0-rc.1 &lt; 1.0.0.</w:t>
      </w:r>
    </w:p>
    <w:p w14:paraId="3017260E" w14:textId="77777777" w:rsidR="00CB5924" w:rsidRDefault="00CB5924" w:rsidP="00A6281D">
      <w:pPr>
        <w:pStyle w:val="Numbered"/>
        <w:numPr>
          <w:ilvl w:val="0"/>
          <w:numId w:val="51"/>
        </w:numPr>
      </w:pPr>
      <w:r>
        <w:t>The reasons for version changes MAY be documented in brief form in an artefact's annotation of type "CHANGELOG".</w:t>
      </w:r>
    </w:p>
    <w:p w14:paraId="667F27D6" w14:textId="031BAAD3" w:rsidR="00544C1E" w:rsidRDefault="00544C1E" w:rsidP="00FD4515"/>
    <w:p w14:paraId="37283C45" w14:textId="77777777" w:rsidR="00544C1E" w:rsidRDefault="00544C1E" w:rsidP="004F524E">
      <w:pPr>
        <w:pStyle w:val="Heading2"/>
      </w:pPr>
      <w:bookmarkStart w:id="2452" w:name="_Toc73460209"/>
      <w:bookmarkStart w:id="2453" w:name="_Toc178073206"/>
      <w:r>
        <w:t>Backus–</w:t>
      </w:r>
      <w:proofErr w:type="spellStart"/>
      <w:r>
        <w:t>Naur</w:t>
      </w:r>
      <w:proofErr w:type="spellEnd"/>
      <w:r>
        <w:t xml:space="preserve"> Form Grammar for Valid SDMX 3.0(.0) Semantic Versions</w:t>
      </w:r>
      <w:bookmarkEnd w:id="2452"/>
      <w:bookmarkEnd w:id="2453"/>
    </w:p>
    <w:p w14:paraId="1D9D02C1" w14:textId="77777777" w:rsidR="00544C1E" w:rsidRPr="00517923" w:rsidRDefault="00544C1E" w:rsidP="00FD4515">
      <w:pPr>
        <w:pStyle w:val="Paragraph"/>
        <w:shd w:val="clear" w:color="auto" w:fill="F2F2F2" w:themeFill="background1" w:themeFillShade="F2"/>
        <w:rPr>
          <w:rStyle w:val="ArtefactClass"/>
          <w:b/>
          <w:bCs/>
          <w:sz w:val="18"/>
          <w:szCs w:val="18"/>
          <w:lang w:val="fr-CH"/>
        </w:rPr>
      </w:pPr>
      <w:r w:rsidRPr="00517923">
        <w:rPr>
          <w:rStyle w:val="ArtefactClass"/>
          <w:b/>
          <w:bCs/>
          <w:sz w:val="18"/>
          <w:szCs w:val="18"/>
          <w:lang w:val="fr-CH"/>
        </w:rPr>
        <w:t>&lt;valid semver&gt; ::= &lt;version core&gt;</w:t>
      </w:r>
    </w:p>
    <w:p w14:paraId="2B7F57DE" w14:textId="77777777" w:rsidR="00544C1E" w:rsidRPr="00517923" w:rsidRDefault="00544C1E" w:rsidP="00FD4515">
      <w:pPr>
        <w:pStyle w:val="Paragraph"/>
        <w:shd w:val="clear" w:color="auto" w:fill="F2F2F2" w:themeFill="background1" w:themeFillShade="F2"/>
        <w:rPr>
          <w:rStyle w:val="ArtefactClass"/>
          <w:b/>
          <w:bCs/>
          <w:sz w:val="18"/>
          <w:szCs w:val="18"/>
          <w:lang w:val="fr-CH"/>
        </w:rPr>
      </w:pPr>
      <w:r w:rsidRPr="00517923">
        <w:rPr>
          <w:rStyle w:val="ArtefactClass"/>
          <w:b/>
          <w:bCs/>
          <w:sz w:val="18"/>
          <w:szCs w:val="18"/>
          <w:lang w:val="fr-CH"/>
        </w:rPr>
        <w:t xml:space="preserve">                 | &lt;version core&gt; "-" &lt;extension&gt;</w:t>
      </w:r>
    </w:p>
    <w:p w14:paraId="4F5AAA80" w14:textId="77777777" w:rsidR="00544C1E" w:rsidRPr="00517923" w:rsidRDefault="00544C1E" w:rsidP="00FD4515">
      <w:pPr>
        <w:pStyle w:val="Paragraph"/>
        <w:shd w:val="clear" w:color="auto" w:fill="F2F2F2" w:themeFill="background1" w:themeFillShade="F2"/>
        <w:rPr>
          <w:rStyle w:val="ArtefactClass"/>
          <w:b/>
          <w:bCs/>
          <w:sz w:val="18"/>
          <w:szCs w:val="18"/>
          <w:lang w:val="fr-CH"/>
        </w:rPr>
      </w:pPr>
    </w:p>
    <w:p w14:paraId="644BDBF2" w14:textId="77777777" w:rsidR="00544C1E" w:rsidRPr="00FD4515" w:rsidRDefault="00544C1E" w:rsidP="00FD4515">
      <w:pPr>
        <w:pStyle w:val="Paragraph"/>
        <w:shd w:val="clear" w:color="auto" w:fill="F2F2F2" w:themeFill="background1" w:themeFillShade="F2"/>
        <w:rPr>
          <w:rStyle w:val="ArtefactClass"/>
          <w:b/>
          <w:bCs/>
          <w:sz w:val="18"/>
          <w:szCs w:val="18"/>
        </w:rPr>
      </w:pPr>
      <w:r w:rsidRPr="00FD4515">
        <w:rPr>
          <w:rStyle w:val="ArtefactClass"/>
          <w:b/>
          <w:bCs/>
          <w:sz w:val="18"/>
          <w:szCs w:val="18"/>
        </w:rPr>
        <w:t>&lt;version core&gt; ::= &lt;major&gt; "." &lt;minor&gt; "." &lt;patch&gt;</w:t>
      </w:r>
    </w:p>
    <w:p w14:paraId="4D41BEE3" w14:textId="77777777" w:rsidR="00544C1E" w:rsidRPr="00FD4515" w:rsidRDefault="00544C1E" w:rsidP="00FD4515">
      <w:pPr>
        <w:pStyle w:val="Paragraph"/>
        <w:shd w:val="clear" w:color="auto" w:fill="F2F2F2" w:themeFill="background1" w:themeFillShade="F2"/>
        <w:rPr>
          <w:rStyle w:val="ArtefactClass"/>
          <w:b/>
          <w:bCs/>
          <w:sz w:val="18"/>
          <w:szCs w:val="18"/>
        </w:rPr>
      </w:pPr>
    </w:p>
    <w:p w14:paraId="6E44DA7C" w14:textId="77777777" w:rsidR="00544C1E" w:rsidRPr="00FD4515" w:rsidRDefault="00544C1E" w:rsidP="00FD4515">
      <w:pPr>
        <w:pStyle w:val="Paragraph"/>
        <w:shd w:val="clear" w:color="auto" w:fill="F2F2F2" w:themeFill="background1" w:themeFillShade="F2"/>
        <w:rPr>
          <w:rStyle w:val="ArtefactClass"/>
          <w:b/>
          <w:bCs/>
          <w:sz w:val="18"/>
          <w:szCs w:val="18"/>
        </w:rPr>
      </w:pPr>
      <w:r w:rsidRPr="00FD4515">
        <w:rPr>
          <w:rStyle w:val="ArtefactClass"/>
          <w:b/>
          <w:bCs/>
          <w:sz w:val="18"/>
          <w:szCs w:val="18"/>
        </w:rPr>
        <w:t>&lt;major&gt; ::= &lt;numeric identifier&gt;</w:t>
      </w:r>
    </w:p>
    <w:p w14:paraId="627EC6F3" w14:textId="77777777" w:rsidR="00544C1E" w:rsidRPr="00FD4515" w:rsidRDefault="00544C1E" w:rsidP="00FD4515">
      <w:pPr>
        <w:pStyle w:val="Paragraph"/>
        <w:shd w:val="clear" w:color="auto" w:fill="F2F2F2" w:themeFill="background1" w:themeFillShade="F2"/>
        <w:rPr>
          <w:rStyle w:val="ArtefactClass"/>
          <w:b/>
          <w:bCs/>
          <w:sz w:val="18"/>
          <w:szCs w:val="18"/>
        </w:rPr>
      </w:pPr>
    </w:p>
    <w:p w14:paraId="34A33484" w14:textId="77777777" w:rsidR="00544C1E" w:rsidRPr="00FD4515" w:rsidRDefault="00544C1E" w:rsidP="00FD4515">
      <w:pPr>
        <w:pStyle w:val="Paragraph"/>
        <w:shd w:val="clear" w:color="auto" w:fill="F2F2F2" w:themeFill="background1" w:themeFillShade="F2"/>
        <w:rPr>
          <w:rStyle w:val="ArtefactClass"/>
          <w:b/>
          <w:bCs/>
          <w:sz w:val="18"/>
          <w:szCs w:val="18"/>
        </w:rPr>
      </w:pPr>
      <w:r w:rsidRPr="00FD4515">
        <w:rPr>
          <w:rStyle w:val="ArtefactClass"/>
          <w:b/>
          <w:bCs/>
          <w:sz w:val="18"/>
          <w:szCs w:val="18"/>
        </w:rPr>
        <w:t>&lt;minor&gt; ::= &lt;numeric identifier&gt;</w:t>
      </w:r>
    </w:p>
    <w:p w14:paraId="7422766E" w14:textId="77777777" w:rsidR="00544C1E" w:rsidRPr="00FD4515" w:rsidRDefault="00544C1E" w:rsidP="00FD4515">
      <w:pPr>
        <w:pStyle w:val="Paragraph"/>
        <w:shd w:val="clear" w:color="auto" w:fill="F2F2F2" w:themeFill="background1" w:themeFillShade="F2"/>
        <w:rPr>
          <w:rStyle w:val="ArtefactClass"/>
          <w:b/>
          <w:bCs/>
          <w:sz w:val="18"/>
          <w:szCs w:val="18"/>
        </w:rPr>
      </w:pPr>
    </w:p>
    <w:p w14:paraId="692648ED" w14:textId="77777777" w:rsidR="00544C1E" w:rsidRPr="00FD4515" w:rsidRDefault="00544C1E" w:rsidP="00FD4515">
      <w:pPr>
        <w:pStyle w:val="Paragraph"/>
        <w:shd w:val="clear" w:color="auto" w:fill="F2F2F2" w:themeFill="background1" w:themeFillShade="F2"/>
        <w:rPr>
          <w:rStyle w:val="ArtefactClass"/>
          <w:b/>
          <w:bCs/>
          <w:sz w:val="18"/>
          <w:szCs w:val="18"/>
        </w:rPr>
      </w:pPr>
      <w:r w:rsidRPr="00FD4515">
        <w:rPr>
          <w:rStyle w:val="ArtefactClass"/>
          <w:b/>
          <w:bCs/>
          <w:sz w:val="18"/>
          <w:szCs w:val="18"/>
        </w:rPr>
        <w:t>&lt;patch&gt; ::= &lt;numeric identifier&gt;</w:t>
      </w:r>
    </w:p>
    <w:p w14:paraId="7CC8ACBF" w14:textId="77777777" w:rsidR="00544C1E" w:rsidRPr="00FD4515" w:rsidRDefault="00544C1E" w:rsidP="00FD4515">
      <w:pPr>
        <w:pStyle w:val="Paragraph"/>
        <w:shd w:val="clear" w:color="auto" w:fill="F2F2F2" w:themeFill="background1" w:themeFillShade="F2"/>
        <w:rPr>
          <w:rStyle w:val="ArtefactClass"/>
          <w:b/>
          <w:bCs/>
          <w:sz w:val="18"/>
          <w:szCs w:val="18"/>
        </w:rPr>
      </w:pPr>
    </w:p>
    <w:p w14:paraId="399816DF" w14:textId="77777777" w:rsidR="00544C1E" w:rsidRPr="00FD4515" w:rsidRDefault="00544C1E" w:rsidP="00FD4515">
      <w:pPr>
        <w:pStyle w:val="Paragraph"/>
        <w:shd w:val="clear" w:color="auto" w:fill="F2F2F2" w:themeFill="background1" w:themeFillShade="F2"/>
        <w:rPr>
          <w:rStyle w:val="ArtefactClass"/>
          <w:b/>
          <w:bCs/>
          <w:sz w:val="18"/>
          <w:szCs w:val="18"/>
        </w:rPr>
      </w:pPr>
      <w:r w:rsidRPr="00FD4515">
        <w:rPr>
          <w:rStyle w:val="ArtefactClass"/>
          <w:b/>
          <w:bCs/>
          <w:sz w:val="18"/>
          <w:szCs w:val="18"/>
        </w:rPr>
        <w:t>&lt;extension&gt; ::= &lt;dot-separated extension identifiers&gt;</w:t>
      </w:r>
    </w:p>
    <w:p w14:paraId="1AB229AD" w14:textId="77777777" w:rsidR="00544C1E" w:rsidRPr="00FD4515" w:rsidRDefault="00544C1E" w:rsidP="00FD4515">
      <w:pPr>
        <w:pStyle w:val="Paragraph"/>
        <w:shd w:val="clear" w:color="auto" w:fill="F2F2F2" w:themeFill="background1" w:themeFillShade="F2"/>
        <w:rPr>
          <w:rStyle w:val="ArtefactClass"/>
          <w:b/>
          <w:bCs/>
          <w:sz w:val="18"/>
          <w:szCs w:val="18"/>
        </w:rPr>
      </w:pPr>
    </w:p>
    <w:p w14:paraId="3FF5A252" w14:textId="77777777" w:rsidR="00544C1E" w:rsidRPr="00FD4515" w:rsidRDefault="00544C1E" w:rsidP="00FD4515">
      <w:pPr>
        <w:pStyle w:val="Paragraph"/>
        <w:shd w:val="clear" w:color="auto" w:fill="F2F2F2" w:themeFill="background1" w:themeFillShade="F2"/>
        <w:rPr>
          <w:rStyle w:val="ArtefactClass"/>
          <w:b/>
          <w:bCs/>
          <w:sz w:val="18"/>
          <w:szCs w:val="18"/>
        </w:rPr>
      </w:pPr>
      <w:r w:rsidRPr="00FD4515">
        <w:rPr>
          <w:rStyle w:val="ArtefactClass"/>
          <w:b/>
          <w:bCs/>
          <w:sz w:val="18"/>
          <w:szCs w:val="18"/>
        </w:rPr>
        <w:t>&lt;dot-separated extension identifiers&gt; ::= &lt;extension identifier&gt;</w:t>
      </w:r>
    </w:p>
    <w:p w14:paraId="4D6100C6" w14:textId="77777777" w:rsidR="00544C1E" w:rsidRPr="00FD4515" w:rsidRDefault="00544C1E" w:rsidP="00FD4515">
      <w:pPr>
        <w:pStyle w:val="Paragraph"/>
        <w:shd w:val="clear" w:color="auto" w:fill="F2F2F2" w:themeFill="background1" w:themeFillShade="F2"/>
        <w:rPr>
          <w:rStyle w:val="ArtefactClass"/>
          <w:b/>
          <w:bCs/>
          <w:sz w:val="18"/>
          <w:szCs w:val="18"/>
        </w:rPr>
      </w:pPr>
      <w:r w:rsidRPr="00FD4515">
        <w:rPr>
          <w:rStyle w:val="ArtefactClass"/>
          <w:b/>
          <w:bCs/>
          <w:sz w:val="18"/>
          <w:szCs w:val="18"/>
        </w:rPr>
        <w:t xml:space="preserve">                                          | &lt;extension identifier&gt; "." &lt;dot-separated extension identifiers&gt;</w:t>
      </w:r>
    </w:p>
    <w:p w14:paraId="1D6795BB" w14:textId="77777777" w:rsidR="00544C1E" w:rsidRPr="00FD4515" w:rsidRDefault="00544C1E" w:rsidP="00FD4515">
      <w:pPr>
        <w:pStyle w:val="Paragraph"/>
        <w:shd w:val="clear" w:color="auto" w:fill="F2F2F2" w:themeFill="background1" w:themeFillShade="F2"/>
        <w:rPr>
          <w:rStyle w:val="ArtefactClass"/>
          <w:b/>
          <w:bCs/>
          <w:sz w:val="18"/>
          <w:szCs w:val="18"/>
        </w:rPr>
      </w:pPr>
    </w:p>
    <w:p w14:paraId="29E7ECB2" w14:textId="77777777" w:rsidR="00544C1E" w:rsidRPr="00FD4515" w:rsidRDefault="00544C1E" w:rsidP="00FD4515">
      <w:pPr>
        <w:pStyle w:val="Paragraph"/>
        <w:shd w:val="clear" w:color="auto" w:fill="F2F2F2" w:themeFill="background1" w:themeFillShade="F2"/>
        <w:rPr>
          <w:rStyle w:val="ArtefactClass"/>
          <w:b/>
          <w:bCs/>
          <w:sz w:val="18"/>
          <w:szCs w:val="18"/>
        </w:rPr>
      </w:pPr>
      <w:r w:rsidRPr="00FD4515">
        <w:rPr>
          <w:rStyle w:val="ArtefactClass"/>
          <w:b/>
          <w:bCs/>
          <w:sz w:val="18"/>
          <w:szCs w:val="18"/>
        </w:rPr>
        <w:t>&lt;extension identifier&gt; ::= &lt;alphanumeric identifier&gt;</w:t>
      </w:r>
    </w:p>
    <w:p w14:paraId="41702043" w14:textId="77777777" w:rsidR="00544C1E" w:rsidRPr="00FD4515" w:rsidRDefault="00544C1E" w:rsidP="00FD4515">
      <w:pPr>
        <w:pStyle w:val="Paragraph"/>
        <w:shd w:val="clear" w:color="auto" w:fill="F2F2F2" w:themeFill="background1" w:themeFillShade="F2"/>
        <w:rPr>
          <w:rStyle w:val="ArtefactClass"/>
          <w:b/>
          <w:bCs/>
          <w:sz w:val="18"/>
          <w:szCs w:val="18"/>
        </w:rPr>
      </w:pPr>
      <w:r w:rsidRPr="00FD4515">
        <w:rPr>
          <w:rStyle w:val="ArtefactClass"/>
          <w:b/>
          <w:bCs/>
          <w:sz w:val="18"/>
          <w:szCs w:val="18"/>
        </w:rPr>
        <w:t xml:space="preserve">                           | &lt;numeric identifier&gt;</w:t>
      </w:r>
    </w:p>
    <w:p w14:paraId="05927BA4" w14:textId="77777777" w:rsidR="00544C1E" w:rsidRPr="00FD4515" w:rsidRDefault="00544C1E" w:rsidP="00FD4515">
      <w:pPr>
        <w:pStyle w:val="Paragraph"/>
        <w:shd w:val="clear" w:color="auto" w:fill="F2F2F2" w:themeFill="background1" w:themeFillShade="F2"/>
        <w:rPr>
          <w:rStyle w:val="ArtefactClass"/>
          <w:b/>
          <w:bCs/>
          <w:sz w:val="18"/>
          <w:szCs w:val="18"/>
        </w:rPr>
      </w:pPr>
    </w:p>
    <w:p w14:paraId="5F9DF920" w14:textId="77777777" w:rsidR="00544C1E" w:rsidRPr="00FD4515" w:rsidRDefault="00544C1E" w:rsidP="00FD4515">
      <w:pPr>
        <w:pStyle w:val="Paragraph"/>
        <w:shd w:val="clear" w:color="auto" w:fill="F2F2F2" w:themeFill="background1" w:themeFillShade="F2"/>
        <w:rPr>
          <w:rStyle w:val="ArtefactClass"/>
          <w:b/>
          <w:bCs/>
          <w:sz w:val="18"/>
          <w:szCs w:val="18"/>
        </w:rPr>
      </w:pPr>
      <w:r w:rsidRPr="00FD4515">
        <w:rPr>
          <w:rStyle w:val="ArtefactClass"/>
          <w:b/>
          <w:bCs/>
          <w:sz w:val="18"/>
          <w:szCs w:val="18"/>
        </w:rPr>
        <w:t>&lt;alphanumeric identifier&gt; ::= &lt;non-digit&gt;</w:t>
      </w:r>
    </w:p>
    <w:p w14:paraId="4A6B2375" w14:textId="77777777" w:rsidR="00544C1E" w:rsidRPr="00683C11" w:rsidRDefault="00544C1E" w:rsidP="00FD4515">
      <w:pPr>
        <w:pStyle w:val="Paragraph"/>
        <w:shd w:val="clear" w:color="auto" w:fill="F2F2F2" w:themeFill="background1" w:themeFillShade="F2"/>
        <w:rPr>
          <w:rStyle w:val="ArtefactClass"/>
          <w:b/>
          <w:bCs/>
          <w:sz w:val="18"/>
          <w:szCs w:val="18"/>
        </w:rPr>
      </w:pPr>
      <w:r w:rsidRPr="00FD4515">
        <w:rPr>
          <w:rStyle w:val="ArtefactClass"/>
          <w:b/>
          <w:bCs/>
          <w:sz w:val="18"/>
          <w:szCs w:val="18"/>
        </w:rPr>
        <w:t xml:space="preserve">                            </w:t>
      </w:r>
      <w:r w:rsidRPr="00683C11">
        <w:rPr>
          <w:rStyle w:val="ArtefactClass"/>
          <w:b/>
          <w:bCs/>
          <w:sz w:val="18"/>
          <w:szCs w:val="18"/>
        </w:rPr>
        <w:t>| &lt;non-digit&gt; &lt;identifier characters&gt;</w:t>
      </w:r>
    </w:p>
    <w:p w14:paraId="0B3C0963" w14:textId="77777777" w:rsidR="00544C1E" w:rsidRPr="00683C11" w:rsidRDefault="00544C1E" w:rsidP="00FD4515">
      <w:pPr>
        <w:pStyle w:val="Paragraph"/>
        <w:shd w:val="clear" w:color="auto" w:fill="F2F2F2" w:themeFill="background1" w:themeFillShade="F2"/>
        <w:rPr>
          <w:rStyle w:val="ArtefactClass"/>
          <w:b/>
          <w:bCs/>
          <w:sz w:val="18"/>
          <w:szCs w:val="18"/>
        </w:rPr>
      </w:pPr>
      <w:r w:rsidRPr="00683C11">
        <w:rPr>
          <w:rStyle w:val="ArtefactClass"/>
          <w:b/>
          <w:bCs/>
          <w:sz w:val="18"/>
          <w:szCs w:val="18"/>
        </w:rPr>
        <w:t xml:space="preserve">                            | &lt;identifier characters&gt; &lt;non-digit&gt;</w:t>
      </w:r>
    </w:p>
    <w:p w14:paraId="1940D231" w14:textId="77777777" w:rsidR="00544C1E" w:rsidRPr="00683C11" w:rsidRDefault="00544C1E" w:rsidP="00FD4515">
      <w:pPr>
        <w:pStyle w:val="Paragraph"/>
        <w:shd w:val="clear" w:color="auto" w:fill="F2F2F2" w:themeFill="background1" w:themeFillShade="F2"/>
        <w:rPr>
          <w:rStyle w:val="ArtefactClass"/>
          <w:b/>
          <w:bCs/>
          <w:sz w:val="18"/>
          <w:szCs w:val="18"/>
        </w:rPr>
      </w:pPr>
      <w:r w:rsidRPr="00683C11">
        <w:rPr>
          <w:rStyle w:val="ArtefactClass"/>
          <w:b/>
          <w:bCs/>
          <w:sz w:val="18"/>
          <w:szCs w:val="18"/>
        </w:rPr>
        <w:t xml:space="preserve">                            | &lt;identifier characters&gt; &lt;non-digit&gt; &lt;identifier characters&gt;</w:t>
      </w:r>
    </w:p>
    <w:p w14:paraId="66CC5041" w14:textId="77777777" w:rsidR="00544C1E" w:rsidRPr="00683C11" w:rsidRDefault="00544C1E" w:rsidP="00FD4515">
      <w:pPr>
        <w:pStyle w:val="Paragraph"/>
        <w:shd w:val="clear" w:color="auto" w:fill="F2F2F2" w:themeFill="background1" w:themeFillShade="F2"/>
        <w:rPr>
          <w:rStyle w:val="ArtefactClass"/>
          <w:b/>
          <w:bCs/>
          <w:sz w:val="18"/>
          <w:szCs w:val="18"/>
        </w:rPr>
      </w:pPr>
    </w:p>
    <w:p w14:paraId="472FBF21" w14:textId="77777777" w:rsidR="00544C1E" w:rsidRPr="00517923" w:rsidRDefault="00544C1E" w:rsidP="00FD4515">
      <w:pPr>
        <w:pStyle w:val="Paragraph"/>
        <w:shd w:val="clear" w:color="auto" w:fill="F2F2F2" w:themeFill="background1" w:themeFillShade="F2"/>
        <w:rPr>
          <w:rStyle w:val="ArtefactClass"/>
          <w:b/>
          <w:bCs/>
          <w:sz w:val="18"/>
          <w:szCs w:val="18"/>
          <w:lang w:val="fr-CH"/>
        </w:rPr>
      </w:pPr>
      <w:r w:rsidRPr="00517923">
        <w:rPr>
          <w:rStyle w:val="ArtefactClass"/>
          <w:b/>
          <w:bCs/>
          <w:sz w:val="18"/>
          <w:szCs w:val="18"/>
          <w:lang w:val="fr-CH"/>
        </w:rPr>
        <w:t>&lt;numeric identifier&gt; ::= "0"</w:t>
      </w:r>
    </w:p>
    <w:p w14:paraId="0DC435F3" w14:textId="77777777" w:rsidR="00544C1E" w:rsidRPr="00517923" w:rsidRDefault="00544C1E" w:rsidP="00FD4515">
      <w:pPr>
        <w:pStyle w:val="Paragraph"/>
        <w:shd w:val="clear" w:color="auto" w:fill="F2F2F2" w:themeFill="background1" w:themeFillShade="F2"/>
        <w:rPr>
          <w:rStyle w:val="ArtefactClass"/>
          <w:b/>
          <w:bCs/>
          <w:sz w:val="18"/>
          <w:szCs w:val="18"/>
          <w:lang w:val="fr-CH"/>
        </w:rPr>
      </w:pPr>
      <w:r w:rsidRPr="00517923">
        <w:rPr>
          <w:rStyle w:val="ArtefactClass"/>
          <w:b/>
          <w:bCs/>
          <w:sz w:val="18"/>
          <w:szCs w:val="18"/>
          <w:lang w:val="fr-CH"/>
        </w:rPr>
        <w:t xml:space="preserve">                       | &lt;positive digit&gt;</w:t>
      </w:r>
    </w:p>
    <w:p w14:paraId="3B566067" w14:textId="77777777" w:rsidR="00544C1E" w:rsidRPr="00517923" w:rsidRDefault="00544C1E" w:rsidP="00FD4515">
      <w:pPr>
        <w:pStyle w:val="Paragraph"/>
        <w:shd w:val="clear" w:color="auto" w:fill="F2F2F2" w:themeFill="background1" w:themeFillShade="F2"/>
        <w:rPr>
          <w:rStyle w:val="ArtefactClass"/>
          <w:b/>
          <w:bCs/>
          <w:sz w:val="18"/>
          <w:szCs w:val="18"/>
          <w:lang w:val="fr-CH"/>
        </w:rPr>
      </w:pPr>
      <w:r w:rsidRPr="00517923">
        <w:rPr>
          <w:rStyle w:val="ArtefactClass"/>
          <w:b/>
          <w:bCs/>
          <w:sz w:val="18"/>
          <w:szCs w:val="18"/>
          <w:lang w:val="fr-CH"/>
        </w:rPr>
        <w:t xml:space="preserve">                       | &lt;positive digit&gt; &lt;digits&gt;</w:t>
      </w:r>
    </w:p>
    <w:p w14:paraId="7BBD20F0" w14:textId="77777777" w:rsidR="00544C1E" w:rsidRPr="00517923" w:rsidRDefault="00544C1E" w:rsidP="00FD4515">
      <w:pPr>
        <w:pStyle w:val="Paragraph"/>
        <w:shd w:val="clear" w:color="auto" w:fill="F2F2F2" w:themeFill="background1" w:themeFillShade="F2"/>
        <w:rPr>
          <w:rStyle w:val="ArtefactClass"/>
          <w:b/>
          <w:bCs/>
          <w:sz w:val="18"/>
          <w:szCs w:val="18"/>
          <w:lang w:val="fr-CH"/>
        </w:rPr>
      </w:pPr>
    </w:p>
    <w:p w14:paraId="21A58901" w14:textId="77777777" w:rsidR="00544C1E" w:rsidRPr="00517923" w:rsidRDefault="00544C1E" w:rsidP="00FD4515">
      <w:pPr>
        <w:pStyle w:val="Paragraph"/>
        <w:shd w:val="clear" w:color="auto" w:fill="F2F2F2" w:themeFill="background1" w:themeFillShade="F2"/>
        <w:rPr>
          <w:rStyle w:val="ArtefactClass"/>
          <w:b/>
          <w:bCs/>
          <w:sz w:val="18"/>
          <w:szCs w:val="18"/>
          <w:lang w:val="fr-CH"/>
        </w:rPr>
      </w:pPr>
      <w:r w:rsidRPr="00517923">
        <w:rPr>
          <w:rStyle w:val="ArtefactClass"/>
          <w:b/>
          <w:bCs/>
          <w:sz w:val="18"/>
          <w:szCs w:val="18"/>
          <w:lang w:val="fr-CH"/>
        </w:rPr>
        <w:t>&lt;identifier characters&gt; ::= &lt;identifier character&gt;</w:t>
      </w:r>
    </w:p>
    <w:p w14:paraId="6685C1E7" w14:textId="77777777" w:rsidR="00544C1E" w:rsidRPr="00517923" w:rsidRDefault="00544C1E" w:rsidP="00FD4515">
      <w:pPr>
        <w:pStyle w:val="Paragraph"/>
        <w:shd w:val="clear" w:color="auto" w:fill="F2F2F2" w:themeFill="background1" w:themeFillShade="F2"/>
        <w:rPr>
          <w:rStyle w:val="ArtefactClass"/>
          <w:b/>
          <w:bCs/>
          <w:sz w:val="18"/>
          <w:szCs w:val="18"/>
          <w:lang w:val="fr-CH"/>
        </w:rPr>
      </w:pPr>
      <w:r w:rsidRPr="00517923">
        <w:rPr>
          <w:rStyle w:val="ArtefactClass"/>
          <w:b/>
          <w:bCs/>
          <w:sz w:val="18"/>
          <w:szCs w:val="18"/>
          <w:lang w:val="fr-CH"/>
        </w:rPr>
        <w:t xml:space="preserve">                          | &lt;identifier character&gt; &lt;identifier characters&gt;</w:t>
      </w:r>
    </w:p>
    <w:p w14:paraId="346CB341" w14:textId="77777777" w:rsidR="00544C1E" w:rsidRPr="00517923" w:rsidRDefault="00544C1E" w:rsidP="00FD4515">
      <w:pPr>
        <w:pStyle w:val="Paragraph"/>
        <w:shd w:val="clear" w:color="auto" w:fill="F2F2F2" w:themeFill="background1" w:themeFillShade="F2"/>
        <w:rPr>
          <w:rStyle w:val="ArtefactClass"/>
          <w:b/>
          <w:bCs/>
          <w:sz w:val="18"/>
          <w:szCs w:val="18"/>
          <w:lang w:val="fr-CH"/>
        </w:rPr>
      </w:pPr>
    </w:p>
    <w:p w14:paraId="49259383" w14:textId="77777777" w:rsidR="00544C1E" w:rsidRPr="00517923" w:rsidRDefault="00544C1E" w:rsidP="00FD4515">
      <w:pPr>
        <w:pStyle w:val="Paragraph"/>
        <w:shd w:val="clear" w:color="auto" w:fill="F2F2F2" w:themeFill="background1" w:themeFillShade="F2"/>
        <w:rPr>
          <w:rStyle w:val="ArtefactClass"/>
          <w:b/>
          <w:bCs/>
          <w:sz w:val="18"/>
          <w:szCs w:val="18"/>
          <w:lang w:val="fr-CH"/>
        </w:rPr>
      </w:pPr>
      <w:r w:rsidRPr="00517923">
        <w:rPr>
          <w:rStyle w:val="ArtefactClass"/>
          <w:b/>
          <w:bCs/>
          <w:sz w:val="18"/>
          <w:szCs w:val="18"/>
          <w:lang w:val="fr-CH"/>
        </w:rPr>
        <w:lastRenderedPageBreak/>
        <w:t>&lt;identifier character&gt; ::= &lt;digit&gt;</w:t>
      </w:r>
    </w:p>
    <w:p w14:paraId="4198ECB2" w14:textId="77777777" w:rsidR="00544C1E" w:rsidRPr="00517923" w:rsidRDefault="00544C1E" w:rsidP="00FD4515">
      <w:pPr>
        <w:pStyle w:val="Paragraph"/>
        <w:shd w:val="clear" w:color="auto" w:fill="F2F2F2" w:themeFill="background1" w:themeFillShade="F2"/>
        <w:rPr>
          <w:rStyle w:val="ArtefactClass"/>
          <w:b/>
          <w:bCs/>
          <w:sz w:val="18"/>
          <w:szCs w:val="18"/>
          <w:lang w:val="fr-CH"/>
        </w:rPr>
      </w:pPr>
      <w:r w:rsidRPr="00517923">
        <w:rPr>
          <w:rStyle w:val="ArtefactClass"/>
          <w:b/>
          <w:bCs/>
          <w:sz w:val="18"/>
          <w:szCs w:val="18"/>
          <w:lang w:val="fr-CH"/>
        </w:rPr>
        <w:t xml:space="preserve">                         | &lt;non-digit&gt;</w:t>
      </w:r>
    </w:p>
    <w:p w14:paraId="22BD35EB" w14:textId="77777777" w:rsidR="00544C1E" w:rsidRPr="00517923" w:rsidRDefault="00544C1E" w:rsidP="00FD4515">
      <w:pPr>
        <w:pStyle w:val="Paragraph"/>
        <w:shd w:val="clear" w:color="auto" w:fill="F2F2F2" w:themeFill="background1" w:themeFillShade="F2"/>
        <w:rPr>
          <w:rStyle w:val="ArtefactClass"/>
          <w:b/>
          <w:bCs/>
          <w:sz w:val="18"/>
          <w:szCs w:val="18"/>
          <w:lang w:val="fr-CH"/>
        </w:rPr>
      </w:pPr>
    </w:p>
    <w:p w14:paraId="4FCA3643" w14:textId="77777777" w:rsidR="00544C1E" w:rsidRPr="00517923" w:rsidRDefault="00544C1E" w:rsidP="00FD4515">
      <w:pPr>
        <w:pStyle w:val="Paragraph"/>
        <w:shd w:val="clear" w:color="auto" w:fill="F2F2F2" w:themeFill="background1" w:themeFillShade="F2"/>
        <w:rPr>
          <w:rStyle w:val="ArtefactClass"/>
          <w:b/>
          <w:bCs/>
          <w:sz w:val="18"/>
          <w:szCs w:val="18"/>
          <w:lang w:val="de-CH"/>
        </w:rPr>
      </w:pPr>
      <w:r w:rsidRPr="00517923">
        <w:rPr>
          <w:rStyle w:val="ArtefactClass"/>
          <w:b/>
          <w:bCs/>
          <w:sz w:val="18"/>
          <w:szCs w:val="18"/>
          <w:lang w:val="de-CH"/>
        </w:rPr>
        <w:t>&lt;non-digit&gt; ::= &lt;letter&gt;</w:t>
      </w:r>
    </w:p>
    <w:p w14:paraId="1B908388" w14:textId="77777777" w:rsidR="00544C1E" w:rsidRPr="00517923" w:rsidRDefault="00544C1E" w:rsidP="00FD4515">
      <w:pPr>
        <w:pStyle w:val="Paragraph"/>
        <w:shd w:val="clear" w:color="auto" w:fill="F2F2F2" w:themeFill="background1" w:themeFillShade="F2"/>
        <w:rPr>
          <w:rStyle w:val="ArtefactClass"/>
          <w:b/>
          <w:bCs/>
          <w:sz w:val="18"/>
          <w:szCs w:val="18"/>
          <w:lang w:val="de-CH"/>
        </w:rPr>
      </w:pPr>
      <w:r w:rsidRPr="00517923">
        <w:rPr>
          <w:rStyle w:val="ArtefactClass"/>
          <w:b/>
          <w:bCs/>
          <w:sz w:val="18"/>
          <w:szCs w:val="18"/>
          <w:lang w:val="de-CH"/>
        </w:rPr>
        <w:t xml:space="preserve">              | "-"</w:t>
      </w:r>
    </w:p>
    <w:p w14:paraId="1212AE0F" w14:textId="77777777" w:rsidR="00544C1E" w:rsidRPr="00517923" w:rsidRDefault="00544C1E" w:rsidP="00FD4515">
      <w:pPr>
        <w:pStyle w:val="Paragraph"/>
        <w:shd w:val="clear" w:color="auto" w:fill="F2F2F2" w:themeFill="background1" w:themeFillShade="F2"/>
        <w:rPr>
          <w:rStyle w:val="ArtefactClass"/>
          <w:b/>
          <w:bCs/>
          <w:sz w:val="18"/>
          <w:szCs w:val="18"/>
          <w:lang w:val="de-CH"/>
        </w:rPr>
      </w:pPr>
    </w:p>
    <w:p w14:paraId="71AC2B05" w14:textId="77777777" w:rsidR="00544C1E" w:rsidRPr="00517923" w:rsidRDefault="00544C1E" w:rsidP="00FD4515">
      <w:pPr>
        <w:pStyle w:val="Paragraph"/>
        <w:shd w:val="clear" w:color="auto" w:fill="F2F2F2" w:themeFill="background1" w:themeFillShade="F2"/>
        <w:rPr>
          <w:rStyle w:val="ArtefactClass"/>
          <w:b/>
          <w:bCs/>
          <w:sz w:val="18"/>
          <w:szCs w:val="18"/>
          <w:lang w:val="de-CH"/>
        </w:rPr>
      </w:pPr>
      <w:r w:rsidRPr="00517923">
        <w:rPr>
          <w:rStyle w:val="ArtefactClass"/>
          <w:b/>
          <w:bCs/>
          <w:sz w:val="18"/>
          <w:szCs w:val="18"/>
          <w:lang w:val="de-CH"/>
        </w:rPr>
        <w:t>&lt;digits&gt; ::= &lt;digit&gt;</w:t>
      </w:r>
    </w:p>
    <w:p w14:paraId="74FB5A25" w14:textId="77777777" w:rsidR="00544C1E" w:rsidRPr="00517923" w:rsidRDefault="00544C1E" w:rsidP="00FD4515">
      <w:pPr>
        <w:pStyle w:val="Paragraph"/>
        <w:shd w:val="clear" w:color="auto" w:fill="F2F2F2" w:themeFill="background1" w:themeFillShade="F2"/>
        <w:rPr>
          <w:rStyle w:val="ArtefactClass"/>
          <w:b/>
          <w:bCs/>
          <w:sz w:val="18"/>
          <w:szCs w:val="18"/>
          <w:lang w:val="de-CH"/>
        </w:rPr>
      </w:pPr>
      <w:r w:rsidRPr="00517923">
        <w:rPr>
          <w:rStyle w:val="ArtefactClass"/>
          <w:b/>
          <w:bCs/>
          <w:sz w:val="18"/>
          <w:szCs w:val="18"/>
          <w:lang w:val="de-CH"/>
        </w:rPr>
        <w:t xml:space="preserve">           | &lt;digit&gt; &lt;digits&gt;</w:t>
      </w:r>
    </w:p>
    <w:p w14:paraId="69BE3D0B" w14:textId="77777777" w:rsidR="00544C1E" w:rsidRPr="00517923" w:rsidRDefault="00544C1E" w:rsidP="00FD4515">
      <w:pPr>
        <w:pStyle w:val="Paragraph"/>
        <w:shd w:val="clear" w:color="auto" w:fill="F2F2F2" w:themeFill="background1" w:themeFillShade="F2"/>
        <w:rPr>
          <w:rStyle w:val="ArtefactClass"/>
          <w:b/>
          <w:bCs/>
          <w:sz w:val="18"/>
          <w:szCs w:val="18"/>
          <w:lang w:val="de-CH"/>
        </w:rPr>
      </w:pPr>
    </w:p>
    <w:p w14:paraId="4238B5B9" w14:textId="77777777" w:rsidR="00544C1E" w:rsidRPr="00AD715C" w:rsidRDefault="00544C1E" w:rsidP="00FD4515">
      <w:pPr>
        <w:pStyle w:val="Paragraph"/>
        <w:shd w:val="clear" w:color="auto" w:fill="F2F2F2" w:themeFill="background1" w:themeFillShade="F2"/>
        <w:rPr>
          <w:rStyle w:val="ArtefactClass"/>
          <w:b/>
          <w:sz w:val="18"/>
          <w:lang w:val="fr-CH"/>
        </w:rPr>
      </w:pPr>
      <w:r w:rsidRPr="00AD715C">
        <w:rPr>
          <w:rStyle w:val="ArtefactClass"/>
          <w:b/>
          <w:sz w:val="18"/>
          <w:lang w:val="fr-CH"/>
        </w:rPr>
        <w:t>&lt;digit&gt; ::= "0"</w:t>
      </w:r>
    </w:p>
    <w:p w14:paraId="14A0552C" w14:textId="77777777" w:rsidR="00544C1E" w:rsidRPr="00AD715C" w:rsidRDefault="00544C1E" w:rsidP="00FD4515">
      <w:pPr>
        <w:pStyle w:val="Paragraph"/>
        <w:shd w:val="clear" w:color="auto" w:fill="F2F2F2" w:themeFill="background1" w:themeFillShade="F2"/>
        <w:rPr>
          <w:rStyle w:val="ArtefactClass"/>
          <w:b/>
          <w:sz w:val="18"/>
          <w:lang w:val="fr-CH"/>
        </w:rPr>
      </w:pPr>
      <w:r w:rsidRPr="00AD715C">
        <w:rPr>
          <w:rStyle w:val="ArtefactClass"/>
          <w:b/>
          <w:sz w:val="18"/>
          <w:lang w:val="fr-CH"/>
        </w:rPr>
        <w:t xml:space="preserve">          | &lt;positive digit&gt;</w:t>
      </w:r>
    </w:p>
    <w:p w14:paraId="65F04017" w14:textId="77777777" w:rsidR="00544C1E" w:rsidRPr="00AD715C" w:rsidRDefault="00544C1E" w:rsidP="00FD4515">
      <w:pPr>
        <w:pStyle w:val="Paragraph"/>
        <w:shd w:val="clear" w:color="auto" w:fill="F2F2F2" w:themeFill="background1" w:themeFillShade="F2"/>
        <w:rPr>
          <w:rStyle w:val="ArtefactClass"/>
          <w:b/>
          <w:sz w:val="18"/>
          <w:lang w:val="fr-CH"/>
        </w:rPr>
      </w:pPr>
    </w:p>
    <w:p w14:paraId="4CD79AA8" w14:textId="77777777" w:rsidR="00544C1E" w:rsidRPr="00AD715C" w:rsidRDefault="00544C1E" w:rsidP="00FD4515">
      <w:pPr>
        <w:pStyle w:val="Paragraph"/>
        <w:shd w:val="clear" w:color="auto" w:fill="F2F2F2" w:themeFill="background1" w:themeFillShade="F2"/>
        <w:rPr>
          <w:rStyle w:val="ArtefactClass"/>
          <w:b/>
          <w:sz w:val="18"/>
          <w:lang w:val="fr-CH"/>
        </w:rPr>
      </w:pPr>
      <w:r w:rsidRPr="00AD715C">
        <w:rPr>
          <w:rStyle w:val="ArtefactClass"/>
          <w:b/>
          <w:sz w:val="18"/>
          <w:lang w:val="fr-CH"/>
        </w:rPr>
        <w:t>&lt;positive digit&gt; ::= "1" | "2" | "3" | "4" | "5" | "6" | "7" | "8" | "9"</w:t>
      </w:r>
    </w:p>
    <w:p w14:paraId="0654F2E1" w14:textId="77777777" w:rsidR="00544C1E" w:rsidRPr="00AD715C" w:rsidRDefault="00544C1E" w:rsidP="00FD4515">
      <w:pPr>
        <w:pStyle w:val="Paragraph"/>
        <w:shd w:val="clear" w:color="auto" w:fill="F2F2F2" w:themeFill="background1" w:themeFillShade="F2"/>
        <w:rPr>
          <w:rStyle w:val="ArtefactClass"/>
          <w:b/>
          <w:sz w:val="18"/>
          <w:lang w:val="fr-CH"/>
        </w:rPr>
      </w:pPr>
    </w:p>
    <w:p w14:paraId="03F65F09" w14:textId="77777777" w:rsidR="00544C1E" w:rsidRPr="00517923" w:rsidRDefault="00544C1E" w:rsidP="00FD4515">
      <w:pPr>
        <w:pStyle w:val="Paragraph"/>
        <w:shd w:val="clear" w:color="auto" w:fill="F2F2F2" w:themeFill="background1" w:themeFillShade="F2"/>
        <w:rPr>
          <w:rStyle w:val="ArtefactClass"/>
          <w:b/>
          <w:bCs/>
          <w:sz w:val="18"/>
          <w:szCs w:val="18"/>
          <w:lang w:val="it-CH"/>
        </w:rPr>
      </w:pPr>
      <w:r w:rsidRPr="00517923">
        <w:rPr>
          <w:rStyle w:val="ArtefactClass"/>
          <w:b/>
          <w:bCs/>
          <w:sz w:val="18"/>
          <w:szCs w:val="18"/>
          <w:lang w:val="it-CH"/>
        </w:rPr>
        <w:t>&lt;letter&gt; ::= "A" | "B" | "C" | "D" | "E" | "F" | "G" | "H" | "I" | "J"</w:t>
      </w:r>
    </w:p>
    <w:p w14:paraId="1DA87FB7" w14:textId="77777777" w:rsidR="00544C1E" w:rsidRPr="00517923" w:rsidRDefault="00544C1E" w:rsidP="00FD4515">
      <w:pPr>
        <w:pStyle w:val="Paragraph"/>
        <w:shd w:val="clear" w:color="auto" w:fill="F2F2F2" w:themeFill="background1" w:themeFillShade="F2"/>
        <w:rPr>
          <w:rStyle w:val="ArtefactClass"/>
          <w:b/>
          <w:bCs/>
          <w:sz w:val="18"/>
          <w:szCs w:val="18"/>
          <w:lang w:val="it-CH"/>
        </w:rPr>
      </w:pPr>
      <w:r w:rsidRPr="00517923">
        <w:rPr>
          <w:rStyle w:val="ArtefactClass"/>
          <w:b/>
          <w:bCs/>
          <w:sz w:val="18"/>
          <w:szCs w:val="18"/>
          <w:lang w:val="it-CH"/>
        </w:rPr>
        <w:t xml:space="preserve">           | "K" | "L" | "M" | "N" | "O" | "P" | "Q" | "R" | "S" | "T"</w:t>
      </w:r>
    </w:p>
    <w:p w14:paraId="64383FBB" w14:textId="77777777" w:rsidR="00544C1E" w:rsidRPr="00517923" w:rsidRDefault="00544C1E" w:rsidP="00FD4515">
      <w:pPr>
        <w:pStyle w:val="Paragraph"/>
        <w:shd w:val="clear" w:color="auto" w:fill="F2F2F2" w:themeFill="background1" w:themeFillShade="F2"/>
        <w:rPr>
          <w:rStyle w:val="ArtefactClass"/>
          <w:b/>
          <w:bCs/>
          <w:sz w:val="18"/>
          <w:szCs w:val="18"/>
          <w:lang w:val="es-ES"/>
        </w:rPr>
      </w:pPr>
      <w:r w:rsidRPr="00517923">
        <w:rPr>
          <w:rStyle w:val="ArtefactClass"/>
          <w:b/>
          <w:bCs/>
          <w:sz w:val="18"/>
          <w:szCs w:val="18"/>
          <w:lang w:val="it-CH"/>
        </w:rPr>
        <w:t xml:space="preserve">           </w:t>
      </w:r>
      <w:r w:rsidRPr="00517923">
        <w:rPr>
          <w:rStyle w:val="ArtefactClass"/>
          <w:b/>
          <w:bCs/>
          <w:sz w:val="18"/>
          <w:szCs w:val="18"/>
          <w:lang w:val="es-ES"/>
        </w:rPr>
        <w:t>| "U" | "V" | "W" | "X" | "Y" | "Z" | "a" | "b" | "c" | "d"</w:t>
      </w:r>
    </w:p>
    <w:p w14:paraId="5CF1E83C" w14:textId="77777777" w:rsidR="00544C1E" w:rsidRPr="00517923" w:rsidRDefault="00544C1E" w:rsidP="00FD4515">
      <w:pPr>
        <w:pStyle w:val="Paragraph"/>
        <w:shd w:val="clear" w:color="auto" w:fill="F2F2F2" w:themeFill="background1" w:themeFillShade="F2"/>
        <w:rPr>
          <w:rStyle w:val="ArtefactClass"/>
          <w:b/>
          <w:bCs/>
          <w:sz w:val="18"/>
          <w:szCs w:val="18"/>
          <w:lang w:val="es-ES"/>
        </w:rPr>
      </w:pPr>
      <w:r w:rsidRPr="00517923">
        <w:rPr>
          <w:rStyle w:val="ArtefactClass"/>
          <w:b/>
          <w:bCs/>
          <w:sz w:val="18"/>
          <w:szCs w:val="18"/>
          <w:lang w:val="es-ES"/>
        </w:rPr>
        <w:t xml:space="preserve">           | "e" | "f" | "g" | "h" | "i" | "j" | "k" | "l" | "m" | "n"</w:t>
      </w:r>
    </w:p>
    <w:p w14:paraId="476736F0" w14:textId="77777777" w:rsidR="00544C1E" w:rsidRPr="00517923" w:rsidRDefault="00544C1E" w:rsidP="00FD4515">
      <w:pPr>
        <w:pStyle w:val="Paragraph"/>
        <w:shd w:val="clear" w:color="auto" w:fill="F2F2F2" w:themeFill="background1" w:themeFillShade="F2"/>
        <w:rPr>
          <w:rStyle w:val="ArtefactClass"/>
          <w:b/>
          <w:bCs/>
          <w:sz w:val="18"/>
          <w:szCs w:val="18"/>
          <w:lang w:val="es-ES"/>
        </w:rPr>
      </w:pPr>
      <w:r w:rsidRPr="00517923">
        <w:rPr>
          <w:rStyle w:val="ArtefactClass"/>
          <w:b/>
          <w:bCs/>
          <w:sz w:val="18"/>
          <w:szCs w:val="18"/>
          <w:lang w:val="es-ES"/>
        </w:rPr>
        <w:t xml:space="preserve">           | "o" | "p" | "q" | "r" | "s" | "t" | "u" | "v" | "w" | "x"</w:t>
      </w:r>
    </w:p>
    <w:p w14:paraId="5DB379AA" w14:textId="31381041" w:rsidR="00544C1E" w:rsidRPr="00FD4515" w:rsidRDefault="00544C1E" w:rsidP="00FD4515">
      <w:pPr>
        <w:pStyle w:val="Paragraph"/>
        <w:shd w:val="clear" w:color="auto" w:fill="F2F2F2" w:themeFill="background1" w:themeFillShade="F2"/>
        <w:rPr>
          <w:rStyle w:val="ArtefactClass"/>
          <w:b/>
          <w:bCs/>
          <w:sz w:val="18"/>
          <w:szCs w:val="18"/>
        </w:rPr>
      </w:pPr>
      <w:r w:rsidRPr="00517923">
        <w:rPr>
          <w:rStyle w:val="ArtefactClass"/>
          <w:b/>
          <w:bCs/>
          <w:sz w:val="18"/>
          <w:szCs w:val="18"/>
          <w:lang w:val="es-ES"/>
        </w:rPr>
        <w:t xml:space="preserve">           </w:t>
      </w:r>
      <w:r w:rsidRPr="00FD4515">
        <w:rPr>
          <w:rStyle w:val="ArtefactClass"/>
          <w:b/>
          <w:bCs/>
          <w:sz w:val="18"/>
          <w:szCs w:val="18"/>
        </w:rPr>
        <w:t>| "y" | "z"</w:t>
      </w:r>
    </w:p>
    <w:p w14:paraId="4ED46282" w14:textId="77777777" w:rsidR="00CB5924" w:rsidRDefault="00CB5924" w:rsidP="00544C1E">
      <w:pPr>
        <w:pStyle w:val="Paragraph"/>
      </w:pPr>
    </w:p>
    <w:p w14:paraId="494F5EDA" w14:textId="77777777" w:rsidR="00544C1E" w:rsidRDefault="00544C1E" w:rsidP="004F524E">
      <w:pPr>
        <w:pStyle w:val="Heading2"/>
      </w:pPr>
      <w:bookmarkStart w:id="2454" w:name="_Toc73460210"/>
      <w:bookmarkStart w:id="2455" w:name="_Toc178073207"/>
      <w:r>
        <w:t>Dependency Management in SDMX 3.0(.0):</w:t>
      </w:r>
      <w:bookmarkEnd w:id="2454"/>
      <w:bookmarkEnd w:id="2455"/>
    </w:p>
    <w:p w14:paraId="04F6A0D9" w14:textId="77843971" w:rsidR="00544C1E" w:rsidRPr="001329CC" w:rsidRDefault="00544C1E" w:rsidP="00CD13E2">
      <w:r w:rsidRPr="00FD4515">
        <w:rPr>
          <w:rStyle w:val="ArtefactClass"/>
        </w:rPr>
        <w:t>MAJOR</w:t>
      </w:r>
      <w:r w:rsidRPr="001329CC">
        <w:t xml:space="preserve">, </w:t>
      </w:r>
      <w:r w:rsidRPr="00FD4515">
        <w:rPr>
          <w:rStyle w:val="ArtefactClass"/>
        </w:rPr>
        <w:t>MINOR</w:t>
      </w:r>
      <w:r w:rsidRPr="001329CC">
        <w:t xml:space="preserve"> or </w:t>
      </w:r>
      <w:r w:rsidRPr="00FD4515">
        <w:rPr>
          <w:rStyle w:val="ArtefactClass"/>
        </w:rPr>
        <w:t>PATCH</w:t>
      </w:r>
      <w:r w:rsidRPr="001329CC">
        <w:t xml:space="preserve"> version parts in SDMX 3.0 artefact references CAN be wildcarded using </w:t>
      </w:r>
      <w:r w:rsidR="00593C29">
        <w:t>"</w:t>
      </w:r>
      <w:r w:rsidRPr="00E65ED8">
        <w:rPr>
          <w:rFonts w:ascii="Courier New" w:hAnsi="Courier New"/>
        </w:rPr>
        <w:t>+</w:t>
      </w:r>
      <w:r w:rsidR="00593C29">
        <w:t>"</w:t>
      </w:r>
      <w:r w:rsidRPr="001329CC">
        <w:t xml:space="preserve"> as extension:</w:t>
      </w:r>
    </w:p>
    <w:p w14:paraId="04855B89" w14:textId="25882ED6" w:rsidR="00544C1E" w:rsidRPr="001329CC" w:rsidRDefault="00544C1E" w:rsidP="00A6281D">
      <w:pPr>
        <w:pStyle w:val="Numbered"/>
        <w:numPr>
          <w:ilvl w:val="0"/>
          <w:numId w:val="52"/>
        </w:numPr>
      </w:pPr>
      <w:r w:rsidRPr="00FD4515">
        <w:rPr>
          <w:rStyle w:val="ArtefactClass"/>
        </w:rPr>
        <w:t>X+.Y.Z</w:t>
      </w:r>
      <w:r w:rsidRPr="001329CC">
        <w:t xml:space="preserve"> means the currently latest available version </w:t>
      </w:r>
      <w:r w:rsidRPr="00FD4515">
        <w:rPr>
          <w:rStyle w:val="ArtefactClass"/>
        </w:rPr>
        <w:t>&gt;= X.Y.Z</w:t>
      </w:r>
    </w:p>
    <w:p w14:paraId="0B153AD0" w14:textId="2300695E" w:rsidR="00544C1E" w:rsidRPr="001329CC" w:rsidRDefault="00544C1E" w:rsidP="00A6281D">
      <w:pPr>
        <w:pStyle w:val="Numbered"/>
        <w:numPr>
          <w:ilvl w:val="1"/>
          <w:numId w:val="52"/>
        </w:numPr>
      </w:pPr>
      <w:r w:rsidRPr="001329CC">
        <w:t xml:space="preserve">Example: </w:t>
      </w:r>
      <w:r w:rsidR="001329CC">
        <w:rPr>
          <w:rStyle w:val="ArtefactClass"/>
        </w:rPr>
        <w:t>"</w:t>
      </w:r>
      <w:r w:rsidRPr="00FD4515">
        <w:rPr>
          <w:rStyle w:val="ArtefactClass"/>
        </w:rPr>
        <w:t>2+.3.1</w:t>
      </w:r>
      <w:r w:rsidR="001329CC">
        <w:rPr>
          <w:rStyle w:val="ArtefactClass"/>
        </w:rPr>
        <w:t>"</w:t>
      </w:r>
      <w:r w:rsidRPr="001329CC">
        <w:t xml:space="preserve"> means the currently latest available version </w:t>
      </w:r>
      <w:r w:rsidRPr="00FD4515">
        <w:rPr>
          <w:rStyle w:val="ArtefactClass"/>
        </w:rPr>
        <w:t xml:space="preserve">&gt;= </w:t>
      </w:r>
      <w:r w:rsidR="001329CC">
        <w:rPr>
          <w:rStyle w:val="ArtefactClass"/>
        </w:rPr>
        <w:t>"</w:t>
      </w:r>
      <w:r w:rsidRPr="00FD4515">
        <w:rPr>
          <w:rStyle w:val="ArtefactClass"/>
        </w:rPr>
        <w:t>2.3.1</w:t>
      </w:r>
      <w:r w:rsidR="001329CC">
        <w:rPr>
          <w:rStyle w:val="ArtefactClass"/>
        </w:rPr>
        <w:t>"</w:t>
      </w:r>
      <w:r w:rsidRPr="001329CC">
        <w:t xml:space="preserve"> (even if not backwards compatible)</w:t>
      </w:r>
    </w:p>
    <w:p w14:paraId="487DFF33" w14:textId="77777777" w:rsidR="00544C1E" w:rsidRPr="001329CC" w:rsidRDefault="00544C1E" w:rsidP="00A6281D">
      <w:pPr>
        <w:pStyle w:val="Numbered"/>
        <w:numPr>
          <w:ilvl w:val="1"/>
          <w:numId w:val="52"/>
        </w:numPr>
      </w:pPr>
      <w:r w:rsidRPr="001329CC">
        <w:t>Typical use case: references in SDMX Categorisations</w:t>
      </w:r>
    </w:p>
    <w:p w14:paraId="24B425DD" w14:textId="2B03FA04" w:rsidR="00544C1E" w:rsidRPr="001329CC" w:rsidRDefault="00544C1E" w:rsidP="00A6281D">
      <w:pPr>
        <w:pStyle w:val="Numbered"/>
        <w:numPr>
          <w:ilvl w:val="0"/>
          <w:numId w:val="52"/>
        </w:numPr>
      </w:pPr>
      <w:r w:rsidRPr="00FD4515">
        <w:rPr>
          <w:rStyle w:val="ArtefactClass"/>
        </w:rPr>
        <w:t>X.Y+.Z</w:t>
      </w:r>
      <w:r w:rsidRPr="001329CC">
        <w:t xml:space="preserve"> means the currently latest available backwards compatible version </w:t>
      </w:r>
      <w:r w:rsidRPr="00FD4515">
        <w:rPr>
          <w:rStyle w:val="ArtefactClass"/>
        </w:rPr>
        <w:t>&gt;= X.Y.Z</w:t>
      </w:r>
    </w:p>
    <w:p w14:paraId="2E1D5D10" w14:textId="0DA6305C" w:rsidR="00544C1E" w:rsidRPr="001329CC" w:rsidRDefault="00544C1E" w:rsidP="00A6281D">
      <w:pPr>
        <w:pStyle w:val="Numbered"/>
        <w:numPr>
          <w:ilvl w:val="1"/>
          <w:numId w:val="52"/>
        </w:numPr>
      </w:pPr>
      <w:r w:rsidRPr="001329CC">
        <w:t xml:space="preserve">Example: </w:t>
      </w:r>
      <w:r w:rsidR="001329CC">
        <w:rPr>
          <w:rStyle w:val="ArtefactClass"/>
        </w:rPr>
        <w:t>"</w:t>
      </w:r>
      <w:r w:rsidRPr="00FD4515">
        <w:rPr>
          <w:rStyle w:val="ArtefactClass"/>
        </w:rPr>
        <w:t>2.3+.1</w:t>
      </w:r>
      <w:r w:rsidR="001329CC">
        <w:rPr>
          <w:rStyle w:val="ArtefactClass"/>
        </w:rPr>
        <w:t>"</w:t>
      </w:r>
      <w:r w:rsidRPr="001329CC">
        <w:t xml:space="preserve"> means the currently latest available version </w:t>
      </w:r>
      <w:r w:rsidRPr="00FD4515">
        <w:rPr>
          <w:rStyle w:val="ArtefactClass"/>
        </w:rPr>
        <w:t xml:space="preserve">&gt;= </w:t>
      </w:r>
      <w:r w:rsidR="001329CC">
        <w:rPr>
          <w:rStyle w:val="ArtefactClass"/>
        </w:rPr>
        <w:t>"</w:t>
      </w:r>
      <w:r w:rsidRPr="00FD4515">
        <w:rPr>
          <w:rStyle w:val="ArtefactClass"/>
        </w:rPr>
        <w:t>2.3.1</w:t>
      </w:r>
      <w:r w:rsidR="001329CC">
        <w:rPr>
          <w:rStyle w:val="ArtefactClass"/>
        </w:rPr>
        <w:t>"</w:t>
      </w:r>
      <w:r w:rsidRPr="001329CC">
        <w:t xml:space="preserve"> and </w:t>
      </w:r>
      <w:r w:rsidRPr="00FD4515">
        <w:rPr>
          <w:rStyle w:val="ArtefactClass"/>
        </w:rPr>
        <w:t>&lt; "3.0.0"</w:t>
      </w:r>
      <w:r w:rsidRPr="001329CC">
        <w:t xml:space="preserve"> (all backwards compatible versions </w:t>
      </w:r>
      <w:r w:rsidRPr="00FD4515">
        <w:rPr>
          <w:rStyle w:val="ArtefactClass"/>
        </w:rPr>
        <w:t>&gt;= "2.3.1"</w:t>
      </w:r>
      <w:r w:rsidRPr="001329CC">
        <w:t>)</w:t>
      </w:r>
    </w:p>
    <w:p w14:paraId="3787F71F" w14:textId="77777777" w:rsidR="00544C1E" w:rsidRPr="001329CC" w:rsidRDefault="00544C1E" w:rsidP="00A6281D">
      <w:pPr>
        <w:pStyle w:val="Numbered"/>
        <w:numPr>
          <w:ilvl w:val="1"/>
          <w:numId w:val="52"/>
        </w:numPr>
      </w:pPr>
      <w:r w:rsidRPr="001329CC">
        <w:t>Typical use case: references in SDMX DSD</w:t>
      </w:r>
    </w:p>
    <w:p w14:paraId="76201E99" w14:textId="468C9E28" w:rsidR="00544C1E" w:rsidRPr="001329CC" w:rsidRDefault="00544C1E" w:rsidP="00A6281D">
      <w:pPr>
        <w:pStyle w:val="Numbered"/>
        <w:numPr>
          <w:ilvl w:val="0"/>
          <w:numId w:val="52"/>
        </w:numPr>
      </w:pPr>
      <w:r w:rsidRPr="00FD4515">
        <w:rPr>
          <w:rStyle w:val="ArtefactClass"/>
        </w:rPr>
        <w:t>X.Y.Z+</w:t>
      </w:r>
      <w:r w:rsidRPr="001329CC">
        <w:t xml:space="preserve"> means the currently latest available forwards and backwards compatible version </w:t>
      </w:r>
      <w:r w:rsidRPr="00FD4515">
        <w:rPr>
          <w:rStyle w:val="ArtefactClass"/>
        </w:rPr>
        <w:t>&gt;= X.Y.Z</w:t>
      </w:r>
    </w:p>
    <w:p w14:paraId="4942D894" w14:textId="78FF98EA" w:rsidR="00544C1E" w:rsidRPr="001329CC" w:rsidRDefault="00544C1E" w:rsidP="00A6281D">
      <w:pPr>
        <w:pStyle w:val="Numbered"/>
        <w:numPr>
          <w:ilvl w:val="1"/>
          <w:numId w:val="52"/>
        </w:numPr>
      </w:pPr>
      <w:r w:rsidRPr="001329CC">
        <w:t xml:space="preserve">Example: </w:t>
      </w:r>
      <w:r w:rsidR="001329CC">
        <w:rPr>
          <w:rStyle w:val="ArtefactClass"/>
        </w:rPr>
        <w:t>"</w:t>
      </w:r>
      <w:r w:rsidRPr="00FD4515">
        <w:rPr>
          <w:rStyle w:val="ArtefactClass"/>
        </w:rPr>
        <w:t>2.3.1+</w:t>
      </w:r>
      <w:r w:rsidR="001329CC">
        <w:rPr>
          <w:rStyle w:val="ArtefactClass"/>
        </w:rPr>
        <w:t>"</w:t>
      </w:r>
      <w:r w:rsidRPr="001329CC">
        <w:t xml:space="preserve"> means the currently latest available version </w:t>
      </w:r>
      <w:r w:rsidRPr="00FD4515">
        <w:rPr>
          <w:rStyle w:val="ArtefactClass"/>
        </w:rPr>
        <w:t xml:space="preserve">&gt;= </w:t>
      </w:r>
      <w:r w:rsidR="001329CC">
        <w:rPr>
          <w:rStyle w:val="ArtefactClass"/>
        </w:rPr>
        <w:t>"</w:t>
      </w:r>
      <w:r w:rsidRPr="00FD4515">
        <w:rPr>
          <w:rStyle w:val="ArtefactClass"/>
        </w:rPr>
        <w:t>2.3.1</w:t>
      </w:r>
      <w:r w:rsidR="001329CC">
        <w:rPr>
          <w:rStyle w:val="ArtefactClass"/>
        </w:rPr>
        <w:t>"</w:t>
      </w:r>
      <w:r w:rsidRPr="001329CC">
        <w:t xml:space="preserve"> and </w:t>
      </w:r>
      <w:r w:rsidRPr="00FD4515">
        <w:rPr>
          <w:rStyle w:val="ArtefactClass"/>
        </w:rPr>
        <w:t>&lt; "2.4.0"</w:t>
      </w:r>
      <w:r w:rsidRPr="001329CC">
        <w:t xml:space="preserve"> (all forwards and backwards compatible versions </w:t>
      </w:r>
      <w:r w:rsidRPr="00FD4515">
        <w:rPr>
          <w:rStyle w:val="ArtefactClass"/>
        </w:rPr>
        <w:t>&gt;= "2.3.1"</w:t>
      </w:r>
      <w:r w:rsidRPr="001329CC">
        <w:t>)</w:t>
      </w:r>
    </w:p>
    <w:p w14:paraId="247B8F7E" w14:textId="6A2958C9" w:rsidR="00544C1E" w:rsidRPr="001329CC" w:rsidRDefault="00544C1E" w:rsidP="0057322C">
      <w:pPr>
        <w:pStyle w:val="ListParagraph"/>
        <w:numPr>
          <w:ilvl w:val="0"/>
          <w:numId w:val="52"/>
        </w:numPr>
      </w:pPr>
      <w:r w:rsidRPr="001329CC">
        <w:t>Non-versioned and 2-digit</w:t>
      </w:r>
      <w:r w:rsidR="001329CC">
        <w:t xml:space="preserve"> </w:t>
      </w:r>
      <w:r w:rsidRPr="001329CC">
        <w:t xml:space="preserve">version SDMX structural artefacts CAN reference any other non-versioned or versioned (whether </w:t>
      </w:r>
      <w:proofErr w:type="spellStart"/>
      <w:r w:rsidRPr="001329CC">
        <w:t>SemVer</w:t>
      </w:r>
      <w:proofErr w:type="spellEnd"/>
      <w:r w:rsidRPr="001329CC">
        <w:t xml:space="preserve"> or not) SDMX structural artefacts.</w:t>
      </w:r>
    </w:p>
    <w:p w14:paraId="7FD0D68C" w14:textId="77777777" w:rsidR="00CD13E2" w:rsidRDefault="00CD13E2" w:rsidP="00CD13E2"/>
    <w:p w14:paraId="333C9391" w14:textId="11C2F8D6" w:rsidR="00544C1E" w:rsidRPr="001329CC" w:rsidRDefault="00544C1E" w:rsidP="0057322C">
      <w:pPr>
        <w:pStyle w:val="ListParagraph"/>
        <w:numPr>
          <w:ilvl w:val="0"/>
          <w:numId w:val="52"/>
        </w:numPr>
      </w:pPr>
      <w:r w:rsidRPr="001329CC">
        <w:t>Semantically versioned artefacts MUST only reference other semantically versioned artefacts.</w:t>
      </w:r>
    </w:p>
    <w:p w14:paraId="35F5DD65" w14:textId="2AB64185" w:rsidR="00544C1E" w:rsidRPr="001329CC" w:rsidRDefault="00544C1E" w:rsidP="00A6281D">
      <w:pPr>
        <w:pStyle w:val="Numbered"/>
        <w:numPr>
          <w:ilvl w:val="0"/>
          <w:numId w:val="52"/>
        </w:numPr>
      </w:pPr>
      <w:r w:rsidRPr="001329CC">
        <w:t>Wildcarded references in a stable artefact implicitly target only future stable versions of the referenced artefacts within the defined wildcard scope.</w:t>
      </w:r>
    </w:p>
    <w:p w14:paraId="343B3C9D" w14:textId="5AC3F5D3" w:rsidR="00544C1E" w:rsidRPr="001329CC" w:rsidRDefault="00544C1E" w:rsidP="00A6281D">
      <w:pPr>
        <w:pStyle w:val="Numbered"/>
        <w:numPr>
          <w:ilvl w:val="1"/>
          <w:numId w:val="52"/>
        </w:numPr>
      </w:pPr>
      <w:r w:rsidRPr="001329CC">
        <w:lastRenderedPageBreak/>
        <w:t xml:space="preserve">Example: The reference to </w:t>
      </w:r>
      <w:r w:rsidRPr="00FD4515">
        <w:rPr>
          <w:rStyle w:val="ArtefactClass"/>
        </w:rPr>
        <w:t>"AGENCY_ID:CODELIST_ID(2.3+.1)"</w:t>
      </w:r>
      <w:r w:rsidRPr="001329CC">
        <w:t xml:space="preserve"> in an artefact </w:t>
      </w:r>
      <w:r w:rsidRPr="00FD4515">
        <w:rPr>
          <w:rStyle w:val="ArtefactClass"/>
        </w:rPr>
        <w:t>"AGENCY_ID:DSD_ID(2.2.1)</w:t>
      </w:r>
      <w:r w:rsidR="001329CC">
        <w:rPr>
          <w:rStyle w:val="ArtefactClass"/>
        </w:rPr>
        <w:t>"</w:t>
      </w:r>
      <w:r w:rsidRPr="001329CC">
        <w:t xml:space="preserve"> resolves to artefact </w:t>
      </w:r>
      <w:r w:rsidRPr="00FD4515">
        <w:rPr>
          <w:rStyle w:val="ArtefactClass"/>
        </w:rPr>
        <w:t>"AGENCY_ID:CODELIST_ID(2.4.3)"</w:t>
      </w:r>
      <w:r w:rsidRPr="001329CC">
        <w:t xml:space="preserve"> if that was currently the latest available stable version.</w:t>
      </w:r>
    </w:p>
    <w:p w14:paraId="5F913377" w14:textId="5B496FF1" w:rsidR="00544C1E" w:rsidRPr="001329CC" w:rsidRDefault="00544C1E" w:rsidP="00A6281D">
      <w:pPr>
        <w:pStyle w:val="Numbered"/>
        <w:numPr>
          <w:ilvl w:val="0"/>
          <w:numId w:val="52"/>
        </w:numPr>
      </w:pPr>
      <w:r w:rsidRPr="001329CC">
        <w:t>Wildcarded references in a version-extended artefact implicitly target future stable and version-extended versions of the referenced artefacts within the defined wildcard scope.</w:t>
      </w:r>
    </w:p>
    <w:p w14:paraId="607053AA" w14:textId="2F8B0770" w:rsidR="00544C1E" w:rsidRPr="001329CC" w:rsidRDefault="00544C1E" w:rsidP="00A6281D">
      <w:pPr>
        <w:pStyle w:val="Numbered"/>
        <w:numPr>
          <w:ilvl w:val="1"/>
          <w:numId w:val="52"/>
        </w:numPr>
      </w:pPr>
      <w:r w:rsidRPr="001329CC">
        <w:t xml:space="preserve">Example: The reference to </w:t>
      </w:r>
      <w:r w:rsidRPr="00FD4515">
        <w:rPr>
          <w:rStyle w:val="ArtefactClass"/>
        </w:rPr>
        <w:t>"AGENCY_ID:CODELIST_ID(2.3+.1)"</w:t>
      </w:r>
      <w:r w:rsidRPr="001329CC">
        <w:t xml:space="preserve"> in an artefact </w:t>
      </w:r>
      <w:r w:rsidRPr="00FD4515">
        <w:rPr>
          <w:rStyle w:val="ArtefactClass"/>
        </w:rPr>
        <w:t>"AGENCY_ID:DSD_ID(2.2.1-draft)</w:t>
      </w:r>
      <w:r w:rsidR="001329CC">
        <w:rPr>
          <w:rStyle w:val="ArtefactClass"/>
        </w:rPr>
        <w:t>"</w:t>
      </w:r>
      <w:r w:rsidRPr="001329CC">
        <w:t xml:space="preserve"> resolves to artefact </w:t>
      </w:r>
      <w:r w:rsidRPr="00FD4515">
        <w:rPr>
          <w:rStyle w:val="ArtefactClass"/>
        </w:rPr>
        <w:t>"AGENCY_ID:CODELIST_ID(2.5.0-draft)"</w:t>
      </w:r>
      <w:r w:rsidRPr="001329CC">
        <w:t xml:space="preserve"> if that was currently the latest available version.</w:t>
      </w:r>
    </w:p>
    <w:p w14:paraId="50468F20" w14:textId="08E8E31A" w:rsidR="00544C1E" w:rsidRPr="001329CC" w:rsidRDefault="00544C1E" w:rsidP="00A6281D">
      <w:pPr>
        <w:pStyle w:val="Numbered"/>
        <w:numPr>
          <w:ilvl w:val="0"/>
          <w:numId w:val="52"/>
        </w:numPr>
      </w:pPr>
      <w:r w:rsidRPr="001329CC">
        <w:t>References to specific version-extended artefacts MAY be used, but those cannot be combined with a wildcard.</w:t>
      </w:r>
    </w:p>
    <w:p w14:paraId="3DEDADD2" w14:textId="7C6A71B2" w:rsidR="00544C1E" w:rsidRPr="001329CC" w:rsidRDefault="00544C1E" w:rsidP="00A6281D">
      <w:pPr>
        <w:pStyle w:val="Numbered"/>
        <w:numPr>
          <w:ilvl w:val="1"/>
          <w:numId w:val="52"/>
        </w:numPr>
      </w:pPr>
      <w:r w:rsidRPr="001329CC">
        <w:t xml:space="preserve">Example: The reference to </w:t>
      </w:r>
      <w:r w:rsidRPr="00FD4515">
        <w:rPr>
          <w:rStyle w:val="ArtefactClass"/>
        </w:rPr>
        <w:t>"AGENCY_ID:CODELIST_ID(2.5.0-draft)"</w:t>
      </w:r>
      <w:r w:rsidRPr="001329CC">
        <w:t xml:space="preserve"> in an artefact </w:t>
      </w:r>
      <w:r w:rsidRPr="00FD4515">
        <w:rPr>
          <w:rStyle w:val="ArtefactClass"/>
        </w:rPr>
        <w:t>"AGENCY_ID:DSD_ID(2.2.1)</w:t>
      </w:r>
      <w:r w:rsidR="001329CC">
        <w:rPr>
          <w:rStyle w:val="ArtefactClass"/>
        </w:rPr>
        <w:t>"</w:t>
      </w:r>
      <w:r w:rsidRPr="001329CC">
        <w:t xml:space="preserve"> resolves to artefact </w:t>
      </w:r>
      <w:r w:rsidRPr="00FD4515">
        <w:rPr>
          <w:rStyle w:val="ArtefactClass"/>
        </w:rPr>
        <w:t>"AGENCY_ID:CODELIST_ID(2.5.0-draft)"</w:t>
      </w:r>
      <w:r w:rsidRPr="001329CC">
        <w:t>, which might be subject to continued backwards compatible changes.</w:t>
      </w:r>
    </w:p>
    <w:p w14:paraId="62321A0B" w14:textId="435B23D5" w:rsidR="00544C1E" w:rsidRDefault="00544C1E" w:rsidP="00544C1E">
      <w:pPr>
        <w:pStyle w:val="Paragraph"/>
      </w:pPr>
      <w:r>
        <w:t xml:space="preserve">Because both, wildcarded references and references to version-extended artefacts, allow for changes in the referenced artefacts, care needs to be taken when choosing the appropriate references </w:t>
      </w:r>
      <w:proofErr w:type="gramStart"/>
      <w:r>
        <w:t>in order to</w:t>
      </w:r>
      <w:proofErr w:type="gramEnd"/>
      <w:r>
        <w:t xml:space="preserve"> achieve the required limitation in the allowed scope of changes.</w:t>
      </w:r>
    </w:p>
    <w:p w14:paraId="506A51BD" w14:textId="77777777" w:rsidR="00915C97" w:rsidRDefault="00915C97" w:rsidP="00544C1E">
      <w:pPr>
        <w:pStyle w:val="Paragraph"/>
      </w:pPr>
    </w:p>
    <w:p w14:paraId="23533EBF" w14:textId="77777777" w:rsidR="00915C97" w:rsidRPr="001329CC" w:rsidRDefault="00915C97" w:rsidP="00915C97">
      <w:r w:rsidRPr="00CD6EF2">
        <w:rPr>
          <w:rStyle w:val="ArtefactClass"/>
          <w:rFonts w:ascii="Arial" w:hAnsi="Arial" w:cs="Arial"/>
        </w:rPr>
        <w:t xml:space="preserve">For references to </w:t>
      </w:r>
      <w:r>
        <w:rPr>
          <w:rStyle w:val="ArtefactClass"/>
          <w:rFonts w:ascii="Arial" w:hAnsi="Arial" w:cs="Arial"/>
        </w:rPr>
        <w:t>non-</w:t>
      </w:r>
      <w:r w:rsidRPr="00CD6EF2">
        <w:rPr>
          <w:rStyle w:val="ArtefactClass"/>
          <w:rFonts w:ascii="Arial" w:hAnsi="Arial" w:cs="Arial"/>
        </w:rPr>
        <w:t xml:space="preserve">dependent artefacts, </w:t>
      </w:r>
      <w:r w:rsidRPr="00FD4515">
        <w:rPr>
          <w:rStyle w:val="ArtefactClass"/>
        </w:rPr>
        <w:t>MAJOR</w:t>
      </w:r>
      <w:r w:rsidRPr="001329CC">
        <w:t xml:space="preserve">, </w:t>
      </w:r>
      <w:r w:rsidRPr="00FD4515">
        <w:rPr>
          <w:rStyle w:val="ArtefactClass"/>
        </w:rPr>
        <w:t>MINOR</w:t>
      </w:r>
      <w:r w:rsidRPr="001329CC">
        <w:t xml:space="preserve"> or </w:t>
      </w:r>
      <w:r w:rsidRPr="00FD4515">
        <w:rPr>
          <w:rStyle w:val="ArtefactClass"/>
        </w:rPr>
        <w:t>PATCH</w:t>
      </w:r>
      <w:r w:rsidRPr="001329CC">
        <w:t xml:space="preserve"> version parts in SDMX 3.0 artefact references CAN </w:t>
      </w:r>
      <w:r>
        <w:t xml:space="preserve">alternatively </w:t>
      </w:r>
      <w:r w:rsidRPr="001329CC">
        <w:t xml:space="preserve">be wildcarded using </w:t>
      </w:r>
      <w:r>
        <w:t>"</w:t>
      </w:r>
      <w:r w:rsidRPr="00DE078C">
        <w:rPr>
          <w:rFonts w:ascii="Courier New" w:hAnsi="Courier New" w:cs="Courier New"/>
        </w:rPr>
        <w:t>*</w:t>
      </w:r>
      <w:r>
        <w:t>"</w:t>
      </w:r>
      <w:r w:rsidRPr="001329CC">
        <w:t xml:space="preserve"> as </w:t>
      </w:r>
      <w:r>
        <w:t>replacement</w:t>
      </w:r>
      <w:r w:rsidRPr="001329CC">
        <w:t>:</w:t>
      </w:r>
    </w:p>
    <w:p w14:paraId="1320E8CB" w14:textId="77777777" w:rsidR="00565DBA" w:rsidRDefault="00915C97" w:rsidP="00E65ED8">
      <w:pPr>
        <w:pStyle w:val="Paragraph"/>
      </w:pPr>
      <w:r w:rsidRPr="00CD6EF2">
        <w:rPr>
          <w:rFonts w:ascii="Courier New" w:hAnsi="Courier New" w:cs="Courier New"/>
        </w:rPr>
        <w:t>*</w:t>
      </w:r>
      <w:r>
        <w:t xml:space="preserve"> </w:t>
      </w:r>
      <w:proofErr w:type="gramStart"/>
      <w:r w:rsidRPr="001329CC">
        <w:t>means</w:t>
      </w:r>
      <w:proofErr w:type="gramEnd"/>
      <w:r w:rsidRPr="001329CC">
        <w:t xml:space="preserve"> </w:t>
      </w:r>
      <w:r>
        <w:t>all</w:t>
      </w:r>
      <w:r w:rsidRPr="001329CC">
        <w:t xml:space="preserve"> available version</w:t>
      </w:r>
      <w:r>
        <w:t>s</w:t>
      </w:r>
    </w:p>
    <w:p w14:paraId="04BFB4E2" w14:textId="0CA78EE0" w:rsidR="00544C1E" w:rsidRDefault="00544C1E" w:rsidP="004F524E">
      <w:pPr>
        <w:pStyle w:val="Heading2"/>
      </w:pPr>
      <w:bookmarkStart w:id="2456" w:name="_Toc73460211"/>
      <w:bookmarkStart w:id="2457" w:name="_Toc178073208"/>
      <w:r>
        <w:t>Upgrade and conversions of artefacts defined with previous SDMX standard versions to Semantic Versioning</w:t>
      </w:r>
      <w:bookmarkEnd w:id="2456"/>
      <w:bookmarkEnd w:id="2457"/>
    </w:p>
    <w:p w14:paraId="498AF2CE" w14:textId="4AF7372A" w:rsidR="00544C1E" w:rsidRDefault="00544C1E" w:rsidP="00544C1E">
      <w:pPr>
        <w:pStyle w:val="Paragraph"/>
      </w:pPr>
      <w:r>
        <w:t xml:space="preserve">Because SDMX standardises the interactions between statistical systems, which cannot all be upgraded at the same time, the new versioning rules cannot be applied to existing artefacts in EDIFACT, SDMX 1.0, 2.0 or 2.1. </w:t>
      </w:r>
      <w:proofErr w:type="spellStart"/>
      <w:r>
        <w:t>SemVer</w:t>
      </w:r>
      <w:proofErr w:type="spellEnd"/>
      <w:r>
        <w:t xml:space="preserve"> can only be applied to structural artefacts that are newly modelled with the SDMX 3.0 Information Model. Migrating to </w:t>
      </w:r>
      <w:proofErr w:type="spellStart"/>
      <w:r>
        <w:t>SemVer</w:t>
      </w:r>
      <w:proofErr w:type="spellEnd"/>
      <w:r>
        <w:t xml:space="preserve"> means migrating to the SDMX 3.0 Information Model, to its new API version and new versions of its exchange message formats.</w:t>
      </w:r>
    </w:p>
    <w:p w14:paraId="67380488" w14:textId="77777777" w:rsidR="00565DBA" w:rsidRDefault="00565DBA" w:rsidP="00544C1E">
      <w:pPr>
        <w:pStyle w:val="Paragraph"/>
      </w:pPr>
    </w:p>
    <w:p w14:paraId="7291A538" w14:textId="4F616A4E" w:rsidR="00544C1E" w:rsidRDefault="00544C1E" w:rsidP="00544C1E">
      <w:pPr>
        <w:pStyle w:val="Paragraph"/>
      </w:pPr>
      <w:r>
        <w:t>To migrate SDMX structural artefacts created previously to SDMX 3.0.0:</w:t>
      </w:r>
    </w:p>
    <w:p w14:paraId="2C930F54" w14:textId="77777777" w:rsidR="00565DBA" w:rsidRDefault="00565DBA" w:rsidP="00544C1E">
      <w:pPr>
        <w:pStyle w:val="Paragraph"/>
      </w:pPr>
    </w:p>
    <w:p w14:paraId="587C541F" w14:textId="706D33AC" w:rsidR="00544C1E" w:rsidRDefault="00544C1E" w:rsidP="00544C1E">
      <w:pPr>
        <w:pStyle w:val="Paragraph"/>
      </w:pPr>
      <w:r>
        <w:t xml:space="preserve">If the artefacts do not need versioning, then the new artefacts based on the SDMX 3.0 Information Model SHOULD </w:t>
      </w:r>
      <w:r w:rsidR="0002164C">
        <w:t>remain as-is</w:t>
      </w:r>
      <w:r>
        <w:t>, e.g.</w:t>
      </w:r>
      <w:r w:rsidR="00565DBA">
        <w:t>,</w:t>
      </w:r>
      <w:r>
        <w:t xml:space="preserve"> a previous artefact with the non-final version 1.0 and that doesn</w:t>
      </w:r>
      <w:r w:rsidR="0085628E">
        <w:t>'</w:t>
      </w:r>
      <w:r>
        <w:t>t need versioning becomes non-versioned</w:t>
      </w:r>
      <w:r w:rsidR="0002164C">
        <w:t>, i.e., keeps version 1.0</w:t>
      </w:r>
      <w:r>
        <w:t xml:space="preserve">. This will be the case for all </w:t>
      </w:r>
      <w:r w:rsidRPr="00FD4515">
        <w:rPr>
          <w:rStyle w:val="ArtefactClass"/>
        </w:rPr>
        <w:t>AgencyScheme</w:t>
      </w:r>
      <w:r>
        <w:t xml:space="preserve"> artefacts. </w:t>
      </w:r>
    </w:p>
    <w:p w14:paraId="2FF23001" w14:textId="77777777" w:rsidR="00565DBA" w:rsidRDefault="00565DBA" w:rsidP="00544C1E">
      <w:pPr>
        <w:pStyle w:val="Paragraph"/>
      </w:pPr>
    </w:p>
    <w:p w14:paraId="34B40FFD" w14:textId="26AC02BF" w:rsidR="00544C1E" w:rsidRDefault="00544C1E" w:rsidP="00544C1E">
      <w:pPr>
        <w:pStyle w:val="Paragraph"/>
      </w:pPr>
      <w:r>
        <w:t>If artefact versioning is required and SDMX 3.0.0 Semantic Versioning is available within the tools and processes used, then it is recommended to switch to Semantic Versioning with the following steps:</w:t>
      </w:r>
    </w:p>
    <w:p w14:paraId="7AD637DF" w14:textId="596A7101" w:rsidR="00544C1E" w:rsidRDefault="00544C1E" w:rsidP="00A6281D">
      <w:pPr>
        <w:pStyle w:val="Numbered"/>
        <w:numPr>
          <w:ilvl w:val="0"/>
          <w:numId w:val="46"/>
        </w:numPr>
      </w:pPr>
      <w:r>
        <w:lastRenderedPageBreak/>
        <w:t xml:space="preserve">Complement the missing version parts with 0s to make the version number </w:t>
      </w:r>
      <w:proofErr w:type="spellStart"/>
      <w:r>
        <w:t>SemVer</w:t>
      </w:r>
      <w:proofErr w:type="spellEnd"/>
      <w:r>
        <w:t xml:space="preserve">-compliant using the </w:t>
      </w:r>
      <w:r w:rsidRPr="00FD4515">
        <w:rPr>
          <w:rStyle w:val="ArtefactClass"/>
        </w:rPr>
        <w:t>MAJOR.MINOR.PATCH-EXTENSION</w:t>
      </w:r>
      <w:r>
        <w:t xml:space="preserve"> syntax:</w:t>
      </w:r>
    </w:p>
    <w:p w14:paraId="072A537C" w14:textId="77777777" w:rsidR="00544C1E" w:rsidRDefault="00544C1E" w:rsidP="00E65ED8">
      <w:pPr>
        <w:pStyle w:val="Numbered"/>
        <w:numPr>
          <w:ilvl w:val="0"/>
          <w:numId w:val="0"/>
        </w:numPr>
        <w:ind w:left="1440"/>
      </w:pPr>
      <w:r>
        <w:t>Example: Version 2 becomes version 2.0.0 and version 3.1 becomes version 3.1.0.</w:t>
      </w:r>
    </w:p>
    <w:p w14:paraId="7DD17E0E" w14:textId="4C17D65B" w:rsidR="00544C1E" w:rsidRDefault="00544C1E" w:rsidP="00E65ED8">
      <w:pPr>
        <w:pStyle w:val="Numbered"/>
        <w:numPr>
          <w:ilvl w:val="0"/>
          <w:numId w:val="46"/>
        </w:numPr>
      </w:pPr>
      <w:r>
        <w:t xml:space="preserve">Replace the </w:t>
      </w:r>
      <w:r w:rsidRPr="00E65ED8">
        <w:t>"</w:t>
      </w:r>
      <w:proofErr w:type="spellStart"/>
      <w:r w:rsidRPr="00E65ED8">
        <w:t>isFinal</w:t>
      </w:r>
      <w:proofErr w:type="spellEnd"/>
      <w:r w:rsidRPr="00E65ED8">
        <w:t>=false"</w:t>
      </w:r>
      <w:r>
        <w:t xml:space="preserve"> property by the version extensions </w:t>
      </w:r>
      <w:r w:rsidRPr="00E65ED8">
        <w:t>"-draft"</w:t>
      </w:r>
      <w:r>
        <w:t xml:space="preserve"> (or alternatively </w:t>
      </w:r>
      <w:r w:rsidRPr="00E65ED8">
        <w:t>"-unstable"</w:t>
      </w:r>
      <w:r>
        <w:t xml:space="preserve"> or </w:t>
      </w:r>
      <w:r w:rsidR="00565DBA" w:rsidRPr="00E65ED8">
        <w:t>"</w:t>
      </w:r>
      <w:r w:rsidRPr="00E65ED8">
        <w:t>-nonfinal</w:t>
      </w:r>
      <w:r w:rsidR="00565DBA" w:rsidRPr="00E65ED8">
        <w:t>"</w:t>
      </w:r>
      <w:r>
        <w:t xml:space="preserve"> depending on the use case).</w:t>
      </w:r>
    </w:p>
    <w:p w14:paraId="68DDE043" w14:textId="1C02F392" w:rsidR="00544C1E" w:rsidRDefault="00544C1E" w:rsidP="00E65ED8">
      <w:pPr>
        <w:pStyle w:val="Numbered"/>
        <w:numPr>
          <w:ilvl w:val="0"/>
          <w:numId w:val="0"/>
        </w:numPr>
        <w:ind w:left="1440"/>
      </w:pPr>
      <w:r>
        <w:t>Example: Version 1.3</w:t>
      </w:r>
      <w:r w:rsidR="00BE1DBF">
        <w:t xml:space="preserve"> with</w:t>
      </w:r>
      <w:r>
        <w:t xml:space="preserve"> </w:t>
      </w:r>
      <w:r w:rsidRPr="00FD4515">
        <w:rPr>
          <w:rStyle w:val="ArtefactClass"/>
        </w:rPr>
        <w:t>isFinal=true</w:t>
      </w:r>
      <w:r>
        <w:t xml:space="preserve"> becomes version 1.3.0 and version 1.3</w:t>
      </w:r>
      <w:r w:rsidR="00BE1DBF">
        <w:t xml:space="preserve"> with</w:t>
      </w:r>
      <w:r>
        <w:t xml:space="preserve"> </w:t>
      </w:r>
      <w:r w:rsidRPr="00FD4515">
        <w:rPr>
          <w:rStyle w:val="ArtefactClass"/>
        </w:rPr>
        <w:t>isFinal=false</w:t>
      </w:r>
      <w:r>
        <w:t xml:space="preserve"> becomes version 1.3.0-draft.</w:t>
      </w:r>
    </w:p>
    <w:p w14:paraId="22F149E0" w14:textId="51EB9B06" w:rsidR="00544C1E" w:rsidRDefault="00544C1E" w:rsidP="00544C1E">
      <w:pPr>
        <w:pStyle w:val="Paragraph"/>
      </w:pPr>
      <w:r>
        <w:t>If artefact versioning is required but semantic versioning cannot be applied, then version strings used in previous versions of the Standard (e.g.</w:t>
      </w:r>
      <w:r w:rsidR="00565DBA">
        <w:t>,</w:t>
      </w:r>
      <w:r>
        <w:t xml:space="preserve"> version=1.2) may continue to be used.</w:t>
      </w:r>
    </w:p>
    <w:p w14:paraId="5CDD77E8" w14:textId="77777777" w:rsidR="00565DBA" w:rsidRDefault="00565DBA" w:rsidP="00544C1E">
      <w:pPr>
        <w:pStyle w:val="Paragraph"/>
      </w:pPr>
    </w:p>
    <w:p w14:paraId="1DABE08E" w14:textId="538C4FF0" w:rsidR="00544C1E" w:rsidRDefault="00544C1E" w:rsidP="00544C1E">
      <w:pPr>
        <w:pStyle w:val="Paragraph"/>
      </w:pPr>
      <w:r>
        <w:t>Note: Like for other not fully backwards compatible SDMX 3.0 features, also some cases of semantically versioned SDMX 3.0 artefacts cannot be converted back to earlier SDMX versions. This is the case when one or more extensions have been created in parallel to the corresponding stable version. In this case, only the stable version SHOULD be converted to a final version (e.g.</w:t>
      </w:r>
      <w:r w:rsidR="00BE1DBF">
        <w:t>,</w:t>
      </w:r>
      <w:r>
        <w:t xml:space="preserve"> 3.2.1 becomes 3.2.1 final, and 3.2.1-draft cannot be converted back). </w:t>
      </w:r>
    </w:p>
    <w:p w14:paraId="40749BB4" w14:textId="77777777" w:rsidR="00565DBA" w:rsidRDefault="00565DBA" w:rsidP="00544C1E">
      <w:pPr>
        <w:pStyle w:val="Paragraph"/>
      </w:pPr>
    </w:p>
    <w:p w14:paraId="65D27AAE" w14:textId="77777777" w:rsidR="00544C1E" w:rsidRDefault="00544C1E" w:rsidP="004F524E">
      <w:pPr>
        <w:pStyle w:val="Heading2"/>
      </w:pPr>
      <w:bookmarkStart w:id="2458" w:name="_Toc73460212"/>
      <w:bookmarkStart w:id="2459" w:name="_Toc178073209"/>
      <w:r>
        <w:t>FAQ for Semantic Versioning</w:t>
      </w:r>
      <w:bookmarkEnd w:id="2458"/>
      <w:bookmarkEnd w:id="2459"/>
    </w:p>
    <w:p w14:paraId="56B94FE8" w14:textId="53870FB6" w:rsidR="00544C1E" w:rsidRPr="00FD4515" w:rsidRDefault="00544C1E" w:rsidP="00544C1E">
      <w:pPr>
        <w:pStyle w:val="Paragraph"/>
        <w:rPr>
          <w:b/>
          <w:bCs/>
        </w:rPr>
      </w:pPr>
      <w:r w:rsidRPr="00FD4515">
        <w:rPr>
          <w:b/>
          <w:bCs/>
        </w:rPr>
        <w:t>My organisation is new to SDMX and starts to implement 3.0 or starts to implement a new process fully based on SDMX 3.0. Which versioning scheme should be used?</w:t>
      </w:r>
    </w:p>
    <w:p w14:paraId="2E555AF5" w14:textId="77777777" w:rsidR="00BE1DBF" w:rsidRDefault="00BE1DBF" w:rsidP="00544C1E">
      <w:pPr>
        <w:pStyle w:val="Paragraph"/>
      </w:pPr>
    </w:p>
    <w:p w14:paraId="1E3B6A4C" w14:textId="68D0D3AC" w:rsidR="00544C1E" w:rsidRDefault="00544C1E" w:rsidP="00544C1E">
      <w:pPr>
        <w:pStyle w:val="Paragraph"/>
      </w:pPr>
      <w:r>
        <w:t>If all counterparts involved in the process and all tools used for its implementation are SDMX 3.0-ready, then it is recommended to:</w:t>
      </w:r>
    </w:p>
    <w:p w14:paraId="6869B87A" w14:textId="2430B7DD" w:rsidR="00544C1E" w:rsidRDefault="00544C1E" w:rsidP="00A6281D">
      <w:pPr>
        <w:pStyle w:val="bulleted"/>
      </w:pPr>
      <w:r>
        <w:t xml:space="preserve">in general, use semantic </w:t>
      </w:r>
      <w:proofErr w:type="gramStart"/>
      <w:r>
        <w:t>versioning;</w:t>
      </w:r>
      <w:proofErr w:type="gramEnd"/>
    </w:p>
    <w:p w14:paraId="3AD71C7A" w14:textId="5F83B63C" w:rsidR="00544C1E" w:rsidRDefault="00544C1E" w:rsidP="00A6281D">
      <w:pPr>
        <w:pStyle w:val="bulleted"/>
      </w:pPr>
      <w:r>
        <w:t>exceptionally, do not use versioning for artefacts that do not require it, e.g. artefacts that never change, that are only used internally or for which communication on changes with external parties or systems is not required.</w:t>
      </w:r>
    </w:p>
    <w:p w14:paraId="47EA18F8" w14:textId="77777777" w:rsidR="00BE1DBF" w:rsidRDefault="00BE1DBF" w:rsidP="00544C1E">
      <w:pPr>
        <w:pStyle w:val="Paragraph"/>
        <w:rPr>
          <w:b/>
          <w:bCs/>
        </w:rPr>
      </w:pPr>
    </w:p>
    <w:p w14:paraId="696C4D55" w14:textId="488C42C3" w:rsidR="00544C1E" w:rsidRPr="00FD4515" w:rsidRDefault="00544C1E" w:rsidP="00544C1E">
      <w:pPr>
        <w:pStyle w:val="Paragraph"/>
        <w:rPr>
          <w:b/>
          <w:bCs/>
        </w:rPr>
      </w:pPr>
      <w:r w:rsidRPr="00FD4515">
        <w:rPr>
          <w:b/>
          <w:bCs/>
        </w:rPr>
        <w:t>How should I deal with revisions in the 0.y.z initial modelling phase?</w:t>
      </w:r>
    </w:p>
    <w:p w14:paraId="728679AB" w14:textId="77777777" w:rsidR="00BE1DBF" w:rsidRDefault="00BE1DBF" w:rsidP="00544C1E">
      <w:pPr>
        <w:pStyle w:val="Paragraph"/>
      </w:pPr>
    </w:p>
    <w:p w14:paraId="7ADFADFC" w14:textId="32EE141D" w:rsidR="00544C1E" w:rsidRDefault="00544C1E" w:rsidP="00544C1E">
      <w:pPr>
        <w:pStyle w:val="Paragraph"/>
      </w:pPr>
      <w:r>
        <w:t>The simplest thing to do is start your initial modelling release at 0.1.0 and then increment the minor version for each subsequent release.</w:t>
      </w:r>
    </w:p>
    <w:p w14:paraId="575EF0A4" w14:textId="77777777" w:rsidR="00BE1DBF" w:rsidRDefault="00BE1DBF" w:rsidP="00544C1E">
      <w:pPr>
        <w:pStyle w:val="Paragraph"/>
      </w:pPr>
    </w:p>
    <w:p w14:paraId="7222A344" w14:textId="2FD69D57" w:rsidR="00544C1E" w:rsidRPr="00FD4515" w:rsidRDefault="00544C1E" w:rsidP="00544C1E">
      <w:pPr>
        <w:pStyle w:val="Paragraph"/>
        <w:rPr>
          <w:b/>
          <w:bCs/>
        </w:rPr>
      </w:pPr>
      <w:r w:rsidRPr="00FD4515">
        <w:rPr>
          <w:b/>
          <w:bCs/>
        </w:rPr>
        <w:t>How do I know when to release 1.0.0?</w:t>
      </w:r>
    </w:p>
    <w:p w14:paraId="06B3BF2F" w14:textId="77777777" w:rsidR="00BE1DBF" w:rsidRDefault="00BE1DBF" w:rsidP="00544C1E">
      <w:pPr>
        <w:pStyle w:val="Paragraph"/>
      </w:pPr>
    </w:p>
    <w:p w14:paraId="35DE5852" w14:textId="1095E546" w:rsidR="00544C1E" w:rsidRDefault="00544C1E" w:rsidP="00544C1E">
      <w:pPr>
        <w:pStyle w:val="Paragraph"/>
      </w:pPr>
      <w:r>
        <w:t>If your data model is being used in production, it should probably already be 1.0.0. If you have a stable artefact on which users have come to depend, you should be 1.0.0. If you</w:t>
      </w:r>
      <w:r w:rsidR="0085628E">
        <w:t>'</w:t>
      </w:r>
      <w:r>
        <w:t>re worrying a lot about backwards compatibility, you should probably already be 1.0.0.</w:t>
      </w:r>
    </w:p>
    <w:p w14:paraId="393E73AA" w14:textId="77777777" w:rsidR="00BE1DBF" w:rsidRDefault="00BE1DBF" w:rsidP="00544C1E">
      <w:pPr>
        <w:pStyle w:val="Paragraph"/>
      </w:pPr>
    </w:p>
    <w:p w14:paraId="2DEF1BEE" w14:textId="6CEB650E" w:rsidR="00544C1E" w:rsidRPr="00FD4515" w:rsidRDefault="00544C1E" w:rsidP="00544C1E">
      <w:pPr>
        <w:pStyle w:val="Paragraph"/>
        <w:rPr>
          <w:b/>
          <w:bCs/>
        </w:rPr>
      </w:pPr>
      <w:r w:rsidRPr="00FD4515">
        <w:rPr>
          <w:b/>
          <w:bCs/>
        </w:rPr>
        <w:t>Doesn</w:t>
      </w:r>
      <w:r w:rsidR="0085628E">
        <w:rPr>
          <w:b/>
          <w:bCs/>
        </w:rPr>
        <w:t>'</w:t>
      </w:r>
      <w:r w:rsidRPr="00FD4515">
        <w:rPr>
          <w:b/>
          <w:bCs/>
        </w:rPr>
        <w:t>t this discourage rapid modelling and fast iteration?</w:t>
      </w:r>
    </w:p>
    <w:p w14:paraId="04823212" w14:textId="77777777" w:rsidR="00BE1DBF" w:rsidRDefault="00BE1DBF" w:rsidP="00544C1E">
      <w:pPr>
        <w:pStyle w:val="Paragraph"/>
      </w:pPr>
    </w:p>
    <w:p w14:paraId="490F40A5" w14:textId="56D588D1" w:rsidR="00544C1E" w:rsidRDefault="00544C1E" w:rsidP="00544C1E">
      <w:pPr>
        <w:pStyle w:val="Paragraph"/>
      </w:pPr>
      <w:r>
        <w:lastRenderedPageBreak/>
        <w:t>Major version zero is all about rapid modelling. If you</w:t>
      </w:r>
      <w:r w:rsidR="0085628E">
        <w:t>'</w:t>
      </w:r>
      <w:r>
        <w:t>re changing the artefact every day you should either still be in version 0.y.z or on the next (minor or) major version for a separate modelling.</w:t>
      </w:r>
    </w:p>
    <w:p w14:paraId="41E7FC84" w14:textId="77777777" w:rsidR="00BE1DBF" w:rsidRDefault="00BE1DBF" w:rsidP="00544C1E">
      <w:pPr>
        <w:pStyle w:val="Paragraph"/>
      </w:pPr>
    </w:p>
    <w:p w14:paraId="692FC2D8" w14:textId="577BCBC6" w:rsidR="00544C1E" w:rsidRPr="00FD4515" w:rsidRDefault="00544C1E" w:rsidP="00544C1E">
      <w:pPr>
        <w:pStyle w:val="Paragraph"/>
        <w:rPr>
          <w:b/>
          <w:bCs/>
        </w:rPr>
      </w:pPr>
      <w:r w:rsidRPr="00FD4515">
        <w:rPr>
          <w:b/>
          <w:bCs/>
        </w:rPr>
        <w:t>If even the tiniest backwards incompatible changes to the public artefact require a major version bump, won</w:t>
      </w:r>
      <w:r w:rsidR="0085628E">
        <w:rPr>
          <w:b/>
          <w:bCs/>
        </w:rPr>
        <w:t>'</w:t>
      </w:r>
      <w:r w:rsidRPr="00FD4515">
        <w:rPr>
          <w:b/>
          <w:bCs/>
        </w:rPr>
        <w:t>t I end up at version 42.0.0 very rapidly?</w:t>
      </w:r>
    </w:p>
    <w:p w14:paraId="0EAC10A9" w14:textId="77777777" w:rsidR="00BE1DBF" w:rsidRDefault="00BE1DBF" w:rsidP="00544C1E">
      <w:pPr>
        <w:pStyle w:val="Paragraph"/>
      </w:pPr>
    </w:p>
    <w:p w14:paraId="6852CE8E" w14:textId="4DA35977" w:rsidR="00544C1E" w:rsidRDefault="00544C1E" w:rsidP="00544C1E">
      <w:pPr>
        <w:pStyle w:val="Paragraph"/>
      </w:pPr>
      <w:r>
        <w:t xml:space="preserve">This is a question of responsible modelling and foresight. Incompatible changes should not be introduced lightly to a data model that has a lot of dependencies. The cost that must be incurred to upgrade can be significant. Having to bump major versions to release incompatible changes means you will think through the impact of your </w:t>
      </w:r>
      <w:proofErr w:type="gramStart"/>
      <w:r>
        <w:t>changes, and</w:t>
      </w:r>
      <w:proofErr w:type="gramEnd"/>
      <w:r>
        <w:t xml:space="preserve"> evaluate the cost/benefit ratio involved.</w:t>
      </w:r>
    </w:p>
    <w:p w14:paraId="471C0453" w14:textId="77777777" w:rsidR="00BE1DBF" w:rsidRDefault="00BE1DBF" w:rsidP="00544C1E">
      <w:pPr>
        <w:pStyle w:val="Paragraph"/>
      </w:pPr>
    </w:p>
    <w:p w14:paraId="4BCB019D" w14:textId="4D2CB4AC" w:rsidR="00544C1E" w:rsidRPr="00FD4515" w:rsidRDefault="00544C1E" w:rsidP="00544C1E">
      <w:pPr>
        <w:pStyle w:val="Paragraph"/>
        <w:rPr>
          <w:b/>
          <w:bCs/>
        </w:rPr>
      </w:pPr>
      <w:r w:rsidRPr="00FD4515">
        <w:rPr>
          <w:b/>
          <w:bCs/>
        </w:rPr>
        <w:t>Documenting the version changes in an artefact's annotation of type "CHANGELOG" is too much work!</w:t>
      </w:r>
    </w:p>
    <w:p w14:paraId="712F2E53" w14:textId="77777777" w:rsidR="00BE1DBF" w:rsidRDefault="00BE1DBF" w:rsidP="00544C1E">
      <w:pPr>
        <w:pStyle w:val="Paragraph"/>
      </w:pPr>
    </w:p>
    <w:p w14:paraId="4609D0AE" w14:textId="557A1392" w:rsidR="00544C1E" w:rsidRDefault="00544C1E" w:rsidP="00544C1E">
      <w:pPr>
        <w:pStyle w:val="Paragraph"/>
      </w:pPr>
      <w:r>
        <w:t>It is your responsibility as a professional modeller to properly document the artefacts that are intended for use by others. Managing data model complexity is a hugely important part of keeping a project efficient, and that</w:t>
      </w:r>
      <w:r w:rsidR="0085628E">
        <w:t>'</w:t>
      </w:r>
      <w:r>
        <w:t>s hard to do if nobody knows how to use your data model, or what artefacts are safe to reuse. In the long run, SDMX 3.0 Semantic Versioning can keep everyone and everything running smoothly.</w:t>
      </w:r>
    </w:p>
    <w:p w14:paraId="01978B97" w14:textId="77777777" w:rsidR="00544C1E" w:rsidRDefault="00544C1E" w:rsidP="00544C1E">
      <w:pPr>
        <w:pStyle w:val="Paragraph"/>
      </w:pPr>
      <w:r>
        <w:t>However, refrain from overdoing. Nobody can and will read too long lists of changes. Thus, keep it to the absolute essence, and mainly use it for short announcements. You can even skip the changelog if the change is impact-less. For all complete reports, a new API feature could be more useful to automatically generate a log of differences between two versions.</w:t>
      </w:r>
    </w:p>
    <w:p w14:paraId="2CBE13D5" w14:textId="77777777" w:rsidR="00BE1DBF" w:rsidRDefault="00BE1DBF" w:rsidP="00544C1E">
      <w:pPr>
        <w:pStyle w:val="Paragraph"/>
      </w:pPr>
    </w:p>
    <w:p w14:paraId="2DD2D44F" w14:textId="4B202F29" w:rsidR="00544C1E" w:rsidRPr="00FD4515" w:rsidRDefault="00544C1E" w:rsidP="00544C1E">
      <w:pPr>
        <w:pStyle w:val="Paragraph"/>
        <w:rPr>
          <w:b/>
          <w:bCs/>
        </w:rPr>
      </w:pPr>
      <w:r w:rsidRPr="00FD4515">
        <w:rPr>
          <w:b/>
          <w:bCs/>
        </w:rPr>
        <w:t>What do I do if I accidentally release a backwards incompatible change as a minor version?</w:t>
      </w:r>
    </w:p>
    <w:p w14:paraId="7394C001" w14:textId="77777777" w:rsidR="00BE1DBF" w:rsidRDefault="00BE1DBF" w:rsidP="00544C1E">
      <w:pPr>
        <w:pStyle w:val="Paragraph"/>
      </w:pPr>
    </w:p>
    <w:p w14:paraId="0C2793E0" w14:textId="06FD1F44" w:rsidR="00544C1E" w:rsidRDefault="00544C1E" w:rsidP="00544C1E">
      <w:pPr>
        <w:pStyle w:val="Paragraph"/>
      </w:pPr>
      <w:r>
        <w:t>As soon as you realise that you</w:t>
      </w:r>
      <w:r w:rsidR="0085628E">
        <w:t>'</w:t>
      </w:r>
      <w:r>
        <w:t>ve broken the SDMX 3.0 Semantic Versioning specification, fix the problem and release a new minor version that corrects the problem and restores backwards compatibility. Even under this circumstance, it is unacceptable to modify versioned releases. If it</w:t>
      </w:r>
      <w:r w:rsidR="0085628E">
        <w:t>'</w:t>
      </w:r>
      <w:r>
        <w:t>s appropriate, document the offending version and inform your users of the problem so that they are aware of the offending version.</w:t>
      </w:r>
    </w:p>
    <w:p w14:paraId="38B0C095" w14:textId="77777777" w:rsidR="00BE1DBF" w:rsidRDefault="00BE1DBF" w:rsidP="00544C1E">
      <w:pPr>
        <w:pStyle w:val="Paragraph"/>
      </w:pPr>
    </w:p>
    <w:p w14:paraId="6560A7B1" w14:textId="1A187E44" w:rsidR="00544C1E" w:rsidRPr="00FD4515" w:rsidRDefault="00544C1E" w:rsidP="00544C1E">
      <w:pPr>
        <w:pStyle w:val="Paragraph"/>
        <w:rPr>
          <w:b/>
          <w:bCs/>
        </w:rPr>
      </w:pPr>
      <w:r w:rsidRPr="00FD4515">
        <w:rPr>
          <w:b/>
          <w:bCs/>
        </w:rPr>
        <w:t>What if I inadvertently alter the public artefact in a way that is not compliant with the version number change (i.e. the modification incorrectly introduces a major breaking change in a patch release)?</w:t>
      </w:r>
    </w:p>
    <w:p w14:paraId="13C74D91" w14:textId="77777777" w:rsidR="00BE1DBF" w:rsidRDefault="00BE1DBF" w:rsidP="00544C1E">
      <w:pPr>
        <w:pStyle w:val="Paragraph"/>
      </w:pPr>
    </w:p>
    <w:p w14:paraId="480E130B" w14:textId="22D656A9" w:rsidR="00544C1E" w:rsidRDefault="00544C1E" w:rsidP="00544C1E">
      <w:pPr>
        <w:pStyle w:val="Paragraph"/>
      </w:pPr>
      <w:r>
        <w:t>Use your best judgement. If you have a huge audience that will be drastically impacted by changing the behaviour back to what the public artefact intended, then it may be best to perform a major version release, even though the property change could strictly be considered a patch release. Remember, SDMX 3.0.0 Semantic Versioning is all about conveying meaning by how the version number changes. If these changes are important to your users, use the version number to inform them.</w:t>
      </w:r>
    </w:p>
    <w:p w14:paraId="210F20CC" w14:textId="77777777" w:rsidR="00BE1DBF" w:rsidRDefault="00BE1DBF" w:rsidP="00544C1E">
      <w:pPr>
        <w:pStyle w:val="Paragraph"/>
      </w:pPr>
    </w:p>
    <w:p w14:paraId="5EFD7824" w14:textId="0DB62DFE" w:rsidR="00544C1E" w:rsidRPr="00FD4515" w:rsidRDefault="00544C1E" w:rsidP="00544C1E">
      <w:pPr>
        <w:pStyle w:val="Paragraph"/>
        <w:rPr>
          <w:b/>
          <w:bCs/>
        </w:rPr>
      </w:pPr>
      <w:r w:rsidRPr="00FD4515">
        <w:rPr>
          <w:b/>
          <w:bCs/>
        </w:rPr>
        <w:t>How should I handle deprecating elements?</w:t>
      </w:r>
    </w:p>
    <w:p w14:paraId="32C6A20F" w14:textId="77777777" w:rsidR="00BE1DBF" w:rsidRDefault="00BE1DBF" w:rsidP="00544C1E">
      <w:pPr>
        <w:pStyle w:val="Paragraph"/>
      </w:pPr>
    </w:p>
    <w:p w14:paraId="3CF6F38A" w14:textId="256437C8" w:rsidR="00544C1E" w:rsidRDefault="00544C1E" w:rsidP="00544C1E">
      <w:pPr>
        <w:pStyle w:val="Paragraph"/>
      </w:pPr>
      <w:r>
        <w:t xml:space="preserve">Deprecating existing elements is a normal part of data modelling and is often required to make forward progress or follow history (changing classifications, evolving reference </w:t>
      </w:r>
      <w:r>
        <w:lastRenderedPageBreak/>
        <w:t xml:space="preserve">areas). When you deprecate part of your stable artefact, you should issue a new minor version with the deprecation in place (e.g. add the new country code but still keep the old country code) and with a </w:t>
      </w:r>
      <w:r w:rsidR="00593C29">
        <w:t>"</w:t>
      </w:r>
      <w:r>
        <w:t>CHANGELOG</w:t>
      </w:r>
      <w:r w:rsidR="00593C29">
        <w:t>"</w:t>
      </w:r>
      <w:r>
        <w:t xml:space="preserve"> annotation announcing the deprecation (e.g. the intention to remove the old country code in a future version</w:t>
      </w:r>
      <w:proofErr w:type="gramStart"/>
      <w:r>
        <w:t>) .</w:t>
      </w:r>
      <w:proofErr w:type="gramEnd"/>
      <w:r>
        <w:t xml:space="preserve"> Before you completely remove the functionality in a new major release there should be at least one minor release that contains the deprecation so that users can smoothly transition to the new artefact.</w:t>
      </w:r>
    </w:p>
    <w:p w14:paraId="564972A1" w14:textId="77777777" w:rsidR="00BE1DBF" w:rsidRDefault="00BE1DBF" w:rsidP="00544C1E">
      <w:pPr>
        <w:pStyle w:val="Paragraph"/>
      </w:pPr>
    </w:p>
    <w:p w14:paraId="68E9D5A3" w14:textId="65891076" w:rsidR="00544C1E" w:rsidRPr="00FD4515" w:rsidRDefault="00544C1E" w:rsidP="00544C1E">
      <w:pPr>
        <w:pStyle w:val="Paragraph"/>
        <w:rPr>
          <w:b/>
          <w:bCs/>
        </w:rPr>
      </w:pPr>
      <w:r w:rsidRPr="00FD4515">
        <w:rPr>
          <w:b/>
          <w:bCs/>
        </w:rPr>
        <w:t>Does SDMX 3.0.0 Semantic Versioning have a size limit on the version string?</w:t>
      </w:r>
    </w:p>
    <w:p w14:paraId="34D84F75" w14:textId="77777777" w:rsidR="00BE1DBF" w:rsidRDefault="00BE1DBF" w:rsidP="00544C1E">
      <w:pPr>
        <w:pStyle w:val="Paragraph"/>
      </w:pPr>
    </w:p>
    <w:p w14:paraId="6DB5CC9E" w14:textId="455A50BD" w:rsidR="00544C1E" w:rsidRDefault="00544C1E" w:rsidP="00544C1E">
      <w:pPr>
        <w:pStyle w:val="Paragraph"/>
      </w:pPr>
      <w:r>
        <w:t xml:space="preserve">No, but use good judgement. A </w:t>
      </w:r>
      <w:proofErr w:type="gramStart"/>
      <w:r>
        <w:t>255 character</w:t>
      </w:r>
      <w:proofErr w:type="gramEnd"/>
      <w:r>
        <w:t xml:space="preserve"> version string is probably overkill, for example. In addition, specific SDMX implementations may impose their own limits on the size of the string. Remember, it is generally recommended to use the standard extension "-draft".</w:t>
      </w:r>
    </w:p>
    <w:p w14:paraId="32513F57" w14:textId="77777777" w:rsidR="00BE1DBF" w:rsidRDefault="00BE1DBF" w:rsidP="00544C1E">
      <w:pPr>
        <w:pStyle w:val="Paragraph"/>
      </w:pPr>
    </w:p>
    <w:p w14:paraId="7277B3A5" w14:textId="34BD02FA" w:rsidR="00544C1E" w:rsidRPr="00FD4515" w:rsidRDefault="00544C1E" w:rsidP="00544C1E">
      <w:pPr>
        <w:pStyle w:val="Paragraph"/>
        <w:rPr>
          <w:b/>
          <w:bCs/>
        </w:rPr>
      </w:pPr>
      <w:r w:rsidRPr="00FD4515">
        <w:rPr>
          <w:b/>
          <w:bCs/>
        </w:rPr>
        <w:t xml:space="preserve">Is </w:t>
      </w:r>
      <w:r w:rsidR="00593C29">
        <w:rPr>
          <w:b/>
          <w:bCs/>
        </w:rPr>
        <w:t>"</w:t>
      </w:r>
      <w:r w:rsidRPr="00FD4515">
        <w:rPr>
          <w:b/>
          <w:bCs/>
        </w:rPr>
        <w:t>v1.2.3</w:t>
      </w:r>
      <w:r w:rsidR="00593C29">
        <w:rPr>
          <w:b/>
          <w:bCs/>
        </w:rPr>
        <w:t>"</w:t>
      </w:r>
      <w:r w:rsidRPr="00FD4515">
        <w:rPr>
          <w:b/>
          <w:bCs/>
        </w:rPr>
        <w:t xml:space="preserve"> a semantic version?</w:t>
      </w:r>
    </w:p>
    <w:p w14:paraId="5FF245F5" w14:textId="77777777" w:rsidR="00BE1DBF" w:rsidRDefault="00BE1DBF" w:rsidP="00544C1E">
      <w:pPr>
        <w:pStyle w:val="Paragraph"/>
      </w:pPr>
    </w:p>
    <w:p w14:paraId="7533B0A8" w14:textId="1472CC47" w:rsidR="00544C1E" w:rsidRDefault="00544C1E" w:rsidP="00544C1E">
      <w:pPr>
        <w:pStyle w:val="Paragraph"/>
      </w:pPr>
      <w:r>
        <w:t xml:space="preserve">No, </w:t>
      </w:r>
      <w:r w:rsidR="00593C29">
        <w:t>"</w:t>
      </w:r>
      <w:r>
        <w:t>v1.2.3</w:t>
      </w:r>
      <w:r w:rsidR="00593C29">
        <w:t>"</w:t>
      </w:r>
      <w:r>
        <w:t xml:space="preserve"> is not a semantic version. The semantic version is </w:t>
      </w:r>
      <w:r w:rsidR="00593C29">
        <w:t>"</w:t>
      </w:r>
      <w:r>
        <w:t>1.2.3</w:t>
      </w:r>
      <w:r w:rsidR="00593C29">
        <w:t>"</w:t>
      </w:r>
      <w:r>
        <w:t>.</w:t>
      </w:r>
    </w:p>
    <w:p w14:paraId="27A01445" w14:textId="77777777" w:rsidR="00BE1DBF" w:rsidRDefault="00BE1DBF" w:rsidP="00544C1E">
      <w:pPr>
        <w:pStyle w:val="Paragraph"/>
      </w:pPr>
    </w:p>
    <w:p w14:paraId="5B0D16A3" w14:textId="4BE83E05" w:rsidR="00544C1E" w:rsidRPr="00FD4515" w:rsidRDefault="00544C1E" w:rsidP="00544C1E">
      <w:pPr>
        <w:pStyle w:val="Paragraph"/>
        <w:rPr>
          <w:b/>
          <w:bCs/>
        </w:rPr>
      </w:pPr>
      <w:r w:rsidRPr="00FD4515">
        <w:rPr>
          <w:b/>
          <w:bCs/>
        </w:rPr>
        <w:t>Is there a suggested regular expression (</w:t>
      </w:r>
      <w:proofErr w:type="spellStart"/>
      <w:r w:rsidRPr="00FD4515">
        <w:rPr>
          <w:b/>
          <w:bCs/>
        </w:rPr>
        <w:t>RegEx</w:t>
      </w:r>
      <w:proofErr w:type="spellEnd"/>
      <w:r w:rsidRPr="00FD4515">
        <w:rPr>
          <w:b/>
          <w:bCs/>
        </w:rPr>
        <w:t>) to check an SDMX 3.0.0 Semantic Versioning string?</w:t>
      </w:r>
    </w:p>
    <w:p w14:paraId="421267E7" w14:textId="77777777" w:rsidR="00BE1DBF" w:rsidRDefault="00BE1DBF" w:rsidP="00544C1E">
      <w:pPr>
        <w:pStyle w:val="Paragraph"/>
      </w:pPr>
    </w:p>
    <w:p w14:paraId="202A63ED" w14:textId="290F112B" w:rsidR="00544C1E" w:rsidRDefault="00544C1E" w:rsidP="00544C1E">
      <w:pPr>
        <w:pStyle w:val="Paragraph"/>
      </w:pPr>
      <w:r>
        <w:t>There are two:</w:t>
      </w:r>
    </w:p>
    <w:p w14:paraId="723CFA29" w14:textId="77777777" w:rsidR="00BE1DBF" w:rsidRDefault="00BE1DBF" w:rsidP="00544C1E">
      <w:pPr>
        <w:pStyle w:val="Paragraph"/>
      </w:pPr>
    </w:p>
    <w:p w14:paraId="1548467A" w14:textId="39C268D8" w:rsidR="00544C1E" w:rsidRDefault="00544C1E" w:rsidP="00544C1E">
      <w:pPr>
        <w:pStyle w:val="Paragraph"/>
      </w:pPr>
      <w:r>
        <w:t>One with named groups for those systems that support them (PCRE [Perl Compatible Regular Expressions, i.e. Perl, PHP and R], Python and Go).</w:t>
      </w:r>
    </w:p>
    <w:p w14:paraId="13897358" w14:textId="77777777" w:rsidR="00BE1DBF" w:rsidRDefault="00BE1DBF" w:rsidP="00544C1E">
      <w:pPr>
        <w:pStyle w:val="Paragraph"/>
      </w:pPr>
    </w:p>
    <w:p w14:paraId="10C485D3" w14:textId="60B8E782" w:rsidR="00544C1E" w:rsidRDefault="00544C1E" w:rsidP="00544C1E">
      <w:pPr>
        <w:pStyle w:val="Paragraph"/>
      </w:pPr>
      <w:r>
        <w:t xml:space="preserve">Reduced version (without original </w:t>
      </w:r>
      <w:proofErr w:type="spellStart"/>
      <w:r>
        <w:t>SemVer</w:t>
      </w:r>
      <w:proofErr w:type="spellEnd"/>
      <w:r>
        <w:t xml:space="preserve"> "build metadata") from: </w:t>
      </w:r>
      <w:hyperlink r:id="rId63" w:history="1">
        <w:r w:rsidRPr="00BE1DBF">
          <w:rPr>
            <w:rStyle w:val="Hyperlink"/>
          </w:rPr>
          <w:t>https://regex101.com/r/Ly7O1x/3/</w:t>
        </w:r>
      </w:hyperlink>
    </w:p>
    <w:p w14:paraId="1DD244C5" w14:textId="77777777" w:rsidR="00BE1DBF" w:rsidRDefault="00BE1DBF" w:rsidP="00544C1E">
      <w:pPr>
        <w:pStyle w:val="Paragraph"/>
      </w:pPr>
    </w:p>
    <w:p w14:paraId="5E4E9869" w14:textId="3F078050" w:rsidR="00544C1E" w:rsidRPr="00FD4515" w:rsidRDefault="00544C1E" w:rsidP="00544C1E">
      <w:pPr>
        <w:pStyle w:val="Paragraph"/>
        <w:rPr>
          <w:rStyle w:val="ArtefactClass"/>
        </w:rPr>
      </w:pPr>
      <w:r w:rsidRPr="00FD4515">
        <w:rPr>
          <w:rStyle w:val="ArtefactClass"/>
        </w:rPr>
        <w:t>^(?P&lt;major&gt;0|[1-9]\d*)\.(?P&lt;minor&gt;0|[1-9]\d*)\.(?P&lt;patch&gt;0|[1-9]\d*)(?:-(?P&lt;extension&gt;(?:0|[1-9]\d*|\d*[a-zA-Z-][0-9a-zA-Z-]*)(?:\.(?:0|[1-9]\d*|\d*[a-zA-Z-][0-9a-zA-Z-]*))*))?$</w:t>
      </w:r>
    </w:p>
    <w:p w14:paraId="0E09AAD3" w14:textId="77777777" w:rsidR="00BE1DBF" w:rsidRDefault="00BE1DBF" w:rsidP="00544C1E">
      <w:pPr>
        <w:pStyle w:val="Paragraph"/>
      </w:pPr>
    </w:p>
    <w:p w14:paraId="0839ED28" w14:textId="193E81E3" w:rsidR="00544C1E" w:rsidRDefault="00544C1E" w:rsidP="00544C1E">
      <w:pPr>
        <w:pStyle w:val="Paragraph"/>
      </w:pPr>
      <w:r>
        <w:t>And one with numbered capture groups instead (so cg1 = major, cg2 = minor, cg3 = patch and cg4 = extension) that is compatible with ECMA Script (JavaScript), PCRE (Perl Compatible Regular Expressions, i.e. Perl, PHP and R), Python and Go.</w:t>
      </w:r>
    </w:p>
    <w:p w14:paraId="52AB2F9F" w14:textId="77777777" w:rsidR="00BE1DBF" w:rsidRDefault="00BE1DBF" w:rsidP="00544C1E">
      <w:pPr>
        <w:pStyle w:val="Paragraph"/>
      </w:pPr>
    </w:p>
    <w:p w14:paraId="314BD86C" w14:textId="30964E4E" w:rsidR="00544C1E" w:rsidRDefault="00544C1E" w:rsidP="00544C1E">
      <w:pPr>
        <w:pStyle w:val="Paragraph"/>
      </w:pPr>
      <w:r>
        <w:t xml:space="preserve">Reduced version (without original </w:t>
      </w:r>
      <w:proofErr w:type="spellStart"/>
      <w:r>
        <w:t>SemVer</w:t>
      </w:r>
      <w:proofErr w:type="spellEnd"/>
      <w:r>
        <w:t xml:space="preserve"> "build metadata") from: </w:t>
      </w:r>
      <w:hyperlink r:id="rId64" w:history="1">
        <w:r w:rsidRPr="00BE1DBF">
          <w:rPr>
            <w:rStyle w:val="Hyperlink"/>
          </w:rPr>
          <w:t>https://regex101.com/r/vkijKf/1/</w:t>
        </w:r>
      </w:hyperlink>
    </w:p>
    <w:p w14:paraId="0402E650" w14:textId="77777777" w:rsidR="00BE1DBF" w:rsidRDefault="00BE1DBF" w:rsidP="00544C1E">
      <w:pPr>
        <w:pStyle w:val="Paragraph"/>
      </w:pPr>
    </w:p>
    <w:p w14:paraId="45BA6640" w14:textId="63A675D2" w:rsidR="00544C1E" w:rsidRPr="00FD4515" w:rsidRDefault="00544C1E" w:rsidP="00544C1E">
      <w:pPr>
        <w:pStyle w:val="Paragraph"/>
        <w:rPr>
          <w:rStyle w:val="ArtefactClass"/>
        </w:rPr>
      </w:pPr>
      <w:r w:rsidRPr="00FD4515">
        <w:rPr>
          <w:rStyle w:val="ArtefactClass"/>
        </w:rPr>
        <w:t>^(0|[1-9]\d*)\.(0|[1-9]\d*)\.(0|[1-9]\d*)(?:-((?:0|[1-9]\d*|\d*[a-zA-Z-][0-9a-zA-Z-]*)(?:\.(?:0|[1-9]\d*|\d*[a-zA-Z-][0-9a-zA-Z-]*))*))?$</w:t>
      </w:r>
    </w:p>
    <w:p w14:paraId="6081F122" w14:textId="77777777" w:rsidR="00BE1DBF" w:rsidRDefault="00BE1DBF" w:rsidP="00544C1E">
      <w:pPr>
        <w:pStyle w:val="Paragraph"/>
      </w:pPr>
    </w:p>
    <w:p w14:paraId="1AF175E0" w14:textId="3A40BC3B" w:rsidR="00544C1E" w:rsidRPr="00FD4515" w:rsidRDefault="00544C1E" w:rsidP="00544C1E">
      <w:pPr>
        <w:pStyle w:val="Paragraph"/>
        <w:rPr>
          <w:b/>
          <w:bCs/>
        </w:rPr>
      </w:pPr>
      <w:r w:rsidRPr="00FD4515">
        <w:rPr>
          <w:b/>
          <w:bCs/>
        </w:rPr>
        <w:t>Must I adopt semantic versioning rules when switching to SDMX 3.0?</w:t>
      </w:r>
    </w:p>
    <w:p w14:paraId="6FA50F1A" w14:textId="77777777" w:rsidR="00BE1DBF" w:rsidRDefault="00BE1DBF" w:rsidP="00544C1E">
      <w:pPr>
        <w:pStyle w:val="Paragraph"/>
      </w:pPr>
    </w:p>
    <w:p w14:paraId="3C43D6EF" w14:textId="43CECD41" w:rsidR="00544C1E" w:rsidRDefault="00544C1E" w:rsidP="00544C1E">
      <w:pPr>
        <w:pStyle w:val="Paragraph"/>
      </w:pPr>
      <w:r>
        <w:t xml:space="preserve">No. If backwards compatibility with pre-existing tools and processes is required, then it is possible to continue using the previous versioning scheme (with up to two version parts MAJOR.MINOR). Semantic versioning is indicated only for those use cases where a proper artefact versioning is required. If versioning does not apply to some or </w:t>
      </w:r>
      <w:proofErr w:type="gramStart"/>
      <w:r>
        <w:t>all of</w:t>
      </w:r>
      <w:proofErr w:type="gramEnd"/>
      <w:r>
        <w:t xml:space="preserve"> your artefacts, then rather migrate to non-versioned SDMX 3.0 artefacts.</w:t>
      </w:r>
    </w:p>
    <w:p w14:paraId="1D5F190A" w14:textId="77777777" w:rsidR="00BE1DBF" w:rsidRDefault="00BE1DBF" w:rsidP="00544C1E">
      <w:pPr>
        <w:pStyle w:val="Paragraph"/>
      </w:pPr>
    </w:p>
    <w:p w14:paraId="11997062" w14:textId="568C397E" w:rsidR="00544C1E" w:rsidRPr="00FD4515" w:rsidRDefault="00544C1E" w:rsidP="00544C1E">
      <w:pPr>
        <w:pStyle w:val="Paragraph"/>
        <w:rPr>
          <w:b/>
          <w:bCs/>
        </w:rPr>
      </w:pPr>
      <w:r w:rsidRPr="00FD4515">
        <w:rPr>
          <w:b/>
          <w:bCs/>
        </w:rPr>
        <w:t>May I mix artefacts that follow semantic versioning with artefacts that don</w:t>
      </w:r>
      <w:r w:rsidR="0085628E">
        <w:rPr>
          <w:b/>
          <w:bCs/>
        </w:rPr>
        <w:t>'</w:t>
      </w:r>
      <w:r w:rsidRPr="00FD4515">
        <w:rPr>
          <w:b/>
          <w:bCs/>
        </w:rPr>
        <w:t>t?</w:t>
      </w:r>
    </w:p>
    <w:p w14:paraId="3F3C59DB" w14:textId="77777777" w:rsidR="00BE1DBF" w:rsidRDefault="00BE1DBF" w:rsidP="00544C1E">
      <w:pPr>
        <w:pStyle w:val="Paragraph"/>
      </w:pPr>
    </w:p>
    <w:p w14:paraId="4679261C" w14:textId="3068CAE4" w:rsidR="00544C1E" w:rsidRDefault="00544C1E" w:rsidP="00544C1E">
      <w:pPr>
        <w:pStyle w:val="Paragraph"/>
      </w:pPr>
      <w:r>
        <w:t>Artefacts that are not (semantically) versioned may reference artefacts that are semantically versioned, but those are fully safe to use only when not extended. However, the reverse is not true: non-</w:t>
      </w:r>
      <w:proofErr w:type="gramStart"/>
      <w:r>
        <w:t>semantically-versioned</w:t>
      </w:r>
      <w:proofErr w:type="gramEnd"/>
      <w:r>
        <w:t xml:space="preserve"> artefacts do not offer change guarantees, and, therefore, should not be referenced by semantically versioned artefacts.</w:t>
      </w:r>
    </w:p>
    <w:p w14:paraId="428C8D86" w14:textId="77777777" w:rsidR="00BE1DBF" w:rsidRDefault="00BE1DBF" w:rsidP="00544C1E">
      <w:pPr>
        <w:pStyle w:val="Paragraph"/>
      </w:pPr>
    </w:p>
    <w:p w14:paraId="30B7D717" w14:textId="39A8F3E2" w:rsidR="00544C1E" w:rsidRPr="00FD4515" w:rsidRDefault="00544C1E" w:rsidP="00544C1E">
      <w:pPr>
        <w:pStyle w:val="Paragraph"/>
        <w:rPr>
          <w:b/>
          <w:bCs/>
        </w:rPr>
      </w:pPr>
      <w:r w:rsidRPr="00FD4515">
        <w:rPr>
          <w:b/>
          <w:bCs/>
        </w:rPr>
        <w:t>I have plenty of artefacts. I</w:t>
      </w:r>
      <w:r w:rsidR="0085628E">
        <w:rPr>
          <w:b/>
          <w:bCs/>
        </w:rPr>
        <w:t>'</w:t>
      </w:r>
      <w:r w:rsidRPr="00FD4515">
        <w:rPr>
          <w:b/>
          <w:bCs/>
        </w:rPr>
        <w:t>m happy with my current versioning policy and I don</w:t>
      </w:r>
      <w:r w:rsidR="0085628E">
        <w:rPr>
          <w:b/>
          <w:bCs/>
        </w:rPr>
        <w:t>'</w:t>
      </w:r>
      <w:r w:rsidRPr="00FD4515">
        <w:rPr>
          <w:b/>
          <w:bCs/>
        </w:rPr>
        <w:t xml:space="preserve">t want to use </w:t>
      </w:r>
      <w:proofErr w:type="spellStart"/>
      <w:r w:rsidRPr="00FD4515">
        <w:rPr>
          <w:b/>
          <w:bCs/>
        </w:rPr>
        <w:t>SemVer</w:t>
      </w:r>
      <w:proofErr w:type="spellEnd"/>
      <w:r w:rsidRPr="00FD4515">
        <w:rPr>
          <w:b/>
          <w:bCs/>
        </w:rPr>
        <w:t>! Can I still migrate to SDMX 3.0, and if so, what do I need to do?</w:t>
      </w:r>
    </w:p>
    <w:p w14:paraId="30B2A36F" w14:textId="77777777" w:rsidR="00BE1DBF" w:rsidRDefault="00BE1DBF" w:rsidP="00544C1E">
      <w:pPr>
        <w:pStyle w:val="Paragraph"/>
      </w:pPr>
    </w:p>
    <w:p w14:paraId="17C35BCF" w14:textId="714B5886" w:rsidR="00544C1E" w:rsidRDefault="00544C1E" w:rsidP="00544C1E">
      <w:pPr>
        <w:pStyle w:val="Paragraph"/>
      </w:pPr>
      <w:r>
        <w:t xml:space="preserve">Yes, of course, you can. The introduction of semantic versioning is done in a way which is largely backward compatible with previous versions of the standard, so you can keep your existing 2-digit version numbers (1.0, 1.1, 2.0, etc.) if that is required by your current tools and processes. However, if not using </w:t>
      </w:r>
      <w:proofErr w:type="spellStart"/>
      <w:r>
        <w:t>SemVer</w:t>
      </w:r>
      <w:proofErr w:type="spellEnd"/>
      <w:r>
        <w:t xml:space="preserve"> then pre-SDMX 3.0 final artefacts will be migrated as non-final and mutable in SDMX 3.0. There are also many good reasons to move to </w:t>
      </w:r>
      <w:proofErr w:type="spellStart"/>
      <w:r>
        <w:t>SemVer</w:t>
      </w:r>
      <w:proofErr w:type="spellEnd"/>
      <w:r>
        <w:t>, and the migration is encouraged. Be assured that there will be tools out there that will assist you doing this in an efficient and convenient way.</w:t>
      </w:r>
    </w:p>
    <w:p w14:paraId="728FFC18" w14:textId="77777777" w:rsidR="00BE1DBF" w:rsidRDefault="00BE1DBF" w:rsidP="00544C1E">
      <w:pPr>
        <w:pStyle w:val="Paragraph"/>
      </w:pPr>
    </w:p>
    <w:p w14:paraId="3CA5CE7E" w14:textId="43DF7F23" w:rsidR="00544C1E" w:rsidRPr="00FD4515" w:rsidRDefault="00544C1E" w:rsidP="00544C1E">
      <w:pPr>
        <w:pStyle w:val="Paragraph"/>
        <w:rPr>
          <w:b/>
          <w:bCs/>
        </w:rPr>
      </w:pPr>
      <w:r w:rsidRPr="00FD4515">
        <w:rPr>
          <w:b/>
          <w:bCs/>
        </w:rPr>
        <w:t xml:space="preserve">I have plenty of artefacts versioned </w:t>
      </w:r>
      <w:r w:rsidR="0085628E">
        <w:rPr>
          <w:b/>
          <w:bCs/>
        </w:rPr>
        <w:t>'</w:t>
      </w:r>
      <w:proofErr w:type="gramStart"/>
      <w:r w:rsidRPr="00FD4515">
        <w:rPr>
          <w:b/>
          <w:bCs/>
        </w:rPr>
        <w:t>X.Y</w:t>
      </w:r>
      <w:proofErr w:type="gramEnd"/>
      <w:r w:rsidR="0085628E">
        <w:rPr>
          <w:b/>
          <w:bCs/>
        </w:rPr>
        <w:t>'</w:t>
      </w:r>
      <w:r w:rsidRPr="00FD4515">
        <w:rPr>
          <w:b/>
          <w:bCs/>
        </w:rPr>
        <w:t>. I want to make some of them immutable, and enjoy the benefits provided by semantic versioning. Some other artefacts however must remain mutable (i.e. non final). However, in both cases, I</w:t>
      </w:r>
      <w:r w:rsidR="0085628E">
        <w:rPr>
          <w:b/>
          <w:bCs/>
        </w:rPr>
        <w:t>'</w:t>
      </w:r>
      <w:r w:rsidRPr="00FD4515">
        <w:rPr>
          <w:b/>
          <w:bCs/>
        </w:rPr>
        <w:t xml:space="preserve">d like </w:t>
      </w:r>
      <w:proofErr w:type="gramStart"/>
      <w:r w:rsidRPr="00FD4515">
        <w:rPr>
          <w:b/>
          <w:bCs/>
        </w:rPr>
        <w:t>adopt</w:t>
      </w:r>
      <w:proofErr w:type="gramEnd"/>
      <w:r w:rsidRPr="00FD4515">
        <w:rPr>
          <w:b/>
          <w:bCs/>
        </w:rPr>
        <w:t xml:space="preserve"> the semantic versioning. What do I need to do?</w:t>
      </w:r>
    </w:p>
    <w:p w14:paraId="71FFED0A" w14:textId="77777777" w:rsidR="00BE1DBF" w:rsidRDefault="00BE1DBF" w:rsidP="00544C1E">
      <w:pPr>
        <w:pStyle w:val="Paragraph"/>
      </w:pPr>
    </w:p>
    <w:p w14:paraId="3FEF9DC0" w14:textId="2C96A75B" w:rsidR="00544C1E" w:rsidRDefault="00544C1E" w:rsidP="00544C1E">
      <w:pPr>
        <w:pStyle w:val="Paragraph"/>
      </w:pPr>
      <w:r>
        <w:t xml:space="preserve">For artefacts that will be made immutable and are therefore safe to use, simply append a </w:t>
      </w:r>
      <w:r w:rsidR="0085628E">
        <w:t>'</w:t>
      </w:r>
      <w:r>
        <w:t>.0</w:t>
      </w:r>
      <w:r w:rsidR="0085628E">
        <w:t>'</w:t>
      </w:r>
      <w:r>
        <w:t xml:space="preserve"> to the current version (use X.Y.0) when migrating to Semantic Versioning. E.g., if the version of your artefact is currently 1.10, then migrate to 1.10.0.</w:t>
      </w:r>
    </w:p>
    <w:p w14:paraId="37C26562" w14:textId="77777777" w:rsidR="00BE1DBF" w:rsidRDefault="00BE1DBF" w:rsidP="00544C1E">
      <w:pPr>
        <w:pStyle w:val="Paragraph"/>
      </w:pPr>
    </w:p>
    <w:p w14:paraId="6683B0C1" w14:textId="326966AA" w:rsidR="00544C1E" w:rsidRDefault="00544C1E" w:rsidP="00544C1E">
      <w:pPr>
        <w:pStyle w:val="Paragraph"/>
      </w:pPr>
      <w:r>
        <w:t xml:space="preserve">For artefacts that remain mutable, and therefore do not bring the guarantees of semantic versioning, if you want to benefit from the advantages of semantic versioning, then simply append </w:t>
      </w:r>
      <w:r w:rsidR="0085628E">
        <w:t>'</w:t>
      </w:r>
      <w:r>
        <w:t>.0-notfinal</w:t>
      </w:r>
      <w:r w:rsidR="0085628E">
        <w:t>'</w:t>
      </w:r>
      <w:r>
        <w:t xml:space="preserve"> to the version string. So, if the version of your artefact is currently 1.10, use 1.10.0-notfinal instead. Indeed, other extensions can be used depending on your use case.</w:t>
      </w:r>
    </w:p>
    <w:p w14:paraId="3A5F912F" w14:textId="77777777" w:rsidR="00BE1DBF" w:rsidRDefault="00BE1DBF" w:rsidP="00544C1E">
      <w:pPr>
        <w:pStyle w:val="Paragraph"/>
      </w:pPr>
    </w:p>
    <w:p w14:paraId="6520CC6E" w14:textId="3FC66D65" w:rsidR="00544C1E" w:rsidRPr="00FD4515" w:rsidRDefault="00544C1E" w:rsidP="00544C1E">
      <w:pPr>
        <w:pStyle w:val="Paragraph"/>
        <w:rPr>
          <w:b/>
          <w:bCs/>
        </w:rPr>
      </w:pPr>
      <w:r w:rsidRPr="00FD4515">
        <w:rPr>
          <w:b/>
          <w:bCs/>
        </w:rPr>
        <w:t xml:space="preserve">I have adopted SDMX 3.0 with the semantic versioning conventions for the version strings of all my artefacts, regardless of whether these are stable (e.g. 1.0.0) or unstable (e.g. 1.0.0-notfinal, 1.0.0-draft, etc.). However, I still receive artefacts from organizations that have not yet adopted </w:t>
      </w:r>
      <w:proofErr w:type="spellStart"/>
      <w:r w:rsidRPr="00FD4515">
        <w:rPr>
          <w:b/>
          <w:bCs/>
        </w:rPr>
        <w:t>SemVer</w:t>
      </w:r>
      <w:proofErr w:type="spellEnd"/>
      <w:r w:rsidRPr="00FD4515">
        <w:rPr>
          <w:b/>
          <w:bCs/>
        </w:rPr>
        <w:t xml:space="preserve"> conventions for the version strings. How should I treat these?</w:t>
      </w:r>
    </w:p>
    <w:p w14:paraId="6E475E41" w14:textId="77777777" w:rsidR="00BE1DBF" w:rsidRDefault="00BE1DBF" w:rsidP="00544C1E">
      <w:pPr>
        <w:pStyle w:val="Paragraph"/>
      </w:pPr>
    </w:p>
    <w:p w14:paraId="364F7C84" w14:textId="2AD5FC93" w:rsidR="00544C1E" w:rsidRDefault="00544C1E" w:rsidP="00544C1E">
      <w:pPr>
        <w:pStyle w:val="Paragraph"/>
      </w:pPr>
      <w:r>
        <w:t>The only artefacts that are safe to use, are those that are semantically versioned. Starting with SDMX 3.0, these artefacts MUST use the SEMVER version string to indicate this fact and the version string of these artefacts MUST be expressed as X.Y.Z (e.g. 2.1.0). Extended versions bring some limited guarantees for changes.</w:t>
      </w:r>
    </w:p>
    <w:p w14:paraId="7870266A" w14:textId="77777777" w:rsidR="00BE1DBF" w:rsidRDefault="00BE1DBF" w:rsidP="00544C1E">
      <w:pPr>
        <w:pStyle w:val="Paragraph"/>
      </w:pPr>
    </w:p>
    <w:p w14:paraId="2268A4A7" w14:textId="03C35A69" w:rsidR="00544C1E" w:rsidRDefault="00544C1E" w:rsidP="00544C1E">
      <w:pPr>
        <w:pStyle w:val="Paragraph"/>
      </w:pPr>
      <w:r>
        <w:t xml:space="preserve">All other artefacts are in principle unsafe. They might be safe in </w:t>
      </w:r>
      <w:proofErr w:type="gramStart"/>
      <w:r>
        <w:t>practice</w:t>
      </w:r>
      <w:proofErr w:type="gramEnd"/>
      <w:r>
        <w:t xml:space="preserve"> but the SDMX standard does not bring any guarantees in that respect, and these artefacts may change in unpredictable ways.</w:t>
      </w:r>
    </w:p>
    <w:p w14:paraId="67865FFB" w14:textId="77777777" w:rsidR="00BE1DBF" w:rsidRDefault="00BE1DBF" w:rsidP="00544C1E">
      <w:pPr>
        <w:pStyle w:val="Paragraph"/>
      </w:pPr>
    </w:p>
    <w:p w14:paraId="388C4255" w14:textId="3128064C" w:rsidR="00544C1E" w:rsidRPr="00544C1E" w:rsidRDefault="00544C1E" w:rsidP="00FD4515">
      <w:pPr>
        <w:pStyle w:val="Paragraph"/>
      </w:pPr>
      <w:r>
        <w:lastRenderedPageBreak/>
        <w:t>In practice, the migration approach will often mirror the way in which organisations have migrated between earlier SDMX versions. Rarely, the new data models used mixed SDMX standard versions in their dependencies, and if they did then standard conversions were put in place. A typical method is to first migrate the re-used artefacts from the previous SDMX version to SDMX 3.0 and while doing so to apply the appropriate new semantic version string. From that point onwards, you can enjoy the advantages of the new SDMX versioning features for all those artefacts that require appropriate versioning.</w:t>
      </w:r>
    </w:p>
    <w:sectPr w:rsidR="00544C1E" w:rsidRPr="00544C1E" w:rsidSect="00D54141">
      <w:footerReference w:type="default" r:id="rId65"/>
      <w:pgSz w:w="11906" w:h="16838" w:code="9"/>
      <w:pgMar w:top="1440" w:right="1797" w:bottom="1440" w:left="1797"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9B3997" w14:textId="77777777" w:rsidR="008972CC" w:rsidRDefault="008972CC" w:rsidP="004E2476">
      <w:r>
        <w:separator/>
      </w:r>
    </w:p>
  </w:endnote>
  <w:endnote w:type="continuationSeparator" w:id="0">
    <w:p w14:paraId="5D613C45" w14:textId="77777777" w:rsidR="008972CC" w:rsidRDefault="008972CC" w:rsidP="004E2476">
      <w:r>
        <w:continuationSeparator/>
      </w:r>
    </w:p>
  </w:endnote>
  <w:endnote w:type="continuationNotice" w:id="1">
    <w:p w14:paraId="462036C2" w14:textId="77777777" w:rsidR="008972CC" w:rsidRDefault="008972CC" w:rsidP="004E24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w:panose1 w:val="020703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AB18D" w14:textId="77777777" w:rsidR="001E3886" w:rsidRDefault="001E38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2E543" w14:textId="4412B462" w:rsidR="00AF2D4B" w:rsidRPr="00AD2257" w:rsidRDefault="001B2CD7" w:rsidP="00B10E4A">
    <w:pPr>
      <w:pStyle w:val="Paragraph"/>
    </w:pPr>
    <w:r w:rsidRPr="00AD2257">
      <w:t>© SDMX 20</w:t>
    </w:r>
    <w:r>
      <w:t>2</w:t>
    </w:r>
    <w:del w:id="6" w:author="Matthew Nelson" w:date="2024-09-19T16:10:00Z">
      <w:r w:rsidDel="00AF2D4B">
        <w:delText>1</w:delText>
      </w:r>
    </w:del>
    <w:ins w:id="7" w:author="Matthew Nelson" w:date="2024-09-19T16:10:00Z">
      <w:r w:rsidR="00AF2D4B">
        <w:t>4</w:t>
      </w:r>
    </w:ins>
  </w:p>
  <w:p w14:paraId="50783A0B" w14:textId="77777777" w:rsidR="001B2CD7" w:rsidRPr="00AD2257" w:rsidRDefault="001B2CD7" w:rsidP="00B10E4A">
    <w:pPr>
      <w:pStyle w:val="Paragraph"/>
    </w:pPr>
    <w:hyperlink r:id="rId1" w:history="1">
      <w:r w:rsidRPr="00AD2257">
        <w:rPr>
          <w:rStyle w:val="Hyperlink"/>
        </w:rPr>
        <w:t>http://www.sdmx.org/</w:t>
      </w:r>
    </w:hyperlink>
  </w:p>
  <w:p w14:paraId="11BA5555" w14:textId="77777777" w:rsidR="001B2CD7" w:rsidRDefault="001B2CD7" w:rsidP="00FD4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FBEE5" w14:textId="77777777" w:rsidR="001E3886" w:rsidRDefault="001E38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1A481" w14:textId="3A8DD4F7" w:rsidR="001B2CD7" w:rsidRDefault="001B2CD7" w:rsidP="00FD4515">
    <w:pPr>
      <w:pStyle w:val="Footer"/>
    </w:pPr>
    <w:r>
      <w:fldChar w:fldCharType="begin"/>
    </w:r>
    <w:r>
      <w:instrText xml:space="preserve"> PAGE  \* MERGEFORMAT </w:instrText>
    </w:r>
    <w:r>
      <w:fldChar w:fldCharType="separate"/>
    </w:r>
    <w:r>
      <w:rPr>
        <w:noProof/>
      </w:rPr>
      <w:t>38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0B45A5" w14:textId="77777777" w:rsidR="008972CC" w:rsidRDefault="008972CC" w:rsidP="004E2476">
      <w:r>
        <w:separator/>
      </w:r>
    </w:p>
  </w:footnote>
  <w:footnote w:type="continuationSeparator" w:id="0">
    <w:p w14:paraId="20C6A5D5" w14:textId="77777777" w:rsidR="008972CC" w:rsidRDefault="008972CC" w:rsidP="004E2476">
      <w:r>
        <w:continuationSeparator/>
      </w:r>
    </w:p>
  </w:footnote>
  <w:footnote w:type="continuationNotice" w:id="1">
    <w:p w14:paraId="19E187C0" w14:textId="77777777" w:rsidR="008972CC" w:rsidRDefault="008972CC" w:rsidP="004E2476"/>
  </w:footnote>
  <w:footnote w:id="2">
    <w:p w14:paraId="5CF275F6" w14:textId="77777777" w:rsidR="001B2CD7" w:rsidRPr="0033653F" w:rsidRDefault="001B2CD7" w:rsidP="00D60AAF">
      <w:pPr>
        <w:pStyle w:val="FootnoteText"/>
      </w:pPr>
      <w:r>
        <w:rPr>
          <w:rStyle w:val="FootnoteReference"/>
        </w:rPr>
        <w:footnoteRef/>
      </w:r>
      <w:r>
        <w:t xml:space="preserve"> Regular expressions, as specified in </w:t>
      </w:r>
      <w:hyperlink r:id="rId1" w:history="1">
        <w:r w:rsidRPr="0033653F">
          <w:rPr>
            <w:rStyle w:val="Hyperlink"/>
          </w:rPr>
          <w:t>W3C XML Schema Definition Language (XSD) 1.1 Part 2: Datatypes</w:t>
        </w:r>
      </w:hyperlink>
      <w:r>
        <w:t>.</w:t>
      </w:r>
    </w:p>
  </w:footnote>
  <w:footnote w:id="3">
    <w:p w14:paraId="1F287C60" w14:textId="77777777" w:rsidR="001B2CD7" w:rsidRPr="00537CD6" w:rsidRDefault="001B2CD7" w:rsidP="004E2476">
      <w:pPr>
        <w:pStyle w:val="FootnoteText"/>
        <w:rPr>
          <w:lang w:val="en-US"/>
        </w:rPr>
      </w:pPr>
      <w:r>
        <w:rPr>
          <w:rStyle w:val="FootnoteReference"/>
        </w:rPr>
        <w:footnoteRef/>
      </w:r>
      <w:r>
        <w:t xml:space="preserve"> </w:t>
      </w:r>
      <w:r>
        <w:rPr>
          <w:lang w:val="en-US"/>
        </w:rPr>
        <w:t>The seconds can be reported fractionally</w:t>
      </w:r>
    </w:p>
  </w:footnote>
  <w:footnote w:id="4">
    <w:p w14:paraId="6F3833E2" w14:textId="77777777" w:rsidR="001B2CD7" w:rsidRPr="00A41E29" w:rsidRDefault="001B2CD7" w:rsidP="004E2476">
      <w:pPr>
        <w:pStyle w:val="FootnoteText"/>
        <w:rPr>
          <w:lang w:val="en-US"/>
        </w:rPr>
      </w:pPr>
      <w:r>
        <w:rPr>
          <w:rStyle w:val="FootnoteReference"/>
        </w:rPr>
        <w:footnoteRef/>
      </w:r>
      <w:r>
        <w:t xml:space="preserve"> </w:t>
      </w:r>
      <w:r>
        <w:rPr>
          <w:lang w:val="en-US"/>
        </w:rPr>
        <w:t>ISO 8601 defines alternative definitions for the first week, all of which produce equivalent results. Any of these definitions could be substituted so long as they are in relation to the reporting year start day.</w:t>
      </w:r>
    </w:p>
  </w:footnote>
  <w:footnote w:id="5">
    <w:p w14:paraId="5A2B4A1B" w14:textId="77777777" w:rsidR="001B2CD7" w:rsidRPr="001106AB" w:rsidRDefault="001B2CD7" w:rsidP="004E2476">
      <w:pPr>
        <w:pStyle w:val="FootnoteText"/>
        <w:rPr>
          <w:lang w:val="en-US"/>
        </w:rPr>
      </w:pPr>
      <w:r>
        <w:rPr>
          <w:rStyle w:val="FootnoteReference"/>
        </w:rPr>
        <w:footnoteRef/>
      </w:r>
      <w:r>
        <w:t xml:space="preserve"> </w:t>
      </w:r>
      <w:r>
        <w:rPr>
          <w:lang w:val="en-US"/>
        </w:rPr>
        <w:t xml:space="preserve">The rules for adding durations to a date time are described in the W3C XML Schema specification. See </w:t>
      </w:r>
      <w:hyperlink r:id="rId2" w:anchor="adding-durations-to-dateTimes" w:history="1">
        <w:r>
          <w:rPr>
            <w:rStyle w:val="Hyperlink"/>
          </w:rPr>
          <w:t>http://www.w3.org/TR/xmlschema-2/#adding-durations-to-dateTimes</w:t>
        </w:r>
      </w:hyperlink>
      <w:r>
        <w:t xml:space="preserve"> for further details.</w:t>
      </w:r>
    </w:p>
  </w:footnote>
  <w:footnote w:id="6">
    <w:p w14:paraId="49C6C1F4" w14:textId="77777777" w:rsidR="001B2CD7" w:rsidRPr="006D0C63" w:rsidRDefault="001B2CD7" w:rsidP="004E2476">
      <w:pPr>
        <w:pStyle w:val="FootnoteText"/>
        <w:rPr>
          <w:lang w:val="en-US"/>
        </w:rPr>
      </w:pPr>
      <w:r>
        <w:rPr>
          <w:rStyle w:val="FootnoteReference"/>
        </w:rPr>
        <w:footnoteRef/>
      </w:r>
      <w:r>
        <w:t xml:space="preserve"> </w:t>
      </w:r>
      <w:r>
        <w:rPr>
          <w:lang w:val="en-US"/>
        </w:rPr>
        <w:t>2010-Q3 (with a reporting year start day of --01-01) starts on 2010-07-01. This is day 4 of week 26, therefore the first week matched is week 27.</w:t>
      </w:r>
    </w:p>
  </w:footnote>
  <w:footnote w:id="7">
    <w:p w14:paraId="690B86CE" w14:textId="77777777" w:rsidR="001B2CD7" w:rsidRPr="006D0C63" w:rsidRDefault="001B2CD7" w:rsidP="004E2476">
      <w:pPr>
        <w:pStyle w:val="FootnoteText"/>
        <w:rPr>
          <w:lang w:val="en-US"/>
        </w:rPr>
      </w:pPr>
      <w:r>
        <w:rPr>
          <w:rStyle w:val="FootnoteReference"/>
        </w:rPr>
        <w:footnoteRef/>
      </w:r>
      <w:r>
        <w:t xml:space="preserve"> </w:t>
      </w:r>
      <w:r>
        <w:rPr>
          <w:lang w:val="en-US"/>
        </w:rPr>
        <w:t>2010-Q3 (with a reporting year start day of --07-01) starts on 2011-01-01. This is day 6 of week 27, therefore the first week matched is week 28.</w:t>
      </w:r>
    </w:p>
  </w:footnote>
  <w:footnote w:id="8">
    <w:p w14:paraId="7A3F6C84" w14:textId="77777777" w:rsidR="001B2CD7" w:rsidRPr="005A2815" w:rsidRDefault="001B2CD7" w:rsidP="00FD4515">
      <w:pPr>
        <w:pStyle w:val="FootnoteText"/>
        <w:rPr>
          <w:lang w:val="en-US"/>
        </w:rPr>
      </w:pPr>
      <w:r>
        <w:rPr>
          <w:rStyle w:val="FootnoteReference"/>
        </w:rPr>
        <w:footnoteRef/>
      </w:r>
      <w:r w:rsidRPr="00076A5B">
        <w:rPr>
          <w:lang w:val="en-US"/>
        </w:rPr>
        <w:t xml:space="preserve"> </w:t>
      </w:r>
      <w:r w:rsidRPr="005A2815">
        <w:t xml:space="preserve">The Validation and Transformation Language is a standard language designed and published under the SDMX initiative. VTL is described in the VTL User and Reference Guides available on the SDMX website </w:t>
      </w:r>
      <w:hyperlink r:id="rId3" w:history="1">
        <w:r w:rsidRPr="005A2815">
          <w:rPr>
            <w:rStyle w:val="Hyperlink"/>
            <w:rFonts w:cs="Arial"/>
            <w:sz w:val="18"/>
            <w:szCs w:val="18"/>
          </w:rPr>
          <w:t>https://sdmx.org</w:t>
        </w:r>
      </w:hyperlink>
      <w:r w:rsidRPr="005A2815">
        <w:rPr>
          <w:lang w:val="en-US"/>
        </w:rPr>
        <w:t>.</w:t>
      </w:r>
    </w:p>
  </w:footnote>
  <w:footnote w:id="9">
    <w:p w14:paraId="30DBF040" w14:textId="3B5991E4" w:rsidR="001B2CD7" w:rsidRPr="00290937" w:rsidRDefault="001B2CD7">
      <w:pPr>
        <w:pStyle w:val="FootnoteText"/>
      </w:pPr>
      <w:r>
        <w:rPr>
          <w:rStyle w:val="FootnoteReference"/>
        </w:rPr>
        <w:footnoteRef/>
      </w:r>
      <w:r>
        <w:t xml:space="preserve"> </w:t>
      </w:r>
      <w:r w:rsidRPr="00290937">
        <w:t>In this chapter, in order to distinguish VTL and SDMX model artefacts, the VTL ones are written in the Arial font while the SDMX ones in Courier New</w:t>
      </w:r>
    </w:p>
  </w:footnote>
  <w:footnote w:id="10">
    <w:p w14:paraId="6E33026E" w14:textId="318FCD65" w:rsidR="001B2CD7" w:rsidRPr="000879FE" w:rsidRDefault="001B2CD7" w:rsidP="00FD4515">
      <w:pPr>
        <w:pStyle w:val="FootnoteText"/>
      </w:pPr>
      <w:r>
        <w:rPr>
          <w:rStyle w:val="FootnoteReference"/>
        </w:rPr>
        <w:footnoteRef/>
      </w:r>
      <w:r w:rsidRPr="00F87602">
        <w:t xml:space="preserve"> </w:t>
      </w:r>
      <w:r>
        <w:t xml:space="preserve"> </w:t>
      </w:r>
      <w:r w:rsidRPr="00F87602">
        <w:t xml:space="preserve">See </w:t>
      </w:r>
      <w:r>
        <w:t xml:space="preserve">also </w:t>
      </w:r>
      <w:r w:rsidRPr="00F87602">
        <w:t>t</w:t>
      </w:r>
      <w:r>
        <w:t>h</w:t>
      </w:r>
      <w:r w:rsidRPr="00F87602">
        <w:t xml:space="preserve">e section </w:t>
      </w:r>
      <w:r>
        <w:t>"</w:t>
      </w:r>
      <w:r w:rsidRPr="00F87602">
        <w:t>VTL-DL Rulesets</w:t>
      </w:r>
      <w:r>
        <w:t>"</w:t>
      </w:r>
      <w:r w:rsidRPr="00F87602">
        <w:t xml:space="preserve"> in the VTL Reference Manual</w:t>
      </w:r>
      <w:r>
        <w:t>.</w:t>
      </w:r>
    </w:p>
  </w:footnote>
  <w:footnote w:id="11">
    <w:p w14:paraId="35F1272E" w14:textId="7404FC92" w:rsidR="001B2CD7" w:rsidRPr="000879FE" w:rsidRDefault="001B2CD7" w:rsidP="00FD4515">
      <w:r>
        <w:rPr>
          <w:rStyle w:val="FootnoteReference"/>
        </w:rPr>
        <w:footnoteRef/>
      </w:r>
      <w:r w:rsidRPr="00F87602">
        <w:t xml:space="preserve"> </w:t>
      </w:r>
      <w:r>
        <w:t xml:space="preserve">The </w:t>
      </w:r>
      <w:r w:rsidRPr="00517923">
        <w:rPr>
          <w:rStyle w:val="ArtefactClass"/>
        </w:rPr>
        <w:t>VTLMapping</w:t>
      </w:r>
      <w:r>
        <w:rPr>
          <w:rStyle w:val="ArtefactClass"/>
        </w:rPr>
        <w:t>s</w:t>
      </w:r>
      <w:r>
        <w:t xml:space="preserve"> are used also for User Defined Operators (UDO). </w:t>
      </w:r>
      <w:r w:rsidRPr="000879FE">
        <w:t>Although U</w:t>
      </w:r>
      <w:r>
        <w:t>D</w:t>
      </w:r>
      <w:r w:rsidRPr="000879FE">
        <w:t>O</w:t>
      </w:r>
      <w:r>
        <w:t xml:space="preserve">s are envisaged to be </w:t>
      </w:r>
      <w:r w:rsidRPr="000879FE">
        <w:t xml:space="preserve">defined </w:t>
      </w:r>
      <w:r>
        <w:t>on</w:t>
      </w:r>
      <w:r w:rsidRPr="000879FE">
        <w:t xml:space="preserve"> generic operands</w:t>
      </w:r>
      <w:r>
        <w:t>,</w:t>
      </w:r>
      <w:r w:rsidRPr="000879FE">
        <w:t xml:space="preserve"> so that the </w:t>
      </w:r>
      <w:r>
        <w:t xml:space="preserve">specific </w:t>
      </w:r>
      <w:r w:rsidRPr="000879FE">
        <w:t xml:space="preserve">artefacts </w:t>
      </w:r>
      <w:r>
        <w:t>to be manipulated are</w:t>
      </w:r>
      <w:r w:rsidRPr="000879FE">
        <w:t xml:space="preserve"> passed as parameters at </w:t>
      </w:r>
      <w:r>
        <w:t>their invocation</w:t>
      </w:r>
      <w:r w:rsidRPr="000879FE">
        <w:t xml:space="preserve">, </w:t>
      </w:r>
      <w:r>
        <w:t xml:space="preserve">it is also possible </w:t>
      </w:r>
      <w:r w:rsidRPr="000879FE">
        <w:t xml:space="preserve">that </w:t>
      </w:r>
      <w:r>
        <w:t>an UDO invokes directly some specific SDMX artefacts</w:t>
      </w:r>
      <w:r w:rsidRPr="000879FE">
        <w:t>.</w:t>
      </w:r>
      <w:r>
        <w:t xml:space="preserve"> </w:t>
      </w:r>
      <w:r w:rsidRPr="000879FE">
        <w:t>The</w:t>
      </w:r>
      <w:r>
        <w:t>se</w:t>
      </w:r>
      <w:r w:rsidRPr="000879FE">
        <w:t xml:space="preserve"> </w:t>
      </w:r>
      <w:r w:rsidRPr="006C7ACD">
        <w:t xml:space="preserve">SDMX artefacts have to be mapped to the </w:t>
      </w:r>
      <w:r>
        <w:t xml:space="preserve">corresponding aliases used in the definition of the UDO </w:t>
      </w:r>
      <w:r w:rsidRPr="006C7ACD">
        <w:t xml:space="preserve">through the </w:t>
      </w:r>
      <w:r w:rsidRPr="00517923">
        <w:rPr>
          <w:rStyle w:val="ArtefactClass"/>
        </w:rPr>
        <w:t>VtlMappingScheme</w:t>
      </w:r>
      <w:r w:rsidRPr="006C7ACD">
        <w:t xml:space="preserve"> and </w:t>
      </w:r>
      <w:r w:rsidRPr="00517923">
        <w:rPr>
          <w:rStyle w:val="ArtefactClass"/>
        </w:rPr>
        <w:t>VtlMapping</w:t>
      </w:r>
      <w:r w:rsidRPr="006C7ACD">
        <w:t xml:space="preserve"> classes </w:t>
      </w:r>
      <w:r>
        <w:t xml:space="preserve">as well. </w:t>
      </w:r>
    </w:p>
  </w:footnote>
  <w:footnote w:id="12">
    <w:p w14:paraId="7F78D4DE" w14:textId="2239DC7D" w:rsidR="001B2CD7" w:rsidRPr="005A2815" w:rsidRDefault="001B2CD7" w:rsidP="00FD4515">
      <w:pPr>
        <w:pStyle w:val="FootnoteText"/>
      </w:pPr>
      <w:r w:rsidRPr="005A2815">
        <w:rPr>
          <w:rStyle w:val="FootnoteReference"/>
          <w:sz w:val="18"/>
          <w:szCs w:val="18"/>
        </w:rPr>
        <w:footnoteRef/>
      </w:r>
      <w:r w:rsidRPr="005A2815">
        <w:t xml:space="preserve"> For a complete description of the structure of the URN see the SDMX 2.1 Standards - Section 5 - Registry Specifications, paragraph 6.2.2 (</w:t>
      </w:r>
      <w:r>
        <w:t>"</w:t>
      </w:r>
      <w:r w:rsidRPr="005A2815">
        <w:t>Universal Resource Name (URN)</w:t>
      </w:r>
      <w:r>
        <w:t>"</w:t>
      </w:r>
      <w:r w:rsidRPr="005A2815">
        <w:t>).</w:t>
      </w:r>
    </w:p>
  </w:footnote>
  <w:footnote w:id="13">
    <w:p w14:paraId="598B3B96" w14:textId="77777777" w:rsidR="001B2CD7" w:rsidRPr="005A2815" w:rsidRDefault="001B2CD7" w:rsidP="00FD4515">
      <w:pPr>
        <w:pStyle w:val="FootnoteText"/>
        <w:rPr>
          <w:lang w:val="en-US"/>
        </w:rPr>
      </w:pPr>
      <w:r w:rsidRPr="005A2815">
        <w:rPr>
          <w:rStyle w:val="FootnoteReference"/>
          <w:sz w:val="18"/>
          <w:szCs w:val="18"/>
        </w:rPr>
        <w:footnoteRef/>
      </w:r>
      <w:r w:rsidRPr="005A2815">
        <w:t xml:space="preserve"> </w:t>
      </w:r>
      <w:r w:rsidRPr="005A2815">
        <w:rPr>
          <w:lang w:val="en-US"/>
        </w:rPr>
        <w:t>The container-object-id can repeat and may not be present</w:t>
      </w:r>
      <w:r>
        <w:rPr>
          <w:lang w:val="en-US"/>
        </w:rPr>
        <w:t>.</w:t>
      </w:r>
    </w:p>
  </w:footnote>
  <w:footnote w:id="14">
    <w:p w14:paraId="4D79DBE8" w14:textId="77777777" w:rsidR="001B2CD7" w:rsidRPr="005A2815" w:rsidRDefault="001B2CD7" w:rsidP="00FD4515">
      <w:pPr>
        <w:pStyle w:val="FootnoteText"/>
      </w:pPr>
      <w:r w:rsidRPr="005A2815">
        <w:rPr>
          <w:rStyle w:val="FootnoteReference"/>
          <w:sz w:val="18"/>
          <w:szCs w:val="18"/>
        </w:rPr>
        <w:footnoteRef/>
      </w:r>
      <w:r w:rsidRPr="005A2815">
        <w:t xml:space="preserve"> i.e., the artefact belongs to a maintainable class</w:t>
      </w:r>
    </w:p>
  </w:footnote>
  <w:footnote w:id="15">
    <w:p w14:paraId="56F63B21" w14:textId="77777777" w:rsidR="001B2CD7" w:rsidRPr="005A2815" w:rsidRDefault="001B2CD7" w:rsidP="00FD4515">
      <w:pPr>
        <w:pStyle w:val="FootnoteText"/>
      </w:pPr>
      <w:r w:rsidRPr="005A2815">
        <w:rPr>
          <w:rStyle w:val="FootnoteReference"/>
          <w:sz w:val="18"/>
          <w:szCs w:val="18"/>
        </w:rPr>
        <w:footnoteRef/>
      </w:r>
      <w:r w:rsidRPr="005A2815">
        <w:t xml:space="preserve"> Since these references to SDMX objects include non-permitted characters as per the VTL ID notation, they need to be included between single quotes, according to the VTL rules for irregular names.</w:t>
      </w:r>
    </w:p>
  </w:footnote>
  <w:footnote w:id="16">
    <w:p w14:paraId="3F4757C0" w14:textId="77777777" w:rsidR="001B2CD7" w:rsidRPr="005A2815" w:rsidRDefault="001B2CD7" w:rsidP="00FD4515">
      <w:pPr>
        <w:pStyle w:val="FootnoteText"/>
      </w:pPr>
      <w:r w:rsidRPr="005A2815">
        <w:rPr>
          <w:rStyle w:val="FootnoteReference"/>
          <w:sz w:val="18"/>
          <w:szCs w:val="18"/>
        </w:rPr>
        <w:footnoteRef/>
      </w:r>
      <w:r w:rsidRPr="005A2815">
        <w:t xml:space="preserve"> For the syntax of the VTL operators see the VTL Reference Manual</w:t>
      </w:r>
    </w:p>
  </w:footnote>
  <w:footnote w:id="17">
    <w:p w14:paraId="2EFE36C5" w14:textId="69F90510" w:rsidR="001B2CD7" w:rsidRPr="005A2815" w:rsidRDefault="001B2CD7" w:rsidP="00FD4515">
      <w:pPr>
        <w:pStyle w:val="FootnoteText"/>
        <w:rPr>
          <w:lang w:val="en-US"/>
        </w:rPr>
      </w:pPr>
      <w:r w:rsidRPr="005A2815">
        <w:rPr>
          <w:rStyle w:val="FootnoteReference"/>
          <w:sz w:val="18"/>
          <w:szCs w:val="18"/>
        </w:rPr>
        <w:footnoteRef/>
      </w:r>
      <w:r w:rsidRPr="005A2815">
        <w:t xml:space="preserve"> In case the invoked artefact is a VTL component, </w:t>
      </w:r>
      <w:r>
        <w:t>which</w:t>
      </w:r>
      <w:r w:rsidRPr="005A2815">
        <w:t xml:space="preserve"> can be invoked only within the invocation of a VTL data set (SDMX </w:t>
      </w:r>
      <w:r w:rsidRPr="00517923">
        <w:rPr>
          <w:rStyle w:val="ArtefactClass"/>
        </w:rPr>
        <w:t>Dataflow</w:t>
      </w:r>
      <w:r w:rsidRPr="005A2815">
        <w:t xml:space="preserve">), the specific SDMX class-name (e.g. </w:t>
      </w:r>
      <w:r w:rsidRPr="00517923">
        <w:rPr>
          <w:rStyle w:val="ArtefactClass"/>
        </w:rPr>
        <w:t>Dimension</w:t>
      </w:r>
      <w:r w:rsidRPr="00FD4515">
        <w:t xml:space="preserve">, </w:t>
      </w:r>
      <w:r w:rsidRPr="00517923">
        <w:rPr>
          <w:rStyle w:val="ArtefactClass"/>
        </w:rPr>
        <w:t>TimeDimension</w:t>
      </w:r>
      <w:r w:rsidRPr="00FD4515">
        <w:t xml:space="preserve">, </w:t>
      </w:r>
      <w:r w:rsidRPr="00517923">
        <w:rPr>
          <w:rStyle w:val="ArtefactClass"/>
        </w:rPr>
        <w:t>Measure</w:t>
      </w:r>
      <w:r w:rsidRPr="005A2815">
        <w:rPr>
          <w:rFonts w:ascii="Courier New" w:hAnsi="Courier New" w:cs="Courier New"/>
          <w:lang w:val="en-US"/>
        </w:rPr>
        <w:t xml:space="preserve"> </w:t>
      </w:r>
      <w:r w:rsidRPr="005A2815">
        <w:rPr>
          <w:lang w:val="en-US"/>
        </w:rPr>
        <w:t xml:space="preserve">or </w:t>
      </w:r>
      <w:r w:rsidRPr="00517923">
        <w:rPr>
          <w:rStyle w:val="ArtefactClass"/>
        </w:rPr>
        <w:t>DataAttribute</w:t>
      </w:r>
      <w:r w:rsidRPr="005A2815">
        <w:rPr>
          <w:lang w:val="en-US"/>
        </w:rPr>
        <w:t xml:space="preserve">) can be deduced from the data structure of the SDMX </w:t>
      </w:r>
      <w:r w:rsidRPr="00517923">
        <w:rPr>
          <w:rStyle w:val="ArtefactClass"/>
        </w:rPr>
        <w:t>Dataflow</w:t>
      </w:r>
      <w:r>
        <w:rPr>
          <w:lang w:val="en-US"/>
        </w:rPr>
        <w:t xml:space="preserve">, </w:t>
      </w:r>
      <w:r w:rsidRPr="005A2815">
        <w:rPr>
          <w:lang w:val="en-US"/>
        </w:rPr>
        <w:t xml:space="preserve">which the component belongs to. </w:t>
      </w:r>
      <w:r w:rsidRPr="005A2815">
        <w:t xml:space="preserve"> </w:t>
      </w:r>
    </w:p>
  </w:footnote>
  <w:footnote w:id="18">
    <w:p w14:paraId="6987EB1F" w14:textId="58D00FDB" w:rsidR="001B2CD7" w:rsidRPr="005A2815" w:rsidRDefault="001B2CD7" w:rsidP="00FD4515">
      <w:pPr>
        <w:pStyle w:val="FootnoteText"/>
      </w:pPr>
      <w:r w:rsidRPr="005A2815">
        <w:rPr>
          <w:rStyle w:val="FootnoteReference"/>
          <w:sz w:val="18"/>
          <w:szCs w:val="18"/>
        </w:rPr>
        <w:footnoteRef/>
      </w:r>
      <w:r w:rsidRPr="005A2815">
        <w:t xml:space="preserve"> If the Agency is composite (for example AgencyA.Dept1.Unit2), the agency is considered different even if only part of the composite name is different (for example AgencyA.Dept1.Unit3 is a different Agency than the previous one). Moreover the agency-id cannot be omitted in part (i.e., if a </w:t>
      </w:r>
      <w:r>
        <w:rPr>
          <w:rFonts w:ascii="Courier New" w:hAnsi="Courier New" w:cs="Courier New"/>
          <w:lang w:val="en-US"/>
        </w:rPr>
        <w:t>T</w:t>
      </w:r>
      <w:r w:rsidRPr="005A2815">
        <w:rPr>
          <w:rFonts w:ascii="Courier New" w:hAnsi="Courier New" w:cs="Courier New"/>
          <w:lang w:val="en-US"/>
        </w:rPr>
        <w:t>ransformationScheme</w:t>
      </w:r>
      <w:r w:rsidRPr="005A2815">
        <w:t xml:space="preserve"> owned by AgencyA.Dept1.Unit2 references an artefact coming from AgencyA.Dept1.Unit3, the specification of the agency-id becomes mandatory and must be complete, without omitting the possibly equal parts like AgencyA.Dept1)</w:t>
      </w:r>
    </w:p>
  </w:footnote>
  <w:footnote w:id="19">
    <w:p w14:paraId="1E53F003" w14:textId="77777777" w:rsidR="001B2CD7" w:rsidRPr="004D0F15" w:rsidRDefault="001B2CD7" w:rsidP="00FD4515">
      <w:pPr>
        <w:pStyle w:val="FootnoteText"/>
      </w:pPr>
      <w:r>
        <w:rPr>
          <w:rStyle w:val="FootnoteReference"/>
        </w:rPr>
        <w:footnoteRef/>
      </w:r>
      <w:r>
        <w:t xml:space="preserve"> </w:t>
      </w:r>
      <w:r w:rsidRPr="004D0F15">
        <w:t xml:space="preserve">Single quotes are needed because this reference is not a VTL regular name. </w:t>
      </w:r>
    </w:p>
  </w:footnote>
  <w:footnote w:id="20">
    <w:p w14:paraId="152B5E36" w14:textId="77777777" w:rsidR="001B2CD7" w:rsidRPr="005A2815" w:rsidRDefault="001B2CD7" w:rsidP="00FD4515">
      <w:r w:rsidRPr="005A2815">
        <w:rPr>
          <w:rStyle w:val="FootnoteReference"/>
          <w:sz w:val="18"/>
          <w:szCs w:val="18"/>
        </w:rPr>
        <w:footnoteRef/>
      </w:r>
      <w:r w:rsidRPr="005A2815">
        <w:t xml:space="preserve">  Single quotes are not needed in this case because CL_FREQ is a VTL regular name.</w:t>
      </w:r>
    </w:p>
  </w:footnote>
  <w:footnote w:id="21">
    <w:p w14:paraId="3BC9FD28" w14:textId="114436B8" w:rsidR="001B2CD7" w:rsidRPr="0086467B" w:rsidRDefault="001B2CD7">
      <w:pPr>
        <w:pStyle w:val="FootnoteText"/>
      </w:pPr>
      <w:r>
        <w:rPr>
          <w:rStyle w:val="FootnoteReference"/>
        </w:rPr>
        <w:footnoteRef/>
      </w:r>
      <w:r>
        <w:t xml:space="preserve"> </w:t>
      </w:r>
      <w:r w:rsidRPr="0086467B">
        <w:t>The result DFR</w:t>
      </w:r>
      <w:r>
        <w:t>(1.0.0) is be equal to DF1(1.0.0) save that the component SECTOR is called SEC</w:t>
      </w:r>
    </w:p>
  </w:footnote>
  <w:footnote w:id="22">
    <w:p w14:paraId="4F01C292" w14:textId="77777777" w:rsidR="001B2CD7" w:rsidRPr="00201C3A" w:rsidRDefault="001B2CD7" w:rsidP="00FD4515">
      <w:pPr>
        <w:pStyle w:val="FootnoteText"/>
      </w:pPr>
      <w:r w:rsidRPr="00577A8F">
        <w:rPr>
          <w:rStyle w:val="FootnoteReference"/>
          <w:sz w:val="18"/>
          <w:szCs w:val="18"/>
        </w:rPr>
        <w:footnoteRef/>
      </w:r>
      <w:r>
        <w:t xml:space="preserve"> </w:t>
      </w:r>
      <w:r w:rsidRPr="00577A8F">
        <w:t>Ruleset</w:t>
      </w:r>
      <w:r>
        <w:t>s</w:t>
      </w:r>
      <w:r w:rsidRPr="00577A8F">
        <w:t xml:space="preserve"> of </w:t>
      </w:r>
      <w:r>
        <w:t xml:space="preserve">this kind cannot be reused when </w:t>
      </w:r>
      <w:r w:rsidRPr="00577A8F">
        <w:t>the referenced Concept has a different representation</w:t>
      </w:r>
      <w:r>
        <w:t xml:space="preserve">. </w:t>
      </w:r>
    </w:p>
  </w:footnote>
  <w:footnote w:id="23">
    <w:p w14:paraId="1192291E" w14:textId="4A6CE3E3" w:rsidR="001B2CD7" w:rsidRPr="000D14A4" w:rsidRDefault="001B2CD7" w:rsidP="00FD4515">
      <w:pPr>
        <w:pStyle w:val="FootnoteText"/>
      </w:pPr>
      <w:r>
        <w:rPr>
          <w:rStyle w:val="FootnoteReference"/>
        </w:rPr>
        <w:footnoteRef/>
      </w:r>
      <w:r>
        <w:t xml:space="preserve"> </w:t>
      </w:r>
      <w:r w:rsidRPr="00F87602">
        <w:t xml:space="preserve">See </w:t>
      </w:r>
      <w:r>
        <w:t xml:space="preserve">also </w:t>
      </w:r>
      <w:r w:rsidRPr="00F87602">
        <w:t>t</w:t>
      </w:r>
      <w:r>
        <w:t>h</w:t>
      </w:r>
      <w:r w:rsidRPr="00F87602">
        <w:t xml:space="preserve">e section </w:t>
      </w:r>
      <w:r>
        <w:t>"</w:t>
      </w:r>
      <w:r w:rsidRPr="00F87602">
        <w:t>VTL-DL Rulesets</w:t>
      </w:r>
      <w:r>
        <w:t>"</w:t>
      </w:r>
      <w:r w:rsidRPr="00F87602">
        <w:t xml:space="preserve"> in the VTL Reference Manual</w:t>
      </w:r>
      <w:r>
        <w:t>.</w:t>
      </w:r>
    </w:p>
  </w:footnote>
  <w:footnote w:id="24">
    <w:p w14:paraId="2F4021B7" w14:textId="00F3E6A5" w:rsidR="001B2CD7" w:rsidRPr="005A2815" w:rsidRDefault="001B2CD7" w:rsidP="00FD4515">
      <w:pPr>
        <w:pStyle w:val="FootnoteText"/>
      </w:pPr>
      <w:r w:rsidRPr="005A2815">
        <w:rPr>
          <w:rStyle w:val="FootnoteReference"/>
          <w:sz w:val="18"/>
          <w:szCs w:val="18"/>
        </w:rPr>
        <w:footnoteRef/>
      </w:r>
      <w:r w:rsidRPr="005A2815">
        <w:t xml:space="preserve"> </w:t>
      </w:r>
      <w:r>
        <w:t>If a calculated artefact is persistent, it needs a persistent definition, i.e. a SDMX definition in a SDMX environment. In addition,  possible calculated artefact</w:t>
      </w:r>
      <w:r w:rsidRPr="005A2815">
        <w:t xml:space="preserve"> </w:t>
      </w:r>
      <w:r>
        <w:t xml:space="preserve">that are not persistent </w:t>
      </w:r>
      <w:r w:rsidRPr="005A2815">
        <w:t>may require a SDMX definition</w:t>
      </w:r>
      <w:r>
        <w:t>, for example when the result of a non-persistent calculation is disseminated through SDMX tools (like an inquiry tool).</w:t>
      </w:r>
    </w:p>
  </w:footnote>
  <w:footnote w:id="25">
    <w:p w14:paraId="4A5A3DB3" w14:textId="77777777" w:rsidR="001B2CD7" w:rsidRPr="00B41092" w:rsidRDefault="001B2CD7" w:rsidP="00FD4515">
      <w:pPr>
        <w:pStyle w:val="FootnoteText"/>
      </w:pPr>
      <w:r w:rsidRPr="00B41092">
        <w:rPr>
          <w:rStyle w:val="FootnoteReference"/>
          <w:sz w:val="18"/>
          <w:szCs w:val="18"/>
        </w:rPr>
        <w:footnoteRef/>
      </w:r>
      <w:r w:rsidRPr="00B41092">
        <w:rPr>
          <w:rStyle w:val="FootnoteReference"/>
        </w:rPr>
        <w:t xml:space="preserve"> </w:t>
      </w:r>
      <w:r w:rsidRPr="00B41092">
        <w:t>See the VTL 2.0 User Manual</w:t>
      </w:r>
    </w:p>
  </w:footnote>
  <w:footnote w:id="26">
    <w:p w14:paraId="02FDDC2A" w14:textId="27E40B74" w:rsidR="001B2CD7" w:rsidRPr="00B41092" w:rsidRDefault="001B2CD7" w:rsidP="00FD4515">
      <w:pPr>
        <w:pStyle w:val="FootnoteText"/>
      </w:pPr>
      <w:r w:rsidRPr="00B41092">
        <w:rPr>
          <w:rStyle w:val="FootnoteReference"/>
          <w:sz w:val="18"/>
          <w:szCs w:val="18"/>
        </w:rPr>
        <w:footnoteRef/>
      </w:r>
      <w:r>
        <w:t xml:space="preserve"> </w:t>
      </w:r>
      <w:r w:rsidRPr="00B41092">
        <w:t xml:space="preserve">See the SDMX </w:t>
      </w:r>
      <w:r>
        <w:t>Standards</w:t>
      </w:r>
      <w:r w:rsidRPr="00B41092">
        <w:t xml:space="preserve"> Section 2 – Information Model</w:t>
      </w:r>
    </w:p>
  </w:footnote>
  <w:footnote w:id="27">
    <w:p w14:paraId="5FF3EC75" w14:textId="77777777" w:rsidR="001B2CD7" w:rsidRPr="005A2815" w:rsidRDefault="001B2CD7" w:rsidP="00FD4515">
      <w:pPr>
        <w:pStyle w:val="FootnoteText"/>
      </w:pPr>
      <w:r w:rsidRPr="005A2815">
        <w:rPr>
          <w:rStyle w:val="FootnoteReference"/>
          <w:sz w:val="18"/>
          <w:szCs w:val="18"/>
        </w:rPr>
        <w:footnoteRef/>
      </w:r>
      <w:r w:rsidRPr="005A2815">
        <w:t xml:space="preserve"> Besides the mapping between </w:t>
      </w:r>
      <w:r w:rsidRPr="00483F56">
        <w:t xml:space="preserve">one SDMX </w:t>
      </w:r>
      <w:r w:rsidRPr="00483F56">
        <w:rPr>
          <w:rFonts w:ascii="Courier New" w:hAnsi="Courier New" w:cs="Courier New"/>
        </w:rPr>
        <w:t>Dataflow</w:t>
      </w:r>
      <w:r w:rsidRPr="00483F56">
        <w:t xml:space="preserve"> and one VTL Data Set, it is also possible to map distinct parts of a SDMX </w:t>
      </w:r>
      <w:r w:rsidRPr="00483F56">
        <w:rPr>
          <w:rFonts w:ascii="Courier New" w:hAnsi="Courier New" w:cs="Courier New"/>
        </w:rPr>
        <w:t>Dataflow</w:t>
      </w:r>
      <w:r w:rsidRPr="00483F56">
        <w:t xml:space="preserve"> to different VTL Data Set,</w:t>
      </w:r>
      <w:r w:rsidRPr="005A2815">
        <w:t xml:space="preserve"> as explained in a following paragraph</w:t>
      </w:r>
      <w:r>
        <w:t>.</w:t>
      </w:r>
    </w:p>
  </w:footnote>
  <w:footnote w:id="28">
    <w:p w14:paraId="4B7FB73B" w14:textId="6CEA5E8E" w:rsidR="001B2CD7" w:rsidRPr="00867906" w:rsidRDefault="001B2CD7">
      <w:pPr>
        <w:pStyle w:val="FootnoteText"/>
      </w:pPr>
      <w:r>
        <w:rPr>
          <w:rStyle w:val="FootnoteReference"/>
        </w:rPr>
        <w:footnoteRef/>
      </w:r>
      <w:r>
        <w:t xml:space="preserve"> </w:t>
      </w:r>
      <w:r w:rsidRPr="00867906">
        <w:t>Here a</w:t>
      </w:r>
      <w:r>
        <w:t>n</w:t>
      </w:r>
      <w:r w:rsidRPr="00867906">
        <w:t xml:space="preserve"> SDMX observation is meant to correspond to one combination of values of the </w:t>
      </w:r>
      <w:r w:rsidRPr="00517923">
        <w:rPr>
          <w:rStyle w:val="ArtefactClass"/>
        </w:rPr>
        <w:t>DimensionComponents</w:t>
      </w:r>
      <w:r>
        <w:t>.</w:t>
      </w:r>
    </w:p>
  </w:footnote>
  <w:footnote w:id="29">
    <w:p w14:paraId="51992228" w14:textId="77777777" w:rsidR="001B2CD7" w:rsidRPr="006952D6" w:rsidRDefault="001B2CD7" w:rsidP="00CA10E9">
      <w:pPr>
        <w:pStyle w:val="ListParagraph"/>
        <w:ind w:left="284" w:hanging="284"/>
        <w:rPr>
          <w:sz w:val="18"/>
          <w:szCs w:val="18"/>
        </w:rPr>
      </w:pPr>
      <w:r w:rsidRPr="006952D6">
        <w:rPr>
          <w:rStyle w:val="FootnoteReference"/>
          <w:sz w:val="18"/>
          <w:szCs w:val="18"/>
        </w:rPr>
        <w:footnoteRef/>
      </w:r>
      <w:r w:rsidRPr="006952D6">
        <w:rPr>
          <w:sz w:val="18"/>
          <w:szCs w:val="18"/>
        </w:rPr>
        <w:t xml:space="preserve"> </w:t>
      </w:r>
      <w:r>
        <w:rPr>
          <w:sz w:val="18"/>
          <w:szCs w:val="18"/>
        </w:rPr>
        <w:t>E</w:t>
      </w:r>
      <w:r w:rsidRPr="006952D6">
        <w:rPr>
          <w:sz w:val="18"/>
          <w:szCs w:val="18"/>
        </w:rPr>
        <w:t>.</w:t>
      </w:r>
      <w:r>
        <w:rPr>
          <w:sz w:val="18"/>
          <w:szCs w:val="18"/>
        </w:rPr>
        <w:t xml:space="preserve">g., </w:t>
      </w:r>
      <w:r w:rsidRPr="006952D6">
        <w:rPr>
          <w:sz w:val="18"/>
          <w:szCs w:val="18"/>
        </w:rPr>
        <w:t xml:space="preserve"> </w:t>
      </w:r>
      <w:r>
        <w:rPr>
          <w:sz w:val="18"/>
          <w:szCs w:val="18"/>
        </w:rPr>
        <w:t xml:space="preserve">if in the </w:t>
      </w:r>
      <w:r w:rsidRPr="0004429B">
        <w:rPr>
          <w:rFonts w:ascii="Courier New" w:hAnsi="Courier New" w:cs="Courier New"/>
          <w:sz w:val="18"/>
          <w:szCs w:val="18"/>
        </w:rPr>
        <w:t>data</w:t>
      </w:r>
      <w:r>
        <w:rPr>
          <w:sz w:val="18"/>
          <w:szCs w:val="18"/>
        </w:rPr>
        <w:t xml:space="preserve"> </w:t>
      </w:r>
      <w:r w:rsidRPr="0004429B">
        <w:rPr>
          <w:rFonts w:ascii="Courier New" w:hAnsi="Courier New" w:cs="Courier New"/>
          <w:sz w:val="18"/>
          <w:szCs w:val="18"/>
        </w:rPr>
        <w:t>structure</w:t>
      </w:r>
      <w:r>
        <w:rPr>
          <w:sz w:val="18"/>
          <w:szCs w:val="18"/>
        </w:rPr>
        <w:t xml:space="preserve"> there exist 3 </w:t>
      </w:r>
      <w:r w:rsidRPr="0004429B">
        <w:rPr>
          <w:rFonts w:ascii="Courier New" w:hAnsi="Courier New" w:cs="Courier New"/>
          <w:sz w:val="18"/>
          <w:szCs w:val="18"/>
        </w:rPr>
        <w:t>Dimensions</w:t>
      </w:r>
      <w:r>
        <w:rPr>
          <w:sz w:val="18"/>
          <w:szCs w:val="18"/>
        </w:rPr>
        <w:t xml:space="preserve"> C,D,E having the role of </w:t>
      </w:r>
      <w:r w:rsidRPr="0004429B">
        <w:rPr>
          <w:rFonts w:ascii="Courier New" w:hAnsi="Courier New" w:cs="Courier New"/>
          <w:sz w:val="18"/>
          <w:szCs w:val="18"/>
        </w:rPr>
        <w:t>MeasureDimension</w:t>
      </w:r>
      <w:r>
        <w:rPr>
          <w:sz w:val="18"/>
          <w:szCs w:val="18"/>
        </w:rPr>
        <w:t xml:space="preserve">, they should be considered as a joint </w:t>
      </w:r>
      <w:r w:rsidRPr="0004429B">
        <w:rPr>
          <w:rFonts w:ascii="Courier New" w:hAnsi="Courier New" w:cs="Courier New"/>
          <w:sz w:val="18"/>
          <w:szCs w:val="18"/>
        </w:rPr>
        <w:t>MeasureDimension</w:t>
      </w:r>
      <w:r>
        <w:rPr>
          <w:sz w:val="18"/>
          <w:szCs w:val="18"/>
        </w:rPr>
        <w:t xml:space="preserve">  Z=(C,D,E);  therefore </w:t>
      </w:r>
      <w:r w:rsidRPr="006952D6">
        <w:rPr>
          <w:sz w:val="18"/>
          <w:szCs w:val="18"/>
        </w:rPr>
        <w:t xml:space="preserve">when </w:t>
      </w:r>
      <w:r>
        <w:rPr>
          <w:sz w:val="18"/>
          <w:szCs w:val="18"/>
        </w:rPr>
        <w:t xml:space="preserve">the description </w:t>
      </w:r>
      <w:r w:rsidRPr="006952D6">
        <w:rPr>
          <w:sz w:val="18"/>
          <w:szCs w:val="18"/>
        </w:rPr>
        <w:t>sa</w:t>
      </w:r>
      <w:r>
        <w:rPr>
          <w:sz w:val="18"/>
          <w:szCs w:val="18"/>
        </w:rPr>
        <w:t>ys</w:t>
      </w:r>
      <w:r w:rsidRPr="006952D6">
        <w:rPr>
          <w:sz w:val="18"/>
          <w:szCs w:val="18"/>
        </w:rPr>
        <w:t xml:space="preserve"> </w:t>
      </w:r>
      <w:r>
        <w:rPr>
          <w:sz w:val="18"/>
          <w:szCs w:val="18"/>
        </w:rPr>
        <w:t xml:space="preserve">“each possible </w:t>
      </w:r>
      <w:r w:rsidRPr="0004429B">
        <w:rPr>
          <w:rFonts w:ascii="Courier New" w:hAnsi="Courier New" w:cs="Courier New"/>
          <w:sz w:val="18"/>
          <w:szCs w:val="18"/>
        </w:rPr>
        <w:t>value</w:t>
      </w:r>
      <w:r>
        <w:rPr>
          <w:sz w:val="18"/>
          <w:szCs w:val="18"/>
        </w:rPr>
        <w:t xml:space="preserve"> Cj of the </w:t>
      </w:r>
      <w:r w:rsidRPr="0004429B">
        <w:rPr>
          <w:rFonts w:ascii="Courier New" w:hAnsi="Courier New" w:cs="Courier New"/>
          <w:sz w:val="18"/>
          <w:szCs w:val="18"/>
        </w:rPr>
        <w:t>MeasureDimension</w:t>
      </w:r>
      <w:r>
        <w:rPr>
          <w:sz w:val="18"/>
          <w:szCs w:val="18"/>
        </w:rPr>
        <w:t xml:space="preserve"> …”  it means “each possible combination of </w:t>
      </w:r>
      <w:r w:rsidRPr="0004429B">
        <w:rPr>
          <w:rFonts w:ascii="Courier New" w:hAnsi="Courier New" w:cs="Courier New"/>
          <w:sz w:val="18"/>
          <w:szCs w:val="18"/>
        </w:rPr>
        <w:t>values</w:t>
      </w:r>
      <w:r>
        <w:rPr>
          <w:sz w:val="18"/>
          <w:szCs w:val="18"/>
        </w:rPr>
        <w:t xml:space="preserve"> (</w:t>
      </w:r>
      <w:r w:rsidRPr="006952D6">
        <w:rPr>
          <w:sz w:val="18"/>
          <w:szCs w:val="18"/>
        </w:rPr>
        <w:t>Cj</w:t>
      </w:r>
      <w:r>
        <w:rPr>
          <w:sz w:val="18"/>
          <w:szCs w:val="18"/>
        </w:rPr>
        <w:t>, Dk, Ew)</w:t>
      </w:r>
      <w:r w:rsidRPr="006952D6">
        <w:rPr>
          <w:sz w:val="18"/>
          <w:szCs w:val="18"/>
        </w:rPr>
        <w:t xml:space="preserve"> of </w:t>
      </w:r>
      <w:r>
        <w:rPr>
          <w:sz w:val="18"/>
          <w:szCs w:val="18"/>
        </w:rPr>
        <w:t xml:space="preserve">the joint </w:t>
      </w:r>
      <w:r w:rsidRPr="0004429B">
        <w:rPr>
          <w:rFonts w:ascii="Courier New" w:hAnsi="Courier New" w:cs="Courier New"/>
          <w:sz w:val="18"/>
          <w:szCs w:val="18"/>
        </w:rPr>
        <w:t>MeasureDimension</w:t>
      </w:r>
      <w:r>
        <w:rPr>
          <w:sz w:val="18"/>
          <w:szCs w:val="18"/>
        </w:rPr>
        <w:t xml:space="preserve"> Z=(C,D,E)”. </w:t>
      </w:r>
    </w:p>
  </w:footnote>
  <w:footnote w:id="30">
    <w:p w14:paraId="7B946079" w14:textId="77777777" w:rsidR="001B2CD7" w:rsidRPr="00AA28C1" w:rsidRDefault="001B2CD7" w:rsidP="00AB7C00">
      <w:pPr>
        <w:pStyle w:val="Paragraph"/>
        <w:spacing w:after="120"/>
      </w:pPr>
      <w:r>
        <w:rPr>
          <w:rStyle w:val="FootnoteReference"/>
        </w:rPr>
        <w:footnoteRef/>
      </w:r>
      <w:r>
        <w:t xml:space="preserve"> </w:t>
      </w:r>
      <w:r w:rsidRPr="00AA28C1">
        <w:rPr>
          <w:rFonts w:cs="Arial"/>
          <w:color w:val="000000"/>
          <w:sz w:val="18"/>
          <w:szCs w:val="18"/>
          <w:lang w:val="en-US"/>
        </w:rPr>
        <w:t xml:space="preserve">A typical example of this kind is the validation, and more in general the manipulation, of individual time series belonging to the same </w:t>
      </w:r>
      <w:r>
        <w:rPr>
          <w:rFonts w:ascii="Courier New" w:hAnsi="Courier New" w:cs="Courier New"/>
          <w:sz w:val="18"/>
          <w:szCs w:val="18"/>
        </w:rPr>
        <w:t>D</w:t>
      </w:r>
      <w:r w:rsidRPr="0055685A">
        <w:rPr>
          <w:rFonts w:ascii="Courier New" w:hAnsi="Courier New" w:cs="Courier New"/>
          <w:sz w:val="18"/>
          <w:szCs w:val="18"/>
        </w:rPr>
        <w:t>ataflow</w:t>
      </w:r>
      <w:r w:rsidRPr="00AA28C1">
        <w:rPr>
          <w:rFonts w:cs="Arial"/>
          <w:color w:val="000000"/>
          <w:sz w:val="18"/>
          <w:szCs w:val="18"/>
          <w:lang w:val="en-US"/>
        </w:rPr>
        <w:t xml:space="preserve">, identifiable through the </w:t>
      </w:r>
      <w:r w:rsidRPr="00FC1645">
        <w:rPr>
          <w:rFonts w:ascii="Courier New" w:hAnsi="Courier New" w:cs="Courier New"/>
          <w:color w:val="000000"/>
          <w:sz w:val="18"/>
          <w:szCs w:val="18"/>
          <w:lang w:val="en-US"/>
        </w:rPr>
        <w:t>DimensionComponents</w:t>
      </w:r>
      <w:r w:rsidRPr="00AA28C1">
        <w:rPr>
          <w:rFonts w:cs="Arial"/>
          <w:color w:val="000000"/>
          <w:sz w:val="18"/>
          <w:szCs w:val="18"/>
          <w:lang w:val="en-US"/>
        </w:rPr>
        <w:t xml:space="preserve"> of the </w:t>
      </w:r>
      <w:r>
        <w:rPr>
          <w:rFonts w:ascii="Courier New" w:hAnsi="Courier New" w:cs="Courier New"/>
          <w:sz w:val="18"/>
          <w:szCs w:val="18"/>
        </w:rPr>
        <w:t>D</w:t>
      </w:r>
      <w:r w:rsidRPr="0055685A">
        <w:rPr>
          <w:rFonts w:ascii="Courier New" w:hAnsi="Courier New" w:cs="Courier New"/>
          <w:sz w:val="18"/>
          <w:szCs w:val="18"/>
        </w:rPr>
        <w:t>ataflow</w:t>
      </w:r>
      <w:r w:rsidRPr="00AA28C1">
        <w:rPr>
          <w:rFonts w:cs="Arial"/>
          <w:color w:val="000000"/>
          <w:sz w:val="18"/>
          <w:szCs w:val="18"/>
          <w:lang w:val="en-US"/>
        </w:rPr>
        <w:t xml:space="preserve"> except the </w:t>
      </w:r>
      <w:r w:rsidRPr="00FC1645">
        <w:rPr>
          <w:rFonts w:ascii="Courier New" w:hAnsi="Courier New" w:cs="Courier New"/>
          <w:color w:val="000000"/>
          <w:sz w:val="18"/>
          <w:szCs w:val="18"/>
          <w:lang w:val="en-US"/>
        </w:rPr>
        <w:t>Time</w:t>
      </w:r>
      <w:r w:rsidRPr="00FC1645">
        <w:rPr>
          <w:rFonts w:ascii="Courier New" w:hAnsi="Courier New" w:cs="Courier New"/>
          <w:sz w:val="18"/>
          <w:szCs w:val="18"/>
          <w:lang w:val="en-US"/>
        </w:rPr>
        <w:t>D</w:t>
      </w:r>
      <w:r w:rsidRPr="00FC1645">
        <w:rPr>
          <w:rFonts w:ascii="Courier New" w:hAnsi="Courier New" w:cs="Courier New"/>
          <w:sz w:val="18"/>
          <w:szCs w:val="18"/>
        </w:rPr>
        <w:t>imension</w:t>
      </w:r>
      <w:r w:rsidRPr="00AA28C1">
        <w:rPr>
          <w:rFonts w:cs="Arial"/>
          <w:color w:val="000000"/>
          <w:sz w:val="18"/>
          <w:szCs w:val="18"/>
          <w:lang w:val="en-US"/>
        </w:rPr>
        <w:t xml:space="preserve">. </w:t>
      </w:r>
      <w:r>
        <w:rPr>
          <w:rFonts w:cs="Arial"/>
          <w:color w:val="000000"/>
          <w:sz w:val="18"/>
          <w:szCs w:val="18"/>
          <w:lang w:val="en-US"/>
        </w:rPr>
        <w:t xml:space="preserve">The coding of </w:t>
      </w:r>
      <w:r w:rsidRPr="00AA28C1">
        <w:rPr>
          <w:rFonts w:cs="Arial"/>
          <w:color w:val="000000"/>
          <w:sz w:val="18"/>
          <w:szCs w:val="18"/>
          <w:lang w:val="en-US"/>
        </w:rPr>
        <w:t xml:space="preserve">these kind of operations </w:t>
      </w:r>
      <w:r>
        <w:rPr>
          <w:rFonts w:cs="Arial"/>
          <w:color w:val="000000"/>
          <w:sz w:val="18"/>
          <w:szCs w:val="18"/>
          <w:lang w:val="en-US"/>
        </w:rPr>
        <w:t>might</w:t>
      </w:r>
      <w:r w:rsidRPr="00AA28C1">
        <w:rPr>
          <w:rFonts w:cs="Arial"/>
          <w:color w:val="000000"/>
          <w:sz w:val="18"/>
          <w:szCs w:val="18"/>
          <w:lang w:val="en-US"/>
        </w:rPr>
        <w:t xml:space="preserve"> be simplified by mapping distinct time series (i.e. different parts of a SDMX </w:t>
      </w:r>
      <w:r>
        <w:rPr>
          <w:rFonts w:ascii="Courier New" w:hAnsi="Courier New" w:cs="Courier New"/>
          <w:sz w:val="18"/>
          <w:szCs w:val="18"/>
        </w:rPr>
        <w:t>D</w:t>
      </w:r>
      <w:r w:rsidRPr="0055685A">
        <w:rPr>
          <w:rFonts w:ascii="Courier New" w:hAnsi="Courier New" w:cs="Courier New"/>
          <w:sz w:val="18"/>
          <w:szCs w:val="18"/>
        </w:rPr>
        <w:t>ataflow</w:t>
      </w:r>
      <w:r w:rsidRPr="00AA28C1">
        <w:rPr>
          <w:rFonts w:cs="Arial"/>
          <w:color w:val="000000"/>
          <w:sz w:val="18"/>
          <w:szCs w:val="18"/>
          <w:lang w:val="en-US"/>
        </w:rPr>
        <w:t>)</w:t>
      </w:r>
      <w:r w:rsidRPr="00AA28C1">
        <w:rPr>
          <w:sz w:val="18"/>
          <w:szCs w:val="18"/>
        </w:rPr>
        <w:t xml:space="preserve"> </w:t>
      </w:r>
      <w:r w:rsidRPr="00AA28C1">
        <w:rPr>
          <w:rFonts w:cs="Arial"/>
          <w:color w:val="000000"/>
          <w:sz w:val="18"/>
          <w:szCs w:val="18"/>
          <w:lang w:val="en-US"/>
        </w:rPr>
        <w:t xml:space="preserve">to distinct VTL </w:t>
      </w:r>
      <w:r>
        <w:rPr>
          <w:rFonts w:cs="Arial"/>
          <w:color w:val="000000"/>
          <w:sz w:val="18"/>
          <w:szCs w:val="18"/>
          <w:lang w:val="en-US"/>
        </w:rPr>
        <w:t>D</w:t>
      </w:r>
      <w:r w:rsidRPr="00AA28C1">
        <w:rPr>
          <w:rFonts w:cs="Arial"/>
          <w:color w:val="000000"/>
          <w:sz w:val="18"/>
          <w:szCs w:val="18"/>
          <w:lang w:val="en-US"/>
        </w:rPr>
        <w:t xml:space="preserve">ata </w:t>
      </w:r>
      <w:r>
        <w:rPr>
          <w:rFonts w:cs="Arial"/>
          <w:color w:val="000000"/>
          <w:sz w:val="18"/>
          <w:szCs w:val="18"/>
          <w:lang w:val="en-US"/>
        </w:rPr>
        <w:t>S</w:t>
      </w:r>
      <w:r w:rsidRPr="00AA28C1">
        <w:rPr>
          <w:rFonts w:cs="Arial"/>
          <w:color w:val="000000"/>
          <w:sz w:val="18"/>
          <w:szCs w:val="18"/>
          <w:lang w:val="en-US"/>
        </w:rPr>
        <w:t>ets.</w:t>
      </w:r>
    </w:p>
  </w:footnote>
  <w:footnote w:id="31">
    <w:p w14:paraId="0645EB16" w14:textId="77777777" w:rsidR="001B2CD7" w:rsidRPr="0044646C" w:rsidRDefault="001B2CD7" w:rsidP="00AB7C00">
      <w:pPr>
        <w:pStyle w:val="Paragraph"/>
        <w:spacing w:after="120"/>
        <w:rPr>
          <w:sz w:val="18"/>
          <w:szCs w:val="18"/>
          <w:lang w:val="en-US"/>
        </w:rPr>
      </w:pPr>
      <w:r w:rsidRPr="0044646C">
        <w:rPr>
          <w:rStyle w:val="FootnoteReference"/>
          <w:sz w:val="18"/>
          <w:szCs w:val="18"/>
        </w:rPr>
        <w:footnoteRef/>
      </w:r>
      <w:r w:rsidRPr="0044646C">
        <w:rPr>
          <w:sz w:val="18"/>
          <w:szCs w:val="18"/>
        </w:rPr>
        <w:t xml:space="preserve"> </w:t>
      </w:r>
      <w:r>
        <w:rPr>
          <w:sz w:val="18"/>
          <w:szCs w:val="18"/>
        </w:rPr>
        <w:t>Please note that t</w:t>
      </w:r>
      <w:r w:rsidRPr="0044646C">
        <w:rPr>
          <w:sz w:val="18"/>
          <w:szCs w:val="18"/>
        </w:rPr>
        <w:t xml:space="preserve">his </w:t>
      </w:r>
      <w:r>
        <w:rPr>
          <w:sz w:val="18"/>
          <w:szCs w:val="18"/>
        </w:rPr>
        <w:t xml:space="preserve">kind of mapping </w:t>
      </w:r>
      <w:r w:rsidRPr="0044646C">
        <w:rPr>
          <w:sz w:val="18"/>
          <w:szCs w:val="18"/>
        </w:rPr>
        <w:t xml:space="preserve">is </w:t>
      </w:r>
      <w:r>
        <w:rPr>
          <w:sz w:val="18"/>
          <w:szCs w:val="18"/>
        </w:rPr>
        <w:t xml:space="preserve">only </w:t>
      </w:r>
      <w:r w:rsidRPr="0044646C">
        <w:rPr>
          <w:sz w:val="18"/>
          <w:szCs w:val="18"/>
        </w:rPr>
        <w:t xml:space="preserve">an option at disposal of the definer of VTL Transformations; </w:t>
      </w:r>
      <w:r>
        <w:rPr>
          <w:sz w:val="18"/>
          <w:szCs w:val="18"/>
        </w:rPr>
        <w:t xml:space="preserve">in fact </w:t>
      </w:r>
      <w:r w:rsidRPr="0044646C">
        <w:rPr>
          <w:sz w:val="18"/>
          <w:szCs w:val="18"/>
        </w:rPr>
        <w:t xml:space="preserve">it remains always possible to </w:t>
      </w:r>
      <w:r>
        <w:rPr>
          <w:sz w:val="18"/>
          <w:szCs w:val="18"/>
        </w:rPr>
        <w:t xml:space="preserve">manipulate the needed parts of </w:t>
      </w:r>
      <w:r w:rsidRPr="0044646C">
        <w:rPr>
          <w:sz w:val="18"/>
          <w:szCs w:val="18"/>
        </w:rPr>
        <w:t xml:space="preserve">SDMX </w:t>
      </w:r>
      <w:r w:rsidRPr="00CA37F1">
        <w:rPr>
          <w:rFonts w:ascii="Courier New" w:hAnsi="Courier New" w:cs="Courier New"/>
          <w:sz w:val="18"/>
          <w:szCs w:val="18"/>
        </w:rPr>
        <w:t>Dataflows</w:t>
      </w:r>
      <w:r w:rsidRPr="0044646C">
        <w:rPr>
          <w:sz w:val="18"/>
          <w:szCs w:val="18"/>
        </w:rPr>
        <w:t xml:space="preserve"> </w:t>
      </w:r>
      <w:r w:rsidRPr="0044646C">
        <w:rPr>
          <w:sz w:val="18"/>
          <w:szCs w:val="18"/>
          <w:lang w:val="en-US"/>
        </w:rPr>
        <w:t>by means of VTL operators (e.g. “sub”, “filter”</w:t>
      </w:r>
      <w:r>
        <w:rPr>
          <w:sz w:val="18"/>
          <w:szCs w:val="18"/>
          <w:lang w:val="en-US"/>
        </w:rPr>
        <w:t>, “calc”, “union”</w:t>
      </w:r>
      <w:r w:rsidRPr="0044646C">
        <w:rPr>
          <w:sz w:val="18"/>
          <w:szCs w:val="18"/>
          <w:lang w:val="en-US"/>
        </w:rPr>
        <w:t xml:space="preserve"> …)</w:t>
      </w:r>
      <w:r>
        <w:rPr>
          <w:sz w:val="18"/>
          <w:szCs w:val="18"/>
          <w:lang w:val="en-US"/>
        </w:rPr>
        <w:t xml:space="preserve">, maintaining a mapping one-to-one between SDMX </w:t>
      </w:r>
      <w:r w:rsidRPr="00CA37F1">
        <w:rPr>
          <w:rFonts w:ascii="Courier New" w:hAnsi="Courier New" w:cs="Courier New"/>
          <w:sz w:val="18"/>
          <w:szCs w:val="18"/>
        </w:rPr>
        <w:t>Dataflows</w:t>
      </w:r>
      <w:r>
        <w:rPr>
          <w:sz w:val="18"/>
          <w:szCs w:val="18"/>
          <w:lang w:val="en-US"/>
        </w:rPr>
        <w:t xml:space="preserve"> and VTL Data Sets</w:t>
      </w:r>
      <w:r w:rsidRPr="0044646C">
        <w:rPr>
          <w:sz w:val="18"/>
          <w:szCs w:val="18"/>
          <w:lang w:val="en-US"/>
        </w:rPr>
        <w:t>.</w:t>
      </w:r>
      <w:r>
        <w:rPr>
          <w:sz w:val="18"/>
          <w:szCs w:val="18"/>
          <w:lang w:val="en-US"/>
        </w:rPr>
        <w:t xml:space="preserve"> </w:t>
      </w:r>
    </w:p>
  </w:footnote>
  <w:footnote w:id="32">
    <w:p w14:paraId="41F41702" w14:textId="77777777" w:rsidR="001B2CD7" w:rsidRPr="0044646C" w:rsidRDefault="001B2CD7" w:rsidP="00AB7C00">
      <w:pPr>
        <w:pStyle w:val="FootnoteText"/>
        <w:spacing w:after="120"/>
        <w:rPr>
          <w:sz w:val="18"/>
          <w:szCs w:val="18"/>
        </w:rPr>
      </w:pPr>
      <w:r w:rsidRPr="0044646C">
        <w:rPr>
          <w:rStyle w:val="FootnoteReference"/>
          <w:sz w:val="18"/>
          <w:szCs w:val="18"/>
        </w:rPr>
        <w:footnoteRef/>
      </w:r>
      <w:r w:rsidRPr="0044646C">
        <w:rPr>
          <w:sz w:val="18"/>
          <w:szCs w:val="18"/>
        </w:rPr>
        <w:t xml:space="preserve"> </w:t>
      </w:r>
      <w:r>
        <w:rPr>
          <w:sz w:val="18"/>
          <w:szCs w:val="18"/>
        </w:rPr>
        <w:t xml:space="preserve">This definition is made </w:t>
      </w:r>
      <w:r>
        <w:rPr>
          <w:sz w:val="18"/>
          <w:szCs w:val="18"/>
          <w:lang w:val="en-US"/>
        </w:rPr>
        <w:t>through</w:t>
      </w:r>
      <w:r w:rsidRPr="00934D3C">
        <w:rPr>
          <w:sz w:val="18"/>
          <w:szCs w:val="18"/>
          <w:lang w:val="en-US"/>
        </w:rPr>
        <w:t xml:space="preserve"> the ToVtlSubspace and ToVtlSpaceKey classes and/or the FromVtlSuperspace  and FromVtlSpaceKey classes</w:t>
      </w:r>
      <w:r>
        <w:rPr>
          <w:sz w:val="18"/>
          <w:szCs w:val="18"/>
          <w:lang w:val="en-US"/>
        </w:rPr>
        <w:t>,</w:t>
      </w:r>
      <w:r w:rsidRPr="00934D3C">
        <w:rPr>
          <w:sz w:val="18"/>
          <w:szCs w:val="18"/>
          <w:lang w:val="en-US"/>
        </w:rPr>
        <w:t xml:space="preserve"> depending on the direction of the mapping</w:t>
      </w:r>
      <w:r>
        <w:rPr>
          <w:sz w:val="18"/>
          <w:szCs w:val="18"/>
          <w:lang w:val="en-US"/>
        </w:rPr>
        <w:t xml:space="preserve"> (“key” means “dimension”). The mapping of </w:t>
      </w:r>
      <w:r w:rsidRPr="00F14851">
        <w:rPr>
          <w:rFonts w:ascii="Courier New" w:hAnsi="Courier New" w:cs="Courier New"/>
          <w:sz w:val="18"/>
          <w:szCs w:val="18"/>
          <w:lang w:val="en-US"/>
        </w:rPr>
        <w:t>Dataflow</w:t>
      </w:r>
      <w:r>
        <w:rPr>
          <w:sz w:val="18"/>
          <w:szCs w:val="18"/>
          <w:lang w:val="en-US"/>
        </w:rPr>
        <w:t xml:space="preserve"> subsets can be applied independently in the two directions, also according to different </w:t>
      </w:r>
      <w:r>
        <w:rPr>
          <w:rFonts w:ascii="Courier New" w:hAnsi="Courier New" w:cs="Courier New"/>
          <w:sz w:val="18"/>
          <w:szCs w:val="18"/>
          <w:lang w:val="en-US"/>
        </w:rPr>
        <w:t>D</w:t>
      </w:r>
      <w:r w:rsidRPr="00907185">
        <w:rPr>
          <w:rFonts w:ascii="Courier New" w:hAnsi="Courier New" w:cs="Courier New"/>
          <w:sz w:val="18"/>
          <w:szCs w:val="18"/>
          <w:lang w:val="en-US"/>
        </w:rPr>
        <w:t>imensions</w:t>
      </w:r>
      <w:r>
        <w:rPr>
          <w:sz w:val="18"/>
          <w:szCs w:val="18"/>
          <w:lang w:val="en-US"/>
        </w:rPr>
        <w:t xml:space="preserve">.  </w:t>
      </w:r>
      <w:r w:rsidRPr="0044646C">
        <w:rPr>
          <w:sz w:val="18"/>
          <w:szCs w:val="18"/>
          <w:lang w:val="en-US"/>
        </w:rPr>
        <w:t xml:space="preserve">When no </w:t>
      </w:r>
      <w:r>
        <w:rPr>
          <w:rFonts w:ascii="Courier New" w:hAnsi="Courier New" w:cs="Courier New"/>
          <w:sz w:val="18"/>
          <w:szCs w:val="18"/>
          <w:lang w:val="en-US"/>
        </w:rPr>
        <w:t>D</w:t>
      </w:r>
      <w:r w:rsidRPr="00907185">
        <w:rPr>
          <w:rFonts w:ascii="Courier New" w:hAnsi="Courier New" w:cs="Courier New"/>
          <w:sz w:val="18"/>
          <w:szCs w:val="18"/>
          <w:lang w:val="en-US"/>
        </w:rPr>
        <w:t>imension</w:t>
      </w:r>
      <w:r w:rsidRPr="0044646C">
        <w:rPr>
          <w:sz w:val="18"/>
          <w:szCs w:val="18"/>
          <w:lang w:val="en-US"/>
        </w:rPr>
        <w:t xml:space="preserve"> is declared</w:t>
      </w:r>
      <w:r w:rsidRPr="005E056D">
        <w:rPr>
          <w:sz w:val="18"/>
          <w:szCs w:val="18"/>
          <w:lang w:val="en-US"/>
        </w:rPr>
        <w:t xml:space="preserve"> </w:t>
      </w:r>
      <w:r>
        <w:rPr>
          <w:sz w:val="18"/>
          <w:szCs w:val="18"/>
          <w:lang w:val="en-US"/>
        </w:rPr>
        <w:t>for a given direction</w:t>
      </w:r>
      <w:r w:rsidRPr="0044646C">
        <w:rPr>
          <w:sz w:val="18"/>
          <w:szCs w:val="18"/>
          <w:lang w:val="en-US"/>
        </w:rPr>
        <w:t xml:space="preserve">, it </w:t>
      </w:r>
      <w:r>
        <w:rPr>
          <w:sz w:val="18"/>
          <w:szCs w:val="18"/>
          <w:lang w:val="en-US"/>
        </w:rPr>
        <w:t xml:space="preserve">is assumed </w:t>
      </w:r>
      <w:r w:rsidRPr="0044646C">
        <w:rPr>
          <w:sz w:val="18"/>
          <w:szCs w:val="18"/>
          <w:lang w:val="en-US"/>
        </w:rPr>
        <w:t>that the option of mapping different parts of a S</w:t>
      </w:r>
      <w:r>
        <w:rPr>
          <w:sz w:val="18"/>
          <w:szCs w:val="18"/>
          <w:lang w:val="en-US"/>
        </w:rPr>
        <w:t>DM</w:t>
      </w:r>
      <w:r w:rsidRPr="0044646C">
        <w:rPr>
          <w:sz w:val="18"/>
          <w:szCs w:val="18"/>
          <w:lang w:val="en-US"/>
        </w:rPr>
        <w:t xml:space="preserve">X </w:t>
      </w:r>
      <w:r w:rsidRPr="004511E9">
        <w:rPr>
          <w:rFonts w:ascii="Courier New" w:hAnsi="Courier New" w:cs="Courier New"/>
          <w:sz w:val="18"/>
          <w:szCs w:val="18"/>
          <w:lang w:val="en-US"/>
        </w:rPr>
        <w:t>Dataflow</w:t>
      </w:r>
      <w:r w:rsidRPr="0044646C">
        <w:rPr>
          <w:sz w:val="18"/>
          <w:szCs w:val="18"/>
          <w:lang w:val="en-US"/>
        </w:rPr>
        <w:t xml:space="preserve"> to different VTL </w:t>
      </w:r>
      <w:r>
        <w:rPr>
          <w:sz w:val="18"/>
          <w:szCs w:val="18"/>
          <w:lang w:val="en-US"/>
        </w:rPr>
        <w:t>D</w:t>
      </w:r>
      <w:r w:rsidRPr="0044646C">
        <w:rPr>
          <w:sz w:val="18"/>
          <w:szCs w:val="18"/>
          <w:lang w:val="en-US"/>
        </w:rPr>
        <w:t>ata</w:t>
      </w:r>
      <w:r>
        <w:rPr>
          <w:sz w:val="18"/>
          <w:szCs w:val="18"/>
          <w:lang w:val="en-US"/>
        </w:rPr>
        <w:t xml:space="preserve"> S</w:t>
      </w:r>
      <w:r w:rsidRPr="0044646C">
        <w:rPr>
          <w:sz w:val="18"/>
          <w:szCs w:val="18"/>
          <w:lang w:val="en-US"/>
        </w:rPr>
        <w:t>ets is not used.</w:t>
      </w:r>
      <w:r>
        <w:rPr>
          <w:sz w:val="18"/>
          <w:szCs w:val="18"/>
          <w:lang w:val="en-US"/>
        </w:rPr>
        <w:t xml:space="preserve"> </w:t>
      </w:r>
    </w:p>
  </w:footnote>
  <w:footnote w:id="33">
    <w:p w14:paraId="4C238EC1" w14:textId="77777777" w:rsidR="001B2CD7" w:rsidRPr="002B1EEB" w:rsidRDefault="001B2CD7" w:rsidP="00AB7C00">
      <w:pPr>
        <w:pStyle w:val="FootnoteText"/>
        <w:spacing w:after="120"/>
        <w:rPr>
          <w:sz w:val="18"/>
          <w:szCs w:val="18"/>
        </w:rPr>
      </w:pPr>
      <w:r>
        <w:rPr>
          <w:rStyle w:val="FootnoteReference"/>
        </w:rPr>
        <w:footnoteRef/>
      </w:r>
      <w:r>
        <w:t xml:space="preserve"> </w:t>
      </w:r>
      <w:r w:rsidRPr="002504A2">
        <w:rPr>
          <w:sz w:val="18"/>
          <w:szCs w:val="18"/>
        </w:rPr>
        <w:t>As a consequence</w:t>
      </w:r>
      <w:r>
        <w:rPr>
          <w:sz w:val="18"/>
          <w:szCs w:val="18"/>
        </w:rPr>
        <w:t xml:space="preserve"> of this formalism</w:t>
      </w:r>
      <w:r w:rsidRPr="002504A2">
        <w:rPr>
          <w:sz w:val="18"/>
          <w:szCs w:val="18"/>
        </w:rPr>
        <w:t xml:space="preserve">, </w:t>
      </w:r>
      <w:r>
        <w:rPr>
          <w:sz w:val="18"/>
          <w:szCs w:val="18"/>
        </w:rPr>
        <w:t>a</w:t>
      </w:r>
      <w:r w:rsidRPr="002504A2">
        <w:rPr>
          <w:sz w:val="18"/>
          <w:szCs w:val="18"/>
        </w:rPr>
        <w:t xml:space="preserve"> slash in the name of the VTL </w:t>
      </w:r>
      <w:r>
        <w:rPr>
          <w:sz w:val="18"/>
          <w:szCs w:val="18"/>
        </w:rPr>
        <w:t>D</w:t>
      </w:r>
      <w:r w:rsidRPr="002504A2">
        <w:rPr>
          <w:sz w:val="18"/>
          <w:szCs w:val="18"/>
        </w:rPr>
        <w:t>ata</w:t>
      </w:r>
      <w:r>
        <w:rPr>
          <w:sz w:val="18"/>
          <w:szCs w:val="18"/>
        </w:rPr>
        <w:t xml:space="preserve"> S</w:t>
      </w:r>
      <w:r w:rsidRPr="002504A2">
        <w:rPr>
          <w:sz w:val="18"/>
          <w:szCs w:val="18"/>
        </w:rPr>
        <w:t>et</w:t>
      </w:r>
      <w:r w:rsidRPr="002B1EEB">
        <w:rPr>
          <w:sz w:val="18"/>
          <w:szCs w:val="18"/>
        </w:rPr>
        <w:t xml:space="preserve"> </w:t>
      </w:r>
      <w:r>
        <w:rPr>
          <w:sz w:val="18"/>
          <w:szCs w:val="18"/>
        </w:rPr>
        <w:t>assumes</w:t>
      </w:r>
      <w:r w:rsidRPr="002B1EEB">
        <w:rPr>
          <w:sz w:val="18"/>
          <w:szCs w:val="18"/>
        </w:rPr>
        <w:t xml:space="preserve"> </w:t>
      </w:r>
      <w:r>
        <w:rPr>
          <w:sz w:val="18"/>
          <w:szCs w:val="18"/>
        </w:rPr>
        <w:t>the</w:t>
      </w:r>
      <w:r w:rsidRPr="002B1EEB">
        <w:rPr>
          <w:sz w:val="18"/>
          <w:szCs w:val="18"/>
        </w:rPr>
        <w:t xml:space="preserve"> </w:t>
      </w:r>
      <w:r>
        <w:rPr>
          <w:sz w:val="18"/>
          <w:szCs w:val="18"/>
        </w:rPr>
        <w:t xml:space="preserve">specific meaning of separator between the name of the </w:t>
      </w:r>
      <w:r w:rsidRPr="00CA37F1">
        <w:rPr>
          <w:rFonts w:ascii="Courier New" w:hAnsi="Courier New" w:cs="Courier New"/>
          <w:sz w:val="18"/>
          <w:szCs w:val="18"/>
        </w:rPr>
        <w:t>Dataflow</w:t>
      </w:r>
      <w:r>
        <w:rPr>
          <w:sz w:val="18"/>
          <w:szCs w:val="18"/>
        </w:rPr>
        <w:t xml:space="preserve"> and the values of some of its </w:t>
      </w:r>
      <w:r w:rsidRPr="004511E9">
        <w:rPr>
          <w:rFonts w:ascii="Courier New" w:hAnsi="Courier New" w:cs="Courier New"/>
          <w:sz w:val="18"/>
          <w:szCs w:val="18"/>
        </w:rPr>
        <w:t>Dimensions</w:t>
      </w:r>
      <w:r>
        <w:rPr>
          <w:sz w:val="18"/>
          <w:szCs w:val="18"/>
        </w:rPr>
        <w:t xml:space="preserve">. </w:t>
      </w:r>
    </w:p>
  </w:footnote>
  <w:footnote w:id="34">
    <w:p w14:paraId="0B285297" w14:textId="77777777" w:rsidR="001B2CD7" w:rsidRPr="0044646C" w:rsidRDefault="001B2CD7" w:rsidP="00AB7C00">
      <w:pPr>
        <w:pStyle w:val="FootnoteText"/>
        <w:spacing w:after="120"/>
        <w:rPr>
          <w:sz w:val="18"/>
          <w:szCs w:val="18"/>
        </w:rPr>
      </w:pPr>
      <w:r w:rsidRPr="0044646C">
        <w:rPr>
          <w:rStyle w:val="FootnoteReference"/>
          <w:sz w:val="18"/>
          <w:szCs w:val="18"/>
        </w:rPr>
        <w:footnoteRef/>
      </w:r>
      <w:r w:rsidRPr="0044646C">
        <w:rPr>
          <w:sz w:val="18"/>
          <w:szCs w:val="18"/>
        </w:rPr>
        <w:t xml:space="preserve"> </w:t>
      </w:r>
      <w:r>
        <w:rPr>
          <w:sz w:val="18"/>
          <w:szCs w:val="18"/>
        </w:rPr>
        <w:t>This is the order i</w:t>
      </w:r>
      <w:r w:rsidRPr="0044646C">
        <w:rPr>
          <w:sz w:val="18"/>
          <w:szCs w:val="18"/>
        </w:rPr>
        <w:t>n</w:t>
      </w:r>
      <w:r>
        <w:rPr>
          <w:sz w:val="18"/>
          <w:szCs w:val="18"/>
        </w:rPr>
        <w:t xml:space="preserve"> which the dimensions are defined in </w:t>
      </w:r>
      <w:r w:rsidRPr="0044646C">
        <w:rPr>
          <w:sz w:val="18"/>
          <w:szCs w:val="18"/>
        </w:rPr>
        <w:t xml:space="preserve">the </w:t>
      </w:r>
      <w:r>
        <w:rPr>
          <w:sz w:val="18"/>
          <w:szCs w:val="18"/>
          <w:lang w:val="en-US"/>
        </w:rPr>
        <w:t>ToVtlSpaceKey</w:t>
      </w:r>
      <w:r w:rsidRPr="0044646C">
        <w:rPr>
          <w:sz w:val="18"/>
          <w:szCs w:val="18"/>
          <w:lang w:val="en-US"/>
        </w:rPr>
        <w:t xml:space="preserve"> </w:t>
      </w:r>
      <w:r>
        <w:rPr>
          <w:sz w:val="18"/>
          <w:szCs w:val="18"/>
          <w:lang w:val="en-US"/>
        </w:rPr>
        <w:t xml:space="preserve">class </w:t>
      </w:r>
      <w:r w:rsidRPr="0044646C">
        <w:rPr>
          <w:sz w:val="18"/>
          <w:szCs w:val="18"/>
          <w:lang w:val="en-US"/>
        </w:rPr>
        <w:t xml:space="preserve">or in the </w:t>
      </w:r>
      <w:r>
        <w:rPr>
          <w:sz w:val="18"/>
          <w:szCs w:val="18"/>
          <w:lang w:val="en-US"/>
        </w:rPr>
        <w:t xml:space="preserve">FromVtlSpaceKey </w:t>
      </w:r>
      <w:r w:rsidRPr="0044646C">
        <w:rPr>
          <w:sz w:val="18"/>
          <w:szCs w:val="18"/>
          <w:lang w:val="en-US"/>
        </w:rPr>
        <w:t>clas</w:t>
      </w:r>
      <w:r>
        <w:rPr>
          <w:sz w:val="18"/>
          <w:szCs w:val="18"/>
          <w:lang w:val="en-US"/>
        </w:rPr>
        <w:t>s</w:t>
      </w:r>
      <w:r w:rsidRPr="0044646C">
        <w:rPr>
          <w:sz w:val="18"/>
          <w:szCs w:val="18"/>
          <w:lang w:val="en-US"/>
        </w:rPr>
        <w:t>, depending on the direction of the mapping.</w:t>
      </w:r>
    </w:p>
  </w:footnote>
  <w:footnote w:id="35">
    <w:p w14:paraId="7C313FC9" w14:textId="77777777" w:rsidR="001B2CD7" w:rsidRPr="00DD1C2D" w:rsidRDefault="001B2CD7" w:rsidP="007D1DA8">
      <w:pPr>
        <w:pStyle w:val="FootnoteText"/>
        <w:spacing w:after="120"/>
        <w:rPr>
          <w:sz w:val="18"/>
          <w:szCs w:val="18"/>
        </w:rPr>
      </w:pPr>
      <w:r w:rsidRPr="00DD1C2D">
        <w:rPr>
          <w:rStyle w:val="FootnoteReference"/>
          <w:sz w:val="18"/>
          <w:szCs w:val="18"/>
        </w:rPr>
        <w:footnoteRef/>
      </w:r>
      <w:r w:rsidRPr="00DD1C2D">
        <w:rPr>
          <w:sz w:val="18"/>
          <w:szCs w:val="18"/>
        </w:rPr>
        <w:t xml:space="preserve"> </w:t>
      </w:r>
      <w:r>
        <w:rPr>
          <w:sz w:val="18"/>
          <w:szCs w:val="18"/>
        </w:rPr>
        <w:t>It should be remembered that, a</w:t>
      </w:r>
      <w:r w:rsidRPr="00DD1C2D">
        <w:rPr>
          <w:sz w:val="18"/>
          <w:szCs w:val="18"/>
        </w:rPr>
        <w:t>ccording to the VTL consistency rules, a given VTL dataset can</w:t>
      </w:r>
      <w:r>
        <w:rPr>
          <w:sz w:val="18"/>
          <w:szCs w:val="18"/>
        </w:rPr>
        <w:t>not</w:t>
      </w:r>
      <w:r w:rsidRPr="00DD1C2D">
        <w:rPr>
          <w:sz w:val="18"/>
          <w:szCs w:val="18"/>
        </w:rPr>
        <w:t xml:space="preserve"> be the result of more than </w:t>
      </w:r>
      <w:r>
        <w:rPr>
          <w:sz w:val="18"/>
          <w:szCs w:val="18"/>
        </w:rPr>
        <w:t>one VTL T</w:t>
      </w:r>
      <w:r w:rsidRPr="00DD1C2D">
        <w:rPr>
          <w:sz w:val="18"/>
          <w:szCs w:val="18"/>
        </w:rPr>
        <w:t>ransformation</w:t>
      </w:r>
      <w:r>
        <w:rPr>
          <w:sz w:val="18"/>
          <w:szCs w:val="18"/>
        </w:rPr>
        <w:t>.</w:t>
      </w:r>
    </w:p>
  </w:footnote>
  <w:footnote w:id="36">
    <w:p w14:paraId="30064980" w14:textId="77777777" w:rsidR="001B2CD7" w:rsidRPr="004E1646" w:rsidRDefault="001B2CD7" w:rsidP="007D1DA8">
      <w:pPr>
        <w:pStyle w:val="FootnoteText"/>
        <w:spacing w:after="120"/>
        <w:rPr>
          <w:rStyle w:val="FootnoteReference"/>
          <w:sz w:val="18"/>
          <w:szCs w:val="18"/>
        </w:rPr>
      </w:pPr>
      <w:r w:rsidRPr="004E1646">
        <w:rPr>
          <w:rStyle w:val="FootnoteReference"/>
          <w:sz w:val="18"/>
          <w:szCs w:val="18"/>
        </w:rPr>
        <w:footnoteRef/>
      </w:r>
      <w:r w:rsidRPr="004E1646">
        <w:rPr>
          <w:rStyle w:val="FootnoteReference"/>
          <w:sz w:val="18"/>
          <w:szCs w:val="18"/>
        </w:rPr>
        <w:t xml:space="preserve"> </w:t>
      </w:r>
      <w:r>
        <w:rPr>
          <w:sz w:val="18"/>
          <w:szCs w:val="18"/>
        </w:rPr>
        <w:t xml:space="preserve">If these </w:t>
      </w:r>
      <w:r w:rsidRPr="002007B3">
        <w:rPr>
          <w:rFonts w:ascii="Courier New" w:hAnsi="Courier New" w:cs="Courier New"/>
          <w:sz w:val="18"/>
          <w:szCs w:val="18"/>
        </w:rPr>
        <w:t>DimensionComponents</w:t>
      </w:r>
      <w:r>
        <w:rPr>
          <w:sz w:val="18"/>
          <w:szCs w:val="18"/>
        </w:rPr>
        <w:t xml:space="preserve"> would not be dropped, the various VTL Data Sets resulting from this kind of mapping would have non-matching values for the Identifiers corresponding to the mapping Dimensions (e.g. POPULATION and COUNTRY). As a consequence, taking into account that the typical binary VTL operations at dataset level (+, -, *, / and so on) are executed on the observations having matching values for the identifiers,  it would not be possible to compose the resulting VTL datasets one another  (e.g. it would not be possible to calculate the population ratio between USA and CANADA). </w:t>
      </w:r>
    </w:p>
  </w:footnote>
  <w:footnote w:id="37">
    <w:p w14:paraId="7C3E8FA9" w14:textId="77777777" w:rsidR="001B2CD7" w:rsidRPr="00AE3C5B" w:rsidRDefault="001B2CD7" w:rsidP="007D1DA8">
      <w:pPr>
        <w:spacing w:after="120"/>
        <w:rPr>
          <w:rFonts w:cs="Arial"/>
          <w:color w:val="000000"/>
          <w:sz w:val="18"/>
          <w:szCs w:val="18"/>
          <w:lang w:val="en-US"/>
        </w:rPr>
      </w:pPr>
      <w:r>
        <w:rPr>
          <w:rStyle w:val="FootnoteReference"/>
        </w:rPr>
        <w:footnoteRef/>
      </w:r>
      <w:r>
        <w:t xml:space="preserve"> </w:t>
      </w:r>
      <w:r>
        <w:rPr>
          <w:rFonts w:cs="Arial"/>
          <w:color w:val="000000"/>
          <w:sz w:val="18"/>
          <w:szCs w:val="18"/>
          <w:lang w:val="en-US"/>
        </w:rPr>
        <w:t xml:space="preserve">In case </w:t>
      </w:r>
      <w:r w:rsidRPr="00AE3C5B">
        <w:rPr>
          <w:rFonts w:cs="Arial"/>
          <w:color w:val="000000"/>
          <w:sz w:val="18"/>
          <w:szCs w:val="18"/>
        </w:rPr>
        <w:t xml:space="preserve"> the </w:t>
      </w:r>
      <w:r>
        <w:rPr>
          <w:sz w:val="18"/>
          <w:szCs w:val="18"/>
        </w:rPr>
        <w:t>ordered concatenation</w:t>
      </w:r>
      <w:r w:rsidRPr="00AE3C5B">
        <w:rPr>
          <w:sz w:val="18"/>
          <w:szCs w:val="18"/>
        </w:rPr>
        <w:t xml:space="preserve"> notation</w:t>
      </w:r>
      <w:r w:rsidRPr="00AE3C5B">
        <w:rPr>
          <w:rFonts w:cs="Arial"/>
          <w:color w:val="000000"/>
          <w:sz w:val="18"/>
          <w:szCs w:val="18"/>
        </w:rPr>
        <w:t xml:space="preserve"> is used, </w:t>
      </w:r>
      <w:r w:rsidRPr="00AE3C5B">
        <w:rPr>
          <w:rFonts w:cs="Arial"/>
          <w:color w:val="000000"/>
          <w:sz w:val="18"/>
          <w:szCs w:val="18"/>
          <w:lang w:val="en-US"/>
        </w:rPr>
        <w:t xml:space="preserve">the VTL Transformation </w:t>
      </w:r>
      <w:r>
        <w:rPr>
          <w:rFonts w:cs="Arial"/>
          <w:color w:val="000000"/>
          <w:sz w:val="18"/>
          <w:szCs w:val="18"/>
          <w:lang w:val="en-US"/>
        </w:rPr>
        <w:t xml:space="preserve">described </w:t>
      </w:r>
      <w:r w:rsidRPr="00AE3C5B">
        <w:rPr>
          <w:rFonts w:cs="Arial"/>
          <w:color w:val="000000"/>
          <w:sz w:val="18"/>
          <w:szCs w:val="18"/>
          <w:lang w:val="en-US"/>
        </w:rPr>
        <w:t>above</w:t>
      </w:r>
      <w:r>
        <w:rPr>
          <w:rFonts w:cs="Arial"/>
          <w:color w:val="000000"/>
          <w:sz w:val="18"/>
          <w:szCs w:val="18"/>
          <w:lang w:val="en-US"/>
        </w:rPr>
        <w:t>,</w:t>
      </w:r>
      <w:r w:rsidRPr="00AE3C5B">
        <w:rPr>
          <w:rFonts w:cs="Arial"/>
          <w:color w:val="000000"/>
          <w:sz w:val="18"/>
          <w:szCs w:val="18"/>
          <w:lang w:val="en-US"/>
        </w:rPr>
        <w:t xml:space="preserve"> </w:t>
      </w:r>
      <w:r>
        <w:rPr>
          <w:rFonts w:cs="Arial"/>
          <w:color w:val="000000"/>
          <w:sz w:val="18"/>
          <w:szCs w:val="18"/>
          <w:lang w:val="en-US"/>
        </w:rPr>
        <w:t xml:space="preserve">e.g. </w:t>
      </w:r>
      <w:r w:rsidRPr="00AE3C5B">
        <w:rPr>
          <w:rFonts w:cs="Arial"/>
          <w:color w:val="000000"/>
          <w:sz w:val="18"/>
          <w:szCs w:val="18"/>
          <w:lang w:val="en-US"/>
        </w:rPr>
        <w:t>‘DF1(1.0)/POPULATION.USA’ :=  DF1(1.0) [ sub  INDICATOR=“POPULATION”, COUNTRY=“USA”</w:t>
      </w:r>
      <w:r>
        <w:rPr>
          <w:rFonts w:cs="Arial"/>
          <w:color w:val="000000"/>
          <w:sz w:val="18"/>
          <w:szCs w:val="18"/>
          <w:lang w:val="en-US"/>
        </w:rPr>
        <w:t>],</w:t>
      </w:r>
      <w:r w:rsidRPr="00AE3C5B">
        <w:rPr>
          <w:rFonts w:cs="Arial"/>
          <w:color w:val="000000"/>
          <w:sz w:val="18"/>
          <w:szCs w:val="18"/>
          <w:lang w:val="en-US"/>
        </w:rPr>
        <w:t xml:space="preserve"> </w:t>
      </w:r>
      <w:r>
        <w:rPr>
          <w:rFonts w:cs="Arial"/>
          <w:color w:val="000000"/>
          <w:sz w:val="18"/>
          <w:szCs w:val="18"/>
          <w:lang w:val="en-US"/>
        </w:rPr>
        <w:t>is implicitly executed. I</w:t>
      </w:r>
      <w:r w:rsidRPr="00AE3C5B">
        <w:rPr>
          <w:rFonts w:cs="Arial"/>
          <w:color w:val="000000"/>
          <w:sz w:val="18"/>
          <w:szCs w:val="18"/>
        </w:rPr>
        <w:t>n</w:t>
      </w:r>
      <w:r w:rsidRPr="00AE3C5B">
        <w:rPr>
          <w:rFonts w:cs="Arial"/>
          <w:color w:val="000000"/>
          <w:sz w:val="18"/>
          <w:szCs w:val="18"/>
          <w:lang w:val="en-US"/>
        </w:rPr>
        <w:t xml:space="preserve"> order to test the overall compliance of the VTL program to the VTL consistency rules</w:t>
      </w:r>
      <w:r>
        <w:rPr>
          <w:rFonts w:cs="Arial"/>
          <w:color w:val="000000"/>
          <w:sz w:val="18"/>
          <w:szCs w:val="18"/>
          <w:lang w:val="en-US"/>
        </w:rPr>
        <w:t>, it has</w:t>
      </w:r>
      <w:r w:rsidRPr="00AE3C5B">
        <w:rPr>
          <w:rFonts w:cs="Arial"/>
          <w:color w:val="000000"/>
          <w:sz w:val="18"/>
          <w:szCs w:val="18"/>
          <w:lang w:val="en-US"/>
        </w:rPr>
        <w:t xml:space="preserve"> to be consid</w:t>
      </w:r>
      <w:r>
        <w:rPr>
          <w:rFonts w:cs="Arial"/>
          <w:color w:val="000000"/>
          <w:sz w:val="18"/>
          <w:szCs w:val="18"/>
          <w:lang w:val="en-US"/>
        </w:rPr>
        <w:t>ered as part of the VTL program</w:t>
      </w:r>
      <w:r w:rsidRPr="00AE3C5B">
        <w:rPr>
          <w:rFonts w:cs="Arial"/>
          <w:color w:val="000000"/>
          <w:sz w:val="18"/>
          <w:szCs w:val="18"/>
          <w:lang w:val="en-US"/>
        </w:rPr>
        <w:t xml:space="preserve"> even if it is not explicitly </w:t>
      </w:r>
      <w:r>
        <w:rPr>
          <w:rFonts w:cs="Arial"/>
          <w:color w:val="000000"/>
          <w:sz w:val="18"/>
          <w:szCs w:val="18"/>
          <w:lang w:val="en-US"/>
        </w:rPr>
        <w:t>coded</w:t>
      </w:r>
      <w:r w:rsidRPr="00AE3C5B">
        <w:rPr>
          <w:rFonts w:cs="Arial"/>
          <w:color w:val="000000"/>
          <w:sz w:val="18"/>
          <w:szCs w:val="18"/>
          <w:lang w:val="en-US"/>
        </w:rPr>
        <w:t>.</w:t>
      </w:r>
    </w:p>
  </w:footnote>
  <w:footnote w:id="38">
    <w:p w14:paraId="7CFA7207" w14:textId="77777777" w:rsidR="001B2CD7" w:rsidRPr="00280617" w:rsidRDefault="001B2CD7" w:rsidP="007D1DA8">
      <w:pPr>
        <w:pStyle w:val="FootnoteText"/>
        <w:spacing w:after="120"/>
        <w:rPr>
          <w:sz w:val="18"/>
          <w:szCs w:val="18"/>
        </w:rPr>
      </w:pPr>
      <w:r w:rsidRPr="00280617">
        <w:rPr>
          <w:rStyle w:val="FootnoteReference"/>
          <w:sz w:val="18"/>
          <w:szCs w:val="18"/>
        </w:rPr>
        <w:footnoteRef/>
      </w:r>
      <w:r w:rsidRPr="00280617">
        <w:rPr>
          <w:sz w:val="18"/>
          <w:szCs w:val="18"/>
        </w:rPr>
        <w:t xml:space="preserve"> If the whole DF2(1.0) is calculated by means of just one VTL Transformation,  then the mapping between the SDMX </w:t>
      </w:r>
      <w:r w:rsidRPr="00280617">
        <w:rPr>
          <w:rFonts w:ascii="Courier New" w:hAnsi="Courier New" w:cs="Courier New"/>
          <w:sz w:val="18"/>
          <w:szCs w:val="18"/>
        </w:rPr>
        <w:t>Dataflow</w:t>
      </w:r>
      <w:r w:rsidRPr="00280617">
        <w:rPr>
          <w:sz w:val="18"/>
          <w:szCs w:val="18"/>
        </w:rPr>
        <w:t xml:space="preserve"> and the corresponding VTL dataset is one-to-one and this kind of mapping (one SDMX </w:t>
      </w:r>
      <w:r w:rsidRPr="00280617">
        <w:rPr>
          <w:rFonts w:ascii="Courier New" w:hAnsi="Courier New" w:cs="Courier New"/>
          <w:sz w:val="18"/>
          <w:szCs w:val="18"/>
        </w:rPr>
        <w:t>Dataflow</w:t>
      </w:r>
      <w:r w:rsidRPr="00280617">
        <w:rPr>
          <w:sz w:val="18"/>
          <w:szCs w:val="18"/>
        </w:rPr>
        <w:t xml:space="preserve"> to many VTL datasets) does not apply.</w:t>
      </w:r>
    </w:p>
  </w:footnote>
  <w:footnote w:id="39">
    <w:p w14:paraId="2EF574A6" w14:textId="77777777" w:rsidR="001B2CD7" w:rsidRPr="00280617" w:rsidRDefault="001B2CD7" w:rsidP="007D1DA8">
      <w:pPr>
        <w:pStyle w:val="FootnoteText"/>
        <w:spacing w:after="120"/>
        <w:rPr>
          <w:sz w:val="18"/>
          <w:szCs w:val="18"/>
        </w:rPr>
      </w:pPr>
      <w:r w:rsidRPr="00280617">
        <w:rPr>
          <w:rStyle w:val="FootnoteReference"/>
          <w:sz w:val="18"/>
          <w:szCs w:val="18"/>
        </w:rPr>
        <w:footnoteRef/>
      </w:r>
      <w:r w:rsidRPr="00280617">
        <w:rPr>
          <w:sz w:val="18"/>
          <w:szCs w:val="18"/>
        </w:rPr>
        <w:t xml:space="preserve"> This is possible as each VTL dataset corresponds to one particular combination of values of INDICATOR and COUNTRY.</w:t>
      </w:r>
    </w:p>
  </w:footnote>
  <w:footnote w:id="40">
    <w:p w14:paraId="1988D2C2" w14:textId="77777777" w:rsidR="001B2CD7" w:rsidRPr="00C23BCF" w:rsidRDefault="001B2CD7" w:rsidP="007D1DA8">
      <w:pPr>
        <w:pStyle w:val="FootnoteText"/>
        <w:spacing w:after="120"/>
        <w:rPr>
          <w:sz w:val="20"/>
        </w:rPr>
      </w:pPr>
      <w:r w:rsidRPr="00280617">
        <w:rPr>
          <w:rStyle w:val="FootnoteReference"/>
          <w:sz w:val="18"/>
          <w:szCs w:val="18"/>
        </w:rPr>
        <w:footnoteRef/>
      </w:r>
      <w:r w:rsidRPr="00280617">
        <w:rPr>
          <w:sz w:val="18"/>
          <w:szCs w:val="18"/>
        </w:rPr>
        <w:t xml:space="preserve"> The mapping dimensions are defined as </w:t>
      </w:r>
      <w:r w:rsidRPr="00280617">
        <w:rPr>
          <w:rFonts w:ascii="Courier New" w:hAnsi="Courier New" w:cs="Courier New"/>
          <w:sz w:val="18"/>
          <w:szCs w:val="18"/>
        </w:rPr>
        <w:t>FromVtlSpaceKeys</w:t>
      </w:r>
      <w:r w:rsidRPr="00280617">
        <w:rPr>
          <w:sz w:val="18"/>
          <w:szCs w:val="18"/>
        </w:rPr>
        <w:t xml:space="preserve"> of the </w:t>
      </w:r>
      <w:r w:rsidRPr="00280617">
        <w:rPr>
          <w:rFonts w:ascii="Courier New" w:hAnsi="Courier New" w:cs="Courier New"/>
          <w:sz w:val="18"/>
          <w:szCs w:val="18"/>
        </w:rPr>
        <w:t>FromVtlSuperSpace</w:t>
      </w:r>
      <w:r w:rsidRPr="00280617">
        <w:rPr>
          <w:sz w:val="18"/>
          <w:szCs w:val="18"/>
        </w:rPr>
        <w:t xml:space="preserve"> of the </w:t>
      </w:r>
      <w:r w:rsidRPr="00280617">
        <w:rPr>
          <w:rFonts w:ascii="Courier New" w:hAnsi="Courier New" w:cs="Courier New"/>
          <w:sz w:val="18"/>
          <w:szCs w:val="18"/>
        </w:rPr>
        <w:t>VtlDataflowMapping</w:t>
      </w:r>
      <w:r w:rsidRPr="00280617">
        <w:rPr>
          <w:sz w:val="18"/>
          <w:szCs w:val="18"/>
        </w:rPr>
        <w:t xml:space="preserve"> relevant to DF2(1.0).</w:t>
      </w:r>
    </w:p>
  </w:footnote>
  <w:footnote w:id="41">
    <w:p w14:paraId="6CB28FEE" w14:textId="77777777" w:rsidR="001B2CD7" w:rsidRPr="00AD06CA" w:rsidRDefault="001B2CD7" w:rsidP="007D1DA8">
      <w:pPr>
        <w:pStyle w:val="FootnoteText"/>
        <w:spacing w:after="120"/>
      </w:pPr>
      <w:r>
        <w:rPr>
          <w:rStyle w:val="FootnoteReference"/>
        </w:rPr>
        <w:footnoteRef/>
      </w:r>
      <w:r>
        <w:t xml:space="preserve"> </w:t>
      </w:r>
      <w:r w:rsidRPr="00AD06CA">
        <w:rPr>
          <w:sz w:val="18"/>
          <w:szCs w:val="18"/>
        </w:rPr>
        <w:t xml:space="preserve">the </w:t>
      </w:r>
      <w:r>
        <w:rPr>
          <w:sz w:val="18"/>
          <w:szCs w:val="18"/>
        </w:rPr>
        <w:t xml:space="preserve">symbol of the </w:t>
      </w:r>
      <w:r w:rsidRPr="00AD06CA">
        <w:rPr>
          <w:sz w:val="18"/>
          <w:szCs w:val="18"/>
        </w:rPr>
        <w:t xml:space="preserve">VTL persistent assignment is </w:t>
      </w:r>
      <w:r>
        <w:rPr>
          <w:sz w:val="18"/>
          <w:szCs w:val="18"/>
        </w:rPr>
        <w:t>used (</w:t>
      </w:r>
      <w:r w:rsidRPr="00AD06CA">
        <w:rPr>
          <w:sz w:val="18"/>
          <w:szCs w:val="18"/>
        </w:rPr>
        <w:t>&lt;-</w:t>
      </w:r>
      <w:r>
        <w:rPr>
          <w:sz w:val="18"/>
          <w:szCs w:val="18"/>
        </w:rPr>
        <w:t>)</w:t>
      </w:r>
    </w:p>
  </w:footnote>
  <w:footnote w:id="42">
    <w:p w14:paraId="06514019" w14:textId="77777777" w:rsidR="001B2CD7" w:rsidRPr="006B753B" w:rsidRDefault="001B2CD7" w:rsidP="007D1DA8">
      <w:pPr>
        <w:pStyle w:val="FootnoteText"/>
        <w:spacing w:after="120"/>
        <w:ind w:left="284" w:hanging="284"/>
      </w:pPr>
      <w:r>
        <w:rPr>
          <w:rStyle w:val="FootnoteReference"/>
        </w:rPr>
        <w:footnoteRef/>
      </w:r>
      <w:r>
        <w:t xml:space="preserve"> </w:t>
      </w:r>
      <w:r w:rsidRPr="006B753B">
        <w:t xml:space="preserve"> </w:t>
      </w:r>
      <w:r>
        <w:rPr>
          <w:rFonts w:cs="Arial"/>
          <w:color w:val="000000"/>
          <w:sz w:val="18"/>
          <w:szCs w:val="18"/>
          <w:lang w:val="en-US"/>
        </w:rPr>
        <w:t xml:space="preserve">The result is </w:t>
      </w:r>
      <w:r w:rsidRPr="006B753B">
        <w:rPr>
          <w:rFonts w:cs="Arial"/>
          <w:color w:val="000000"/>
          <w:sz w:val="18"/>
          <w:szCs w:val="18"/>
          <w:lang w:val="en-US"/>
        </w:rPr>
        <w:t xml:space="preserve">persistent in this </w:t>
      </w:r>
      <w:r>
        <w:rPr>
          <w:rFonts w:cs="Arial"/>
          <w:color w:val="000000"/>
          <w:sz w:val="18"/>
          <w:szCs w:val="18"/>
          <w:lang w:val="en-US"/>
        </w:rPr>
        <w:t xml:space="preserve">example but it can be </w:t>
      </w:r>
      <w:r w:rsidRPr="006B753B">
        <w:rPr>
          <w:rFonts w:cs="Arial"/>
          <w:color w:val="000000"/>
          <w:sz w:val="18"/>
          <w:szCs w:val="18"/>
          <w:lang w:val="en-US"/>
        </w:rPr>
        <w:t>also non persistent if needed</w:t>
      </w:r>
      <w:r>
        <w:rPr>
          <w:rFonts w:cs="Arial"/>
          <w:color w:val="000000"/>
          <w:sz w:val="18"/>
          <w:szCs w:val="18"/>
          <w:lang w:val="en-US"/>
        </w:rPr>
        <w:t>.</w:t>
      </w:r>
    </w:p>
  </w:footnote>
  <w:footnote w:id="43">
    <w:p w14:paraId="7614B28E" w14:textId="77777777" w:rsidR="001B2CD7" w:rsidRPr="00AE3C5B" w:rsidRDefault="001B2CD7" w:rsidP="007D1DA8">
      <w:pPr>
        <w:spacing w:after="120"/>
        <w:ind w:left="284" w:hanging="284"/>
        <w:rPr>
          <w:rFonts w:cs="Arial"/>
          <w:color w:val="000000"/>
          <w:sz w:val="18"/>
          <w:szCs w:val="18"/>
          <w:lang w:val="en-US"/>
        </w:rPr>
      </w:pPr>
      <w:r>
        <w:rPr>
          <w:rStyle w:val="FootnoteReference"/>
        </w:rPr>
        <w:footnoteRef/>
      </w:r>
      <w:r>
        <w:t xml:space="preserve"> </w:t>
      </w:r>
      <w:r>
        <w:rPr>
          <w:rFonts w:cs="Arial"/>
          <w:color w:val="000000"/>
          <w:sz w:val="18"/>
          <w:szCs w:val="18"/>
          <w:lang w:val="en-US"/>
        </w:rPr>
        <w:t xml:space="preserve">In case </w:t>
      </w:r>
      <w:r w:rsidRPr="00AE3C5B">
        <w:rPr>
          <w:rFonts w:cs="Arial"/>
          <w:color w:val="000000"/>
          <w:sz w:val="18"/>
          <w:szCs w:val="18"/>
        </w:rPr>
        <w:t xml:space="preserve">the </w:t>
      </w:r>
      <w:r>
        <w:rPr>
          <w:sz w:val="18"/>
          <w:szCs w:val="18"/>
        </w:rPr>
        <w:t>ordered concatenation</w:t>
      </w:r>
      <w:r w:rsidRPr="00AE3C5B">
        <w:rPr>
          <w:sz w:val="18"/>
          <w:szCs w:val="18"/>
        </w:rPr>
        <w:t xml:space="preserve"> notation</w:t>
      </w:r>
      <w:r w:rsidRPr="00AE3C5B">
        <w:rPr>
          <w:rFonts w:cs="Arial"/>
          <w:color w:val="000000"/>
          <w:sz w:val="18"/>
          <w:szCs w:val="18"/>
        </w:rPr>
        <w:t xml:space="preserve"> </w:t>
      </w:r>
      <w:r>
        <w:rPr>
          <w:rFonts w:cs="Arial"/>
          <w:color w:val="000000"/>
          <w:sz w:val="18"/>
          <w:szCs w:val="18"/>
        </w:rPr>
        <w:t>from VTL to SDMX</w:t>
      </w:r>
      <w:r w:rsidRPr="00AE3C5B">
        <w:rPr>
          <w:sz w:val="18"/>
          <w:szCs w:val="18"/>
        </w:rPr>
        <w:t xml:space="preserve"> </w:t>
      </w:r>
      <w:r w:rsidRPr="00AE3C5B">
        <w:rPr>
          <w:rFonts w:cs="Arial"/>
          <w:color w:val="000000"/>
          <w:sz w:val="18"/>
          <w:szCs w:val="18"/>
        </w:rPr>
        <w:t xml:space="preserve">is used, </w:t>
      </w:r>
      <w:r w:rsidRPr="00AE3C5B">
        <w:rPr>
          <w:rFonts w:cs="Arial"/>
          <w:color w:val="000000"/>
          <w:sz w:val="18"/>
          <w:szCs w:val="18"/>
          <w:lang w:val="en-US"/>
        </w:rPr>
        <w:t xml:space="preserve">the </w:t>
      </w:r>
      <w:r>
        <w:rPr>
          <w:rFonts w:cs="Arial"/>
          <w:color w:val="000000"/>
          <w:sz w:val="18"/>
          <w:szCs w:val="18"/>
          <w:lang w:val="en-US"/>
        </w:rPr>
        <w:t>set of T</w:t>
      </w:r>
      <w:r w:rsidRPr="00AE3C5B">
        <w:rPr>
          <w:rFonts w:cs="Arial"/>
          <w:color w:val="000000"/>
          <w:sz w:val="18"/>
          <w:szCs w:val="18"/>
          <w:lang w:val="en-US"/>
        </w:rPr>
        <w:t>ransformation</w:t>
      </w:r>
      <w:r>
        <w:rPr>
          <w:rFonts w:cs="Arial"/>
          <w:color w:val="000000"/>
          <w:sz w:val="18"/>
          <w:szCs w:val="18"/>
          <w:lang w:val="en-US"/>
        </w:rPr>
        <w:t>s</w:t>
      </w:r>
      <w:r w:rsidRPr="00AE3C5B">
        <w:rPr>
          <w:rFonts w:cs="Arial"/>
          <w:color w:val="000000"/>
          <w:sz w:val="18"/>
          <w:szCs w:val="18"/>
          <w:lang w:val="en-US"/>
        </w:rPr>
        <w:t xml:space="preserve"> </w:t>
      </w:r>
      <w:r>
        <w:rPr>
          <w:rFonts w:cs="Arial"/>
          <w:color w:val="000000"/>
          <w:sz w:val="18"/>
          <w:szCs w:val="18"/>
          <w:lang w:val="en-US"/>
        </w:rPr>
        <w:t xml:space="preserve">described </w:t>
      </w:r>
      <w:r w:rsidRPr="00AE3C5B">
        <w:rPr>
          <w:rFonts w:cs="Arial"/>
          <w:color w:val="000000"/>
          <w:sz w:val="18"/>
          <w:szCs w:val="18"/>
          <w:lang w:val="en-US"/>
        </w:rPr>
        <w:t xml:space="preserve">above </w:t>
      </w:r>
      <w:r>
        <w:rPr>
          <w:rFonts w:cs="Arial"/>
          <w:color w:val="000000"/>
          <w:sz w:val="18"/>
          <w:szCs w:val="18"/>
          <w:lang w:val="en-US"/>
        </w:rPr>
        <w:t xml:space="preserve">is implicitly performed; therefore, </w:t>
      </w:r>
      <w:r>
        <w:rPr>
          <w:rFonts w:cs="Arial"/>
          <w:color w:val="000000"/>
          <w:sz w:val="18"/>
          <w:szCs w:val="18"/>
        </w:rPr>
        <w:t>i</w:t>
      </w:r>
      <w:r w:rsidRPr="00AE3C5B">
        <w:rPr>
          <w:rFonts w:cs="Arial"/>
          <w:color w:val="000000"/>
          <w:sz w:val="18"/>
          <w:szCs w:val="18"/>
        </w:rPr>
        <w:t>n</w:t>
      </w:r>
      <w:r w:rsidRPr="00AE3C5B">
        <w:rPr>
          <w:rFonts w:cs="Arial"/>
          <w:color w:val="000000"/>
          <w:sz w:val="18"/>
          <w:szCs w:val="18"/>
          <w:lang w:val="en-US"/>
        </w:rPr>
        <w:t xml:space="preserve"> order to test the overall compliance of the VTL program to the VTL consistency rules</w:t>
      </w:r>
      <w:r>
        <w:rPr>
          <w:rFonts w:cs="Arial"/>
          <w:color w:val="000000"/>
          <w:sz w:val="18"/>
          <w:szCs w:val="18"/>
          <w:lang w:val="en-US"/>
        </w:rPr>
        <w:t>, these implicit Transformations have</w:t>
      </w:r>
      <w:r w:rsidRPr="00AE3C5B">
        <w:rPr>
          <w:rFonts w:cs="Arial"/>
          <w:color w:val="000000"/>
          <w:sz w:val="18"/>
          <w:szCs w:val="18"/>
          <w:lang w:val="en-US"/>
        </w:rPr>
        <w:t xml:space="preserve"> to be consid</w:t>
      </w:r>
      <w:r>
        <w:rPr>
          <w:rFonts w:cs="Arial"/>
          <w:color w:val="000000"/>
          <w:sz w:val="18"/>
          <w:szCs w:val="18"/>
          <w:lang w:val="en-US"/>
        </w:rPr>
        <w:t>ered as part of the VTL program</w:t>
      </w:r>
      <w:r w:rsidRPr="00AE3C5B">
        <w:rPr>
          <w:rFonts w:cs="Arial"/>
          <w:color w:val="000000"/>
          <w:sz w:val="18"/>
          <w:szCs w:val="18"/>
          <w:lang w:val="en-US"/>
        </w:rPr>
        <w:t xml:space="preserve"> even if </w:t>
      </w:r>
      <w:r>
        <w:rPr>
          <w:rFonts w:cs="Arial"/>
          <w:color w:val="000000"/>
          <w:sz w:val="18"/>
          <w:szCs w:val="18"/>
          <w:lang w:val="en-US"/>
        </w:rPr>
        <w:t>they are</w:t>
      </w:r>
      <w:r w:rsidRPr="00AE3C5B">
        <w:rPr>
          <w:rFonts w:cs="Arial"/>
          <w:color w:val="000000"/>
          <w:sz w:val="18"/>
          <w:szCs w:val="18"/>
          <w:lang w:val="en-US"/>
        </w:rPr>
        <w:t xml:space="preserve"> not explicitly </w:t>
      </w:r>
      <w:r>
        <w:rPr>
          <w:rFonts w:cs="Arial"/>
          <w:color w:val="000000"/>
          <w:sz w:val="18"/>
          <w:szCs w:val="18"/>
          <w:lang w:val="en-US"/>
        </w:rPr>
        <w:t>coded</w:t>
      </w:r>
      <w:r w:rsidRPr="00AE3C5B">
        <w:rPr>
          <w:rFonts w:cs="Arial"/>
          <w:color w:val="000000"/>
          <w:sz w:val="18"/>
          <w:szCs w:val="18"/>
          <w:lang w:val="en-US"/>
        </w:rPr>
        <w:t>.</w:t>
      </w:r>
    </w:p>
  </w:footnote>
  <w:footnote w:id="44">
    <w:p w14:paraId="1EF3EB10" w14:textId="77777777" w:rsidR="001B2CD7" w:rsidRPr="005A2815" w:rsidRDefault="001B2CD7" w:rsidP="007D1DA8">
      <w:pPr>
        <w:pStyle w:val="FootnoteText"/>
        <w:spacing w:after="120"/>
        <w:rPr>
          <w:sz w:val="18"/>
          <w:szCs w:val="18"/>
        </w:rPr>
      </w:pPr>
      <w:r w:rsidRPr="005A2815">
        <w:rPr>
          <w:rStyle w:val="FootnoteReference"/>
          <w:sz w:val="18"/>
          <w:szCs w:val="18"/>
        </w:rPr>
        <w:footnoteRef/>
      </w:r>
      <w:r w:rsidRPr="005A2815">
        <w:rPr>
          <w:sz w:val="18"/>
          <w:szCs w:val="18"/>
        </w:rPr>
        <w:t xml:space="preserve"> Through SDMX </w:t>
      </w:r>
      <w:r w:rsidRPr="00CA7D2F">
        <w:rPr>
          <w:rFonts w:ascii="Courier New" w:hAnsi="Courier New" w:cs="Courier New"/>
          <w:sz w:val="18"/>
          <w:szCs w:val="18"/>
        </w:rPr>
        <w:t>Constraints</w:t>
      </w:r>
      <w:r w:rsidRPr="005A2815">
        <w:rPr>
          <w:sz w:val="18"/>
          <w:szCs w:val="18"/>
        </w:rPr>
        <w:t xml:space="preserve">, it is possible to specify the values that a </w:t>
      </w:r>
      <w:r w:rsidRPr="00CA7D2F">
        <w:rPr>
          <w:rFonts w:ascii="Courier New" w:hAnsi="Courier New" w:cs="Courier New"/>
          <w:sz w:val="18"/>
          <w:szCs w:val="18"/>
        </w:rPr>
        <w:t>Component</w:t>
      </w:r>
      <w:r w:rsidRPr="005A2815">
        <w:rPr>
          <w:sz w:val="18"/>
          <w:szCs w:val="18"/>
        </w:rPr>
        <w:t xml:space="preserve"> of a </w:t>
      </w:r>
      <w:r w:rsidRPr="00CA7D2F">
        <w:rPr>
          <w:rFonts w:ascii="Courier New" w:hAnsi="Courier New" w:cs="Courier New"/>
          <w:sz w:val="18"/>
          <w:szCs w:val="18"/>
        </w:rPr>
        <w:t>Dataflow</w:t>
      </w:r>
      <w:r w:rsidRPr="005A2815">
        <w:rPr>
          <w:sz w:val="18"/>
          <w:szCs w:val="18"/>
        </w:rPr>
        <w:t xml:space="preserve"> can assume</w:t>
      </w:r>
      <w:r>
        <w:rPr>
          <w:sz w:val="18"/>
          <w:szCs w:val="18"/>
        </w:rPr>
        <w:t>.</w:t>
      </w:r>
    </w:p>
  </w:footnote>
  <w:footnote w:id="45">
    <w:p w14:paraId="0E8D76CB" w14:textId="77777777" w:rsidR="001B2CD7" w:rsidRPr="005C2DA9" w:rsidRDefault="001B2CD7" w:rsidP="007D1DA8">
      <w:pPr>
        <w:pStyle w:val="FootnoteText"/>
        <w:spacing w:after="120"/>
        <w:rPr>
          <w:sz w:val="18"/>
          <w:szCs w:val="18"/>
        </w:rPr>
      </w:pPr>
      <w:r>
        <w:rPr>
          <w:rStyle w:val="FootnoteReference"/>
        </w:rPr>
        <w:footnoteRef/>
      </w:r>
      <w:r>
        <w:t xml:space="preserve"> </w:t>
      </w:r>
      <w:r w:rsidRPr="005C2DA9">
        <w:rPr>
          <w:sz w:val="18"/>
          <w:szCs w:val="18"/>
        </w:rPr>
        <w:t xml:space="preserve">By using represented variables, VTL can assume that data structures having the same </w:t>
      </w:r>
      <w:r>
        <w:rPr>
          <w:sz w:val="18"/>
          <w:szCs w:val="18"/>
        </w:rPr>
        <w:t xml:space="preserve">variables as </w:t>
      </w:r>
      <w:r w:rsidRPr="005C2DA9">
        <w:rPr>
          <w:sz w:val="18"/>
          <w:szCs w:val="18"/>
        </w:rPr>
        <w:t xml:space="preserve">identifiers can be composed one another </w:t>
      </w:r>
      <w:r>
        <w:rPr>
          <w:sz w:val="18"/>
          <w:szCs w:val="18"/>
        </w:rPr>
        <w:t xml:space="preserve">because </w:t>
      </w:r>
      <w:r w:rsidRPr="005C2DA9">
        <w:rPr>
          <w:sz w:val="18"/>
          <w:szCs w:val="18"/>
        </w:rPr>
        <w:t>the correspondent values</w:t>
      </w:r>
      <w:r>
        <w:rPr>
          <w:sz w:val="18"/>
          <w:szCs w:val="18"/>
        </w:rPr>
        <w:t xml:space="preserve"> can match</w:t>
      </w:r>
      <w:r w:rsidRPr="005C2DA9">
        <w:rPr>
          <w:sz w:val="18"/>
          <w:szCs w:val="18"/>
        </w:rPr>
        <w:t xml:space="preserve">. </w:t>
      </w:r>
    </w:p>
  </w:footnote>
  <w:footnote w:id="46">
    <w:p w14:paraId="64130324" w14:textId="77777777" w:rsidR="001B2CD7" w:rsidRPr="00896220" w:rsidRDefault="001B2CD7" w:rsidP="007D1DA8">
      <w:pPr>
        <w:pStyle w:val="FootnoteText"/>
        <w:spacing w:after="120"/>
      </w:pPr>
      <w:r>
        <w:rPr>
          <w:rStyle w:val="FootnoteReference"/>
        </w:rPr>
        <w:footnoteRef/>
      </w:r>
      <w:r>
        <w:t xml:space="preserve"> </w:t>
      </w:r>
      <w:r>
        <w:rPr>
          <w:sz w:val="18"/>
          <w:szCs w:val="18"/>
        </w:rPr>
        <w:t xml:space="preserve">A </w:t>
      </w:r>
      <w:r w:rsidRPr="00896220">
        <w:rPr>
          <w:rFonts w:ascii="Courier New" w:hAnsi="Courier New" w:cs="Courier New"/>
          <w:sz w:val="18"/>
          <w:szCs w:val="18"/>
        </w:rPr>
        <w:t>Concept</w:t>
      </w:r>
      <w:r>
        <w:rPr>
          <w:sz w:val="18"/>
          <w:szCs w:val="18"/>
        </w:rPr>
        <w:t xml:space="preserve"> becomes </w:t>
      </w:r>
      <w:r w:rsidRPr="00896220">
        <w:rPr>
          <w:sz w:val="18"/>
          <w:szCs w:val="18"/>
        </w:rPr>
        <w:t xml:space="preserve">a </w:t>
      </w:r>
      <w:r w:rsidRPr="00896220">
        <w:rPr>
          <w:rFonts w:ascii="Courier New" w:hAnsi="Courier New" w:cs="Courier New"/>
          <w:sz w:val="18"/>
          <w:szCs w:val="18"/>
        </w:rPr>
        <w:t>Component</w:t>
      </w:r>
      <w:r w:rsidRPr="00896220">
        <w:rPr>
          <w:sz w:val="18"/>
          <w:szCs w:val="18"/>
        </w:rPr>
        <w:t xml:space="preserve"> </w:t>
      </w:r>
      <w:r>
        <w:rPr>
          <w:sz w:val="18"/>
          <w:szCs w:val="18"/>
        </w:rPr>
        <w:t xml:space="preserve">in a </w:t>
      </w:r>
      <w:r w:rsidRPr="00896220">
        <w:rPr>
          <w:rFonts w:ascii="Courier New" w:hAnsi="Courier New" w:cs="Courier New"/>
          <w:sz w:val="18"/>
          <w:szCs w:val="18"/>
        </w:rPr>
        <w:t>DataStructureDefinition</w:t>
      </w:r>
      <w:r>
        <w:rPr>
          <w:sz w:val="18"/>
          <w:szCs w:val="18"/>
        </w:rPr>
        <w:t xml:space="preserve">, and </w:t>
      </w:r>
      <w:r w:rsidRPr="00896220">
        <w:rPr>
          <w:rFonts w:ascii="Courier New" w:hAnsi="Courier New" w:cs="Courier New"/>
          <w:sz w:val="18"/>
          <w:szCs w:val="18"/>
        </w:rPr>
        <w:t>Components</w:t>
      </w:r>
      <w:r>
        <w:rPr>
          <w:sz w:val="18"/>
          <w:szCs w:val="18"/>
        </w:rPr>
        <w:t xml:space="preserve"> </w:t>
      </w:r>
      <w:r w:rsidRPr="00896220">
        <w:rPr>
          <w:sz w:val="18"/>
          <w:szCs w:val="18"/>
        </w:rPr>
        <w:t xml:space="preserve">can have different </w:t>
      </w:r>
      <w:r w:rsidRPr="00896220">
        <w:rPr>
          <w:rFonts w:ascii="Courier New" w:hAnsi="Courier New" w:cs="Courier New"/>
          <w:sz w:val="18"/>
          <w:szCs w:val="18"/>
        </w:rPr>
        <w:t>LocalRepresentations</w:t>
      </w:r>
      <w:r w:rsidRPr="00896220">
        <w:rPr>
          <w:sz w:val="18"/>
          <w:szCs w:val="18"/>
        </w:rPr>
        <w:t xml:space="preserve"> in different </w:t>
      </w:r>
      <w:r w:rsidRPr="00896220">
        <w:rPr>
          <w:rFonts w:ascii="Courier New" w:hAnsi="Courier New" w:cs="Courier New"/>
          <w:sz w:val="18"/>
          <w:szCs w:val="18"/>
        </w:rPr>
        <w:t>DataStructureDefinitions</w:t>
      </w:r>
      <w:r>
        <w:rPr>
          <w:sz w:val="18"/>
          <w:szCs w:val="18"/>
        </w:rPr>
        <w:t>, also</w:t>
      </w:r>
      <w:r w:rsidRPr="00896220">
        <w:rPr>
          <w:sz w:val="18"/>
          <w:szCs w:val="18"/>
        </w:rPr>
        <w:t xml:space="preserve"> overrid</w:t>
      </w:r>
      <w:r>
        <w:rPr>
          <w:sz w:val="18"/>
          <w:szCs w:val="18"/>
        </w:rPr>
        <w:t>ing</w:t>
      </w:r>
      <w:r w:rsidRPr="00896220">
        <w:rPr>
          <w:sz w:val="18"/>
          <w:szCs w:val="18"/>
        </w:rPr>
        <w:t xml:space="preserve"> the </w:t>
      </w:r>
      <w:r>
        <w:rPr>
          <w:sz w:val="18"/>
          <w:szCs w:val="18"/>
        </w:rPr>
        <w:t xml:space="preserve">(possible) </w:t>
      </w:r>
      <w:r w:rsidRPr="00896220">
        <w:rPr>
          <w:sz w:val="18"/>
          <w:szCs w:val="18"/>
        </w:rPr>
        <w:t>base representat</w:t>
      </w:r>
      <w:r>
        <w:rPr>
          <w:sz w:val="18"/>
          <w:szCs w:val="18"/>
        </w:rPr>
        <w:t xml:space="preserve">ion of the </w:t>
      </w:r>
      <w:r w:rsidRPr="00896220">
        <w:rPr>
          <w:rFonts w:ascii="Courier New" w:hAnsi="Courier New" w:cs="Courier New"/>
          <w:sz w:val="18"/>
          <w:szCs w:val="18"/>
        </w:rPr>
        <w:t>Concept</w:t>
      </w:r>
      <w:r w:rsidRPr="00896220">
        <w:rPr>
          <w:sz w:val="18"/>
          <w:szCs w:val="18"/>
        </w:rPr>
        <w:t>.</w:t>
      </w:r>
    </w:p>
  </w:footnote>
  <w:footnote w:id="47">
    <w:p w14:paraId="6CE55A90" w14:textId="77777777" w:rsidR="001B2CD7" w:rsidRPr="005A2815" w:rsidRDefault="001B2CD7" w:rsidP="00FD4515">
      <w:pPr>
        <w:pStyle w:val="FootnoteText"/>
        <w:rPr>
          <w:lang w:val="en-US"/>
        </w:rPr>
      </w:pPr>
      <w:r w:rsidRPr="005A2815">
        <w:rPr>
          <w:rStyle w:val="FootnoteReference"/>
          <w:sz w:val="18"/>
          <w:szCs w:val="18"/>
        </w:rPr>
        <w:footnoteRef/>
      </w:r>
      <w:r w:rsidRPr="005A2815">
        <w:t xml:space="preserve"> The representation given in the DSD </w:t>
      </w:r>
      <w:r>
        <w:t xml:space="preserve">should obviously </w:t>
      </w:r>
      <w:r w:rsidRPr="005A2815">
        <w:t xml:space="preserve">be compatible with the VTL data type. </w:t>
      </w:r>
    </w:p>
  </w:footnote>
  <w:footnote w:id="48">
    <w:p w14:paraId="35D04218" w14:textId="7541D33A" w:rsidR="001B2CD7" w:rsidRDefault="001B2CD7">
      <w:pPr>
        <w:pStyle w:val="FootnoteText"/>
      </w:pPr>
      <w:r>
        <w:rPr>
          <w:rStyle w:val="FootnoteReference"/>
        </w:rPr>
        <w:footnoteRef/>
      </w:r>
      <w:r>
        <w:t xml:space="preserve"> Unidimensional datasets are those with a single 'indicator' or 'series code' dimension.</w:t>
      </w:r>
    </w:p>
  </w:footnote>
  <w:footnote w:id="49">
    <w:p w14:paraId="5268C546" w14:textId="72EE6D2F" w:rsidR="001B2CD7" w:rsidRPr="00F12ED4" w:rsidRDefault="001B2CD7">
      <w:pPr>
        <w:pStyle w:val="FootnoteText"/>
      </w:pPr>
      <w:r>
        <w:rPr>
          <w:rStyle w:val="FootnoteReference"/>
        </w:rPr>
        <w:footnoteRef/>
      </w:r>
      <w:r>
        <w:t xml:space="preserve"> A list of commonly used locales can be found in the Java supported locales: </w:t>
      </w:r>
      <w:hyperlink r:id="rId4" w:history="1">
        <w:r w:rsidRPr="00F037C0">
          <w:rPr>
            <w:rStyle w:val="Hyperlink"/>
          </w:rPr>
          <w:t>https://www.oracle.com/java/technologies/javase/jdk8-jre8-suported-locales.html</w:t>
        </w:r>
      </w:hyperlink>
      <w:r>
        <w:t xml:space="preserve"> </w:t>
      </w:r>
    </w:p>
  </w:footnote>
  <w:footnote w:id="50">
    <w:p w14:paraId="11846F42" w14:textId="77777777" w:rsidR="001B2CD7" w:rsidRDefault="001B2CD7">
      <w:pPr>
        <w:pStyle w:val="FootnoteText"/>
      </w:pPr>
      <w:r>
        <w:rPr>
          <w:rStyle w:val="FootnoteReference"/>
        </w:rPr>
        <w:footnoteRef/>
      </w:r>
      <w:r>
        <w:t xml:space="preserve"> </w:t>
      </w:r>
      <w:r w:rsidRPr="0030028E">
        <w:t>yyyy represents the calendar year while YYYY represents the year of the week</w:t>
      </w:r>
      <w:r>
        <w:t>, which is only relevant for 53 week years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EB8BF" w14:textId="77777777" w:rsidR="001E3886" w:rsidRDefault="001E38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724DA" w14:textId="2F8288BB" w:rsidR="001B2CD7" w:rsidRPr="00FD4515" w:rsidRDefault="001B2CD7" w:rsidP="00FD4515">
    <w:r>
      <w:rPr>
        <w:noProof/>
      </w:rPr>
      <w:drawing>
        <wp:inline distT="0" distB="0" distL="0" distR="0" wp14:anchorId="64786006" wp14:editId="32DDC5EC">
          <wp:extent cx="1805355" cy="715108"/>
          <wp:effectExtent l="0" t="0" r="444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
                    <a:extLst>
                      <a:ext uri="{28A0092B-C50C-407E-A947-70E740481C1C}">
                        <a14:useLocalDpi xmlns:a14="http://schemas.microsoft.com/office/drawing/2010/main" val="0"/>
                      </a:ext>
                    </a:extLst>
                  </a:blip>
                  <a:stretch>
                    <a:fillRect/>
                  </a:stretch>
                </pic:blipFill>
                <pic:spPr>
                  <a:xfrm>
                    <a:off x="0" y="0"/>
                    <a:ext cx="1814192" cy="718608"/>
                  </a:xfrm>
                  <a:prstGeom prst="rect">
                    <a:avLst/>
                  </a:prstGeom>
                </pic:spPr>
              </pic:pic>
            </a:graphicData>
          </a:graphic>
        </wp:inline>
      </w:drawing>
    </w:r>
  </w:p>
  <w:p w14:paraId="28F4B806" w14:textId="77777777" w:rsidR="001B2CD7" w:rsidRPr="00FD4515" w:rsidRDefault="001B2CD7" w:rsidP="00FD451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E12FA" w14:textId="6EA1944F" w:rsidR="001B2CD7" w:rsidRDefault="001B2CD7" w:rsidP="008114AE">
    <w:pPr>
      <w:pStyle w:val="Header"/>
    </w:pPr>
  </w:p>
  <w:p w14:paraId="31718AFC" w14:textId="77777777" w:rsidR="001B2CD7" w:rsidRDefault="001B2CD7" w:rsidP="008114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9423C"/>
    <w:multiLevelType w:val="hybridMultilevel"/>
    <w:tmpl w:val="6C3A8764"/>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84702"/>
    <w:multiLevelType w:val="hybridMultilevel"/>
    <w:tmpl w:val="B5CCE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CB2122"/>
    <w:multiLevelType w:val="hybridMultilevel"/>
    <w:tmpl w:val="91447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E85CA4"/>
    <w:multiLevelType w:val="hybridMultilevel"/>
    <w:tmpl w:val="93F6D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47173"/>
    <w:multiLevelType w:val="hybridMultilevel"/>
    <w:tmpl w:val="B3067F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4F3A84"/>
    <w:multiLevelType w:val="hybridMultilevel"/>
    <w:tmpl w:val="0E94A3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E8F3115"/>
    <w:multiLevelType w:val="hybridMultilevel"/>
    <w:tmpl w:val="4984CB5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5C5229"/>
    <w:multiLevelType w:val="hybridMultilevel"/>
    <w:tmpl w:val="6E6EF5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11B69F7"/>
    <w:multiLevelType w:val="hybridMultilevel"/>
    <w:tmpl w:val="E04AF694"/>
    <w:lvl w:ilvl="0" w:tplc="E4505958">
      <w:start w:val="2"/>
      <w:numFmt w:val="lowerLetter"/>
      <w:lvlText w:val="%1)"/>
      <w:lvlJc w:val="left"/>
      <w:pPr>
        <w:ind w:left="144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3A9701D"/>
    <w:multiLevelType w:val="hybridMultilevel"/>
    <w:tmpl w:val="AE78AE32"/>
    <w:lvl w:ilvl="0" w:tplc="08090001">
      <w:start w:val="1"/>
      <w:numFmt w:val="bullet"/>
      <w:lvlText w:val=""/>
      <w:lvlJc w:val="left"/>
      <w:pPr>
        <w:ind w:left="791" w:hanging="360"/>
      </w:pPr>
      <w:rPr>
        <w:rFonts w:ascii="Symbol" w:hAnsi="Symbol" w:hint="default"/>
      </w:rPr>
    </w:lvl>
    <w:lvl w:ilvl="1" w:tplc="08090003">
      <w:start w:val="1"/>
      <w:numFmt w:val="bullet"/>
      <w:lvlText w:val="o"/>
      <w:lvlJc w:val="left"/>
      <w:pPr>
        <w:ind w:left="1511" w:hanging="360"/>
      </w:pPr>
      <w:rPr>
        <w:rFonts w:ascii="Courier New" w:hAnsi="Courier New" w:cs="Courier New" w:hint="default"/>
      </w:rPr>
    </w:lvl>
    <w:lvl w:ilvl="2" w:tplc="08090005" w:tentative="1">
      <w:start w:val="1"/>
      <w:numFmt w:val="bullet"/>
      <w:lvlText w:val=""/>
      <w:lvlJc w:val="left"/>
      <w:pPr>
        <w:ind w:left="2231" w:hanging="360"/>
      </w:pPr>
      <w:rPr>
        <w:rFonts w:ascii="Wingdings" w:hAnsi="Wingdings" w:hint="default"/>
      </w:rPr>
    </w:lvl>
    <w:lvl w:ilvl="3" w:tplc="08090001" w:tentative="1">
      <w:start w:val="1"/>
      <w:numFmt w:val="bullet"/>
      <w:lvlText w:val=""/>
      <w:lvlJc w:val="left"/>
      <w:pPr>
        <w:ind w:left="2951" w:hanging="360"/>
      </w:pPr>
      <w:rPr>
        <w:rFonts w:ascii="Symbol" w:hAnsi="Symbol" w:hint="default"/>
      </w:rPr>
    </w:lvl>
    <w:lvl w:ilvl="4" w:tplc="08090003" w:tentative="1">
      <w:start w:val="1"/>
      <w:numFmt w:val="bullet"/>
      <w:lvlText w:val="o"/>
      <w:lvlJc w:val="left"/>
      <w:pPr>
        <w:ind w:left="3671" w:hanging="360"/>
      </w:pPr>
      <w:rPr>
        <w:rFonts w:ascii="Courier New" w:hAnsi="Courier New" w:cs="Courier New" w:hint="default"/>
      </w:rPr>
    </w:lvl>
    <w:lvl w:ilvl="5" w:tplc="08090005" w:tentative="1">
      <w:start w:val="1"/>
      <w:numFmt w:val="bullet"/>
      <w:lvlText w:val=""/>
      <w:lvlJc w:val="left"/>
      <w:pPr>
        <w:ind w:left="4391" w:hanging="360"/>
      </w:pPr>
      <w:rPr>
        <w:rFonts w:ascii="Wingdings" w:hAnsi="Wingdings" w:hint="default"/>
      </w:rPr>
    </w:lvl>
    <w:lvl w:ilvl="6" w:tplc="08090001" w:tentative="1">
      <w:start w:val="1"/>
      <w:numFmt w:val="bullet"/>
      <w:lvlText w:val=""/>
      <w:lvlJc w:val="left"/>
      <w:pPr>
        <w:ind w:left="5111" w:hanging="360"/>
      </w:pPr>
      <w:rPr>
        <w:rFonts w:ascii="Symbol" w:hAnsi="Symbol" w:hint="default"/>
      </w:rPr>
    </w:lvl>
    <w:lvl w:ilvl="7" w:tplc="08090003" w:tentative="1">
      <w:start w:val="1"/>
      <w:numFmt w:val="bullet"/>
      <w:lvlText w:val="o"/>
      <w:lvlJc w:val="left"/>
      <w:pPr>
        <w:ind w:left="5831" w:hanging="360"/>
      </w:pPr>
      <w:rPr>
        <w:rFonts w:ascii="Courier New" w:hAnsi="Courier New" w:cs="Courier New" w:hint="default"/>
      </w:rPr>
    </w:lvl>
    <w:lvl w:ilvl="8" w:tplc="08090005" w:tentative="1">
      <w:start w:val="1"/>
      <w:numFmt w:val="bullet"/>
      <w:lvlText w:val=""/>
      <w:lvlJc w:val="left"/>
      <w:pPr>
        <w:ind w:left="6551" w:hanging="360"/>
      </w:pPr>
      <w:rPr>
        <w:rFonts w:ascii="Wingdings" w:hAnsi="Wingdings" w:hint="default"/>
      </w:rPr>
    </w:lvl>
  </w:abstractNum>
  <w:abstractNum w:abstractNumId="10" w15:restartNumberingAfterBreak="0">
    <w:nsid w:val="14280629"/>
    <w:multiLevelType w:val="hybridMultilevel"/>
    <w:tmpl w:val="24065E5E"/>
    <w:lvl w:ilvl="0" w:tplc="E4505958">
      <w:start w:val="2"/>
      <w:numFmt w:val="lowerLetter"/>
      <w:lvlText w:val="%1)"/>
      <w:lvlJc w:val="left"/>
      <w:pPr>
        <w:ind w:left="360" w:hanging="360"/>
      </w:pPr>
      <w:rPr>
        <w:rFonts w:hint="default"/>
      </w:rPr>
    </w:lvl>
    <w:lvl w:ilvl="1" w:tplc="76D8DBEC">
      <w:numFmt w:val="bullet"/>
      <w:lvlText w:val="-"/>
      <w:lvlJc w:val="left"/>
      <w:pPr>
        <w:ind w:left="360" w:hanging="360"/>
      </w:pPr>
      <w:rPr>
        <w:rFonts w:ascii="Arial" w:eastAsia="Times New Roman" w:hAnsi="Arial" w:cs="Arial" w:hint="default"/>
      </w:rPr>
    </w:lvl>
    <w:lvl w:ilvl="2" w:tplc="0809001B" w:tentative="1">
      <w:start w:val="1"/>
      <w:numFmt w:val="lowerRoman"/>
      <w:lvlText w:val="%3."/>
      <w:lvlJc w:val="right"/>
      <w:pPr>
        <w:ind w:left="1080" w:hanging="180"/>
      </w:pPr>
    </w:lvl>
    <w:lvl w:ilvl="3" w:tplc="0809000F" w:tentative="1">
      <w:start w:val="1"/>
      <w:numFmt w:val="decimal"/>
      <w:lvlText w:val="%4."/>
      <w:lvlJc w:val="left"/>
      <w:pPr>
        <w:ind w:left="1800" w:hanging="360"/>
      </w:pPr>
    </w:lvl>
    <w:lvl w:ilvl="4" w:tplc="08090019" w:tentative="1">
      <w:start w:val="1"/>
      <w:numFmt w:val="lowerLetter"/>
      <w:lvlText w:val="%5."/>
      <w:lvlJc w:val="left"/>
      <w:pPr>
        <w:ind w:left="2520" w:hanging="360"/>
      </w:pPr>
    </w:lvl>
    <w:lvl w:ilvl="5" w:tplc="0809001B" w:tentative="1">
      <w:start w:val="1"/>
      <w:numFmt w:val="lowerRoman"/>
      <w:lvlText w:val="%6."/>
      <w:lvlJc w:val="right"/>
      <w:pPr>
        <w:ind w:left="3240" w:hanging="180"/>
      </w:pPr>
    </w:lvl>
    <w:lvl w:ilvl="6" w:tplc="0809000F" w:tentative="1">
      <w:start w:val="1"/>
      <w:numFmt w:val="decimal"/>
      <w:lvlText w:val="%7."/>
      <w:lvlJc w:val="left"/>
      <w:pPr>
        <w:ind w:left="3960" w:hanging="360"/>
      </w:pPr>
    </w:lvl>
    <w:lvl w:ilvl="7" w:tplc="08090019" w:tentative="1">
      <w:start w:val="1"/>
      <w:numFmt w:val="lowerLetter"/>
      <w:lvlText w:val="%8."/>
      <w:lvlJc w:val="left"/>
      <w:pPr>
        <w:ind w:left="4680" w:hanging="360"/>
      </w:pPr>
    </w:lvl>
    <w:lvl w:ilvl="8" w:tplc="0809001B" w:tentative="1">
      <w:start w:val="1"/>
      <w:numFmt w:val="lowerRoman"/>
      <w:lvlText w:val="%9."/>
      <w:lvlJc w:val="right"/>
      <w:pPr>
        <w:ind w:left="5400" w:hanging="180"/>
      </w:pPr>
    </w:lvl>
  </w:abstractNum>
  <w:abstractNum w:abstractNumId="11" w15:restartNumberingAfterBreak="0">
    <w:nsid w:val="16F26747"/>
    <w:multiLevelType w:val="hybridMultilevel"/>
    <w:tmpl w:val="C468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42C60"/>
    <w:multiLevelType w:val="hybridMultilevel"/>
    <w:tmpl w:val="45E02A12"/>
    <w:lvl w:ilvl="0" w:tplc="0809000F">
      <w:start w:val="1"/>
      <w:numFmt w:val="bullet"/>
      <w:lvlText w:val=""/>
      <w:lvlJc w:val="left"/>
      <w:pPr>
        <w:ind w:left="720" w:hanging="360"/>
      </w:pPr>
      <w:rPr>
        <w:rFonts w:ascii="Symbol" w:hAnsi="Symbol" w:hint="default"/>
      </w:rPr>
    </w:lvl>
    <w:lvl w:ilvl="1" w:tplc="F2FC77EE">
      <w:start w:val="1"/>
      <w:numFmt w:val="bullet"/>
      <w:pStyle w:val="bulleted2"/>
      <w:lvlText w:val="o"/>
      <w:lvlJc w:val="left"/>
      <w:pPr>
        <w:ind w:left="1440" w:hanging="360"/>
      </w:pPr>
      <w:rPr>
        <w:rFonts w:ascii="Courier New" w:hAnsi="Courier New" w:cs="Arial" w:hint="default"/>
      </w:rPr>
    </w:lvl>
    <w:lvl w:ilvl="2" w:tplc="66681AF6">
      <w:start w:val="1"/>
      <w:numFmt w:val="bullet"/>
      <w:pStyle w:val="bulleted3"/>
      <w:lvlText w:val=""/>
      <w:lvlJc w:val="left"/>
      <w:pPr>
        <w:ind w:left="2160" w:hanging="360"/>
      </w:pPr>
      <w:rPr>
        <w:rFonts w:ascii="Wingdings" w:hAnsi="Wingdings" w:hint="default"/>
      </w:rPr>
    </w:lvl>
    <w:lvl w:ilvl="3" w:tplc="0809000F" w:tentative="1">
      <w:start w:val="1"/>
      <w:numFmt w:val="bullet"/>
      <w:lvlText w:val=""/>
      <w:lvlJc w:val="left"/>
      <w:pPr>
        <w:ind w:left="2880" w:hanging="360"/>
      </w:pPr>
      <w:rPr>
        <w:rFonts w:ascii="Symbol" w:hAnsi="Symbol" w:hint="default"/>
      </w:rPr>
    </w:lvl>
    <w:lvl w:ilvl="4" w:tplc="08090019" w:tentative="1">
      <w:start w:val="1"/>
      <w:numFmt w:val="bullet"/>
      <w:lvlText w:val="o"/>
      <w:lvlJc w:val="left"/>
      <w:pPr>
        <w:ind w:left="3600" w:hanging="360"/>
      </w:pPr>
      <w:rPr>
        <w:rFonts w:ascii="Courier New" w:hAnsi="Courier New" w:cs="Arial" w:hint="default"/>
      </w:rPr>
    </w:lvl>
    <w:lvl w:ilvl="5" w:tplc="0809001B" w:tentative="1">
      <w:start w:val="1"/>
      <w:numFmt w:val="bullet"/>
      <w:lvlText w:val=""/>
      <w:lvlJc w:val="left"/>
      <w:pPr>
        <w:ind w:left="4320" w:hanging="360"/>
      </w:pPr>
      <w:rPr>
        <w:rFonts w:ascii="Wingdings" w:hAnsi="Wingdings" w:hint="default"/>
      </w:rPr>
    </w:lvl>
    <w:lvl w:ilvl="6" w:tplc="0809000F" w:tentative="1">
      <w:start w:val="1"/>
      <w:numFmt w:val="bullet"/>
      <w:lvlText w:val=""/>
      <w:lvlJc w:val="left"/>
      <w:pPr>
        <w:ind w:left="5040" w:hanging="360"/>
      </w:pPr>
      <w:rPr>
        <w:rFonts w:ascii="Symbol" w:hAnsi="Symbol" w:hint="default"/>
      </w:rPr>
    </w:lvl>
    <w:lvl w:ilvl="7" w:tplc="08090019" w:tentative="1">
      <w:start w:val="1"/>
      <w:numFmt w:val="bullet"/>
      <w:lvlText w:val="o"/>
      <w:lvlJc w:val="left"/>
      <w:pPr>
        <w:ind w:left="5760" w:hanging="360"/>
      </w:pPr>
      <w:rPr>
        <w:rFonts w:ascii="Courier New" w:hAnsi="Courier New" w:cs="Arial" w:hint="default"/>
      </w:rPr>
    </w:lvl>
    <w:lvl w:ilvl="8" w:tplc="0809001B" w:tentative="1">
      <w:start w:val="1"/>
      <w:numFmt w:val="bullet"/>
      <w:lvlText w:val=""/>
      <w:lvlJc w:val="left"/>
      <w:pPr>
        <w:ind w:left="6480" w:hanging="360"/>
      </w:pPr>
      <w:rPr>
        <w:rFonts w:ascii="Wingdings" w:hAnsi="Wingdings" w:hint="default"/>
      </w:rPr>
    </w:lvl>
  </w:abstractNum>
  <w:abstractNum w:abstractNumId="13" w15:restartNumberingAfterBreak="0">
    <w:nsid w:val="1FF22BAD"/>
    <w:multiLevelType w:val="hybridMultilevel"/>
    <w:tmpl w:val="80E2F736"/>
    <w:lvl w:ilvl="0" w:tplc="7468184A">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09124D8"/>
    <w:multiLevelType w:val="hybridMultilevel"/>
    <w:tmpl w:val="52666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014F89"/>
    <w:multiLevelType w:val="hybridMultilevel"/>
    <w:tmpl w:val="E0F4A3FE"/>
    <w:lvl w:ilvl="0" w:tplc="A1408B6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6836C3"/>
    <w:multiLevelType w:val="hybridMultilevel"/>
    <w:tmpl w:val="4BC08CA2"/>
    <w:styleLink w:val="multilevel-bullets"/>
    <w:lvl w:ilvl="0" w:tplc="0100985A">
      <w:start w:val="1"/>
      <w:numFmt w:val="bullet"/>
      <w:lvlText w:val="•"/>
      <w:lvlJc w:val="left"/>
      <w:pPr>
        <w:ind w:left="360" w:hanging="360"/>
      </w:pPr>
      <w:rPr>
        <w:rFonts w:ascii="Wingdings" w:hAnsi="Wingdings" w:hint="default"/>
      </w:rPr>
    </w:lvl>
    <w:lvl w:ilvl="1" w:tplc="45F2E692">
      <w:start w:val="1"/>
      <w:numFmt w:val="bullet"/>
      <w:lvlText w:val="o"/>
      <w:lvlJc w:val="left"/>
      <w:pPr>
        <w:ind w:left="720" w:hanging="360"/>
      </w:pPr>
      <w:rPr>
        <w:rFonts w:ascii="Courier New" w:hAnsi="Courier New" w:hint="default"/>
      </w:rPr>
    </w:lvl>
    <w:lvl w:ilvl="2" w:tplc="1AF44422">
      <w:start w:val="1"/>
      <w:numFmt w:val="bullet"/>
      <w:lvlText w:val=""/>
      <w:lvlJc w:val="left"/>
      <w:pPr>
        <w:ind w:left="1080" w:hanging="360"/>
      </w:pPr>
      <w:rPr>
        <w:rFonts w:ascii="Wingdings" w:hAnsi="Wingdings" w:hint="default"/>
      </w:rPr>
    </w:lvl>
    <w:lvl w:ilvl="3" w:tplc="304AFCB2">
      <w:start w:val="1"/>
      <w:numFmt w:val="bullet"/>
      <w:lvlText w:val=""/>
      <w:lvlJc w:val="left"/>
      <w:pPr>
        <w:ind w:left="1440" w:hanging="360"/>
      </w:pPr>
      <w:rPr>
        <w:rFonts w:ascii="Symbol" w:hAnsi="Symbol" w:hint="default"/>
      </w:rPr>
    </w:lvl>
    <w:lvl w:ilvl="4" w:tplc="C6380750">
      <w:start w:val="1"/>
      <w:numFmt w:val="bullet"/>
      <w:lvlText w:val=""/>
      <w:lvlJc w:val="left"/>
      <w:pPr>
        <w:ind w:left="1800" w:hanging="360"/>
      </w:pPr>
      <w:rPr>
        <w:rFonts w:ascii="Symbol" w:hAnsi="Symbol" w:hint="default"/>
      </w:rPr>
    </w:lvl>
    <w:lvl w:ilvl="5" w:tplc="C54A2BD2">
      <w:start w:val="1"/>
      <w:numFmt w:val="bullet"/>
      <w:lvlText w:val=""/>
      <w:lvlJc w:val="left"/>
      <w:pPr>
        <w:ind w:left="2160" w:hanging="360"/>
      </w:pPr>
      <w:rPr>
        <w:rFonts w:ascii="Wingdings" w:hAnsi="Wingdings" w:hint="default"/>
      </w:rPr>
    </w:lvl>
    <w:lvl w:ilvl="6" w:tplc="6A7A2FC4">
      <w:start w:val="1"/>
      <w:numFmt w:val="bullet"/>
      <w:lvlText w:val=""/>
      <w:lvlJc w:val="left"/>
      <w:pPr>
        <w:ind w:left="2520" w:hanging="360"/>
      </w:pPr>
      <w:rPr>
        <w:rFonts w:ascii="Wingdings" w:hAnsi="Wingdings" w:hint="default"/>
      </w:rPr>
    </w:lvl>
    <w:lvl w:ilvl="7" w:tplc="F8406E1E">
      <w:start w:val="1"/>
      <w:numFmt w:val="bullet"/>
      <w:lvlText w:val=""/>
      <w:lvlJc w:val="left"/>
      <w:pPr>
        <w:ind w:left="2880" w:hanging="360"/>
      </w:pPr>
      <w:rPr>
        <w:rFonts w:ascii="Symbol" w:hAnsi="Symbol" w:hint="default"/>
      </w:rPr>
    </w:lvl>
    <w:lvl w:ilvl="8" w:tplc="D5469232">
      <w:start w:val="1"/>
      <w:numFmt w:val="bullet"/>
      <w:lvlText w:val=""/>
      <w:lvlJc w:val="left"/>
      <w:pPr>
        <w:ind w:left="3240" w:hanging="360"/>
      </w:pPr>
      <w:rPr>
        <w:rFonts w:ascii="Symbol" w:hAnsi="Symbol" w:hint="default"/>
      </w:rPr>
    </w:lvl>
  </w:abstractNum>
  <w:abstractNum w:abstractNumId="17" w15:restartNumberingAfterBreak="0">
    <w:nsid w:val="273C73C3"/>
    <w:multiLevelType w:val="hybridMultilevel"/>
    <w:tmpl w:val="AA1218FA"/>
    <w:lvl w:ilvl="0" w:tplc="04100001">
      <w:start w:val="1"/>
      <w:numFmt w:val="bullet"/>
      <w:pStyle w:val="bulletedattribute"/>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87C4F83"/>
    <w:multiLevelType w:val="multilevel"/>
    <w:tmpl w:val="3C12F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334053"/>
    <w:multiLevelType w:val="hybridMultilevel"/>
    <w:tmpl w:val="D51AFF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A036265"/>
    <w:multiLevelType w:val="hybridMultilevel"/>
    <w:tmpl w:val="141254D6"/>
    <w:lvl w:ilvl="0" w:tplc="08090001">
      <w:start w:val="1"/>
      <w:numFmt w:val="bullet"/>
      <w:lvlText w:val=""/>
      <w:lvlJc w:val="left"/>
      <w:pPr>
        <w:ind w:left="928" w:hanging="360"/>
      </w:pPr>
      <w:rPr>
        <w:rFonts w:ascii="Symbol" w:hAnsi="Symbol" w:hint="default"/>
      </w:rPr>
    </w:lvl>
    <w:lvl w:ilvl="1" w:tplc="08090003">
      <w:start w:val="1"/>
      <w:numFmt w:val="bullet"/>
      <w:lvlText w:val="o"/>
      <w:lvlJc w:val="left"/>
      <w:pPr>
        <w:ind w:left="1648" w:hanging="360"/>
      </w:pPr>
      <w:rPr>
        <w:rFonts w:ascii="Courier New" w:hAnsi="Courier New" w:cs="Courier New" w:hint="default"/>
      </w:rPr>
    </w:lvl>
    <w:lvl w:ilvl="2" w:tplc="08090005" w:tentative="1">
      <w:start w:val="1"/>
      <w:numFmt w:val="bullet"/>
      <w:lvlText w:val=""/>
      <w:lvlJc w:val="left"/>
      <w:pPr>
        <w:ind w:left="2368" w:hanging="360"/>
      </w:pPr>
      <w:rPr>
        <w:rFonts w:ascii="Wingdings" w:hAnsi="Wingdings" w:hint="default"/>
      </w:rPr>
    </w:lvl>
    <w:lvl w:ilvl="3" w:tplc="08090001" w:tentative="1">
      <w:start w:val="1"/>
      <w:numFmt w:val="bullet"/>
      <w:lvlText w:val=""/>
      <w:lvlJc w:val="left"/>
      <w:pPr>
        <w:ind w:left="3088" w:hanging="360"/>
      </w:pPr>
      <w:rPr>
        <w:rFonts w:ascii="Symbol" w:hAnsi="Symbol" w:hint="default"/>
      </w:rPr>
    </w:lvl>
    <w:lvl w:ilvl="4" w:tplc="08090003" w:tentative="1">
      <w:start w:val="1"/>
      <w:numFmt w:val="bullet"/>
      <w:lvlText w:val="o"/>
      <w:lvlJc w:val="left"/>
      <w:pPr>
        <w:ind w:left="3808" w:hanging="360"/>
      </w:pPr>
      <w:rPr>
        <w:rFonts w:ascii="Courier New" w:hAnsi="Courier New" w:cs="Courier New" w:hint="default"/>
      </w:rPr>
    </w:lvl>
    <w:lvl w:ilvl="5" w:tplc="08090005" w:tentative="1">
      <w:start w:val="1"/>
      <w:numFmt w:val="bullet"/>
      <w:lvlText w:val=""/>
      <w:lvlJc w:val="left"/>
      <w:pPr>
        <w:ind w:left="4528" w:hanging="360"/>
      </w:pPr>
      <w:rPr>
        <w:rFonts w:ascii="Wingdings" w:hAnsi="Wingdings" w:hint="default"/>
      </w:rPr>
    </w:lvl>
    <w:lvl w:ilvl="6" w:tplc="08090001" w:tentative="1">
      <w:start w:val="1"/>
      <w:numFmt w:val="bullet"/>
      <w:lvlText w:val=""/>
      <w:lvlJc w:val="left"/>
      <w:pPr>
        <w:ind w:left="5248" w:hanging="360"/>
      </w:pPr>
      <w:rPr>
        <w:rFonts w:ascii="Symbol" w:hAnsi="Symbol" w:hint="default"/>
      </w:rPr>
    </w:lvl>
    <w:lvl w:ilvl="7" w:tplc="08090003" w:tentative="1">
      <w:start w:val="1"/>
      <w:numFmt w:val="bullet"/>
      <w:lvlText w:val="o"/>
      <w:lvlJc w:val="left"/>
      <w:pPr>
        <w:ind w:left="5968" w:hanging="360"/>
      </w:pPr>
      <w:rPr>
        <w:rFonts w:ascii="Courier New" w:hAnsi="Courier New" w:cs="Courier New" w:hint="default"/>
      </w:rPr>
    </w:lvl>
    <w:lvl w:ilvl="8" w:tplc="08090005" w:tentative="1">
      <w:start w:val="1"/>
      <w:numFmt w:val="bullet"/>
      <w:lvlText w:val=""/>
      <w:lvlJc w:val="left"/>
      <w:pPr>
        <w:ind w:left="6688" w:hanging="360"/>
      </w:pPr>
      <w:rPr>
        <w:rFonts w:ascii="Wingdings" w:hAnsi="Wingdings" w:hint="default"/>
      </w:rPr>
    </w:lvl>
  </w:abstractNum>
  <w:abstractNum w:abstractNumId="21" w15:restartNumberingAfterBreak="0">
    <w:nsid w:val="2CF44894"/>
    <w:multiLevelType w:val="hybridMultilevel"/>
    <w:tmpl w:val="8444866E"/>
    <w:lvl w:ilvl="0" w:tplc="1ED2D2B2">
      <w:start w:val="1"/>
      <w:numFmt w:val="upperRoman"/>
      <w:pStyle w:val="Style1"/>
      <w:lvlText w:val="%1."/>
      <w:lvlJc w:val="left"/>
      <w:pPr>
        <w:tabs>
          <w:tab w:val="num" w:pos="360"/>
        </w:tabs>
        <w:ind w:left="0" w:firstLine="0"/>
      </w:pPr>
    </w:lvl>
    <w:lvl w:ilvl="1" w:tplc="B808A424">
      <w:start w:val="1"/>
      <w:numFmt w:val="upperLetter"/>
      <w:lvlText w:val="%2."/>
      <w:lvlJc w:val="left"/>
      <w:pPr>
        <w:tabs>
          <w:tab w:val="num" w:pos="1080"/>
        </w:tabs>
        <w:ind w:left="720" w:firstLine="0"/>
      </w:pPr>
    </w:lvl>
    <w:lvl w:ilvl="2" w:tplc="A5566480">
      <w:start w:val="1"/>
      <w:numFmt w:val="decimal"/>
      <w:lvlText w:val="%3."/>
      <w:lvlJc w:val="left"/>
      <w:pPr>
        <w:tabs>
          <w:tab w:val="num" w:pos="1800"/>
        </w:tabs>
        <w:ind w:left="1440" w:firstLine="0"/>
      </w:pPr>
    </w:lvl>
    <w:lvl w:ilvl="3" w:tplc="0F687C30">
      <w:start w:val="1"/>
      <w:numFmt w:val="lowerLetter"/>
      <w:lvlText w:val="%4)"/>
      <w:lvlJc w:val="left"/>
      <w:pPr>
        <w:tabs>
          <w:tab w:val="num" w:pos="2520"/>
        </w:tabs>
        <w:ind w:left="2160" w:firstLine="0"/>
      </w:pPr>
    </w:lvl>
    <w:lvl w:ilvl="4" w:tplc="BC661514">
      <w:start w:val="1"/>
      <w:numFmt w:val="decimal"/>
      <w:lvlText w:val="(%5)"/>
      <w:lvlJc w:val="left"/>
      <w:pPr>
        <w:tabs>
          <w:tab w:val="num" w:pos="3240"/>
        </w:tabs>
        <w:ind w:left="2880" w:firstLine="0"/>
      </w:pPr>
    </w:lvl>
    <w:lvl w:ilvl="5" w:tplc="EEBAF118">
      <w:start w:val="1"/>
      <w:numFmt w:val="lowerLetter"/>
      <w:lvlText w:val="(%6)"/>
      <w:lvlJc w:val="left"/>
      <w:pPr>
        <w:tabs>
          <w:tab w:val="num" w:pos="3960"/>
        </w:tabs>
        <w:ind w:left="3600" w:firstLine="0"/>
      </w:pPr>
    </w:lvl>
    <w:lvl w:ilvl="6" w:tplc="C95A3694">
      <w:start w:val="1"/>
      <w:numFmt w:val="lowerRoman"/>
      <w:lvlText w:val="(%7)"/>
      <w:lvlJc w:val="left"/>
      <w:pPr>
        <w:tabs>
          <w:tab w:val="num" w:pos="4680"/>
        </w:tabs>
        <w:ind w:left="4320" w:firstLine="0"/>
      </w:pPr>
    </w:lvl>
    <w:lvl w:ilvl="7" w:tplc="3FC2668A">
      <w:start w:val="1"/>
      <w:numFmt w:val="lowerLetter"/>
      <w:lvlText w:val="(%8)"/>
      <w:lvlJc w:val="left"/>
      <w:pPr>
        <w:tabs>
          <w:tab w:val="num" w:pos="5400"/>
        </w:tabs>
        <w:ind w:left="5040" w:firstLine="0"/>
      </w:pPr>
    </w:lvl>
    <w:lvl w:ilvl="8" w:tplc="1E782D42">
      <w:start w:val="1"/>
      <w:numFmt w:val="lowerRoman"/>
      <w:lvlText w:val="(%9)"/>
      <w:lvlJc w:val="left"/>
      <w:pPr>
        <w:tabs>
          <w:tab w:val="num" w:pos="6120"/>
        </w:tabs>
        <w:ind w:left="5760" w:firstLine="0"/>
      </w:pPr>
    </w:lvl>
  </w:abstractNum>
  <w:abstractNum w:abstractNumId="22" w15:restartNumberingAfterBreak="0">
    <w:nsid w:val="2F2151CE"/>
    <w:multiLevelType w:val="hybridMultilevel"/>
    <w:tmpl w:val="109C74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FB31C69"/>
    <w:multiLevelType w:val="hybridMultilevel"/>
    <w:tmpl w:val="B58EB33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FCD7AEF"/>
    <w:multiLevelType w:val="hybridMultilevel"/>
    <w:tmpl w:val="F36E73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30BB2170"/>
    <w:multiLevelType w:val="hybridMultilevel"/>
    <w:tmpl w:val="2BC8E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1014336"/>
    <w:multiLevelType w:val="hybridMultilevel"/>
    <w:tmpl w:val="00D096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21802F4"/>
    <w:multiLevelType w:val="hybridMultilevel"/>
    <w:tmpl w:val="F6802BE2"/>
    <w:lvl w:ilvl="0" w:tplc="08090001">
      <w:start w:val="1"/>
      <w:numFmt w:val="decimal"/>
      <w:pStyle w:val="numbered-start-at-1"/>
      <w:lvlText w:val="%1."/>
      <w:lvlJc w:val="left"/>
      <w:pPr>
        <w:tabs>
          <w:tab w:val="num" w:pos="0"/>
        </w:tabs>
        <w:ind w:left="0" w:firstLine="0"/>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8" w15:restartNumberingAfterBreak="0">
    <w:nsid w:val="33724B74"/>
    <w:multiLevelType w:val="hybridMultilevel"/>
    <w:tmpl w:val="DD00DD46"/>
    <w:lvl w:ilvl="0" w:tplc="9692E290">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6DD0CFA"/>
    <w:multiLevelType w:val="hybridMultilevel"/>
    <w:tmpl w:val="FE4EB9CA"/>
    <w:lvl w:ilvl="0" w:tplc="97644EE2">
      <w:start w:val="1"/>
      <w:numFmt w:val="bullet"/>
      <w:pStyle w:val="BulletedFeatureItalic"/>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AF872D3"/>
    <w:multiLevelType w:val="hybridMultilevel"/>
    <w:tmpl w:val="2C6A6E42"/>
    <w:lvl w:ilvl="0" w:tplc="76D8DBE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B211F01"/>
    <w:multiLevelType w:val="hybridMultilevel"/>
    <w:tmpl w:val="3C62E6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3B9D32D7"/>
    <w:multiLevelType w:val="multilevel"/>
    <w:tmpl w:val="5FB8A5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3" w15:restartNumberingAfterBreak="0">
    <w:nsid w:val="45981D41"/>
    <w:multiLevelType w:val="hybridMultilevel"/>
    <w:tmpl w:val="1460FCF6"/>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4" w15:restartNumberingAfterBreak="0">
    <w:nsid w:val="492E2A2F"/>
    <w:multiLevelType w:val="hybridMultilevel"/>
    <w:tmpl w:val="897E33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99818F1"/>
    <w:multiLevelType w:val="hybridMultilevel"/>
    <w:tmpl w:val="41DCF2B4"/>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236281"/>
    <w:multiLevelType w:val="hybridMultilevel"/>
    <w:tmpl w:val="22847060"/>
    <w:lvl w:ilvl="0" w:tplc="061CB76E">
      <w:start w:val="1"/>
      <w:numFmt w:val="bullet"/>
      <w:pStyle w:val="BulletedFeature"/>
      <w:lvlText w:val=""/>
      <w:lvlJc w:val="left"/>
      <w:pPr>
        <w:tabs>
          <w:tab w:val="num" w:pos="717"/>
        </w:tabs>
        <w:ind w:left="717" w:hanging="360"/>
      </w:pPr>
      <w:rPr>
        <w:rFonts w:ascii="Symbol" w:hAnsi="Symbol" w:hint="default"/>
      </w:rPr>
    </w:lvl>
    <w:lvl w:ilvl="1" w:tplc="08090019" w:tentative="1">
      <w:start w:val="1"/>
      <w:numFmt w:val="bullet"/>
      <w:lvlText w:val="o"/>
      <w:lvlJc w:val="left"/>
      <w:pPr>
        <w:tabs>
          <w:tab w:val="num" w:pos="1476"/>
        </w:tabs>
        <w:ind w:left="1476" w:hanging="360"/>
      </w:pPr>
      <w:rPr>
        <w:rFonts w:ascii="Courier New" w:hAnsi="Courier New" w:cs="Arial" w:hint="default"/>
      </w:rPr>
    </w:lvl>
    <w:lvl w:ilvl="2" w:tplc="0809001B" w:tentative="1">
      <w:start w:val="1"/>
      <w:numFmt w:val="bullet"/>
      <w:lvlText w:val=""/>
      <w:lvlJc w:val="left"/>
      <w:pPr>
        <w:tabs>
          <w:tab w:val="num" w:pos="2196"/>
        </w:tabs>
        <w:ind w:left="2196" w:hanging="360"/>
      </w:pPr>
      <w:rPr>
        <w:rFonts w:ascii="Wingdings" w:hAnsi="Wingdings" w:hint="default"/>
      </w:rPr>
    </w:lvl>
    <w:lvl w:ilvl="3" w:tplc="0809000F" w:tentative="1">
      <w:start w:val="1"/>
      <w:numFmt w:val="bullet"/>
      <w:lvlText w:val=""/>
      <w:lvlJc w:val="left"/>
      <w:pPr>
        <w:tabs>
          <w:tab w:val="num" w:pos="2916"/>
        </w:tabs>
        <w:ind w:left="2916" w:hanging="360"/>
      </w:pPr>
      <w:rPr>
        <w:rFonts w:ascii="Symbol" w:hAnsi="Symbol" w:hint="default"/>
      </w:rPr>
    </w:lvl>
    <w:lvl w:ilvl="4" w:tplc="08090019" w:tentative="1">
      <w:start w:val="1"/>
      <w:numFmt w:val="bullet"/>
      <w:lvlText w:val="o"/>
      <w:lvlJc w:val="left"/>
      <w:pPr>
        <w:tabs>
          <w:tab w:val="num" w:pos="3636"/>
        </w:tabs>
        <w:ind w:left="3636" w:hanging="360"/>
      </w:pPr>
      <w:rPr>
        <w:rFonts w:ascii="Courier New" w:hAnsi="Courier New" w:cs="Arial" w:hint="default"/>
      </w:rPr>
    </w:lvl>
    <w:lvl w:ilvl="5" w:tplc="0809001B" w:tentative="1">
      <w:start w:val="1"/>
      <w:numFmt w:val="bullet"/>
      <w:lvlText w:val=""/>
      <w:lvlJc w:val="left"/>
      <w:pPr>
        <w:tabs>
          <w:tab w:val="num" w:pos="4356"/>
        </w:tabs>
        <w:ind w:left="4356" w:hanging="360"/>
      </w:pPr>
      <w:rPr>
        <w:rFonts w:ascii="Wingdings" w:hAnsi="Wingdings" w:hint="default"/>
      </w:rPr>
    </w:lvl>
    <w:lvl w:ilvl="6" w:tplc="0809000F" w:tentative="1">
      <w:start w:val="1"/>
      <w:numFmt w:val="bullet"/>
      <w:lvlText w:val=""/>
      <w:lvlJc w:val="left"/>
      <w:pPr>
        <w:tabs>
          <w:tab w:val="num" w:pos="5076"/>
        </w:tabs>
        <w:ind w:left="5076" w:hanging="360"/>
      </w:pPr>
      <w:rPr>
        <w:rFonts w:ascii="Symbol" w:hAnsi="Symbol" w:hint="default"/>
      </w:rPr>
    </w:lvl>
    <w:lvl w:ilvl="7" w:tplc="08090019" w:tentative="1">
      <w:start w:val="1"/>
      <w:numFmt w:val="bullet"/>
      <w:lvlText w:val="o"/>
      <w:lvlJc w:val="left"/>
      <w:pPr>
        <w:tabs>
          <w:tab w:val="num" w:pos="5796"/>
        </w:tabs>
        <w:ind w:left="5796" w:hanging="360"/>
      </w:pPr>
      <w:rPr>
        <w:rFonts w:ascii="Courier New" w:hAnsi="Courier New" w:cs="Arial" w:hint="default"/>
      </w:rPr>
    </w:lvl>
    <w:lvl w:ilvl="8" w:tplc="0809001B" w:tentative="1">
      <w:start w:val="1"/>
      <w:numFmt w:val="bullet"/>
      <w:lvlText w:val=""/>
      <w:lvlJc w:val="left"/>
      <w:pPr>
        <w:tabs>
          <w:tab w:val="num" w:pos="6516"/>
        </w:tabs>
        <w:ind w:left="6516" w:hanging="360"/>
      </w:pPr>
      <w:rPr>
        <w:rFonts w:ascii="Wingdings" w:hAnsi="Wingdings" w:hint="default"/>
      </w:rPr>
    </w:lvl>
  </w:abstractNum>
  <w:abstractNum w:abstractNumId="37" w15:restartNumberingAfterBreak="0">
    <w:nsid w:val="4AA90B8A"/>
    <w:multiLevelType w:val="hybridMultilevel"/>
    <w:tmpl w:val="4E78DDDA"/>
    <w:lvl w:ilvl="0" w:tplc="04100001">
      <w:start w:val="1"/>
      <w:numFmt w:val="bullet"/>
      <w:lvlText w:val=""/>
      <w:lvlJc w:val="left"/>
      <w:pPr>
        <w:ind w:left="717" w:hanging="360"/>
      </w:pPr>
      <w:rPr>
        <w:rFonts w:ascii="Symbol" w:hAnsi="Symbol" w:hint="default"/>
      </w:rPr>
    </w:lvl>
    <w:lvl w:ilvl="1" w:tplc="04100003">
      <w:start w:val="1"/>
      <w:numFmt w:val="bullet"/>
      <w:lvlText w:val="o"/>
      <w:lvlJc w:val="left"/>
      <w:pPr>
        <w:ind w:left="1437" w:hanging="360"/>
      </w:pPr>
      <w:rPr>
        <w:rFonts w:ascii="Courier New" w:hAnsi="Courier New" w:cs="Courier New" w:hint="default"/>
      </w:rPr>
    </w:lvl>
    <w:lvl w:ilvl="2" w:tplc="04100005">
      <w:start w:val="1"/>
      <w:numFmt w:val="bullet"/>
      <w:lvlText w:val=""/>
      <w:lvlJc w:val="left"/>
      <w:pPr>
        <w:ind w:left="2157" w:hanging="360"/>
      </w:pPr>
      <w:rPr>
        <w:rFonts w:ascii="Wingdings" w:hAnsi="Wingdings" w:hint="default"/>
      </w:rPr>
    </w:lvl>
    <w:lvl w:ilvl="3" w:tplc="0410000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38" w15:restartNumberingAfterBreak="0">
    <w:nsid w:val="4B6A558B"/>
    <w:multiLevelType w:val="hybridMultilevel"/>
    <w:tmpl w:val="12F2142C"/>
    <w:lvl w:ilvl="0" w:tplc="76D8DBEC">
      <w:numFmt w:val="bullet"/>
      <w:lvlText w:val="-"/>
      <w:lvlJc w:val="left"/>
      <w:pPr>
        <w:ind w:left="644" w:hanging="360"/>
      </w:pPr>
      <w:rPr>
        <w:rFonts w:ascii="Arial" w:eastAsia="Times New Roman" w:hAnsi="Arial" w:cs="Arial" w:hint="default"/>
      </w:rPr>
    </w:lvl>
    <w:lvl w:ilvl="1" w:tplc="76D8DBEC">
      <w:numFmt w:val="bullet"/>
      <w:lvlText w:val="-"/>
      <w:lvlJc w:val="left"/>
      <w:pPr>
        <w:ind w:left="644" w:hanging="360"/>
      </w:pPr>
      <w:rPr>
        <w:rFonts w:ascii="Arial" w:eastAsia="Times New Roman" w:hAnsi="Arial" w:cs="Arial" w:hint="default"/>
      </w:rPr>
    </w:lvl>
    <w:lvl w:ilvl="2" w:tplc="0809001B" w:tentative="1">
      <w:start w:val="1"/>
      <w:numFmt w:val="lowerRoman"/>
      <w:lvlText w:val="%3."/>
      <w:lvlJc w:val="right"/>
      <w:pPr>
        <w:ind w:left="1364" w:hanging="180"/>
      </w:pPr>
    </w:lvl>
    <w:lvl w:ilvl="3" w:tplc="0809000F" w:tentative="1">
      <w:start w:val="1"/>
      <w:numFmt w:val="decimal"/>
      <w:lvlText w:val="%4."/>
      <w:lvlJc w:val="left"/>
      <w:pPr>
        <w:ind w:left="2084" w:hanging="360"/>
      </w:pPr>
    </w:lvl>
    <w:lvl w:ilvl="4" w:tplc="08090019" w:tentative="1">
      <w:start w:val="1"/>
      <w:numFmt w:val="lowerLetter"/>
      <w:lvlText w:val="%5."/>
      <w:lvlJc w:val="left"/>
      <w:pPr>
        <w:ind w:left="2804" w:hanging="360"/>
      </w:pPr>
    </w:lvl>
    <w:lvl w:ilvl="5" w:tplc="0809001B" w:tentative="1">
      <w:start w:val="1"/>
      <w:numFmt w:val="lowerRoman"/>
      <w:lvlText w:val="%6."/>
      <w:lvlJc w:val="right"/>
      <w:pPr>
        <w:ind w:left="3524" w:hanging="180"/>
      </w:pPr>
    </w:lvl>
    <w:lvl w:ilvl="6" w:tplc="0809000F" w:tentative="1">
      <w:start w:val="1"/>
      <w:numFmt w:val="decimal"/>
      <w:lvlText w:val="%7."/>
      <w:lvlJc w:val="left"/>
      <w:pPr>
        <w:ind w:left="4244" w:hanging="360"/>
      </w:pPr>
    </w:lvl>
    <w:lvl w:ilvl="7" w:tplc="08090019" w:tentative="1">
      <w:start w:val="1"/>
      <w:numFmt w:val="lowerLetter"/>
      <w:lvlText w:val="%8."/>
      <w:lvlJc w:val="left"/>
      <w:pPr>
        <w:ind w:left="4964" w:hanging="360"/>
      </w:pPr>
    </w:lvl>
    <w:lvl w:ilvl="8" w:tplc="0809001B" w:tentative="1">
      <w:start w:val="1"/>
      <w:numFmt w:val="lowerRoman"/>
      <w:lvlText w:val="%9."/>
      <w:lvlJc w:val="right"/>
      <w:pPr>
        <w:ind w:left="5684" w:hanging="180"/>
      </w:pPr>
    </w:lvl>
  </w:abstractNum>
  <w:abstractNum w:abstractNumId="39" w15:restartNumberingAfterBreak="0">
    <w:nsid w:val="4E5028B6"/>
    <w:multiLevelType w:val="hybridMultilevel"/>
    <w:tmpl w:val="C1C070B2"/>
    <w:lvl w:ilvl="0" w:tplc="F8DE0794">
      <w:start w:val="1"/>
      <w:numFmt w:val="decimal"/>
      <w:pStyle w:val="Nurbered1"/>
      <w:lvlText w:val="%1."/>
      <w:lvlJc w:val="left"/>
      <w:pPr>
        <w:tabs>
          <w:tab w:val="num" w:pos="1440"/>
        </w:tabs>
        <w:ind w:left="1440" w:hanging="360"/>
      </w:pPr>
      <w:rPr>
        <w:rFonts w:hint="default"/>
      </w:rPr>
    </w:lvl>
    <w:lvl w:ilvl="1" w:tplc="08090019">
      <w:start w:val="1"/>
      <w:numFmt w:val="bullet"/>
      <w:lvlText w:val=""/>
      <w:lvlJc w:val="left"/>
      <w:pPr>
        <w:tabs>
          <w:tab w:val="num" w:pos="2160"/>
        </w:tabs>
        <w:ind w:left="2160" w:hanging="360"/>
      </w:pPr>
      <w:rPr>
        <w:rFonts w:ascii="Symbol" w:hAnsi="Symbol" w:hint="default"/>
      </w:r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40" w15:restartNumberingAfterBreak="0">
    <w:nsid w:val="50B9044A"/>
    <w:multiLevelType w:val="hybridMultilevel"/>
    <w:tmpl w:val="76FAAFDA"/>
    <w:lvl w:ilvl="0" w:tplc="9692E290">
      <w:start w:val="1"/>
      <w:numFmt w:val="decimal"/>
      <w:pStyle w:val="Numbered"/>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52456C69"/>
    <w:multiLevelType w:val="hybridMultilevel"/>
    <w:tmpl w:val="B2921F72"/>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2" w15:restartNumberingAfterBreak="0">
    <w:nsid w:val="52664E98"/>
    <w:multiLevelType w:val="hybridMultilevel"/>
    <w:tmpl w:val="41DCF2B4"/>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A71062"/>
    <w:multiLevelType w:val="hybridMultilevel"/>
    <w:tmpl w:val="6DC0D9F8"/>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7D00CD3"/>
    <w:multiLevelType w:val="hybridMultilevel"/>
    <w:tmpl w:val="471458FC"/>
    <w:lvl w:ilvl="0" w:tplc="B87A9C64">
      <w:start w:val="1"/>
      <w:numFmt w:val="decimal"/>
      <w:lvlText w:val="%1."/>
      <w:lvlJc w:val="left"/>
      <w:pPr>
        <w:ind w:left="720" w:hanging="360"/>
      </w:pPr>
    </w:lvl>
    <w:lvl w:ilvl="1" w:tplc="04090011"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A5B0DAE"/>
    <w:multiLevelType w:val="singleLevel"/>
    <w:tmpl w:val="08090001"/>
    <w:lvl w:ilvl="0">
      <w:start w:val="1"/>
      <w:numFmt w:val="bullet"/>
      <w:lvlText w:val=""/>
      <w:lvlJc w:val="left"/>
      <w:pPr>
        <w:ind w:left="360" w:hanging="360"/>
      </w:pPr>
      <w:rPr>
        <w:rFonts w:ascii="Symbol" w:hAnsi="Symbol" w:hint="default"/>
      </w:rPr>
    </w:lvl>
  </w:abstractNum>
  <w:abstractNum w:abstractNumId="46" w15:restartNumberingAfterBreak="0">
    <w:nsid w:val="5DC472C1"/>
    <w:multiLevelType w:val="hybridMultilevel"/>
    <w:tmpl w:val="594EA1B8"/>
    <w:lvl w:ilvl="0" w:tplc="04090001">
      <w:start w:val="1"/>
      <w:numFmt w:val="bullet"/>
      <w:pStyle w:val="Style2"/>
      <w:lvlText w:val="•"/>
      <w:lvlJc w:val="left"/>
      <w:pPr>
        <w:tabs>
          <w:tab w:val="num" w:pos="720"/>
        </w:tabs>
        <w:ind w:left="720" w:hanging="360"/>
      </w:pPr>
      <w:rPr>
        <w:rFonts w:ascii="Times New Roman" w:hAnsi="Times New Roman" w:hint="default"/>
      </w:rPr>
    </w:lvl>
    <w:lvl w:ilvl="1" w:tplc="04090003" w:tentative="1">
      <w:start w:val="1"/>
      <w:numFmt w:val="bullet"/>
      <w:lvlText w:val="•"/>
      <w:lvlJc w:val="left"/>
      <w:pPr>
        <w:tabs>
          <w:tab w:val="num" w:pos="1440"/>
        </w:tabs>
        <w:ind w:left="1440" w:hanging="360"/>
      </w:pPr>
      <w:rPr>
        <w:rFonts w:ascii="Times New Roman" w:hAnsi="Times New Roman" w:hint="default"/>
      </w:rPr>
    </w:lvl>
    <w:lvl w:ilvl="2" w:tplc="04090005" w:tentative="1">
      <w:start w:val="1"/>
      <w:numFmt w:val="bullet"/>
      <w:lvlText w:val="•"/>
      <w:lvlJc w:val="left"/>
      <w:pPr>
        <w:tabs>
          <w:tab w:val="num" w:pos="2160"/>
        </w:tabs>
        <w:ind w:left="2160" w:hanging="360"/>
      </w:pPr>
      <w:rPr>
        <w:rFonts w:ascii="Times New Roman" w:hAnsi="Times New Roman" w:hint="default"/>
      </w:rPr>
    </w:lvl>
    <w:lvl w:ilvl="3" w:tplc="04090001" w:tentative="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
      <w:lvlJc w:val="left"/>
      <w:pPr>
        <w:tabs>
          <w:tab w:val="num" w:pos="3600"/>
        </w:tabs>
        <w:ind w:left="3600" w:hanging="360"/>
      </w:pPr>
      <w:rPr>
        <w:rFonts w:ascii="Times New Roman" w:hAnsi="Times New Roman"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
      <w:lvlJc w:val="left"/>
      <w:pPr>
        <w:tabs>
          <w:tab w:val="num" w:pos="5760"/>
        </w:tabs>
        <w:ind w:left="5760" w:hanging="360"/>
      </w:pPr>
      <w:rPr>
        <w:rFonts w:ascii="Times New Roman" w:hAnsi="Times New Roman"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47" w15:restartNumberingAfterBreak="0">
    <w:nsid w:val="61000AEC"/>
    <w:multiLevelType w:val="hybridMultilevel"/>
    <w:tmpl w:val="513E08BC"/>
    <w:lvl w:ilvl="0" w:tplc="A636D2B0">
      <w:start w:val="1"/>
      <w:numFmt w:val="decimal"/>
      <w:lvlText w:val="%1."/>
      <w:lvlJc w:val="left"/>
      <w:pPr>
        <w:ind w:left="720" w:hanging="360"/>
      </w:pPr>
    </w:lvl>
    <w:lvl w:ilvl="1" w:tplc="42C4DEFE" w:tentative="1">
      <w:start w:val="1"/>
      <w:numFmt w:val="lowerLetter"/>
      <w:lvlText w:val="%2."/>
      <w:lvlJc w:val="left"/>
      <w:pPr>
        <w:ind w:left="1440" w:hanging="360"/>
      </w:pPr>
    </w:lvl>
    <w:lvl w:ilvl="2" w:tplc="75E08B06" w:tentative="1">
      <w:start w:val="1"/>
      <w:numFmt w:val="lowerRoman"/>
      <w:lvlText w:val="%3."/>
      <w:lvlJc w:val="right"/>
      <w:pPr>
        <w:ind w:left="2160" w:hanging="180"/>
      </w:pPr>
    </w:lvl>
    <w:lvl w:ilvl="3" w:tplc="D2CEC566" w:tentative="1">
      <w:start w:val="1"/>
      <w:numFmt w:val="decimal"/>
      <w:lvlText w:val="%4."/>
      <w:lvlJc w:val="left"/>
      <w:pPr>
        <w:ind w:left="2880" w:hanging="360"/>
      </w:pPr>
    </w:lvl>
    <w:lvl w:ilvl="4" w:tplc="72AC9DAC" w:tentative="1">
      <w:start w:val="1"/>
      <w:numFmt w:val="lowerLetter"/>
      <w:lvlText w:val="%5."/>
      <w:lvlJc w:val="left"/>
      <w:pPr>
        <w:ind w:left="3600" w:hanging="360"/>
      </w:pPr>
    </w:lvl>
    <w:lvl w:ilvl="5" w:tplc="4E4AC824" w:tentative="1">
      <w:start w:val="1"/>
      <w:numFmt w:val="lowerRoman"/>
      <w:lvlText w:val="%6."/>
      <w:lvlJc w:val="right"/>
      <w:pPr>
        <w:ind w:left="4320" w:hanging="180"/>
      </w:pPr>
    </w:lvl>
    <w:lvl w:ilvl="6" w:tplc="7FC051FC" w:tentative="1">
      <w:start w:val="1"/>
      <w:numFmt w:val="decimal"/>
      <w:lvlText w:val="%7."/>
      <w:lvlJc w:val="left"/>
      <w:pPr>
        <w:ind w:left="5040" w:hanging="360"/>
      </w:pPr>
    </w:lvl>
    <w:lvl w:ilvl="7" w:tplc="9C085046" w:tentative="1">
      <w:start w:val="1"/>
      <w:numFmt w:val="lowerLetter"/>
      <w:lvlText w:val="%8."/>
      <w:lvlJc w:val="left"/>
      <w:pPr>
        <w:ind w:left="5760" w:hanging="360"/>
      </w:pPr>
    </w:lvl>
    <w:lvl w:ilvl="8" w:tplc="1DF24A3E" w:tentative="1">
      <w:start w:val="1"/>
      <w:numFmt w:val="lowerRoman"/>
      <w:lvlText w:val="%9."/>
      <w:lvlJc w:val="right"/>
      <w:pPr>
        <w:ind w:left="6480" w:hanging="180"/>
      </w:pPr>
    </w:lvl>
  </w:abstractNum>
  <w:abstractNum w:abstractNumId="48" w15:restartNumberingAfterBreak="0">
    <w:nsid w:val="61746204"/>
    <w:multiLevelType w:val="hybridMultilevel"/>
    <w:tmpl w:val="F28454C2"/>
    <w:lvl w:ilvl="0" w:tplc="08090001">
      <w:start w:val="1"/>
      <w:numFmt w:val="bullet"/>
      <w:lvlText w:val=""/>
      <w:lvlJc w:val="left"/>
      <w:pPr>
        <w:ind w:left="928" w:hanging="360"/>
      </w:pPr>
      <w:rPr>
        <w:rFonts w:ascii="Symbol" w:hAnsi="Symbol" w:hint="default"/>
      </w:rPr>
    </w:lvl>
    <w:lvl w:ilvl="1" w:tplc="08090003" w:tentative="1">
      <w:start w:val="1"/>
      <w:numFmt w:val="bullet"/>
      <w:lvlText w:val="o"/>
      <w:lvlJc w:val="left"/>
      <w:pPr>
        <w:ind w:left="1648" w:hanging="360"/>
      </w:pPr>
      <w:rPr>
        <w:rFonts w:ascii="Courier New" w:hAnsi="Courier New" w:cs="Courier New" w:hint="default"/>
      </w:rPr>
    </w:lvl>
    <w:lvl w:ilvl="2" w:tplc="08090005" w:tentative="1">
      <w:start w:val="1"/>
      <w:numFmt w:val="bullet"/>
      <w:lvlText w:val=""/>
      <w:lvlJc w:val="left"/>
      <w:pPr>
        <w:ind w:left="2368" w:hanging="360"/>
      </w:pPr>
      <w:rPr>
        <w:rFonts w:ascii="Wingdings" w:hAnsi="Wingdings" w:hint="default"/>
      </w:rPr>
    </w:lvl>
    <w:lvl w:ilvl="3" w:tplc="08090001" w:tentative="1">
      <w:start w:val="1"/>
      <w:numFmt w:val="bullet"/>
      <w:lvlText w:val=""/>
      <w:lvlJc w:val="left"/>
      <w:pPr>
        <w:ind w:left="3088" w:hanging="360"/>
      </w:pPr>
      <w:rPr>
        <w:rFonts w:ascii="Symbol" w:hAnsi="Symbol" w:hint="default"/>
      </w:rPr>
    </w:lvl>
    <w:lvl w:ilvl="4" w:tplc="08090003" w:tentative="1">
      <w:start w:val="1"/>
      <w:numFmt w:val="bullet"/>
      <w:lvlText w:val="o"/>
      <w:lvlJc w:val="left"/>
      <w:pPr>
        <w:ind w:left="3808" w:hanging="360"/>
      </w:pPr>
      <w:rPr>
        <w:rFonts w:ascii="Courier New" w:hAnsi="Courier New" w:cs="Courier New" w:hint="default"/>
      </w:rPr>
    </w:lvl>
    <w:lvl w:ilvl="5" w:tplc="08090005" w:tentative="1">
      <w:start w:val="1"/>
      <w:numFmt w:val="bullet"/>
      <w:lvlText w:val=""/>
      <w:lvlJc w:val="left"/>
      <w:pPr>
        <w:ind w:left="4528" w:hanging="360"/>
      </w:pPr>
      <w:rPr>
        <w:rFonts w:ascii="Wingdings" w:hAnsi="Wingdings" w:hint="default"/>
      </w:rPr>
    </w:lvl>
    <w:lvl w:ilvl="6" w:tplc="08090001" w:tentative="1">
      <w:start w:val="1"/>
      <w:numFmt w:val="bullet"/>
      <w:lvlText w:val=""/>
      <w:lvlJc w:val="left"/>
      <w:pPr>
        <w:ind w:left="5248" w:hanging="360"/>
      </w:pPr>
      <w:rPr>
        <w:rFonts w:ascii="Symbol" w:hAnsi="Symbol" w:hint="default"/>
      </w:rPr>
    </w:lvl>
    <w:lvl w:ilvl="7" w:tplc="08090003" w:tentative="1">
      <w:start w:val="1"/>
      <w:numFmt w:val="bullet"/>
      <w:lvlText w:val="o"/>
      <w:lvlJc w:val="left"/>
      <w:pPr>
        <w:ind w:left="5968" w:hanging="360"/>
      </w:pPr>
      <w:rPr>
        <w:rFonts w:ascii="Courier New" w:hAnsi="Courier New" w:cs="Courier New" w:hint="default"/>
      </w:rPr>
    </w:lvl>
    <w:lvl w:ilvl="8" w:tplc="08090005" w:tentative="1">
      <w:start w:val="1"/>
      <w:numFmt w:val="bullet"/>
      <w:lvlText w:val=""/>
      <w:lvlJc w:val="left"/>
      <w:pPr>
        <w:ind w:left="6688" w:hanging="360"/>
      </w:pPr>
      <w:rPr>
        <w:rFonts w:ascii="Wingdings" w:hAnsi="Wingdings" w:hint="default"/>
      </w:rPr>
    </w:lvl>
  </w:abstractNum>
  <w:abstractNum w:abstractNumId="49" w15:restartNumberingAfterBreak="0">
    <w:nsid w:val="61B52D1F"/>
    <w:multiLevelType w:val="hybridMultilevel"/>
    <w:tmpl w:val="52DAEA4E"/>
    <w:lvl w:ilvl="0" w:tplc="08090019">
      <w:start w:val="1"/>
      <w:numFmt w:val="lowerLetter"/>
      <w:lvlText w:val="%1."/>
      <w:lvlJc w:val="left"/>
      <w:pPr>
        <w:ind w:left="2629" w:hanging="360"/>
      </w:pPr>
      <w:rPr>
        <w:rFonts w:hint="default"/>
      </w:rPr>
    </w:lvl>
    <w:lvl w:ilvl="1" w:tplc="08090019" w:tentative="1">
      <w:start w:val="1"/>
      <w:numFmt w:val="lowerLetter"/>
      <w:lvlText w:val="%2."/>
      <w:lvlJc w:val="left"/>
      <w:pPr>
        <w:ind w:left="3349" w:hanging="360"/>
      </w:pPr>
    </w:lvl>
    <w:lvl w:ilvl="2" w:tplc="0809001B" w:tentative="1">
      <w:start w:val="1"/>
      <w:numFmt w:val="lowerRoman"/>
      <w:lvlText w:val="%3."/>
      <w:lvlJc w:val="right"/>
      <w:pPr>
        <w:ind w:left="4069" w:hanging="180"/>
      </w:pPr>
    </w:lvl>
    <w:lvl w:ilvl="3" w:tplc="0809000F" w:tentative="1">
      <w:start w:val="1"/>
      <w:numFmt w:val="decimal"/>
      <w:lvlText w:val="%4."/>
      <w:lvlJc w:val="left"/>
      <w:pPr>
        <w:ind w:left="4789" w:hanging="360"/>
      </w:pPr>
    </w:lvl>
    <w:lvl w:ilvl="4" w:tplc="08090019" w:tentative="1">
      <w:start w:val="1"/>
      <w:numFmt w:val="lowerLetter"/>
      <w:lvlText w:val="%5."/>
      <w:lvlJc w:val="left"/>
      <w:pPr>
        <w:ind w:left="5509" w:hanging="360"/>
      </w:pPr>
    </w:lvl>
    <w:lvl w:ilvl="5" w:tplc="0809001B" w:tentative="1">
      <w:start w:val="1"/>
      <w:numFmt w:val="lowerRoman"/>
      <w:lvlText w:val="%6."/>
      <w:lvlJc w:val="right"/>
      <w:pPr>
        <w:ind w:left="6229" w:hanging="180"/>
      </w:pPr>
    </w:lvl>
    <w:lvl w:ilvl="6" w:tplc="0809000F" w:tentative="1">
      <w:start w:val="1"/>
      <w:numFmt w:val="decimal"/>
      <w:lvlText w:val="%7."/>
      <w:lvlJc w:val="left"/>
      <w:pPr>
        <w:ind w:left="6949" w:hanging="360"/>
      </w:pPr>
    </w:lvl>
    <w:lvl w:ilvl="7" w:tplc="08090019" w:tentative="1">
      <w:start w:val="1"/>
      <w:numFmt w:val="lowerLetter"/>
      <w:lvlText w:val="%8."/>
      <w:lvlJc w:val="left"/>
      <w:pPr>
        <w:ind w:left="7669" w:hanging="360"/>
      </w:pPr>
    </w:lvl>
    <w:lvl w:ilvl="8" w:tplc="0809001B" w:tentative="1">
      <w:start w:val="1"/>
      <w:numFmt w:val="lowerRoman"/>
      <w:lvlText w:val="%9."/>
      <w:lvlJc w:val="right"/>
      <w:pPr>
        <w:ind w:left="8389" w:hanging="180"/>
      </w:pPr>
    </w:lvl>
  </w:abstractNum>
  <w:abstractNum w:abstractNumId="50" w15:restartNumberingAfterBreak="0">
    <w:nsid w:val="6287126F"/>
    <w:multiLevelType w:val="hybridMultilevel"/>
    <w:tmpl w:val="DBDC0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3340062"/>
    <w:multiLevelType w:val="multilevel"/>
    <w:tmpl w:val="6114904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2" w15:restartNumberingAfterBreak="0">
    <w:nsid w:val="65FB0DC4"/>
    <w:multiLevelType w:val="hybridMultilevel"/>
    <w:tmpl w:val="7792AFCA"/>
    <w:lvl w:ilvl="0" w:tplc="07C8CD44">
      <w:start w:val="1"/>
      <w:numFmt w:val="bullet"/>
      <w:lvlText w:val=""/>
      <w:lvlJc w:val="left"/>
      <w:pPr>
        <w:ind w:left="1440" w:hanging="360"/>
      </w:pPr>
      <w:rPr>
        <w:rFonts w:ascii="Symbol" w:hAnsi="Symbol" w:hint="default"/>
      </w:rPr>
    </w:lvl>
    <w:lvl w:ilvl="1" w:tplc="3B8232B6" w:tentative="1">
      <w:start w:val="1"/>
      <w:numFmt w:val="bullet"/>
      <w:lvlText w:val="o"/>
      <w:lvlJc w:val="left"/>
      <w:pPr>
        <w:ind w:left="2160" w:hanging="360"/>
      </w:pPr>
      <w:rPr>
        <w:rFonts w:ascii="Courier New" w:hAnsi="Courier New" w:cs="Courier New" w:hint="default"/>
      </w:rPr>
    </w:lvl>
    <w:lvl w:ilvl="2" w:tplc="D3923704" w:tentative="1">
      <w:start w:val="1"/>
      <w:numFmt w:val="bullet"/>
      <w:lvlText w:val=""/>
      <w:lvlJc w:val="left"/>
      <w:pPr>
        <w:ind w:left="2880" w:hanging="360"/>
      </w:pPr>
      <w:rPr>
        <w:rFonts w:ascii="Wingdings" w:hAnsi="Wingdings" w:hint="default"/>
      </w:rPr>
    </w:lvl>
    <w:lvl w:ilvl="3" w:tplc="E69EDB84" w:tentative="1">
      <w:start w:val="1"/>
      <w:numFmt w:val="bullet"/>
      <w:lvlText w:val=""/>
      <w:lvlJc w:val="left"/>
      <w:pPr>
        <w:ind w:left="3600" w:hanging="360"/>
      </w:pPr>
      <w:rPr>
        <w:rFonts w:ascii="Symbol" w:hAnsi="Symbol" w:hint="default"/>
      </w:rPr>
    </w:lvl>
    <w:lvl w:ilvl="4" w:tplc="DFBA9EAE" w:tentative="1">
      <w:start w:val="1"/>
      <w:numFmt w:val="bullet"/>
      <w:lvlText w:val="o"/>
      <w:lvlJc w:val="left"/>
      <w:pPr>
        <w:ind w:left="4320" w:hanging="360"/>
      </w:pPr>
      <w:rPr>
        <w:rFonts w:ascii="Courier New" w:hAnsi="Courier New" w:cs="Courier New" w:hint="default"/>
      </w:rPr>
    </w:lvl>
    <w:lvl w:ilvl="5" w:tplc="181C6D9A" w:tentative="1">
      <w:start w:val="1"/>
      <w:numFmt w:val="bullet"/>
      <w:lvlText w:val=""/>
      <w:lvlJc w:val="left"/>
      <w:pPr>
        <w:ind w:left="5040" w:hanging="360"/>
      </w:pPr>
      <w:rPr>
        <w:rFonts w:ascii="Wingdings" w:hAnsi="Wingdings" w:hint="default"/>
      </w:rPr>
    </w:lvl>
    <w:lvl w:ilvl="6" w:tplc="12C6935A" w:tentative="1">
      <w:start w:val="1"/>
      <w:numFmt w:val="bullet"/>
      <w:lvlText w:val=""/>
      <w:lvlJc w:val="left"/>
      <w:pPr>
        <w:ind w:left="5760" w:hanging="360"/>
      </w:pPr>
      <w:rPr>
        <w:rFonts w:ascii="Symbol" w:hAnsi="Symbol" w:hint="default"/>
      </w:rPr>
    </w:lvl>
    <w:lvl w:ilvl="7" w:tplc="4994471C" w:tentative="1">
      <w:start w:val="1"/>
      <w:numFmt w:val="bullet"/>
      <w:lvlText w:val="o"/>
      <w:lvlJc w:val="left"/>
      <w:pPr>
        <w:ind w:left="6480" w:hanging="360"/>
      </w:pPr>
      <w:rPr>
        <w:rFonts w:ascii="Courier New" w:hAnsi="Courier New" w:cs="Courier New" w:hint="default"/>
      </w:rPr>
    </w:lvl>
    <w:lvl w:ilvl="8" w:tplc="843C99D2" w:tentative="1">
      <w:start w:val="1"/>
      <w:numFmt w:val="bullet"/>
      <w:lvlText w:val=""/>
      <w:lvlJc w:val="left"/>
      <w:pPr>
        <w:ind w:left="7200" w:hanging="360"/>
      </w:pPr>
      <w:rPr>
        <w:rFonts w:ascii="Wingdings" w:hAnsi="Wingdings" w:hint="default"/>
      </w:rPr>
    </w:lvl>
  </w:abstractNum>
  <w:abstractNum w:abstractNumId="53" w15:restartNumberingAfterBreak="0">
    <w:nsid w:val="66F1042B"/>
    <w:multiLevelType w:val="hybridMultilevel"/>
    <w:tmpl w:val="516C1E30"/>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4" w15:restartNumberingAfterBreak="0">
    <w:nsid w:val="6BE21492"/>
    <w:multiLevelType w:val="hybridMultilevel"/>
    <w:tmpl w:val="90B4C450"/>
    <w:lvl w:ilvl="0" w:tplc="080A0001">
      <w:start w:val="1"/>
      <w:numFmt w:val="bullet"/>
      <w:lvlText w:val=""/>
      <w:lvlJc w:val="left"/>
      <w:pPr>
        <w:ind w:left="928" w:hanging="360"/>
      </w:pPr>
      <w:rPr>
        <w:rFonts w:ascii="Symbol" w:hAnsi="Symbol" w:hint="default"/>
      </w:rPr>
    </w:lvl>
    <w:lvl w:ilvl="1" w:tplc="080A000F" w:tentative="1">
      <w:start w:val="1"/>
      <w:numFmt w:val="bullet"/>
      <w:lvlText w:val="o"/>
      <w:lvlJc w:val="left"/>
      <w:pPr>
        <w:ind w:left="1648" w:hanging="360"/>
      </w:pPr>
      <w:rPr>
        <w:rFonts w:ascii="Courier New" w:hAnsi="Courier New" w:cs="Courier New" w:hint="default"/>
      </w:rPr>
    </w:lvl>
    <w:lvl w:ilvl="2" w:tplc="080A0005" w:tentative="1">
      <w:start w:val="1"/>
      <w:numFmt w:val="bullet"/>
      <w:lvlText w:val=""/>
      <w:lvlJc w:val="left"/>
      <w:pPr>
        <w:ind w:left="2368" w:hanging="360"/>
      </w:pPr>
      <w:rPr>
        <w:rFonts w:ascii="Wingdings" w:hAnsi="Wingdings" w:hint="default"/>
      </w:rPr>
    </w:lvl>
    <w:lvl w:ilvl="3" w:tplc="080A0001" w:tentative="1">
      <w:start w:val="1"/>
      <w:numFmt w:val="bullet"/>
      <w:lvlText w:val=""/>
      <w:lvlJc w:val="left"/>
      <w:pPr>
        <w:ind w:left="3088" w:hanging="360"/>
      </w:pPr>
      <w:rPr>
        <w:rFonts w:ascii="Symbol" w:hAnsi="Symbol" w:hint="default"/>
      </w:rPr>
    </w:lvl>
    <w:lvl w:ilvl="4" w:tplc="080A0003" w:tentative="1">
      <w:start w:val="1"/>
      <w:numFmt w:val="bullet"/>
      <w:lvlText w:val="o"/>
      <w:lvlJc w:val="left"/>
      <w:pPr>
        <w:ind w:left="3808" w:hanging="360"/>
      </w:pPr>
      <w:rPr>
        <w:rFonts w:ascii="Courier New" w:hAnsi="Courier New" w:cs="Courier New" w:hint="default"/>
      </w:rPr>
    </w:lvl>
    <w:lvl w:ilvl="5" w:tplc="080A0005" w:tentative="1">
      <w:start w:val="1"/>
      <w:numFmt w:val="bullet"/>
      <w:lvlText w:val=""/>
      <w:lvlJc w:val="left"/>
      <w:pPr>
        <w:ind w:left="4528" w:hanging="360"/>
      </w:pPr>
      <w:rPr>
        <w:rFonts w:ascii="Wingdings" w:hAnsi="Wingdings" w:hint="default"/>
      </w:rPr>
    </w:lvl>
    <w:lvl w:ilvl="6" w:tplc="080A0001" w:tentative="1">
      <w:start w:val="1"/>
      <w:numFmt w:val="bullet"/>
      <w:lvlText w:val=""/>
      <w:lvlJc w:val="left"/>
      <w:pPr>
        <w:ind w:left="5248" w:hanging="360"/>
      </w:pPr>
      <w:rPr>
        <w:rFonts w:ascii="Symbol" w:hAnsi="Symbol" w:hint="default"/>
      </w:rPr>
    </w:lvl>
    <w:lvl w:ilvl="7" w:tplc="080A0003" w:tentative="1">
      <w:start w:val="1"/>
      <w:numFmt w:val="bullet"/>
      <w:lvlText w:val="o"/>
      <w:lvlJc w:val="left"/>
      <w:pPr>
        <w:ind w:left="5968" w:hanging="360"/>
      </w:pPr>
      <w:rPr>
        <w:rFonts w:ascii="Courier New" w:hAnsi="Courier New" w:cs="Courier New" w:hint="default"/>
      </w:rPr>
    </w:lvl>
    <w:lvl w:ilvl="8" w:tplc="080A0005" w:tentative="1">
      <w:start w:val="1"/>
      <w:numFmt w:val="bullet"/>
      <w:lvlText w:val=""/>
      <w:lvlJc w:val="left"/>
      <w:pPr>
        <w:ind w:left="6688" w:hanging="360"/>
      </w:pPr>
      <w:rPr>
        <w:rFonts w:ascii="Wingdings" w:hAnsi="Wingdings" w:hint="default"/>
      </w:rPr>
    </w:lvl>
  </w:abstractNum>
  <w:abstractNum w:abstractNumId="55" w15:restartNumberingAfterBreak="0">
    <w:nsid w:val="72D23970"/>
    <w:multiLevelType w:val="hybridMultilevel"/>
    <w:tmpl w:val="81CE3E26"/>
    <w:lvl w:ilvl="0" w:tplc="04090001">
      <w:start w:val="1"/>
      <w:numFmt w:val="lowerLetter"/>
      <w:lvlText w:val="%1)"/>
      <w:lvlJc w:val="left"/>
      <w:pPr>
        <w:ind w:left="144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6" w15:restartNumberingAfterBreak="0">
    <w:nsid w:val="75D37D63"/>
    <w:multiLevelType w:val="hybridMultilevel"/>
    <w:tmpl w:val="9A44A83E"/>
    <w:lvl w:ilvl="0" w:tplc="E44E2FE6">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7" w15:restartNumberingAfterBreak="0">
    <w:nsid w:val="785477CC"/>
    <w:multiLevelType w:val="hybridMultilevel"/>
    <w:tmpl w:val="44C83FBC"/>
    <w:lvl w:ilvl="0" w:tplc="080A0001">
      <w:start w:val="1"/>
      <w:numFmt w:val="bullet"/>
      <w:pStyle w:val="Number3"/>
      <w:lvlText w:val="o"/>
      <w:lvlJc w:val="left"/>
      <w:pPr>
        <w:tabs>
          <w:tab w:val="num" w:pos="720"/>
        </w:tabs>
        <w:ind w:left="720" w:hanging="360"/>
      </w:pPr>
      <w:rPr>
        <w:rFonts w:ascii="Courier New" w:hAnsi="Courier New" w:cs="Arial" w:hint="default"/>
      </w:rPr>
    </w:lvl>
    <w:lvl w:ilvl="1" w:tplc="080A0003">
      <w:start w:val="1"/>
      <w:numFmt w:val="bullet"/>
      <w:lvlText w:val="o"/>
      <w:lvlJc w:val="left"/>
      <w:pPr>
        <w:tabs>
          <w:tab w:val="num" w:pos="1440"/>
        </w:tabs>
        <w:ind w:left="1440" w:hanging="360"/>
      </w:pPr>
      <w:rPr>
        <w:rFonts w:ascii="Courier New" w:hAnsi="Courier New" w:cs="Arial" w:hint="default"/>
      </w:rPr>
    </w:lvl>
    <w:lvl w:ilvl="2" w:tplc="080A0005">
      <w:start w:val="1"/>
      <w:numFmt w:val="bullet"/>
      <w:lvlText w:val=""/>
      <w:lvlJc w:val="left"/>
      <w:pPr>
        <w:tabs>
          <w:tab w:val="num" w:pos="2160"/>
        </w:tabs>
        <w:ind w:left="2160" w:hanging="360"/>
      </w:pPr>
      <w:rPr>
        <w:rFonts w:ascii="Wingdings" w:hAnsi="Wingdings" w:hint="default"/>
      </w:rPr>
    </w:lvl>
    <w:lvl w:ilvl="3" w:tplc="080A0001" w:tentative="1">
      <w:start w:val="1"/>
      <w:numFmt w:val="bullet"/>
      <w:lvlText w:val=""/>
      <w:lvlJc w:val="left"/>
      <w:pPr>
        <w:tabs>
          <w:tab w:val="num" w:pos="2880"/>
        </w:tabs>
        <w:ind w:left="2880" w:hanging="360"/>
      </w:pPr>
      <w:rPr>
        <w:rFonts w:ascii="Symbol" w:hAnsi="Symbol" w:hint="default"/>
      </w:rPr>
    </w:lvl>
    <w:lvl w:ilvl="4" w:tplc="080A0003" w:tentative="1">
      <w:start w:val="1"/>
      <w:numFmt w:val="bullet"/>
      <w:lvlText w:val="o"/>
      <w:lvlJc w:val="left"/>
      <w:pPr>
        <w:tabs>
          <w:tab w:val="num" w:pos="3600"/>
        </w:tabs>
        <w:ind w:left="3600" w:hanging="360"/>
      </w:pPr>
      <w:rPr>
        <w:rFonts w:ascii="Courier New" w:hAnsi="Courier New" w:cs="Arial" w:hint="default"/>
      </w:rPr>
    </w:lvl>
    <w:lvl w:ilvl="5" w:tplc="080A0005" w:tentative="1">
      <w:start w:val="1"/>
      <w:numFmt w:val="bullet"/>
      <w:lvlText w:val=""/>
      <w:lvlJc w:val="left"/>
      <w:pPr>
        <w:tabs>
          <w:tab w:val="num" w:pos="4320"/>
        </w:tabs>
        <w:ind w:left="4320" w:hanging="360"/>
      </w:pPr>
      <w:rPr>
        <w:rFonts w:ascii="Wingdings" w:hAnsi="Wingdings" w:hint="default"/>
      </w:rPr>
    </w:lvl>
    <w:lvl w:ilvl="6" w:tplc="080A0001" w:tentative="1">
      <w:start w:val="1"/>
      <w:numFmt w:val="bullet"/>
      <w:lvlText w:val=""/>
      <w:lvlJc w:val="left"/>
      <w:pPr>
        <w:tabs>
          <w:tab w:val="num" w:pos="5040"/>
        </w:tabs>
        <w:ind w:left="5040" w:hanging="360"/>
      </w:pPr>
      <w:rPr>
        <w:rFonts w:ascii="Symbol" w:hAnsi="Symbol" w:hint="default"/>
      </w:rPr>
    </w:lvl>
    <w:lvl w:ilvl="7" w:tplc="080A0003" w:tentative="1">
      <w:start w:val="1"/>
      <w:numFmt w:val="bullet"/>
      <w:lvlText w:val="o"/>
      <w:lvlJc w:val="left"/>
      <w:pPr>
        <w:tabs>
          <w:tab w:val="num" w:pos="5760"/>
        </w:tabs>
        <w:ind w:left="5760" w:hanging="360"/>
      </w:pPr>
      <w:rPr>
        <w:rFonts w:ascii="Courier New" w:hAnsi="Courier New" w:cs="Arial" w:hint="default"/>
      </w:rPr>
    </w:lvl>
    <w:lvl w:ilvl="8" w:tplc="080A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90742F5"/>
    <w:multiLevelType w:val="hybridMultilevel"/>
    <w:tmpl w:val="CF10554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7A417024"/>
    <w:multiLevelType w:val="hybridMultilevel"/>
    <w:tmpl w:val="B1662D30"/>
    <w:lvl w:ilvl="0" w:tplc="04100001">
      <w:start w:val="1"/>
      <w:numFmt w:val="bullet"/>
      <w:lvlText w:val=""/>
      <w:lvlJc w:val="left"/>
      <w:pPr>
        <w:tabs>
          <w:tab w:val="num" w:pos="1800"/>
        </w:tabs>
        <w:ind w:left="1440" w:firstLine="0"/>
      </w:pPr>
      <w:rPr>
        <w:rFonts w:ascii="Wingdings 2" w:hAnsi="Wingdings 2" w:hint="default"/>
      </w:rPr>
    </w:lvl>
    <w:lvl w:ilvl="1" w:tplc="04100003">
      <w:start w:val="1"/>
      <w:numFmt w:val="decimal"/>
      <w:lvlText w:val="%2."/>
      <w:lvlJc w:val="left"/>
      <w:pPr>
        <w:tabs>
          <w:tab w:val="num" w:pos="1440"/>
        </w:tabs>
        <w:ind w:left="1440" w:hanging="360"/>
      </w:p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BA00C61"/>
    <w:multiLevelType w:val="hybridMultilevel"/>
    <w:tmpl w:val="3278720A"/>
    <w:lvl w:ilvl="0" w:tplc="E4505958">
      <w:start w:val="2"/>
      <w:numFmt w:val="lowerLetter"/>
      <w:lvlText w:val="%1)"/>
      <w:lvlJc w:val="left"/>
      <w:pPr>
        <w:ind w:left="1440" w:hanging="360"/>
      </w:pPr>
      <w:rPr>
        <w:rFonts w:hint="default"/>
      </w:rPr>
    </w:lvl>
    <w:lvl w:ilvl="1" w:tplc="08090019">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D8D525F"/>
    <w:multiLevelType w:val="hybridMultilevel"/>
    <w:tmpl w:val="305A3FC2"/>
    <w:lvl w:ilvl="0" w:tplc="6D7CBE08">
      <w:start w:val="1"/>
      <w:numFmt w:val="bullet"/>
      <w:pStyle w:val="bulleted"/>
      <w:lvlText w:val=""/>
      <w:lvlJc w:val="left"/>
      <w:pPr>
        <w:ind w:left="504" w:hanging="360"/>
      </w:pPr>
      <w:rPr>
        <w:rFonts w:ascii="Symbol" w:hAnsi="Symbol" w:hint="default"/>
      </w:rPr>
    </w:lvl>
    <w:lvl w:ilvl="1" w:tplc="4C469D56">
      <w:start w:val="1"/>
      <w:numFmt w:val="bullet"/>
      <w:lvlText w:val="o"/>
      <w:lvlJc w:val="left"/>
      <w:pPr>
        <w:ind w:left="1440" w:hanging="432"/>
      </w:pPr>
      <w:rPr>
        <w:rFonts w:ascii="Courier New" w:hAnsi="Courier New" w:hint="default"/>
      </w:rPr>
    </w:lvl>
    <w:lvl w:ilvl="2" w:tplc="0409001B">
      <w:start w:val="1"/>
      <w:numFmt w:val="bullet"/>
      <w:lvlText w:val=""/>
      <w:lvlJc w:val="left"/>
      <w:pPr>
        <w:ind w:left="5747" w:hanging="360"/>
      </w:pPr>
      <w:rPr>
        <w:rFonts w:ascii="Wingdings" w:hAnsi="Wingdings" w:hint="default"/>
      </w:rPr>
    </w:lvl>
    <w:lvl w:ilvl="3" w:tplc="0409000F">
      <w:start w:val="1"/>
      <w:numFmt w:val="bullet"/>
      <w:lvlText w:val=""/>
      <w:lvlJc w:val="left"/>
      <w:pPr>
        <w:ind w:left="6467" w:hanging="360"/>
      </w:pPr>
      <w:rPr>
        <w:rFonts w:ascii="Symbol" w:hAnsi="Symbol" w:hint="default"/>
      </w:rPr>
    </w:lvl>
    <w:lvl w:ilvl="4" w:tplc="04090019">
      <w:start w:val="1"/>
      <w:numFmt w:val="bullet"/>
      <w:lvlText w:val="o"/>
      <w:lvlJc w:val="left"/>
      <w:pPr>
        <w:ind w:left="7187" w:hanging="360"/>
      </w:pPr>
      <w:rPr>
        <w:rFonts w:ascii="Courier New" w:hAnsi="Courier New" w:cs="Courier New" w:hint="default"/>
      </w:rPr>
    </w:lvl>
    <w:lvl w:ilvl="5" w:tplc="0409001B" w:tentative="1">
      <w:start w:val="1"/>
      <w:numFmt w:val="bullet"/>
      <w:lvlText w:val=""/>
      <w:lvlJc w:val="left"/>
      <w:pPr>
        <w:ind w:left="7907" w:hanging="360"/>
      </w:pPr>
      <w:rPr>
        <w:rFonts w:ascii="Wingdings" w:hAnsi="Wingdings" w:hint="default"/>
      </w:rPr>
    </w:lvl>
    <w:lvl w:ilvl="6" w:tplc="0409000F" w:tentative="1">
      <w:start w:val="1"/>
      <w:numFmt w:val="bullet"/>
      <w:lvlText w:val=""/>
      <w:lvlJc w:val="left"/>
      <w:pPr>
        <w:ind w:left="8627" w:hanging="360"/>
      </w:pPr>
      <w:rPr>
        <w:rFonts w:ascii="Symbol" w:hAnsi="Symbol" w:hint="default"/>
      </w:rPr>
    </w:lvl>
    <w:lvl w:ilvl="7" w:tplc="04090019" w:tentative="1">
      <w:start w:val="1"/>
      <w:numFmt w:val="bullet"/>
      <w:lvlText w:val="o"/>
      <w:lvlJc w:val="left"/>
      <w:pPr>
        <w:ind w:left="9347" w:hanging="360"/>
      </w:pPr>
      <w:rPr>
        <w:rFonts w:ascii="Courier New" w:hAnsi="Courier New" w:cs="Courier New" w:hint="default"/>
      </w:rPr>
    </w:lvl>
    <w:lvl w:ilvl="8" w:tplc="0409001B" w:tentative="1">
      <w:start w:val="1"/>
      <w:numFmt w:val="bullet"/>
      <w:lvlText w:val=""/>
      <w:lvlJc w:val="left"/>
      <w:pPr>
        <w:ind w:left="10067" w:hanging="360"/>
      </w:pPr>
      <w:rPr>
        <w:rFonts w:ascii="Wingdings" w:hAnsi="Wingdings" w:hint="default"/>
      </w:rPr>
    </w:lvl>
  </w:abstractNum>
  <w:abstractNum w:abstractNumId="62" w15:restartNumberingAfterBreak="0">
    <w:nsid w:val="7D9469A8"/>
    <w:multiLevelType w:val="multilevel"/>
    <w:tmpl w:val="4BC08CA2"/>
    <w:numStyleLink w:val="multilevel-bullets"/>
  </w:abstractNum>
  <w:abstractNum w:abstractNumId="63" w15:restartNumberingAfterBreak="0">
    <w:nsid w:val="7DBC5F56"/>
    <w:multiLevelType w:val="hybridMultilevel"/>
    <w:tmpl w:val="8B1E946A"/>
    <w:lvl w:ilvl="0" w:tplc="CBA62B92">
      <w:start w:val="1"/>
      <w:numFmt w:val="bullet"/>
      <w:lvlText w:val=""/>
      <w:lvlJc w:val="left"/>
      <w:pPr>
        <w:ind w:left="720" w:hanging="360"/>
      </w:pPr>
      <w:rPr>
        <w:rFonts w:ascii="Symbol" w:hAnsi="Symbol" w:hint="default"/>
      </w:rPr>
    </w:lvl>
    <w:lvl w:ilvl="1" w:tplc="02D63292">
      <w:start w:val="1"/>
      <w:numFmt w:val="bullet"/>
      <w:lvlText w:val="o"/>
      <w:lvlJc w:val="left"/>
      <w:pPr>
        <w:ind w:left="1440" w:hanging="360"/>
      </w:pPr>
      <w:rPr>
        <w:rFonts w:ascii="Courier New" w:hAnsi="Courier New" w:cs="Courier New" w:hint="default"/>
      </w:rPr>
    </w:lvl>
    <w:lvl w:ilvl="2" w:tplc="7E2E170C">
      <w:start w:val="1"/>
      <w:numFmt w:val="bullet"/>
      <w:lvlText w:val=""/>
      <w:lvlJc w:val="left"/>
      <w:pPr>
        <w:ind w:left="2160" w:hanging="360"/>
      </w:pPr>
      <w:rPr>
        <w:rFonts w:ascii="Wingdings" w:hAnsi="Wingdings" w:hint="default"/>
      </w:rPr>
    </w:lvl>
    <w:lvl w:ilvl="3" w:tplc="792E44EE" w:tentative="1">
      <w:start w:val="1"/>
      <w:numFmt w:val="bullet"/>
      <w:lvlText w:val=""/>
      <w:lvlJc w:val="left"/>
      <w:pPr>
        <w:ind w:left="2880" w:hanging="360"/>
      </w:pPr>
      <w:rPr>
        <w:rFonts w:ascii="Symbol" w:hAnsi="Symbol" w:hint="default"/>
      </w:rPr>
    </w:lvl>
    <w:lvl w:ilvl="4" w:tplc="DE52922A" w:tentative="1">
      <w:start w:val="1"/>
      <w:numFmt w:val="bullet"/>
      <w:lvlText w:val="o"/>
      <w:lvlJc w:val="left"/>
      <w:pPr>
        <w:ind w:left="3600" w:hanging="360"/>
      </w:pPr>
      <w:rPr>
        <w:rFonts w:ascii="Courier New" w:hAnsi="Courier New" w:cs="Courier New" w:hint="default"/>
      </w:rPr>
    </w:lvl>
    <w:lvl w:ilvl="5" w:tplc="E5E88BD2" w:tentative="1">
      <w:start w:val="1"/>
      <w:numFmt w:val="bullet"/>
      <w:lvlText w:val=""/>
      <w:lvlJc w:val="left"/>
      <w:pPr>
        <w:ind w:left="4320" w:hanging="360"/>
      </w:pPr>
      <w:rPr>
        <w:rFonts w:ascii="Wingdings" w:hAnsi="Wingdings" w:hint="default"/>
      </w:rPr>
    </w:lvl>
    <w:lvl w:ilvl="6" w:tplc="73061BAE" w:tentative="1">
      <w:start w:val="1"/>
      <w:numFmt w:val="bullet"/>
      <w:lvlText w:val=""/>
      <w:lvlJc w:val="left"/>
      <w:pPr>
        <w:ind w:left="5040" w:hanging="360"/>
      </w:pPr>
      <w:rPr>
        <w:rFonts w:ascii="Symbol" w:hAnsi="Symbol" w:hint="default"/>
      </w:rPr>
    </w:lvl>
    <w:lvl w:ilvl="7" w:tplc="68B2F520" w:tentative="1">
      <w:start w:val="1"/>
      <w:numFmt w:val="bullet"/>
      <w:lvlText w:val="o"/>
      <w:lvlJc w:val="left"/>
      <w:pPr>
        <w:ind w:left="5760" w:hanging="360"/>
      </w:pPr>
      <w:rPr>
        <w:rFonts w:ascii="Courier New" w:hAnsi="Courier New" w:cs="Courier New" w:hint="default"/>
      </w:rPr>
    </w:lvl>
    <w:lvl w:ilvl="8" w:tplc="6FFC99DE" w:tentative="1">
      <w:start w:val="1"/>
      <w:numFmt w:val="bullet"/>
      <w:lvlText w:val=""/>
      <w:lvlJc w:val="left"/>
      <w:pPr>
        <w:ind w:left="6480" w:hanging="360"/>
      </w:pPr>
      <w:rPr>
        <w:rFonts w:ascii="Wingdings" w:hAnsi="Wingdings" w:hint="default"/>
      </w:rPr>
    </w:lvl>
  </w:abstractNum>
  <w:abstractNum w:abstractNumId="64" w15:restartNumberingAfterBreak="0">
    <w:nsid w:val="7F792A06"/>
    <w:multiLevelType w:val="hybridMultilevel"/>
    <w:tmpl w:val="2F5C42F2"/>
    <w:lvl w:ilvl="0" w:tplc="04100001">
      <w:start w:val="1"/>
      <w:numFmt w:val="decimal"/>
      <w:pStyle w:val="number-left"/>
      <w:lvlText w:val="%1."/>
      <w:lvlJc w:val="left"/>
      <w:pPr>
        <w:tabs>
          <w:tab w:val="num" w:pos="0"/>
        </w:tabs>
        <w:ind w:left="0" w:firstLine="0"/>
      </w:pPr>
      <w:rPr>
        <w:rFonts w:hint="default"/>
      </w:rPr>
    </w:lvl>
    <w:lvl w:ilvl="1" w:tplc="04100003" w:tentative="1">
      <w:start w:val="1"/>
      <w:numFmt w:val="lowerLetter"/>
      <w:lvlText w:val="%2."/>
      <w:lvlJc w:val="left"/>
      <w:pPr>
        <w:tabs>
          <w:tab w:val="num" w:pos="1440"/>
        </w:tabs>
        <w:ind w:left="1440" w:hanging="360"/>
      </w:pPr>
    </w:lvl>
    <w:lvl w:ilvl="2" w:tplc="04100005" w:tentative="1">
      <w:start w:val="1"/>
      <w:numFmt w:val="lowerRoman"/>
      <w:lvlText w:val="%3."/>
      <w:lvlJc w:val="right"/>
      <w:pPr>
        <w:tabs>
          <w:tab w:val="num" w:pos="2160"/>
        </w:tabs>
        <w:ind w:left="2160" w:hanging="180"/>
      </w:pPr>
    </w:lvl>
    <w:lvl w:ilvl="3" w:tplc="04100001" w:tentative="1">
      <w:start w:val="1"/>
      <w:numFmt w:val="decimal"/>
      <w:lvlText w:val="%4."/>
      <w:lvlJc w:val="left"/>
      <w:pPr>
        <w:tabs>
          <w:tab w:val="num" w:pos="2880"/>
        </w:tabs>
        <w:ind w:left="2880" w:hanging="360"/>
      </w:pPr>
    </w:lvl>
    <w:lvl w:ilvl="4" w:tplc="04100003" w:tentative="1">
      <w:start w:val="1"/>
      <w:numFmt w:val="lowerLetter"/>
      <w:lvlText w:val="%5."/>
      <w:lvlJc w:val="left"/>
      <w:pPr>
        <w:tabs>
          <w:tab w:val="num" w:pos="3600"/>
        </w:tabs>
        <w:ind w:left="3600" w:hanging="360"/>
      </w:pPr>
    </w:lvl>
    <w:lvl w:ilvl="5" w:tplc="04100005" w:tentative="1">
      <w:start w:val="1"/>
      <w:numFmt w:val="lowerRoman"/>
      <w:lvlText w:val="%6."/>
      <w:lvlJc w:val="right"/>
      <w:pPr>
        <w:tabs>
          <w:tab w:val="num" w:pos="4320"/>
        </w:tabs>
        <w:ind w:left="4320" w:hanging="180"/>
      </w:pPr>
    </w:lvl>
    <w:lvl w:ilvl="6" w:tplc="04100001" w:tentative="1">
      <w:start w:val="1"/>
      <w:numFmt w:val="decimal"/>
      <w:lvlText w:val="%7."/>
      <w:lvlJc w:val="left"/>
      <w:pPr>
        <w:tabs>
          <w:tab w:val="num" w:pos="5040"/>
        </w:tabs>
        <w:ind w:left="5040" w:hanging="360"/>
      </w:pPr>
    </w:lvl>
    <w:lvl w:ilvl="7" w:tplc="04100003" w:tentative="1">
      <w:start w:val="1"/>
      <w:numFmt w:val="lowerLetter"/>
      <w:lvlText w:val="%8."/>
      <w:lvlJc w:val="left"/>
      <w:pPr>
        <w:tabs>
          <w:tab w:val="num" w:pos="5760"/>
        </w:tabs>
        <w:ind w:left="5760" w:hanging="360"/>
      </w:pPr>
    </w:lvl>
    <w:lvl w:ilvl="8" w:tplc="04100005" w:tentative="1">
      <w:start w:val="1"/>
      <w:numFmt w:val="lowerRoman"/>
      <w:lvlText w:val="%9."/>
      <w:lvlJc w:val="right"/>
      <w:pPr>
        <w:tabs>
          <w:tab w:val="num" w:pos="6480"/>
        </w:tabs>
        <w:ind w:left="6480" w:hanging="180"/>
      </w:pPr>
    </w:lvl>
  </w:abstractNum>
  <w:num w:numId="1" w16cid:durableId="1517961727">
    <w:abstractNumId w:val="59"/>
  </w:num>
  <w:num w:numId="2" w16cid:durableId="726152362">
    <w:abstractNumId w:val="32"/>
  </w:num>
  <w:num w:numId="3" w16cid:durableId="436290382">
    <w:abstractNumId w:val="29"/>
  </w:num>
  <w:num w:numId="4" w16cid:durableId="1701974628">
    <w:abstractNumId w:val="36"/>
  </w:num>
  <w:num w:numId="5" w16cid:durableId="2044481765">
    <w:abstractNumId w:val="39"/>
  </w:num>
  <w:num w:numId="6" w16cid:durableId="331762531">
    <w:abstractNumId w:val="57"/>
  </w:num>
  <w:num w:numId="7" w16cid:durableId="1099837615">
    <w:abstractNumId w:val="23"/>
  </w:num>
  <w:num w:numId="8" w16cid:durableId="1386223308">
    <w:abstractNumId w:val="64"/>
  </w:num>
  <w:num w:numId="9" w16cid:durableId="552890523">
    <w:abstractNumId w:val="27"/>
  </w:num>
  <w:num w:numId="10" w16cid:durableId="1295713964">
    <w:abstractNumId w:val="13"/>
  </w:num>
  <w:num w:numId="11" w16cid:durableId="332802110">
    <w:abstractNumId w:val="44"/>
  </w:num>
  <w:num w:numId="12" w16cid:durableId="781337378">
    <w:abstractNumId w:val="46"/>
  </w:num>
  <w:num w:numId="13" w16cid:durableId="1144546564">
    <w:abstractNumId w:val="47"/>
  </w:num>
  <w:num w:numId="14" w16cid:durableId="1010763397">
    <w:abstractNumId w:val="12"/>
  </w:num>
  <w:num w:numId="15" w16cid:durableId="1816332742">
    <w:abstractNumId w:val="6"/>
  </w:num>
  <w:num w:numId="16" w16cid:durableId="616375387">
    <w:abstractNumId w:val="33"/>
  </w:num>
  <w:num w:numId="17" w16cid:durableId="1535269548">
    <w:abstractNumId w:val="21"/>
  </w:num>
  <w:num w:numId="18" w16cid:durableId="1438212480">
    <w:abstractNumId w:val="0"/>
  </w:num>
  <w:num w:numId="19" w16cid:durableId="498347520">
    <w:abstractNumId w:val="35"/>
  </w:num>
  <w:num w:numId="20" w16cid:durableId="1040203785">
    <w:abstractNumId w:val="60"/>
  </w:num>
  <w:num w:numId="21" w16cid:durableId="274943732">
    <w:abstractNumId w:val="42"/>
  </w:num>
  <w:num w:numId="22" w16cid:durableId="205220846">
    <w:abstractNumId w:val="55"/>
  </w:num>
  <w:num w:numId="23" w16cid:durableId="112483668">
    <w:abstractNumId w:val="11"/>
  </w:num>
  <w:num w:numId="24" w16cid:durableId="1123773328">
    <w:abstractNumId w:val="54"/>
  </w:num>
  <w:num w:numId="25" w16cid:durableId="1900431247">
    <w:abstractNumId w:val="14"/>
  </w:num>
  <w:num w:numId="26" w16cid:durableId="1116752157">
    <w:abstractNumId w:val="50"/>
  </w:num>
  <w:num w:numId="27" w16cid:durableId="169873037">
    <w:abstractNumId w:val="52"/>
  </w:num>
  <w:num w:numId="28" w16cid:durableId="1071972417">
    <w:abstractNumId w:val="24"/>
  </w:num>
  <w:num w:numId="29" w16cid:durableId="137377884">
    <w:abstractNumId w:val="31"/>
  </w:num>
  <w:num w:numId="30" w16cid:durableId="1188103412">
    <w:abstractNumId w:val="7"/>
  </w:num>
  <w:num w:numId="31" w16cid:durableId="965739605">
    <w:abstractNumId w:val="20"/>
  </w:num>
  <w:num w:numId="32" w16cid:durableId="478107830">
    <w:abstractNumId w:val="48"/>
  </w:num>
  <w:num w:numId="33" w16cid:durableId="2135173392">
    <w:abstractNumId w:val="2"/>
  </w:num>
  <w:num w:numId="34" w16cid:durableId="1952662588">
    <w:abstractNumId w:val="17"/>
  </w:num>
  <w:num w:numId="35" w16cid:durableId="1784378473">
    <w:abstractNumId w:val="63"/>
  </w:num>
  <w:num w:numId="36" w16cid:durableId="585382783">
    <w:abstractNumId w:val="53"/>
  </w:num>
  <w:num w:numId="37" w16cid:durableId="870992536">
    <w:abstractNumId w:val="37"/>
  </w:num>
  <w:num w:numId="38" w16cid:durableId="1999646386">
    <w:abstractNumId w:val="34"/>
  </w:num>
  <w:num w:numId="39" w16cid:durableId="1783108136">
    <w:abstractNumId w:val="58"/>
  </w:num>
  <w:num w:numId="40" w16cid:durableId="1971478630">
    <w:abstractNumId w:val="41"/>
  </w:num>
  <w:num w:numId="41" w16cid:durableId="463237242">
    <w:abstractNumId w:val="49"/>
  </w:num>
  <w:num w:numId="42" w16cid:durableId="1604653792">
    <w:abstractNumId w:val="61"/>
  </w:num>
  <w:num w:numId="43" w16cid:durableId="1517380580">
    <w:abstractNumId w:val="16"/>
  </w:num>
  <w:num w:numId="44" w16cid:durableId="658462860">
    <w:abstractNumId w:val="62"/>
    <w:lvlOverride w:ilvl="0">
      <w:lvl w:ilvl="0">
        <w:start w:val="1"/>
        <w:numFmt w:val="bullet"/>
        <w:lvlText w:val="•"/>
        <w:lvlJc w:val="left"/>
        <w:pPr>
          <w:ind w:left="360" w:hanging="360"/>
        </w:pPr>
        <w:rPr>
          <w:rFonts w:ascii="Wingdings" w:hAnsi="Wingdings" w:hint="default"/>
        </w:rPr>
      </w:lvl>
    </w:lvlOverride>
  </w:num>
  <w:num w:numId="45" w16cid:durableId="780298788">
    <w:abstractNumId w:val="45"/>
  </w:num>
  <w:num w:numId="46" w16cid:durableId="1678192818">
    <w:abstractNumId w:val="28"/>
    <w:lvlOverride w:ilvl="0">
      <w:startOverride w:val="1"/>
    </w:lvlOverride>
  </w:num>
  <w:num w:numId="47" w16cid:durableId="416708019">
    <w:abstractNumId w:val="28"/>
    <w:lvlOverride w:ilvl="0">
      <w:startOverride w:val="1"/>
    </w:lvlOverride>
  </w:num>
  <w:num w:numId="48" w16cid:durableId="266234531">
    <w:abstractNumId w:val="56"/>
  </w:num>
  <w:num w:numId="49" w16cid:durableId="2118720935">
    <w:abstractNumId w:val="51"/>
  </w:num>
  <w:num w:numId="50" w16cid:durableId="973759324">
    <w:abstractNumId w:val="40"/>
  </w:num>
  <w:num w:numId="51" w16cid:durableId="1662584589">
    <w:abstractNumId w:val="3"/>
  </w:num>
  <w:num w:numId="52" w16cid:durableId="1383867351">
    <w:abstractNumId w:val="25"/>
  </w:num>
  <w:num w:numId="53" w16cid:durableId="1112629993">
    <w:abstractNumId w:val="9"/>
  </w:num>
  <w:num w:numId="54" w16cid:durableId="1947225058">
    <w:abstractNumId w:val="4"/>
  </w:num>
  <w:num w:numId="55" w16cid:durableId="1111783810">
    <w:abstractNumId w:val="22"/>
  </w:num>
  <w:num w:numId="56" w16cid:durableId="330061949">
    <w:abstractNumId w:val="15"/>
  </w:num>
  <w:num w:numId="57" w16cid:durableId="958531543">
    <w:abstractNumId w:val="26"/>
  </w:num>
  <w:num w:numId="58" w16cid:durableId="201286884">
    <w:abstractNumId w:val="43"/>
  </w:num>
  <w:num w:numId="59" w16cid:durableId="1685984324">
    <w:abstractNumId w:val="40"/>
  </w:num>
  <w:num w:numId="60" w16cid:durableId="2033800931">
    <w:abstractNumId w:val="18"/>
  </w:num>
  <w:num w:numId="61" w16cid:durableId="17146940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9630756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59628285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66166042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035690576">
    <w:abstractNumId w:val="1"/>
  </w:num>
  <w:num w:numId="66" w16cid:durableId="290015169">
    <w:abstractNumId w:val="30"/>
  </w:num>
  <w:num w:numId="67" w16cid:durableId="329410260">
    <w:abstractNumId w:val="19"/>
  </w:num>
  <w:num w:numId="68" w16cid:durableId="1225988486">
    <w:abstractNumId w:val="8"/>
  </w:num>
  <w:num w:numId="69" w16cid:durableId="474954532">
    <w:abstractNumId w:val="10"/>
  </w:num>
  <w:num w:numId="70" w16cid:durableId="1639452000">
    <w:abstractNumId w:val="38"/>
  </w:num>
  <w:num w:numId="71" w16cid:durableId="1202938150">
    <w:abstractNumId w:val="5"/>
  </w:num>
  <w:num w:numId="72" w16cid:durableId="1190141507">
    <w:abstractNumId w:val="28"/>
  </w:num>
  <w:num w:numId="73" w16cid:durableId="699401333">
    <w:abstractNumId w:val="40"/>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tthew Nelson">
    <w15:presenceInfo w15:providerId="AD" w15:userId="S::matt@agent96.onmicrosoft.com::9f42d277-c0bc-4c6c-ad4d-e941149328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284"/>
  <w:drawingGridHorizontalSpacing w:val="11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C1F"/>
    <w:rsid w:val="000140BD"/>
    <w:rsid w:val="0002164C"/>
    <w:rsid w:val="00023C74"/>
    <w:rsid w:val="00023E3A"/>
    <w:rsid w:val="000371F4"/>
    <w:rsid w:val="000404E1"/>
    <w:rsid w:val="00045C97"/>
    <w:rsid w:val="000533BF"/>
    <w:rsid w:val="000551F2"/>
    <w:rsid w:val="0005724F"/>
    <w:rsid w:val="000638B4"/>
    <w:rsid w:val="000654A9"/>
    <w:rsid w:val="00071979"/>
    <w:rsid w:val="00073F4D"/>
    <w:rsid w:val="000751F9"/>
    <w:rsid w:val="00080B23"/>
    <w:rsid w:val="000915B8"/>
    <w:rsid w:val="000926B4"/>
    <w:rsid w:val="000A1303"/>
    <w:rsid w:val="000A2C9C"/>
    <w:rsid w:val="000A7BF8"/>
    <w:rsid w:val="000C050D"/>
    <w:rsid w:val="000C3D1F"/>
    <w:rsid w:val="000D55B8"/>
    <w:rsid w:val="000D581F"/>
    <w:rsid w:val="000D608B"/>
    <w:rsid w:val="00102E4B"/>
    <w:rsid w:val="001106AB"/>
    <w:rsid w:val="00111EF5"/>
    <w:rsid w:val="00114955"/>
    <w:rsid w:val="001257C2"/>
    <w:rsid w:val="001329CC"/>
    <w:rsid w:val="001333D3"/>
    <w:rsid w:val="001360CB"/>
    <w:rsid w:val="00137ADE"/>
    <w:rsid w:val="00150432"/>
    <w:rsid w:val="001514CB"/>
    <w:rsid w:val="00153CC2"/>
    <w:rsid w:val="001650A7"/>
    <w:rsid w:val="00165356"/>
    <w:rsid w:val="00165BAC"/>
    <w:rsid w:val="00170B23"/>
    <w:rsid w:val="0017191F"/>
    <w:rsid w:val="00174C03"/>
    <w:rsid w:val="00175E9D"/>
    <w:rsid w:val="001A133B"/>
    <w:rsid w:val="001A4CE3"/>
    <w:rsid w:val="001A704C"/>
    <w:rsid w:val="001B298B"/>
    <w:rsid w:val="001B2CD7"/>
    <w:rsid w:val="001B77C3"/>
    <w:rsid w:val="001B7D3A"/>
    <w:rsid w:val="001C1041"/>
    <w:rsid w:val="001C2A2D"/>
    <w:rsid w:val="001C2F75"/>
    <w:rsid w:val="001E07A2"/>
    <w:rsid w:val="001E3886"/>
    <w:rsid w:val="001E451E"/>
    <w:rsid w:val="001E57E9"/>
    <w:rsid w:val="001E59C8"/>
    <w:rsid w:val="001E5AEA"/>
    <w:rsid w:val="001F0023"/>
    <w:rsid w:val="001F42F2"/>
    <w:rsid w:val="001F4B8E"/>
    <w:rsid w:val="001F5B16"/>
    <w:rsid w:val="00202547"/>
    <w:rsid w:val="00203233"/>
    <w:rsid w:val="00205689"/>
    <w:rsid w:val="00207C37"/>
    <w:rsid w:val="0021023D"/>
    <w:rsid w:val="00214248"/>
    <w:rsid w:val="00224FBB"/>
    <w:rsid w:val="002272F4"/>
    <w:rsid w:val="00233D82"/>
    <w:rsid w:val="00235B7B"/>
    <w:rsid w:val="002448DD"/>
    <w:rsid w:val="00245B92"/>
    <w:rsid w:val="002462FA"/>
    <w:rsid w:val="00251B93"/>
    <w:rsid w:val="00254259"/>
    <w:rsid w:val="002560A6"/>
    <w:rsid w:val="002574F9"/>
    <w:rsid w:val="00257B37"/>
    <w:rsid w:val="0026137E"/>
    <w:rsid w:val="0026393D"/>
    <w:rsid w:val="002718FF"/>
    <w:rsid w:val="00271A89"/>
    <w:rsid w:val="00274510"/>
    <w:rsid w:val="00276C30"/>
    <w:rsid w:val="002806AA"/>
    <w:rsid w:val="00281D9B"/>
    <w:rsid w:val="002872BE"/>
    <w:rsid w:val="00290937"/>
    <w:rsid w:val="002927EB"/>
    <w:rsid w:val="00293375"/>
    <w:rsid w:val="002976B6"/>
    <w:rsid w:val="002A0D85"/>
    <w:rsid w:val="002A2EA3"/>
    <w:rsid w:val="002A31B1"/>
    <w:rsid w:val="002A4614"/>
    <w:rsid w:val="002A5A46"/>
    <w:rsid w:val="002B4256"/>
    <w:rsid w:val="002B657E"/>
    <w:rsid w:val="002B7C48"/>
    <w:rsid w:val="002C2600"/>
    <w:rsid w:val="002C5821"/>
    <w:rsid w:val="002D39F2"/>
    <w:rsid w:val="002D46D8"/>
    <w:rsid w:val="002D559E"/>
    <w:rsid w:val="002E1500"/>
    <w:rsid w:val="002E2493"/>
    <w:rsid w:val="002F3D30"/>
    <w:rsid w:val="002F44C0"/>
    <w:rsid w:val="002F5AFF"/>
    <w:rsid w:val="002F5C2E"/>
    <w:rsid w:val="002F634E"/>
    <w:rsid w:val="00300232"/>
    <w:rsid w:val="00307393"/>
    <w:rsid w:val="00310AFB"/>
    <w:rsid w:val="00313E55"/>
    <w:rsid w:val="003329E4"/>
    <w:rsid w:val="0033550E"/>
    <w:rsid w:val="003357B4"/>
    <w:rsid w:val="0033653F"/>
    <w:rsid w:val="003377DF"/>
    <w:rsid w:val="00347A53"/>
    <w:rsid w:val="00350520"/>
    <w:rsid w:val="003512C3"/>
    <w:rsid w:val="003516D9"/>
    <w:rsid w:val="0035383B"/>
    <w:rsid w:val="003541E6"/>
    <w:rsid w:val="003542FC"/>
    <w:rsid w:val="00356497"/>
    <w:rsid w:val="00356862"/>
    <w:rsid w:val="003604EE"/>
    <w:rsid w:val="00362E38"/>
    <w:rsid w:val="00362F3A"/>
    <w:rsid w:val="00364360"/>
    <w:rsid w:val="00367634"/>
    <w:rsid w:val="003702AA"/>
    <w:rsid w:val="003740A4"/>
    <w:rsid w:val="00374441"/>
    <w:rsid w:val="00374538"/>
    <w:rsid w:val="003826B2"/>
    <w:rsid w:val="00384D81"/>
    <w:rsid w:val="00386FED"/>
    <w:rsid w:val="00391ADE"/>
    <w:rsid w:val="00392337"/>
    <w:rsid w:val="0039435F"/>
    <w:rsid w:val="003A3C2B"/>
    <w:rsid w:val="003A4EE9"/>
    <w:rsid w:val="003B403E"/>
    <w:rsid w:val="003B5966"/>
    <w:rsid w:val="003C152A"/>
    <w:rsid w:val="003C1A8B"/>
    <w:rsid w:val="003C1FFA"/>
    <w:rsid w:val="003D350C"/>
    <w:rsid w:val="003D51FA"/>
    <w:rsid w:val="003D62A2"/>
    <w:rsid w:val="003D70D8"/>
    <w:rsid w:val="003D7BD7"/>
    <w:rsid w:val="003E16B8"/>
    <w:rsid w:val="003E16C8"/>
    <w:rsid w:val="003E3CD5"/>
    <w:rsid w:val="003E507D"/>
    <w:rsid w:val="003E61F5"/>
    <w:rsid w:val="003F25B9"/>
    <w:rsid w:val="003F36D5"/>
    <w:rsid w:val="003F5E8C"/>
    <w:rsid w:val="003F60CB"/>
    <w:rsid w:val="003F6E20"/>
    <w:rsid w:val="00401316"/>
    <w:rsid w:val="00401924"/>
    <w:rsid w:val="00403AE9"/>
    <w:rsid w:val="0040494B"/>
    <w:rsid w:val="00414DDB"/>
    <w:rsid w:val="00415D10"/>
    <w:rsid w:val="004174BF"/>
    <w:rsid w:val="004245E8"/>
    <w:rsid w:val="004264AD"/>
    <w:rsid w:val="004305EF"/>
    <w:rsid w:val="00442BBA"/>
    <w:rsid w:val="00446C31"/>
    <w:rsid w:val="00451620"/>
    <w:rsid w:val="00453042"/>
    <w:rsid w:val="00456658"/>
    <w:rsid w:val="00460CE1"/>
    <w:rsid w:val="004620CD"/>
    <w:rsid w:val="00462B28"/>
    <w:rsid w:val="0046595F"/>
    <w:rsid w:val="0046629F"/>
    <w:rsid w:val="00474DDC"/>
    <w:rsid w:val="004763E1"/>
    <w:rsid w:val="00480FD7"/>
    <w:rsid w:val="00481713"/>
    <w:rsid w:val="00483F56"/>
    <w:rsid w:val="004848F7"/>
    <w:rsid w:val="00485D88"/>
    <w:rsid w:val="00495E62"/>
    <w:rsid w:val="00497318"/>
    <w:rsid w:val="004A5DCD"/>
    <w:rsid w:val="004A7EAC"/>
    <w:rsid w:val="004B4718"/>
    <w:rsid w:val="004C28A7"/>
    <w:rsid w:val="004C4221"/>
    <w:rsid w:val="004D23C2"/>
    <w:rsid w:val="004D4C92"/>
    <w:rsid w:val="004D6CCD"/>
    <w:rsid w:val="004E2080"/>
    <w:rsid w:val="004E2476"/>
    <w:rsid w:val="004E36E7"/>
    <w:rsid w:val="004E761E"/>
    <w:rsid w:val="004F2DB5"/>
    <w:rsid w:val="004F524E"/>
    <w:rsid w:val="004F7F20"/>
    <w:rsid w:val="004F7F5D"/>
    <w:rsid w:val="005002A3"/>
    <w:rsid w:val="00502AD8"/>
    <w:rsid w:val="00503421"/>
    <w:rsid w:val="00505A77"/>
    <w:rsid w:val="00517923"/>
    <w:rsid w:val="00527E59"/>
    <w:rsid w:val="005341E2"/>
    <w:rsid w:val="00536752"/>
    <w:rsid w:val="00536C99"/>
    <w:rsid w:val="00537CD6"/>
    <w:rsid w:val="0054188A"/>
    <w:rsid w:val="00544C1E"/>
    <w:rsid w:val="005462AD"/>
    <w:rsid w:val="00546DFF"/>
    <w:rsid w:val="00550221"/>
    <w:rsid w:val="00552479"/>
    <w:rsid w:val="00554E56"/>
    <w:rsid w:val="00556F57"/>
    <w:rsid w:val="00562BD5"/>
    <w:rsid w:val="00565DBA"/>
    <w:rsid w:val="0057322C"/>
    <w:rsid w:val="00574BA2"/>
    <w:rsid w:val="00577F30"/>
    <w:rsid w:val="00582626"/>
    <w:rsid w:val="005866D5"/>
    <w:rsid w:val="00586BA8"/>
    <w:rsid w:val="00593C29"/>
    <w:rsid w:val="005962E7"/>
    <w:rsid w:val="005965C6"/>
    <w:rsid w:val="005A49D7"/>
    <w:rsid w:val="005B1C3D"/>
    <w:rsid w:val="005B744D"/>
    <w:rsid w:val="005C027F"/>
    <w:rsid w:val="005C0DEE"/>
    <w:rsid w:val="005C2F5E"/>
    <w:rsid w:val="005C5442"/>
    <w:rsid w:val="005C7096"/>
    <w:rsid w:val="005D0E96"/>
    <w:rsid w:val="005D3157"/>
    <w:rsid w:val="005D6E36"/>
    <w:rsid w:val="005E1998"/>
    <w:rsid w:val="005E1BFE"/>
    <w:rsid w:val="005E4AFB"/>
    <w:rsid w:val="005F1111"/>
    <w:rsid w:val="005F27D0"/>
    <w:rsid w:val="006007DE"/>
    <w:rsid w:val="006013D1"/>
    <w:rsid w:val="00603334"/>
    <w:rsid w:val="006076AA"/>
    <w:rsid w:val="00607A87"/>
    <w:rsid w:val="00611A2E"/>
    <w:rsid w:val="006169D2"/>
    <w:rsid w:val="00617184"/>
    <w:rsid w:val="00624A7E"/>
    <w:rsid w:val="00625467"/>
    <w:rsid w:val="00626DB5"/>
    <w:rsid w:val="00641C5A"/>
    <w:rsid w:val="006457C9"/>
    <w:rsid w:val="00651197"/>
    <w:rsid w:val="00652C05"/>
    <w:rsid w:val="00654040"/>
    <w:rsid w:val="006544E6"/>
    <w:rsid w:val="00662927"/>
    <w:rsid w:val="006629C2"/>
    <w:rsid w:val="006632DC"/>
    <w:rsid w:val="00664282"/>
    <w:rsid w:val="00665BA1"/>
    <w:rsid w:val="00673995"/>
    <w:rsid w:val="0067514C"/>
    <w:rsid w:val="006773D2"/>
    <w:rsid w:val="00683C11"/>
    <w:rsid w:val="00692C72"/>
    <w:rsid w:val="0069354D"/>
    <w:rsid w:val="006936D8"/>
    <w:rsid w:val="00694BCE"/>
    <w:rsid w:val="006A2621"/>
    <w:rsid w:val="006A2E08"/>
    <w:rsid w:val="006A6A23"/>
    <w:rsid w:val="006B009B"/>
    <w:rsid w:val="006B18BB"/>
    <w:rsid w:val="006C164B"/>
    <w:rsid w:val="006C4037"/>
    <w:rsid w:val="006C43AD"/>
    <w:rsid w:val="006C70EE"/>
    <w:rsid w:val="006C7C73"/>
    <w:rsid w:val="006D0C63"/>
    <w:rsid w:val="006E0DBC"/>
    <w:rsid w:val="006E194E"/>
    <w:rsid w:val="006E68E2"/>
    <w:rsid w:val="006E6D1D"/>
    <w:rsid w:val="007016B8"/>
    <w:rsid w:val="00702A51"/>
    <w:rsid w:val="00703DCF"/>
    <w:rsid w:val="00703E2E"/>
    <w:rsid w:val="00712AE2"/>
    <w:rsid w:val="00721CD4"/>
    <w:rsid w:val="00723D85"/>
    <w:rsid w:val="00726C7C"/>
    <w:rsid w:val="00732A65"/>
    <w:rsid w:val="00732CC5"/>
    <w:rsid w:val="007418EE"/>
    <w:rsid w:val="00747FF2"/>
    <w:rsid w:val="00750B0F"/>
    <w:rsid w:val="00751F04"/>
    <w:rsid w:val="007525D5"/>
    <w:rsid w:val="00753093"/>
    <w:rsid w:val="00757092"/>
    <w:rsid w:val="00760C95"/>
    <w:rsid w:val="00775770"/>
    <w:rsid w:val="007768DC"/>
    <w:rsid w:val="007858CB"/>
    <w:rsid w:val="00785997"/>
    <w:rsid w:val="007866E5"/>
    <w:rsid w:val="0078786C"/>
    <w:rsid w:val="00791559"/>
    <w:rsid w:val="007919B2"/>
    <w:rsid w:val="00793926"/>
    <w:rsid w:val="007A1F01"/>
    <w:rsid w:val="007A323A"/>
    <w:rsid w:val="007A5414"/>
    <w:rsid w:val="007A5A9A"/>
    <w:rsid w:val="007A5DA3"/>
    <w:rsid w:val="007A7EB4"/>
    <w:rsid w:val="007B02D9"/>
    <w:rsid w:val="007B1D46"/>
    <w:rsid w:val="007C0B31"/>
    <w:rsid w:val="007C3411"/>
    <w:rsid w:val="007D11BD"/>
    <w:rsid w:val="007D1DA8"/>
    <w:rsid w:val="007E1613"/>
    <w:rsid w:val="007E3001"/>
    <w:rsid w:val="007E5CE4"/>
    <w:rsid w:val="007E64C7"/>
    <w:rsid w:val="007F09FF"/>
    <w:rsid w:val="007F132E"/>
    <w:rsid w:val="007F1CE6"/>
    <w:rsid w:val="007F3402"/>
    <w:rsid w:val="00800860"/>
    <w:rsid w:val="008011BC"/>
    <w:rsid w:val="008114AE"/>
    <w:rsid w:val="00812DDB"/>
    <w:rsid w:val="008141AF"/>
    <w:rsid w:val="00820C1D"/>
    <w:rsid w:val="0082111C"/>
    <w:rsid w:val="00835BBF"/>
    <w:rsid w:val="00837FC1"/>
    <w:rsid w:val="00840439"/>
    <w:rsid w:val="00841002"/>
    <w:rsid w:val="0085628E"/>
    <w:rsid w:val="00860470"/>
    <w:rsid w:val="008607D5"/>
    <w:rsid w:val="008647B4"/>
    <w:rsid w:val="0086517B"/>
    <w:rsid w:val="00867906"/>
    <w:rsid w:val="00870F81"/>
    <w:rsid w:val="00871911"/>
    <w:rsid w:val="00872E70"/>
    <w:rsid w:val="0087413A"/>
    <w:rsid w:val="00874C75"/>
    <w:rsid w:val="00874D79"/>
    <w:rsid w:val="00875774"/>
    <w:rsid w:val="008768CF"/>
    <w:rsid w:val="00881E57"/>
    <w:rsid w:val="008821CA"/>
    <w:rsid w:val="00885194"/>
    <w:rsid w:val="00886EF1"/>
    <w:rsid w:val="00892643"/>
    <w:rsid w:val="0089539D"/>
    <w:rsid w:val="008972CC"/>
    <w:rsid w:val="008A407A"/>
    <w:rsid w:val="008A4BC3"/>
    <w:rsid w:val="008A745A"/>
    <w:rsid w:val="008B15D2"/>
    <w:rsid w:val="008B3293"/>
    <w:rsid w:val="008B4674"/>
    <w:rsid w:val="008C1F04"/>
    <w:rsid w:val="008C3834"/>
    <w:rsid w:val="008C41A9"/>
    <w:rsid w:val="008D0B39"/>
    <w:rsid w:val="008D24C3"/>
    <w:rsid w:val="008D2591"/>
    <w:rsid w:val="008E3CF2"/>
    <w:rsid w:val="008F26D4"/>
    <w:rsid w:val="008F36F1"/>
    <w:rsid w:val="008F4F54"/>
    <w:rsid w:val="00903881"/>
    <w:rsid w:val="00907AB9"/>
    <w:rsid w:val="0091024C"/>
    <w:rsid w:val="009127C1"/>
    <w:rsid w:val="0091430B"/>
    <w:rsid w:val="00914567"/>
    <w:rsid w:val="00914E9C"/>
    <w:rsid w:val="0091555B"/>
    <w:rsid w:val="00915C97"/>
    <w:rsid w:val="009168D0"/>
    <w:rsid w:val="009233F3"/>
    <w:rsid w:val="0092434A"/>
    <w:rsid w:val="009335B6"/>
    <w:rsid w:val="00933B56"/>
    <w:rsid w:val="00946287"/>
    <w:rsid w:val="00951800"/>
    <w:rsid w:val="00955DA8"/>
    <w:rsid w:val="00965DD6"/>
    <w:rsid w:val="00992059"/>
    <w:rsid w:val="00993EC2"/>
    <w:rsid w:val="00995159"/>
    <w:rsid w:val="00997DB0"/>
    <w:rsid w:val="009A43BA"/>
    <w:rsid w:val="009A77BA"/>
    <w:rsid w:val="009D25B3"/>
    <w:rsid w:val="009D2A45"/>
    <w:rsid w:val="009D494F"/>
    <w:rsid w:val="009D6C7D"/>
    <w:rsid w:val="009D6F45"/>
    <w:rsid w:val="009E331A"/>
    <w:rsid w:val="009E3CD6"/>
    <w:rsid w:val="009E5E2E"/>
    <w:rsid w:val="009E65BA"/>
    <w:rsid w:val="009F040D"/>
    <w:rsid w:val="009F24F7"/>
    <w:rsid w:val="009F39B9"/>
    <w:rsid w:val="009F4993"/>
    <w:rsid w:val="00A03703"/>
    <w:rsid w:val="00A037F6"/>
    <w:rsid w:val="00A04724"/>
    <w:rsid w:val="00A051FC"/>
    <w:rsid w:val="00A10B67"/>
    <w:rsid w:val="00A11927"/>
    <w:rsid w:val="00A175EF"/>
    <w:rsid w:val="00A177BA"/>
    <w:rsid w:val="00A17D00"/>
    <w:rsid w:val="00A2006C"/>
    <w:rsid w:val="00A25B83"/>
    <w:rsid w:val="00A26349"/>
    <w:rsid w:val="00A356E9"/>
    <w:rsid w:val="00A36794"/>
    <w:rsid w:val="00A404D1"/>
    <w:rsid w:val="00A40758"/>
    <w:rsid w:val="00A41E29"/>
    <w:rsid w:val="00A51C4C"/>
    <w:rsid w:val="00A53A7A"/>
    <w:rsid w:val="00A6281D"/>
    <w:rsid w:val="00A6429C"/>
    <w:rsid w:val="00A74099"/>
    <w:rsid w:val="00A905EA"/>
    <w:rsid w:val="00A9561B"/>
    <w:rsid w:val="00A9777A"/>
    <w:rsid w:val="00AA0080"/>
    <w:rsid w:val="00AA7180"/>
    <w:rsid w:val="00AB1408"/>
    <w:rsid w:val="00AB34FF"/>
    <w:rsid w:val="00AB459A"/>
    <w:rsid w:val="00AB6667"/>
    <w:rsid w:val="00AB7C00"/>
    <w:rsid w:val="00AC1BAE"/>
    <w:rsid w:val="00AC2F1D"/>
    <w:rsid w:val="00AD0B5B"/>
    <w:rsid w:val="00AD16E6"/>
    <w:rsid w:val="00AD2257"/>
    <w:rsid w:val="00AD28DF"/>
    <w:rsid w:val="00AD2CCD"/>
    <w:rsid w:val="00AD5476"/>
    <w:rsid w:val="00AD715C"/>
    <w:rsid w:val="00AE3985"/>
    <w:rsid w:val="00AF2D4B"/>
    <w:rsid w:val="00AF4B49"/>
    <w:rsid w:val="00AF6E42"/>
    <w:rsid w:val="00B01BE6"/>
    <w:rsid w:val="00B01D0E"/>
    <w:rsid w:val="00B10E4A"/>
    <w:rsid w:val="00B135BD"/>
    <w:rsid w:val="00B15A5D"/>
    <w:rsid w:val="00B2100B"/>
    <w:rsid w:val="00B21409"/>
    <w:rsid w:val="00B27864"/>
    <w:rsid w:val="00B36FCC"/>
    <w:rsid w:val="00B37138"/>
    <w:rsid w:val="00B37A4C"/>
    <w:rsid w:val="00B449ED"/>
    <w:rsid w:val="00B459F6"/>
    <w:rsid w:val="00B52C7D"/>
    <w:rsid w:val="00B55A02"/>
    <w:rsid w:val="00B6067B"/>
    <w:rsid w:val="00B82B89"/>
    <w:rsid w:val="00B83610"/>
    <w:rsid w:val="00B8526B"/>
    <w:rsid w:val="00B86FFC"/>
    <w:rsid w:val="00B9220F"/>
    <w:rsid w:val="00B94313"/>
    <w:rsid w:val="00BA0F62"/>
    <w:rsid w:val="00BA3A25"/>
    <w:rsid w:val="00BA3A87"/>
    <w:rsid w:val="00BA443F"/>
    <w:rsid w:val="00BA5413"/>
    <w:rsid w:val="00BB2440"/>
    <w:rsid w:val="00BC0602"/>
    <w:rsid w:val="00BC494D"/>
    <w:rsid w:val="00BC79CE"/>
    <w:rsid w:val="00BD4FDC"/>
    <w:rsid w:val="00BD7E8D"/>
    <w:rsid w:val="00BE1DBF"/>
    <w:rsid w:val="00BF019B"/>
    <w:rsid w:val="00BF2CA3"/>
    <w:rsid w:val="00BF3684"/>
    <w:rsid w:val="00BF4761"/>
    <w:rsid w:val="00C002B6"/>
    <w:rsid w:val="00C01122"/>
    <w:rsid w:val="00C07C48"/>
    <w:rsid w:val="00C15D99"/>
    <w:rsid w:val="00C17DE2"/>
    <w:rsid w:val="00C22040"/>
    <w:rsid w:val="00C25C52"/>
    <w:rsid w:val="00C31D57"/>
    <w:rsid w:val="00C322BE"/>
    <w:rsid w:val="00C3637E"/>
    <w:rsid w:val="00C36CEC"/>
    <w:rsid w:val="00C457A7"/>
    <w:rsid w:val="00C546FC"/>
    <w:rsid w:val="00C54718"/>
    <w:rsid w:val="00C561E9"/>
    <w:rsid w:val="00C61FD2"/>
    <w:rsid w:val="00C62A75"/>
    <w:rsid w:val="00C64C2B"/>
    <w:rsid w:val="00C73269"/>
    <w:rsid w:val="00C740BE"/>
    <w:rsid w:val="00C8223A"/>
    <w:rsid w:val="00C83231"/>
    <w:rsid w:val="00C91215"/>
    <w:rsid w:val="00C91673"/>
    <w:rsid w:val="00C95660"/>
    <w:rsid w:val="00CA10E9"/>
    <w:rsid w:val="00CA3F6F"/>
    <w:rsid w:val="00CA4015"/>
    <w:rsid w:val="00CB5924"/>
    <w:rsid w:val="00CB6D62"/>
    <w:rsid w:val="00CC5BB8"/>
    <w:rsid w:val="00CC6123"/>
    <w:rsid w:val="00CD13E2"/>
    <w:rsid w:val="00CD7613"/>
    <w:rsid w:val="00CD76FD"/>
    <w:rsid w:val="00CE2177"/>
    <w:rsid w:val="00CF256C"/>
    <w:rsid w:val="00CF28EC"/>
    <w:rsid w:val="00CF48F4"/>
    <w:rsid w:val="00D0124D"/>
    <w:rsid w:val="00D1074A"/>
    <w:rsid w:val="00D10CE4"/>
    <w:rsid w:val="00D10EAC"/>
    <w:rsid w:val="00D11E16"/>
    <w:rsid w:val="00D12E76"/>
    <w:rsid w:val="00D13CAE"/>
    <w:rsid w:val="00D14EF8"/>
    <w:rsid w:val="00D22226"/>
    <w:rsid w:val="00D320E9"/>
    <w:rsid w:val="00D3720B"/>
    <w:rsid w:val="00D3729B"/>
    <w:rsid w:val="00D412A7"/>
    <w:rsid w:val="00D4538C"/>
    <w:rsid w:val="00D4778E"/>
    <w:rsid w:val="00D50949"/>
    <w:rsid w:val="00D51003"/>
    <w:rsid w:val="00D512E3"/>
    <w:rsid w:val="00D534E3"/>
    <w:rsid w:val="00D54141"/>
    <w:rsid w:val="00D55F44"/>
    <w:rsid w:val="00D60AAF"/>
    <w:rsid w:val="00D62B1B"/>
    <w:rsid w:val="00D8530E"/>
    <w:rsid w:val="00D90F5A"/>
    <w:rsid w:val="00D9297E"/>
    <w:rsid w:val="00DA0E99"/>
    <w:rsid w:val="00DA172F"/>
    <w:rsid w:val="00DA6164"/>
    <w:rsid w:val="00DB0A6D"/>
    <w:rsid w:val="00DB0D4B"/>
    <w:rsid w:val="00DB2C1F"/>
    <w:rsid w:val="00DC75E3"/>
    <w:rsid w:val="00DD03DE"/>
    <w:rsid w:val="00DD0457"/>
    <w:rsid w:val="00DD0EA1"/>
    <w:rsid w:val="00DD5340"/>
    <w:rsid w:val="00DD64D8"/>
    <w:rsid w:val="00DD74B9"/>
    <w:rsid w:val="00DE6215"/>
    <w:rsid w:val="00DF6DB6"/>
    <w:rsid w:val="00DF7D87"/>
    <w:rsid w:val="00E00490"/>
    <w:rsid w:val="00E02E8F"/>
    <w:rsid w:val="00E04E9B"/>
    <w:rsid w:val="00E05589"/>
    <w:rsid w:val="00E07791"/>
    <w:rsid w:val="00E113BE"/>
    <w:rsid w:val="00E14F67"/>
    <w:rsid w:val="00E16359"/>
    <w:rsid w:val="00E23A6F"/>
    <w:rsid w:val="00E24FFF"/>
    <w:rsid w:val="00E31FE5"/>
    <w:rsid w:val="00E32F55"/>
    <w:rsid w:val="00E34594"/>
    <w:rsid w:val="00E41D44"/>
    <w:rsid w:val="00E52541"/>
    <w:rsid w:val="00E53387"/>
    <w:rsid w:val="00E554C2"/>
    <w:rsid w:val="00E56BEB"/>
    <w:rsid w:val="00E57214"/>
    <w:rsid w:val="00E57C23"/>
    <w:rsid w:val="00E65ED8"/>
    <w:rsid w:val="00E6661C"/>
    <w:rsid w:val="00E75EDD"/>
    <w:rsid w:val="00E764DE"/>
    <w:rsid w:val="00E86081"/>
    <w:rsid w:val="00E969FC"/>
    <w:rsid w:val="00EA1513"/>
    <w:rsid w:val="00EA425C"/>
    <w:rsid w:val="00EA54A6"/>
    <w:rsid w:val="00EB04DA"/>
    <w:rsid w:val="00EB08C5"/>
    <w:rsid w:val="00EB7D47"/>
    <w:rsid w:val="00EC04F8"/>
    <w:rsid w:val="00EC1366"/>
    <w:rsid w:val="00ED202B"/>
    <w:rsid w:val="00ED27F7"/>
    <w:rsid w:val="00EE157F"/>
    <w:rsid w:val="00EE29D5"/>
    <w:rsid w:val="00EE7130"/>
    <w:rsid w:val="00EF3E3B"/>
    <w:rsid w:val="00EF6C50"/>
    <w:rsid w:val="00F00A39"/>
    <w:rsid w:val="00F0176E"/>
    <w:rsid w:val="00F02BB6"/>
    <w:rsid w:val="00F03C77"/>
    <w:rsid w:val="00F04268"/>
    <w:rsid w:val="00F128EC"/>
    <w:rsid w:val="00F12ED4"/>
    <w:rsid w:val="00F1442C"/>
    <w:rsid w:val="00F1635D"/>
    <w:rsid w:val="00F23340"/>
    <w:rsid w:val="00F24AE4"/>
    <w:rsid w:val="00F2745A"/>
    <w:rsid w:val="00F31A72"/>
    <w:rsid w:val="00F33C40"/>
    <w:rsid w:val="00F37C16"/>
    <w:rsid w:val="00F42BB8"/>
    <w:rsid w:val="00F435CD"/>
    <w:rsid w:val="00F44E3C"/>
    <w:rsid w:val="00F456DC"/>
    <w:rsid w:val="00F46CEA"/>
    <w:rsid w:val="00F52C82"/>
    <w:rsid w:val="00F53EAF"/>
    <w:rsid w:val="00F56011"/>
    <w:rsid w:val="00F6154C"/>
    <w:rsid w:val="00F61869"/>
    <w:rsid w:val="00F633A0"/>
    <w:rsid w:val="00F64367"/>
    <w:rsid w:val="00F70BFE"/>
    <w:rsid w:val="00F70CC2"/>
    <w:rsid w:val="00F72DD9"/>
    <w:rsid w:val="00F773EA"/>
    <w:rsid w:val="00F932BC"/>
    <w:rsid w:val="00FA068E"/>
    <w:rsid w:val="00FA4494"/>
    <w:rsid w:val="00FA4B96"/>
    <w:rsid w:val="00FA55D6"/>
    <w:rsid w:val="00FA644A"/>
    <w:rsid w:val="00FB42DA"/>
    <w:rsid w:val="00FC0EC8"/>
    <w:rsid w:val="00FC24ED"/>
    <w:rsid w:val="00FC64C2"/>
    <w:rsid w:val="00FC713A"/>
    <w:rsid w:val="00FD4515"/>
    <w:rsid w:val="00FE2ABA"/>
    <w:rsid w:val="00FE347B"/>
    <w:rsid w:val="00FF1749"/>
    <w:rsid w:val="00FF2A6D"/>
    <w:rsid w:val="00FF31D1"/>
    <w:rsid w:val="00FF7507"/>
    <w:rsid w:val="22797DD2"/>
    <w:rsid w:val="345D7909"/>
    <w:rsid w:val="3E3B75F0"/>
    <w:rsid w:val="437FB2A2"/>
    <w:rsid w:val="6F2FC9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C15BC1"/>
  <w15:chartTrackingRefBased/>
  <w15:docId w15:val="{A0F22099-3F10-4F59-B020-1DD81BAB3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caption" w:qFormat="1"/>
    <w:lsdException w:name="footnote reference" w:uiPriority="99"/>
    <w:lsdException w:name="annotation reference"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2476"/>
    <w:pPr>
      <w:jc w:val="both"/>
    </w:pPr>
    <w:rPr>
      <w:rFonts w:ascii="Arial" w:hAnsi="Arial"/>
      <w:sz w:val="22"/>
      <w:lang w:eastAsia="en-US"/>
    </w:rPr>
  </w:style>
  <w:style w:type="paragraph" w:styleId="Heading1">
    <w:name w:val="heading 1"/>
    <w:basedOn w:val="Normal"/>
    <w:next w:val="Paragraph"/>
    <w:link w:val="Heading1Char"/>
    <w:autoRedefine/>
    <w:uiPriority w:val="9"/>
    <w:qFormat/>
    <w:rsid w:val="00A6281D"/>
    <w:pPr>
      <w:keepNext/>
      <w:keepLines/>
      <w:pageBreakBefore/>
      <w:numPr>
        <w:numId w:val="2"/>
      </w:numPr>
      <w:spacing w:before="240" w:after="60"/>
      <w:ind w:left="431" w:hanging="431"/>
      <w:outlineLvl w:val="0"/>
    </w:pPr>
    <w:rPr>
      <w:rFonts w:cs="Arial"/>
      <w:b/>
      <w:bCs/>
      <w:color w:val="0000FF"/>
      <w:sz w:val="32"/>
      <w:szCs w:val="32"/>
    </w:rPr>
  </w:style>
  <w:style w:type="paragraph" w:styleId="Heading2">
    <w:name w:val="heading 2"/>
    <w:basedOn w:val="Normal"/>
    <w:next w:val="Paragraph"/>
    <w:link w:val="Heading2Char"/>
    <w:autoRedefine/>
    <w:uiPriority w:val="9"/>
    <w:qFormat/>
    <w:rsid w:val="004F524E"/>
    <w:pPr>
      <w:keepNext/>
      <w:numPr>
        <w:ilvl w:val="1"/>
        <w:numId w:val="2"/>
      </w:numPr>
      <w:spacing w:before="240" w:after="60"/>
      <w:outlineLvl w:val="1"/>
    </w:pPr>
    <w:rPr>
      <w:rFonts w:cs="Arial"/>
      <w:b/>
      <w:bCs/>
      <w:i/>
      <w:iCs/>
      <w:color w:val="0000FF"/>
      <w:sz w:val="28"/>
      <w:szCs w:val="28"/>
    </w:rPr>
  </w:style>
  <w:style w:type="paragraph" w:styleId="Heading3">
    <w:name w:val="heading 3"/>
    <w:basedOn w:val="Normal"/>
    <w:next w:val="Paragraph"/>
    <w:link w:val="Heading3Char"/>
    <w:autoRedefine/>
    <w:uiPriority w:val="9"/>
    <w:qFormat/>
    <w:rsid w:val="0033550E"/>
    <w:pPr>
      <w:keepNext/>
      <w:numPr>
        <w:ilvl w:val="2"/>
        <w:numId w:val="2"/>
      </w:numPr>
      <w:spacing w:before="240" w:after="60"/>
      <w:outlineLvl w:val="2"/>
    </w:pPr>
    <w:rPr>
      <w:rFonts w:cs="Arial"/>
      <w:b/>
      <w:bCs/>
      <w:color w:val="0000FF"/>
    </w:rPr>
  </w:style>
  <w:style w:type="paragraph" w:styleId="Heading4">
    <w:name w:val="heading 4"/>
    <w:basedOn w:val="Normal"/>
    <w:next w:val="Paragraph"/>
    <w:link w:val="Heading4Char"/>
    <w:uiPriority w:val="9"/>
    <w:qFormat/>
    <w:rsid w:val="002F5B49"/>
    <w:pPr>
      <w:keepNext/>
      <w:numPr>
        <w:ilvl w:val="3"/>
        <w:numId w:val="2"/>
      </w:numPr>
      <w:spacing w:before="240" w:after="60"/>
      <w:outlineLvl w:val="3"/>
    </w:pPr>
    <w:rPr>
      <w:b/>
      <w:bCs/>
    </w:rPr>
  </w:style>
  <w:style w:type="paragraph" w:styleId="Heading5">
    <w:name w:val="heading 5"/>
    <w:basedOn w:val="Normal"/>
    <w:next w:val="Paragraph"/>
    <w:link w:val="Heading5Char"/>
    <w:uiPriority w:val="9"/>
    <w:qFormat/>
    <w:rsid w:val="00D03C66"/>
    <w:pPr>
      <w:numPr>
        <w:ilvl w:val="4"/>
        <w:numId w:val="2"/>
      </w:numPr>
      <w:spacing w:before="240" w:after="60"/>
      <w:outlineLvl w:val="4"/>
    </w:pPr>
    <w:rPr>
      <w:b/>
      <w:bCs/>
      <w:i/>
      <w:iCs/>
      <w:szCs w:val="26"/>
    </w:rPr>
  </w:style>
  <w:style w:type="paragraph" w:styleId="Heading6">
    <w:name w:val="heading 6"/>
    <w:basedOn w:val="Normal"/>
    <w:next w:val="Paragraph"/>
    <w:link w:val="Heading6Char"/>
    <w:uiPriority w:val="9"/>
    <w:qFormat/>
    <w:rsid w:val="00953065"/>
    <w:pPr>
      <w:numPr>
        <w:ilvl w:val="5"/>
        <w:numId w:val="2"/>
      </w:numPr>
      <w:spacing w:before="240" w:after="60"/>
      <w:outlineLvl w:val="5"/>
    </w:pPr>
    <w:rPr>
      <w:rFonts w:ascii="Times New Roman" w:hAnsi="Times New Roman"/>
      <w:b/>
      <w:bCs/>
      <w:szCs w:val="22"/>
    </w:rPr>
  </w:style>
  <w:style w:type="paragraph" w:styleId="Heading7">
    <w:name w:val="heading 7"/>
    <w:basedOn w:val="Normal"/>
    <w:next w:val="Paragraph"/>
    <w:link w:val="Heading7Char"/>
    <w:uiPriority w:val="9"/>
    <w:qFormat/>
    <w:rsid w:val="00953065"/>
    <w:pPr>
      <w:numPr>
        <w:ilvl w:val="6"/>
        <w:numId w:val="2"/>
      </w:numPr>
      <w:spacing w:before="240" w:after="60"/>
      <w:outlineLvl w:val="6"/>
    </w:pPr>
    <w:rPr>
      <w:rFonts w:ascii="Times New Roman" w:hAnsi="Times New Roman"/>
      <w:sz w:val="24"/>
      <w:szCs w:val="24"/>
    </w:rPr>
  </w:style>
  <w:style w:type="paragraph" w:styleId="Heading8">
    <w:name w:val="heading 8"/>
    <w:basedOn w:val="Normal"/>
    <w:next w:val="Paragraph"/>
    <w:link w:val="Heading8Char"/>
    <w:uiPriority w:val="9"/>
    <w:qFormat/>
    <w:rsid w:val="00953065"/>
    <w:pPr>
      <w:numPr>
        <w:ilvl w:val="7"/>
        <w:numId w:val="2"/>
      </w:numPr>
      <w:spacing w:before="240" w:after="60"/>
      <w:outlineLvl w:val="7"/>
    </w:pPr>
    <w:rPr>
      <w:rFonts w:ascii="Times New Roman" w:hAnsi="Times New Roman"/>
      <w:i/>
      <w:iCs/>
      <w:sz w:val="24"/>
      <w:szCs w:val="24"/>
    </w:rPr>
  </w:style>
  <w:style w:type="paragraph" w:styleId="Heading9">
    <w:name w:val="heading 9"/>
    <w:basedOn w:val="Normal"/>
    <w:next w:val="Paragraph"/>
    <w:link w:val="Heading9Char"/>
    <w:uiPriority w:val="9"/>
    <w:qFormat/>
    <w:rsid w:val="00953065"/>
    <w:pPr>
      <w:numPr>
        <w:ilvl w:val="8"/>
        <w:numId w:val="2"/>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D6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head">
    <w:name w:val="Chapter head"/>
    <w:basedOn w:val="Normal"/>
    <w:next w:val="Normal"/>
    <w:autoRedefine/>
    <w:rsid w:val="000A1303"/>
    <w:pPr>
      <w:keepNext/>
      <w:keepLines/>
      <w:suppressLineNumbers/>
      <w:spacing w:after="120"/>
      <w:jc w:val="center"/>
    </w:pPr>
    <w:rPr>
      <w:b/>
      <w:sz w:val="32"/>
      <w:szCs w:val="32"/>
      <w:lang w:val="en-US"/>
    </w:rPr>
  </w:style>
  <w:style w:type="paragraph" w:styleId="Header">
    <w:name w:val="header"/>
    <w:basedOn w:val="Normal"/>
    <w:rsid w:val="00F73369"/>
    <w:pPr>
      <w:tabs>
        <w:tab w:val="center" w:pos="4153"/>
        <w:tab w:val="right" w:pos="8306"/>
      </w:tabs>
    </w:pPr>
  </w:style>
  <w:style w:type="paragraph" w:styleId="Footer">
    <w:name w:val="footer"/>
    <w:basedOn w:val="Normal"/>
    <w:link w:val="FooterChar"/>
    <w:rsid w:val="00F73369"/>
    <w:pPr>
      <w:tabs>
        <w:tab w:val="center" w:pos="4153"/>
        <w:tab w:val="right" w:pos="8306"/>
      </w:tabs>
    </w:pPr>
  </w:style>
  <w:style w:type="character" w:styleId="PageNumber">
    <w:name w:val="page number"/>
    <w:basedOn w:val="DefaultParagraphFont"/>
    <w:rsid w:val="00F73369"/>
  </w:style>
  <w:style w:type="paragraph" w:styleId="TOC1">
    <w:name w:val="toc 1"/>
    <w:basedOn w:val="Normal"/>
    <w:next w:val="Normal"/>
    <w:autoRedefine/>
    <w:uiPriority w:val="39"/>
    <w:rsid w:val="00683C11"/>
    <w:pPr>
      <w:suppressLineNumbers/>
      <w:tabs>
        <w:tab w:val="left" w:pos="454"/>
        <w:tab w:val="right" w:leader="dot" w:pos="8302"/>
      </w:tabs>
      <w:spacing w:before="40" w:after="40"/>
    </w:pPr>
    <w:rPr>
      <w:b/>
    </w:rPr>
  </w:style>
  <w:style w:type="paragraph" w:styleId="TOC2">
    <w:name w:val="toc 2"/>
    <w:basedOn w:val="Normal"/>
    <w:next w:val="Normal"/>
    <w:autoRedefine/>
    <w:uiPriority w:val="39"/>
    <w:rsid w:val="006076AA"/>
    <w:pPr>
      <w:suppressLineNumbers/>
      <w:spacing w:before="40" w:after="40"/>
      <w:ind w:left="227"/>
    </w:pPr>
  </w:style>
  <w:style w:type="paragraph" w:styleId="TOC3">
    <w:name w:val="toc 3"/>
    <w:basedOn w:val="Normal"/>
    <w:next w:val="Normal"/>
    <w:autoRedefine/>
    <w:uiPriority w:val="39"/>
    <w:rsid w:val="006076AA"/>
    <w:pPr>
      <w:suppressLineNumbers/>
      <w:spacing w:before="40" w:after="40"/>
      <w:ind w:left="454"/>
    </w:pPr>
  </w:style>
  <w:style w:type="character" w:styleId="Hyperlink">
    <w:name w:val="Hyperlink"/>
    <w:uiPriority w:val="99"/>
    <w:rsid w:val="00F73369"/>
    <w:rPr>
      <w:color w:val="0000FF"/>
      <w:u w:val="single"/>
    </w:rPr>
  </w:style>
  <w:style w:type="character" w:styleId="LineNumber">
    <w:name w:val="line number"/>
    <w:basedOn w:val="DefaultParagraphFont"/>
    <w:rsid w:val="009D6B51"/>
  </w:style>
  <w:style w:type="character" w:styleId="HTMLCode">
    <w:name w:val="HTML Code"/>
    <w:rsid w:val="00A93869"/>
    <w:rPr>
      <w:rFonts w:ascii="Courier New" w:eastAsia="Courier New" w:hAnsi="Courier New" w:cs="Courier New"/>
      <w:sz w:val="20"/>
      <w:szCs w:val="20"/>
    </w:rPr>
  </w:style>
  <w:style w:type="paragraph" w:styleId="Caption">
    <w:name w:val="caption"/>
    <w:basedOn w:val="Normal"/>
    <w:next w:val="Normal"/>
    <w:autoRedefine/>
    <w:qFormat/>
    <w:rsid w:val="00577F30"/>
    <w:pPr>
      <w:keepLines/>
      <w:widowControl w:val="0"/>
      <w:spacing w:before="40" w:after="120"/>
      <w:jc w:val="center"/>
    </w:pPr>
    <w:rPr>
      <w:rFonts w:ascii="Times New Roman" w:hAnsi="Times New Roman"/>
      <w:b/>
      <w:lang w:val="en-US"/>
    </w:rPr>
  </w:style>
  <w:style w:type="paragraph" w:styleId="NormalWeb">
    <w:name w:val="Normal (Web)"/>
    <w:basedOn w:val="Normal"/>
    <w:rsid w:val="00A93869"/>
    <w:pPr>
      <w:spacing w:before="100" w:beforeAutospacing="1" w:after="100" w:afterAutospacing="1"/>
    </w:pPr>
    <w:rPr>
      <w:rFonts w:ascii="Times New Roman" w:hAnsi="Times New Roman" w:cs="Arial"/>
      <w:sz w:val="24"/>
      <w:szCs w:val="24"/>
      <w:lang w:val="en-US"/>
    </w:rPr>
  </w:style>
  <w:style w:type="paragraph" w:styleId="BodyText">
    <w:name w:val="Body Text"/>
    <w:basedOn w:val="Normal"/>
    <w:link w:val="BodyTextChar"/>
    <w:rsid w:val="00A93869"/>
    <w:pPr>
      <w:widowControl w:val="0"/>
      <w:spacing w:before="120"/>
    </w:pPr>
    <w:rPr>
      <w:rFonts w:ascii="Times New Roman" w:hAnsi="Times New Roman"/>
      <w:bCs/>
      <w:iCs/>
      <w:sz w:val="24"/>
      <w:lang w:eastAsia="ko-KR"/>
    </w:rPr>
  </w:style>
  <w:style w:type="paragraph" w:customStyle="1" w:styleId="Paragraph">
    <w:name w:val="Paragraph"/>
    <w:link w:val="ParagraphChar"/>
    <w:rsid w:val="0030212D"/>
    <w:pPr>
      <w:jc w:val="both"/>
    </w:pPr>
    <w:rPr>
      <w:rFonts w:ascii="Arial" w:hAnsi="Arial"/>
      <w:sz w:val="22"/>
      <w:lang w:eastAsia="en-US"/>
    </w:rPr>
  </w:style>
  <w:style w:type="paragraph" w:customStyle="1" w:styleId="Footerempty">
    <w:name w:val="Footerempty"/>
    <w:basedOn w:val="Footer"/>
    <w:rsid w:val="00A83C8D"/>
    <w:pPr>
      <w:tabs>
        <w:tab w:val="clear" w:pos="4153"/>
        <w:tab w:val="clear" w:pos="8306"/>
        <w:tab w:val="center" w:pos="4536"/>
        <w:tab w:val="right" w:pos="9072"/>
      </w:tabs>
    </w:pPr>
    <w:rPr>
      <w:color w:val="FFFFFF"/>
      <w:sz w:val="2"/>
    </w:rPr>
  </w:style>
  <w:style w:type="paragraph" w:customStyle="1" w:styleId="FrontPage">
    <w:name w:val="FrontPage"/>
    <w:basedOn w:val="Normal"/>
    <w:rsid w:val="00DA2710"/>
    <w:pPr>
      <w:jc w:val="center"/>
    </w:pPr>
    <w:rPr>
      <w:b/>
      <w:color w:val="000080"/>
      <w:sz w:val="44"/>
    </w:rPr>
  </w:style>
  <w:style w:type="paragraph" w:customStyle="1" w:styleId="DatePub">
    <w:name w:val="DatePub"/>
    <w:basedOn w:val="Normal"/>
    <w:rsid w:val="00DA2710"/>
    <w:pPr>
      <w:jc w:val="center"/>
    </w:pPr>
    <w:rPr>
      <w:color w:val="000080"/>
    </w:rPr>
  </w:style>
  <w:style w:type="paragraph" w:customStyle="1" w:styleId="TableHeading">
    <w:name w:val="TableHeading"/>
    <w:basedOn w:val="Normal"/>
    <w:rsid w:val="00CD2966"/>
    <w:rPr>
      <w:rFonts w:cs="Arial"/>
      <w:b/>
      <w:szCs w:val="32"/>
    </w:rPr>
  </w:style>
  <w:style w:type="paragraph" w:customStyle="1" w:styleId="ColorfulGrid-Accent11">
    <w:name w:val="Colorful Grid - Accent 11"/>
    <w:basedOn w:val="Paragraph"/>
    <w:qFormat/>
    <w:rsid w:val="00CD2966"/>
    <w:pPr>
      <w:ind w:left="720"/>
    </w:pPr>
    <w:rPr>
      <w:rFonts w:cs="Arial"/>
      <w:i/>
      <w:szCs w:val="32"/>
    </w:rPr>
  </w:style>
  <w:style w:type="paragraph" w:customStyle="1" w:styleId="Feature">
    <w:name w:val="Feature"/>
    <w:basedOn w:val="Normal"/>
    <w:link w:val="FeatureChar"/>
    <w:rsid w:val="005979A2"/>
    <w:rPr>
      <w:rFonts w:ascii="Courier New" w:hAnsi="Courier New" w:cs="Arial"/>
      <w:szCs w:val="32"/>
    </w:rPr>
  </w:style>
  <w:style w:type="paragraph" w:customStyle="1" w:styleId="FeatureItalic">
    <w:name w:val="Feature + Italic"/>
    <w:basedOn w:val="Feature"/>
    <w:rsid w:val="005979A2"/>
    <w:rPr>
      <w:i/>
    </w:rPr>
  </w:style>
  <w:style w:type="paragraph" w:customStyle="1" w:styleId="Italic">
    <w:name w:val="Italic"/>
    <w:basedOn w:val="Paragraph"/>
    <w:link w:val="ItalicChar"/>
    <w:rsid w:val="00CD2966"/>
    <w:rPr>
      <w:rFonts w:cs="Arial"/>
      <w:i/>
      <w:szCs w:val="32"/>
    </w:rPr>
  </w:style>
  <w:style w:type="paragraph" w:customStyle="1" w:styleId="Bold">
    <w:name w:val="Bold"/>
    <w:basedOn w:val="Paragraph"/>
    <w:link w:val="BoldChar"/>
    <w:rsid w:val="00CD2966"/>
    <w:rPr>
      <w:rFonts w:cs="Arial"/>
      <w:b/>
      <w:szCs w:val="32"/>
    </w:rPr>
  </w:style>
  <w:style w:type="paragraph" w:customStyle="1" w:styleId="Nurbered1">
    <w:name w:val="Nurbered1"/>
    <w:basedOn w:val="Normal"/>
    <w:autoRedefine/>
    <w:rsid w:val="007D550D"/>
    <w:pPr>
      <w:numPr>
        <w:numId w:val="5"/>
      </w:numPr>
      <w:tabs>
        <w:tab w:val="left" w:pos="284"/>
      </w:tabs>
      <w:spacing w:line="360" w:lineRule="auto"/>
    </w:pPr>
    <w:rPr>
      <w:rFonts w:cs="Arial"/>
      <w:szCs w:val="32"/>
    </w:rPr>
  </w:style>
  <w:style w:type="paragraph" w:customStyle="1" w:styleId="AttributeNameItalic">
    <w:name w:val="AttributeName + Italic"/>
    <w:basedOn w:val="Normal"/>
    <w:link w:val="AttributeNameItalicChar"/>
    <w:rsid w:val="00EF22A9"/>
    <w:rPr>
      <w:rFonts w:ascii="Courier New" w:hAnsi="Courier New" w:cs="Arial"/>
      <w:i/>
      <w:szCs w:val="32"/>
    </w:rPr>
  </w:style>
  <w:style w:type="paragraph" w:customStyle="1" w:styleId="Bulleted0">
    <w:name w:val="Bulleted"/>
    <w:basedOn w:val="Normal"/>
    <w:rsid w:val="00014CB6"/>
    <w:rPr>
      <w:rFonts w:cs="Arial"/>
      <w:szCs w:val="32"/>
    </w:rPr>
  </w:style>
  <w:style w:type="paragraph" w:customStyle="1" w:styleId="BoldItalic">
    <w:name w:val="Bold + Italic"/>
    <w:basedOn w:val="Normal"/>
    <w:link w:val="BoldItalicChar"/>
    <w:rsid w:val="00280761"/>
    <w:rPr>
      <w:rFonts w:cs="Arial"/>
      <w:b/>
      <w:i/>
      <w:szCs w:val="32"/>
    </w:rPr>
  </w:style>
  <w:style w:type="paragraph" w:customStyle="1" w:styleId="Example">
    <w:name w:val="Example"/>
    <w:basedOn w:val="Normal"/>
    <w:rsid w:val="005979A2"/>
    <w:rPr>
      <w:rFonts w:ascii="Verdana" w:hAnsi="Verdana" w:cs="Arial"/>
      <w:szCs w:val="32"/>
    </w:rPr>
  </w:style>
  <w:style w:type="paragraph" w:customStyle="1" w:styleId="ExampleBold">
    <w:name w:val="Example + Bold"/>
    <w:basedOn w:val="Example"/>
    <w:link w:val="ExampleBoldChar"/>
    <w:rsid w:val="005979A2"/>
    <w:rPr>
      <w:b/>
    </w:rPr>
  </w:style>
  <w:style w:type="paragraph" w:customStyle="1" w:styleId="BulletedFeatureItalic">
    <w:name w:val="Bulleted Feature + Italic"/>
    <w:basedOn w:val="Feature"/>
    <w:rsid w:val="005979A2"/>
    <w:pPr>
      <w:numPr>
        <w:numId w:val="3"/>
      </w:numPr>
      <w:ind w:left="714" w:hanging="357"/>
    </w:pPr>
    <w:rPr>
      <w:i/>
    </w:rPr>
  </w:style>
  <w:style w:type="paragraph" w:customStyle="1" w:styleId="BulletedFeature">
    <w:name w:val="Bulleted Feature"/>
    <w:basedOn w:val="Feature"/>
    <w:rsid w:val="007C6337"/>
    <w:pPr>
      <w:numPr>
        <w:numId w:val="4"/>
      </w:numPr>
    </w:pPr>
  </w:style>
  <w:style w:type="paragraph" w:customStyle="1" w:styleId="number-left">
    <w:name w:val="number-left"/>
    <w:basedOn w:val="Paragraph"/>
    <w:autoRedefine/>
    <w:rsid w:val="00235D19"/>
    <w:pPr>
      <w:numPr>
        <w:numId w:val="8"/>
      </w:numPr>
      <w:tabs>
        <w:tab w:val="left" w:pos="284"/>
      </w:tabs>
      <w:spacing w:after="240"/>
    </w:pPr>
    <w:rPr>
      <w:lang w:val="en-US"/>
    </w:rPr>
  </w:style>
  <w:style w:type="character" w:customStyle="1" w:styleId="FeatureChar">
    <w:name w:val="Feature Char"/>
    <w:link w:val="Feature"/>
    <w:rsid w:val="002272C9"/>
    <w:rPr>
      <w:rFonts w:ascii="Courier New" w:hAnsi="Courier New" w:cs="Arial"/>
      <w:sz w:val="22"/>
      <w:szCs w:val="32"/>
      <w:lang w:val="en-GB" w:eastAsia="en-US" w:bidi="ar-SA"/>
    </w:rPr>
  </w:style>
  <w:style w:type="character" w:customStyle="1" w:styleId="ParagraphChar">
    <w:name w:val="Paragraph Char"/>
    <w:link w:val="Paragraph"/>
    <w:rsid w:val="002272C9"/>
    <w:rPr>
      <w:rFonts w:ascii="Arial" w:hAnsi="Arial"/>
      <w:sz w:val="22"/>
      <w:lang w:val="en-GB" w:eastAsia="en-US" w:bidi="ar-SA"/>
    </w:rPr>
  </w:style>
  <w:style w:type="paragraph" w:styleId="FootnoteText">
    <w:name w:val="footnote text"/>
    <w:basedOn w:val="Normal"/>
    <w:link w:val="FootnoteTextChar"/>
    <w:uiPriority w:val="99"/>
    <w:rsid w:val="00D6024F"/>
  </w:style>
  <w:style w:type="character" w:styleId="FootnoteReference">
    <w:name w:val="footnote reference"/>
    <w:uiPriority w:val="99"/>
    <w:rsid w:val="00D6024F"/>
    <w:rPr>
      <w:vertAlign w:val="superscript"/>
    </w:rPr>
  </w:style>
  <w:style w:type="character" w:customStyle="1" w:styleId="ItalicChar">
    <w:name w:val="Italic Char"/>
    <w:link w:val="Italic"/>
    <w:rsid w:val="005B22A2"/>
    <w:rPr>
      <w:rFonts w:ascii="Arial" w:hAnsi="Arial" w:cs="Arial"/>
      <w:i/>
      <w:sz w:val="22"/>
      <w:szCs w:val="32"/>
      <w:lang w:val="en-GB" w:eastAsia="en-US" w:bidi="ar-SA"/>
    </w:rPr>
  </w:style>
  <w:style w:type="paragraph" w:customStyle="1" w:styleId="Numbered2">
    <w:name w:val="Numbered2"/>
    <w:basedOn w:val="Normal"/>
    <w:rsid w:val="00EF22A9"/>
    <w:pPr>
      <w:tabs>
        <w:tab w:val="num" w:pos="900"/>
      </w:tabs>
      <w:ind w:left="900" w:hanging="360"/>
    </w:pPr>
    <w:rPr>
      <w:rFonts w:cs="Arial"/>
      <w:szCs w:val="32"/>
    </w:rPr>
  </w:style>
  <w:style w:type="character" w:customStyle="1" w:styleId="AttributeNameItalicChar">
    <w:name w:val="AttributeName + Italic Char"/>
    <w:link w:val="AttributeNameItalic"/>
    <w:rsid w:val="00EF22A9"/>
    <w:rPr>
      <w:rFonts w:ascii="Courier New" w:hAnsi="Courier New" w:cs="Arial"/>
      <w:i/>
      <w:sz w:val="22"/>
      <w:szCs w:val="32"/>
      <w:lang w:val="en-GB" w:eastAsia="en-US" w:bidi="ar-SA"/>
    </w:rPr>
  </w:style>
  <w:style w:type="paragraph" w:customStyle="1" w:styleId="Number3">
    <w:name w:val="Number3"/>
    <w:basedOn w:val="Paragraph"/>
    <w:next w:val="Numbered2"/>
    <w:rsid w:val="00EF22A9"/>
    <w:pPr>
      <w:numPr>
        <w:numId w:val="6"/>
      </w:numPr>
    </w:pPr>
  </w:style>
  <w:style w:type="character" w:customStyle="1" w:styleId="BoldChar">
    <w:name w:val="Bold Char"/>
    <w:link w:val="Bold"/>
    <w:rsid w:val="00EF22A9"/>
    <w:rPr>
      <w:rFonts w:ascii="Arial" w:hAnsi="Arial" w:cs="Arial"/>
      <w:b/>
      <w:sz w:val="22"/>
      <w:szCs w:val="32"/>
      <w:lang w:val="en-GB" w:eastAsia="en-US" w:bidi="ar-SA"/>
    </w:rPr>
  </w:style>
  <w:style w:type="character" w:customStyle="1" w:styleId="BoldItalicChar">
    <w:name w:val="Bold + Italic Char"/>
    <w:link w:val="BoldItalic"/>
    <w:rsid w:val="00EF22A9"/>
    <w:rPr>
      <w:rFonts w:ascii="Arial" w:hAnsi="Arial" w:cs="Arial"/>
      <w:b/>
      <w:i/>
      <w:sz w:val="22"/>
      <w:szCs w:val="32"/>
      <w:lang w:val="en-GB" w:eastAsia="en-US" w:bidi="ar-SA"/>
    </w:rPr>
  </w:style>
  <w:style w:type="character" w:customStyle="1" w:styleId="ExampleBoldChar">
    <w:name w:val="Example + Bold Char"/>
    <w:link w:val="ExampleBold"/>
    <w:rsid w:val="00550D7A"/>
    <w:rPr>
      <w:rFonts w:ascii="Verdana" w:hAnsi="Verdana" w:cs="Arial"/>
      <w:b/>
      <w:sz w:val="22"/>
      <w:szCs w:val="32"/>
      <w:lang w:val="en-GB" w:eastAsia="en-US" w:bidi="ar-SA"/>
    </w:rPr>
  </w:style>
  <w:style w:type="paragraph" w:customStyle="1" w:styleId="bulleted">
    <w:name w:val="bulleted"/>
    <w:basedOn w:val="Paragraph"/>
    <w:link w:val="bulletedChar"/>
    <w:autoRedefine/>
    <w:rsid w:val="00A6281D"/>
    <w:pPr>
      <w:numPr>
        <w:numId w:val="42"/>
      </w:numPr>
      <w:spacing w:before="120" w:after="120"/>
    </w:pPr>
  </w:style>
  <w:style w:type="character" w:customStyle="1" w:styleId="bulletedChar">
    <w:name w:val="bulleted Char"/>
    <w:link w:val="bulleted"/>
    <w:rsid w:val="00A6281D"/>
    <w:rPr>
      <w:rFonts w:ascii="Arial" w:hAnsi="Arial"/>
      <w:sz w:val="22"/>
      <w:lang w:eastAsia="en-US"/>
    </w:rPr>
  </w:style>
  <w:style w:type="paragraph" w:customStyle="1" w:styleId="AttributeName">
    <w:name w:val="AttributeName"/>
    <w:basedOn w:val="Normal"/>
    <w:link w:val="AttributeNameChar"/>
    <w:rsid w:val="000D6592"/>
    <w:rPr>
      <w:rFonts w:ascii="Courier New" w:hAnsi="Courier New" w:cs="Courier New"/>
    </w:rPr>
  </w:style>
  <w:style w:type="character" w:customStyle="1" w:styleId="AttributeNameChar">
    <w:name w:val="AttributeName Char"/>
    <w:link w:val="AttributeName"/>
    <w:rsid w:val="000D6592"/>
    <w:rPr>
      <w:rFonts w:ascii="Courier New" w:hAnsi="Courier New" w:cs="Courier New"/>
      <w:sz w:val="22"/>
      <w:lang w:val="en-GB" w:eastAsia="en-US" w:bidi="ar-SA"/>
    </w:rPr>
  </w:style>
  <w:style w:type="paragraph" w:customStyle="1" w:styleId="numbered-start-at-1">
    <w:name w:val="numbered-start-at-1"/>
    <w:basedOn w:val="Paragraph"/>
    <w:autoRedefine/>
    <w:rsid w:val="000B182F"/>
    <w:pPr>
      <w:numPr>
        <w:numId w:val="9"/>
      </w:numPr>
      <w:spacing w:after="240"/>
    </w:pPr>
  </w:style>
  <w:style w:type="paragraph" w:styleId="BalloonText">
    <w:name w:val="Balloon Text"/>
    <w:basedOn w:val="Normal"/>
    <w:semiHidden/>
    <w:rsid w:val="0021549E"/>
    <w:rPr>
      <w:rFonts w:ascii="Tahoma" w:hAnsi="Tahoma" w:cs="Tahoma"/>
      <w:sz w:val="16"/>
      <w:szCs w:val="16"/>
    </w:rPr>
  </w:style>
  <w:style w:type="paragraph" w:customStyle="1" w:styleId="ColorfulList-Accent11">
    <w:name w:val="Colorful List - Accent 11"/>
    <w:basedOn w:val="Normal"/>
    <w:qFormat/>
    <w:rsid w:val="006A09A6"/>
    <w:pPr>
      <w:ind w:left="720"/>
    </w:pPr>
  </w:style>
  <w:style w:type="character" w:customStyle="1" w:styleId="Heading1Char">
    <w:name w:val="Heading 1 Char"/>
    <w:link w:val="Heading1"/>
    <w:uiPriority w:val="9"/>
    <w:rsid w:val="00A6281D"/>
    <w:rPr>
      <w:rFonts w:ascii="Arial" w:hAnsi="Arial" w:cs="Arial"/>
      <w:b/>
      <w:bCs/>
      <w:color w:val="0000FF"/>
      <w:sz w:val="32"/>
      <w:szCs w:val="32"/>
      <w:lang w:eastAsia="en-US"/>
    </w:rPr>
  </w:style>
  <w:style w:type="character" w:customStyle="1" w:styleId="Heading2Char">
    <w:name w:val="Heading 2 Char"/>
    <w:link w:val="Heading2"/>
    <w:uiPriority w:val="9"/>
    <w:rsid w:val="004F524E"/>
    <w:rPr>
      <w:rFonts w:ascii="Arial" w:hAnsi="Arial" w:cs="Arial"/>
      <w:b/>
      <w:bCs/>
      <w:i/>
      <w:iCs/>
      <w:color w:val="0000FF"/>
      <w:sz w:val="28"/>
      <w:szCs w:val="28"/>
      <w:lang w:eastAsia="en-US"/>
    </w:rPr>
  </w:style>
  <w:style w:type="character" w:customStyle="1" w:styleId="Heading3Char">
    <w:name w:val="Heading 3 Char"/>
    <w:link w:val="Heading3"/>
    <w:uiPriority w:val="9"/>
    <w:rsid w:val="0033550E"/>
    <w:rPr>
      <w:rFonts w:ascii="Arial" w:hAnsi="Arial" w:cs="Arial"/>
      <w:b/>
      <w:bCs/>
      <w:color w:val="0000FF"/>
      <w:sz w:val="22"/>
      <w:lang w:eastAsia="en-US"/>
    </w:rPr>
  </w:style>
  <w:style w:type="character" w:customStyle="1" w:styleId="Heading4Char">
    <w:name w:val="Heading 4 Char"/>
    <w:link w:val="Heading4"/>
    <w:uiPriority w:val="9"/>
    <w:rsid w:val="000B5F4F"/>
    <w:rPr>
      <w:rFonts w:ascii="Arial" w:hAnsi="Arial"/>
      <w:b/>
      <w:bCs/>
      <w:sz w:val="22"/>
      <w:lang w:eastAsia="en-US"/>
    </w:rPr>
  </w:style>
  <w:style w:type="character" w:customStyle="1" w:styleId="Heading5Char">
    <w:name w:val="Heading 5 Char"/>
    <w:link w:val="Heading5"/>
    <w:uiPriority w:val="9"/>
    <w:rsid w:val="000B5F4F"/>
    <w:rPr>
      <w:rFonts w:ascii="Arial" w:hAnsi="Arial"/>
      <w:b/>
      <w:bCs/>
      <w:i/>
      <w:iCs/>
      <w:sz w:val="22"/>
      <w:szCs w:val="26"/>
      <w:lang w:eastAsia="en-US"/>
    </w:rPr>
  </w:style>
  <w:style w:type="character" w:customStyle="1" w:styleId="Heading6Char">
    <w:name w:val="Heading 6 Char"/>
    <w:link w:val="Heading6"/>
    <w:uiPriority w:val="9"/>
    <w:rsid w:val="000B5F4F"/>
    <w:rPr>
      <w:b/>
      <w:bCs/>
      <w:sz w:val="22"/>
      <w:szCs w:val="22"/>
      <w:lang w:eastAsia="en-US"/>
    </w:rPr>
  </w:style>
  <w:style w:type="character" w:customStyle="1" w:styleId="Heading7Char">
    <w:name w:val="Heading 7 Char"/>
    <w:link w:val="Heading7"/>
    <w:uiPriority w:val="9"/>
    <w:rsid w:val="000B5F4F"/>
    <w:rPr>
      <w:sz w:val="24"/>
      <w:szCs w:val="24"/>
      <w:lang w:eastAsia="en-US"/>
    </w:rPr>
  </w:style>
  <w:style w:type="character" w:customStyle="1" w:styleId="Heading8Char">
    <w:name w:val="Heading 8 Char"/>
    <w:link w:val="Heading8"/>
    <w:uiPriority w:val="9"/>
    <w:rsid w:val="000B5F4F"/>
    <w:rPr>
      <w:i/>
      <w:iCs/>
      <w:sz w:val="24"/>
      <w:szCs w:val="24"/>
      <w:lang w:eastAsia="en-US"/>
    </w:rPr>
  </w:style>
  <w:style w:type="character" w:customStyle="1" w:styleId="Heading9Char">
    <w:name w:val="Heading 9 Char"/>
    <w:link w:val="Heading9"/>
    <w:uiPriority w:val="9"/>
    <w:rsid w:val="000B5F4F"/>
    <w:rPr>
      <w:rFonts w:ascii="Arial" w:hAnsi="Arial" w:cs="Arial"/>
      <w:sz w:val="22"/>
      <w:szCs w:val="22"/>
      <w:lang w:eastAsia="en-US"/>
    </w:rPr>
  </w:style>
  <w:style w:type="character" w:customStyle="1" w:styleId="FooterChar">
    <w:name w:val="Footer Char"/>
    <w:link w:val="Footer"/>
    <w:rsid w:val="000B5F4F"/>
    <w:rPr>
      <w:rFonts w:ascii="Arial" w:hAnsi="Arial"/>
      <w:sz w:val="22"/>
      <w:lang w:val="en-GB"/>
    </w:rPr>
  </w:style>
  <w:style w:type="character" w:styleId="CommentReference">
    <w:name w:val="annotation reference"/>
    <w:uiPriority w:val="99"/>
    <w:rsid w:val="000B5F4F"/>
    <w:rPr>
      <w:sz w:val="16"/>
      <w:szCs w:val="16"/>
    </w:rPr>
  </w:style>
  <w:style w:type="paragraph" w:styleId="CommentText">
    <w:name w:val="annotation text"/>
    <w:basedOn w:val="Normal"/>
    <w:link w:val="CommentTextChar"/>
    <w:uiPriority w:val="99"/>
    <w:rsid w:val="000B5F4F"/>
    <w:rPr>
      <w:rFonts w:ascii="Times New Roman" w:hAnsi="Times New Roman"/>
      <w:sz w:val="20"/>
      <w:lang w:val="en-US"/>
    </w:rPr>
  </w:style>
  <w:style w:type="character" w:customStyle="1" w:styleId="CommentTextChar">
    <w:name w:val="Comment Text Char"/>
    <w:basedOn w:val="DefaultParagraphFont"/>
    <w:link w:val="CommentText"/>
    <w:uiPriority w:val="99"/>
    <w:rsid w:val="000B5F4F"/>
  </w:style>
  <w:style w:type="character" w:customStyle="1" w:styleId="FootnoteTextChar">
    <w:name w:val="Footnote Text Char"/>
    <w:link w:val="FootnoteText"/>
    <w:uiPriority w:val="99"/>
    <w:rsid w:val="000B5F4F"/>
    <w:rPr>
      <w:rFonts w:ascii="Arial" w:hAnsi="Arial"/>
      <w:sz w:val="22"/>
      <w:lang w:val="en-GB"/>
    </w:rPr>
  </w:style>
  <w:style w:type="paragraph" w:customStyle="1" w:styleId="Style1">
    <w:name w:val="Style1"/>
    <w:basedOn w:val="Heading1"/>
    <w:autoRedefine/>
    <w:rsid w:val="000B5F4F"/>
    <w:pPr>
      <w:numPr>
        <w:numId w:val="17"/>
      </w:numPr>
    </w:pPr>
  </w:style>
  <w:style w:type="paragraph" w:customStyle="1" w:styleId="Style2">
    <w:name w:val="Style2"/>
    <w:basedOn w:val="Heading1"/>
    <w:autoRedefine/>
    <w:rsid w:val="000B5F4F"/>
    <w:pPr>
      <w:numPr>
        <w:numId w:val="12"/>
      </w:numPr>
    </w:pPr>
  </w:style>
  <w:style w:type="paragraph" w:styleId="TOC4">
    <w:name w:val="toc 4"/>
    <w:basedOn w:val="Normal"/>
    <w:next w:val="Normal"/>
    <w:autoRedefine/>
    <w:uiPriority w:val="39"/>
    <w:rsid w:val="000B5F4F"/>
    <w:pPr>
      <w:ind w:left="600"/>
    </w:pPr>
    <w:rPr>
      <w:sz w:val="20"/>
    </w:rPr>
  </w:style>
  <w:style w:type="table" w:customStyle="1" w:styleId="LightList1">
    <w:name w:val="Light List1"/>
    <w:basedOn w:val="TableNormal"/>
    <w:uiPriority w:val="61"/>
    <w:rsid w:val="000B5F4F"/>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FollowedHyperlink">
    <w:name w:val="FollowedHyperlink"/>
    <w:rsid w:val="000B5F4F"/>
    <w:rPr>
      <w:color w:val="800080"/>
      <w:u w:val="single"/>
    </w:rPr>
  </w:style>
  <w:style w:type="paragraph" w:styleId="Subtitle">
    <w:name w:val="Subtitle"/>
    <w:basedOn w:val="Normal"/>
    <w:next w:val="Normal"/>
    <w:link w:val="SubtitleChar"/>
    <w:qFormat/>
    <w:rsid w:val="000B5F4F"/>
    <w:pPr>
      <w:spacing w:after="60"/>
      <w:jc w:val="center"/>
      <w:outlineLvl w:val="1"/>
    </w:pPr>
    <w:rPr>
      <w:rFonts w:ascii="Cambria" w:hAnsi="Cambria"/>
      <w:sz w:val="24"/>
      <w:szCs w:val="24"/>
      <w:lang w:val="en-US"/>
    </w:rPr>
  </w:style>
  <w:style w:type="character" w:customStyle="1" w:styleId="SubtitleChar">
    <w:name w:val="Subtitle Char"/>
    <w:link w:val="Subtitle"/>
    <w:rsid w:val="000B5F4F"/>
    <w:rPr>
      <w:rFonts w:ascii="Cambria" w:hAnsi="Cambria"/>
      <w:sz w:val="24"/>
      <w:szCs w:val="24"/>
    </w:rPr>
  </w:style>
  <w:style w:type="character" w:styleId="SubtleEmphasis">
    <w:name w:val="Subtle Emphasis"/>
    <w:uiPriority w:val="19"/>
    <w:qFormat/>
    <w:rsid w:val="000B5F4F"/>
    <w:rPr>
      <w:i/>
      <w:iCs/>
      <w:color w:val="808080"/>
    </w:rPr>
  </w:style>
  <w:style w:type="paragraph" w:customStyle="1" w:styleId="Text1">
    <w:name w:val="Text 1"/>
    <w:basedOn w:val="Normal"/>
    <w:rsid w:val="000B5F4F"/>
    <w:pPr>
      <w:spacing w:after="120"/>
    </w:pPr>
  </w:style>
  <w:style w:type="paragraph" w:styleId="HTMLPreformatted">
    <w:name w:val="HTML Preformatted"/>
    <w:basedOn w:val="Normal"/>
    <w:link w:val="HTMLPreformattedChar"/>
    <w:rsid w:val="000B5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US"/>
    </w:rPr>
  </w:style>
  <w:style w:type="character" w:customStyle="1" w:styleId="HTMLPreformattedChar">
    <w:name w:val="HTML Preformatted Char"/>
    <w:link w:val="HTMLPreformatted"/>
    <w:rsid w:val="000B5F4F"/>
    <w:rPr>
      <w:rFonts w:ascii="Courier New" w:hAnsi="Courier New" w:cs="Courier New"/>
    </w:rPr>
  </w:style>
  <w:style w:type="paragraph" w:styleId="DocumentMap">
    <w:name w:val="Document Map"/>
    <w:basedOn w:val="Normal"/>
    <w:link w:val="DocumentMapChar"/>
    <w:rsid w:val="000B5F4F"/>
    <w:pPr>
      <w:shd w:val="clear" w:color="auto" w:fill="000080"/>
    </w:pPr>
    <w:rPr>
      <w:rFonts w:ascii="Tahoma" w:hAnsi="Tahoma" w:cs="Tahoma"/>
      <w:sz w:val="20"/>
      <w:lang w:val="en-US"/>
    </w:rPr>
  </w:style>
  <w:style w:type="character" w:customStyle="1" w:styleId="DocumentMapChar">
    <w:name w:val="Document Map Char"/>
    <w:link w:val="DocumentMap"/>
    <w:rsid w:val="000B5F4F"/>
    <w:rPr>
      <w:rFonts w:ascii="Tahoma" w:hAnsi="Tahoma" w:cs="Tahoma"/>
      <w:shd w:val="clear" w:color="auto" w:fill="000080"/>
    </w:rPr>
  </w:style>
  <w:style w:type="character" w:styleId="Strong">
    <w:name w:val="Strong"/>
    <w:qFormat/>
    <w:rsid w:val="000B5F4F"/>
    <w:rPr>
      <w:b/>
      <w:bCs/>
    </w:rPr>
  </w:style>
  <w:style w:type="paragraph" w:styleId="ListParagraph">
    <w:name w:val="List Paragraph"/>
    <w:basedOn w:val="Normal"/>
    <w:link w:val="ListParagraphChar"/>
    <w:uiPriority w:val="34"/>
    <w:qFormat/>
    <w:rsid w:val="00300232"/>
    <w:pPr>
      <w:ind w:left="720"/>
    </w:pPr>
  </w:style>
  <w:style w:type="paragraph" w:customStyle="1" w:styleId="code">
    <w:name w:val="code"/>
    <w:basedOn w:val="Normal"/>
    <w:rsid w:val="00FA55D6"/>
    <w:pPr>
      <w:tabs>
        <w:tab w:val="num" w:pos="-864"/>
      </w:tabs>
      <w:spacing w:before="100" w:beforeAutospacing="1" w:after="100" w:afterAutospacing="1"/>
      <w:ind w:left="-864" w:hanging="576"/>
    </w:pPr>
    <w:rPr>
      <w:rFonts w:ascii="Courier" w:hAnsi="Courier" w:cs="Arial"/>
      <w:szCs w:val="22"/>
      <w:lang w:val="en-US"/>
    </w:rPr>
  </w:style>
  <w:style w:type="table" w:styleId="LightList">
    <w:name w:val="Light List"/>
    <w:basedOn w:val="TableNormal"/>
    <w:uiPriority w:val="61"/>
    <w:rsid w:val="001A4CE3"/>
    <w:rPr>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bulletedattribute">
    <w:name w:val="bulleted attribute"/>
    <w:basedOn w:val="Normal"/>
    <w:rsid w:val="001A4CE3"/>
    <w:pPr>
      <w:numPr>
        <w:numId w:val="34"/>
      </w:numPr>
    </w:pPr>
    <w:rPr>
      <w:rFonts w:ascii="Courier New" w:hAnsi="Courier New"/>
      <w:szCs w:val="22"/>
    </w:rPr>
  </w:style>
  <w:style w:type="paragraph" w:customStyle="1" w:styleId="Default">
    <w:name w:val="Default"/>
    <w:rsid w:val="001A4CE3"/>
    <w:pPr>
      <w:autoSpaceDE w:val="0"/>
      <w:autoSpaceDN w:val="0"/>
      <w:adjustRightInd w:val="0"/>
    </w:pPr>
    <w:rPr>
      <w:rFonts w:ascii="Cambria" w:hAnsi="Cambria" w:cs="Cambria"/>
      <w:color w:val="000000"/>
      <w:sz w:val="24"/>
      <w:szCs w:val="24"/>
      <w:lang w:val="it-IT" w:eastAsia="en-US"/>
    </w:rPr>
  </w:style>
  <w:style w:type="paragraph" w:styleId="CommentSubject">
    <w:name w:val="annotation subject"/>
    <w:basedOn w:val="CommentText"/>
    <w:next w:val="CommentText"/>
    <w:link w:val="CommentSubjectChar"/>
    <w:rsid w:val="001A4CE3"/>
    <w:pPr>
      <w:spacing w:after="240"/>
    </w:pPr>
    <w:rPr>
      <w:rFonts w:ascii="Arial" w:hAnsi="Arial"/>
      <w:b/>
      <w:bCs/>
      <w:lang w:val="en-GB"/>
    </w:rPr>
  </w:style>
  <w:style w:type="character" w:customStyle="1" w:styleId="CommentSubjectChar">
    <w:name w:val="Comment Subject Char"/>
    <w:link w:val="CommentSubject"/>
    <w:rsid w:val="001A4CE3"/>
    <w:rPr>
      <w:rFonts w:ascii="Arial" w:hAnsi="Arial"/>
      <w:b/>
      <w:bCs/>
      <w:lang w:val="en-GB" w:eastAsia="en-US"/>
    </w:rPr>
  </w:style>
  <w:style w:type="paragraph" w:styleId="Revision">
    <w:name w:val="Revision"/>
    <w:hidden/>
    <w:uiPriority w:val="99"/>
    <w:semiHidden/>
    <w:rsid w:val="001A4CE3"/>
    <w:rPr>
      <w:rFonts w:ascii="Arial" w:hAnsi="Arial"/>
      <w:sz w:val="22"/>
      <w:lang w:eastAsia="en-US"/>
    </w:rPr>
  </w:style>
  <w:style w:type="paragraph" w:styleId="NoSpacing">
    <w:name w:val="No Spacing"/>
    <w:uiPriority w:val="1"/>
    <w:qFormat/>
    <w:rsid w:val="001E59C8"/>
    <w:rPr>
      <w:rFonts w:ascii="Calibri" w:eastAsia="SimSun" w:hAnsi="Calibri"/>
      <w:sz w:val="22"/>
      <w:szCs w:val="22"/>
    </w:rPr>
  </w:style>
  <w:style w:type="table" w:styleId="GridTable1Light-Accent1">
    <w:name w:val="Grid Table 1 Light Accent 1"/>
    <w:basedOn w:val="TableNormal"/>
    <w:uiPriority w:val="46"/>
    <w:rsid w:val="00D10CE4"/>
    <w:rPr>
      <w:rFonts w:ascii="Calibri" w:eastAsia="SimSun" w:hAnsi="Calibri"/>
      <w:sz w:val="22"/>
      <w:szCs w:val="22"/>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rFonts w:cs="Times New Roman"/>
        <w:b/>
        <w:bCs/>
      </w:rPr>
      <w:tblPr/>
      <w:tcPr>
        <w:tcBorders>
          <w:bottom w:val="single" w:sz="12" w:space="0" w:color="95B3D7"/>
        </w:tcBorders>
      </w:tcPr>
    </w:tblStylePr>
    <w:tblStylePr w:type="lastRow">
      <w:rPr>
        <w:rFonts w:cs="Times New Roman"/>
        <w:b/>
        <w:bCs/>
      </w:rPr>
      <w:tblPr/>
      <w:tcPr>
        <w:tcBorders>
          <w:top w:val="double" w:sz="2" w:space="0" w:color="95B3D7"/>
        </w:tcBorders>
      </w:tcPr>
    </w:tblStylePr>
    <w:tblStylePr w:type="firstCol">
      <w:rPr>
        <w:rFonts w:cs="Times New Roman"/>
        <w:b/>
        <w:bCs/>
      </w:rPr>
    </w:tblStylePr>
    <w:tblStylePr w:type="lastCol">
      <w:rPr>
        <w:rFonts w:cs="Times New Roman"/>
        <w:b/>
        <w:bCs/>
      </w:rPr>
    </w:tblStylePr>
  </w:style>
  <w:style w:type="table" w:styleId="TableGrid1">
    <w:name w:val="Table Grid 1"/>
    <w:basedOn w:val="TableNormal"/>
    <w:rsid w:val="0078786C"/>
    <w:pPr>
      <w:spacing w:after="2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html-attribute">
    <w:name w:val="html-attribute"/>
    <w:rsid w:val="00FF31D1"/>
  </w:style>
  <w:style w:type="character" w:customStyle="1" w:styleId="html-attribute-name">
    <w:name w:val="html-attribute-name"/>
    <w:rsid w:val="00FF31D1"/>
  </w:style>
  <w:style w:type="character" w:customStyle="1" w:styleId="html-attribute-value">
    <w:name w:val="html-attribute-value"/>
    <w:rsid w:val="00FF31D1"/>
  </w:style>
  <w:style w:type="table" w:styleId="PlainTable2">
    <w:name w:val="Plain Table 2"/>
    <w:basedOn w:val="TableNormal"/>
    <w:uiPriority w:val="42"/>
    <w:rsid w:val="00DA0E99"/>
    <w:rPr>
      <w:rFonts w:ascii="Calibri"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FrontPageSubHeading">
    <w:name w:val="FrontPageSubHeading"/>
    <w:basedOn w:val="FrontPage"/>
    <w:qFormat/>
    <w:rsid w:val="00A26349"/>
    <w:rPr>
      <w:sz w:val="32"/>
    </w:rPr>
  </w:style>
  <w:style w:type="character" w:customStyle="1" w:styleId="ArtefactClass">
    <w:name w:val="ArtefactClass"/>
    <w:basedOn w:val="DefaultParagraphFont"/>
    <w:uiPriority w:val="1"/>
    <w:qFormat/>
    <w:rsid w:val="00D534E3"/>
    <w:rPr>
      <w:rFonts w:ascii="Courier New" w:hAnsi="Courier New"/>
      <w:noProof/>
      <w:lang w:val="en-GB"/>
    </w:rPr>
  </w:style>
  <w:style w:type="character" w:customStyle="1" w:styleId="BodyTextChar">
    <w:name w:val="Body Text Char"/>
    <w:basedOn w:val="DefaultParagraphFont"/>
    <w:link w:val="BodyText"/>
    <w:rsid w:val="00D534E3"/>
    <w:rPr>
      <w:bCs/>
      <w:iCs/>
      <w:sz w:val="24"/>
      <w:lang w:eastAsia="ko-KR"/>
    </w:rPr>
  </w:style>
  <w:style w:type="character" w:customStyle="1" w:styleId="ArtefactClassAbstract">
    <w:name w:val="ArtefactClassAbstract"/>
    <w:basedOn w:val="ArtefactClass"/>
    <w:uiPriority w:val="1"/>
    <w:qFormat/>
    <w:rsid w:val="00D534E3"/>
    <w:rPr>
      <w:rFonts w:ascii="Courier New" w:hAnsi="Courier New"/>
      <w:i/>
      <w:noProof/>
      <w:lang w:val="en-GB"/>
    </w:rPr>
  </w:style>
  <w:style w:type="paragraph" w:customStyle="1" w:styleId="xml">
    <w:name w:val="xml"/>
    <w:basedOn w:val="Normal"/>
    <w:autoRedefine/>
    <w:qFormat/>
    <w:rsid w:val="00B01D0E"/>
    <w:pPr>
      <w:pBdr>
        <w:top w:val="single" w:sz="4" w:space="1" w:color="auto"/>
        <w:left w:val="single" w:sz="4" w:space="4" w:color="auto"/>
        <w:bottom w:val="single" w:sz="4" w:space="1" w:color="auto"/>
        <w:right w:val="single" w:sz="4" w:space="4" w:color="auto"/>
      </w:pBdr>
      <w:jc w:val="left"/>
    </w:pPr>
    <w:rPr>
      <w:rFonts w:ascii="Courier New" w:hAnsi="Courier New"/>
      <w:b/>
      <w:bCs/>
      <w:noProof/>
      <w:sz w:val="18"/>
      <w:szCs w:val="18"/>
    </w:rPr>
  </w:style>
  <w:style w:type="paragraph" w:customStyle="1" w:styleId="Numbered">
    <w:name w:val="Numbered"/>
    <w:basedOn w:val="bulleted"/>
    <w:qFormat/>
    <w:rsid w:val="003740A4"/>
    <w:pPr>
      <w:numPr>
        <w:numId w:val="50"/>
      </w:numPr>
    </w:pPr>
  </w:style>
  <w:style w:type="numbering" w:customStyle="1" w:styleId="multilevel-bullets">
    <w:name w:val="multilevel-bullets"/>
    <w:uiPriority w:val="99"/>
    <w:rsid w:val="00F2745A"/>
    <w:pPr>
      <w:numPr>
        <w:numId w:val="43"/>
      </w:numPr>
    </w:pPr>
  </w:style>
  <w:style w:type="character" w:customStyle="1" w:styleId="UnresolvedMention1">
    <w:name w:val="Unresolved Mention1"/>
    <w:basedOn w:val="DefaultParagraphFont"/>
    <w:uiPriority w:val="99"/>
    <w:semiHidden/>
    <w:unhideWhenUsed/>
    <w:rsid w:val="00544C1E"/>
    <w:rPr>
      <w:color w:val="605E5C"/>
      <w:shd w:val="clear" w:color="auto" w:fill="E1DFDD"/>
    </w:rPr>
  </w:style>
  <w:style w:type="character" w:customStyle="1" w:styleId="Datatype">
    <w:name w:val="Datatype"/>
    <w:basedOn w:val="ArtefactClass"/>
    <w:uiPriority w:val="1"/>
    <w:qFormat/>
    <w:rsid w:val="003E16C8"/>
    <w:rPr>
      <w:rFonts w:ascii="Courier New" w:hAnsi="Courier New"/>
      <w:b/>
      <w:bCs/>
      <w:noProof/>
      <w:color w:val="404040" w:themeColor="text1" w:themeTint="BF"/>
      <w:sz w:val="18"/>
      <w:szCs w:val="18"/>
      <w:lang w:val="en-GB"/>
    </w:rPr>
  </w:style>
  <w:style w:type="paragraph" w:customStyle="1" w:styleId="bulleted2">
    <w:name w:val="bulleted2"/>
    <w:basedOn w:val="ListParagraph"/>
    <w:link w:val="bulleted2Char"/>
    <w:qFormat/>
    <w:rsid w:val="004E2080"/>
    <w:pPr>
      <w:numPr>
        <w:ilvl w:val="1"/>
        <w:numId w:val="14"/>
      </w:numPr>
    </w:pPr>
  </w:style>
  <w:style w:type="paragraph" w:customStyle="1" w:styleId="bulleted3">
    <w:name w:val="bulleted3"/>
    <w:basedOn w:val="ListParagraph"/>
    <w:link w:val="bulleted3Char"/>
    <w:qFormat/>
    <w:rsid w:val="004E2080"/>
    <w:pPr>
      <w:numPr>
        <w:ilvl w:val="2"/>
        <w:numId w:val="14"/>
      </w:numPr>
    </w:pPr>
  </w:style>
  <w:style w:type="character" w:customStyle="1" w:styleId="ListParagraphChar">
    <w:name w:val="List Paragraph Char"/>
    <w:basedOn w:val="DefaultParagraphFont"/>
    <w:link w:val="ListParagraph"/>
    <w:uiPriority w:val="34"/>
    <w:rsid w:val="004E2080"/>
    <w:rPr>
      <w:rFonts w:ascii="Arial" w:hAnsi="Arial"/>
      <w:sz w:val="22"/>
      <w:lang w:eastAsia="en-US"/>
    </w:rPr>
  </w:style>
  <w:style w:type="character" w:customStyle="1" w:styleId="bulleted2Char">
    <w:name w:val="bulleted2 Char"/>
    <w:basedOn w:val="ListParagraphChar"/>
    <w:link w:val="bulleted2"/>
    <w:rsid w:val="004E2080"/>
    <w:rPr>
      <w:rFonts w:ascii="Arial" w:hAnsi="Arial"/>
      <w:sz w:val="22"/>
      <w:lang w:eastAsia="en-US"/>
    </w:rPr>
  </w:style>
  <w:style w:type="character" w:customStyle="1" w:styleId="bulleted3Char">
    <w:name w:val="bulleted3 Char"/>
    <w:basedOn w:val="ListParagraphChar"/>
    <w:link w:val="bulleted3"/>
    <w:rsid w:val="004E2080"/>
    <w:rPr>
      <w:rFonts w:ascii="Arial" w:hAnsi="Arial"/>
      <w:sz w:val="22"/>
      <w:lang w:eastAsia="en-US"/>
    </w:rPr>
  </w:style>
  <w:style w:type="character" w:customStyle="1" w:styleId="coding">
    <w:name w:val="coding"/>
    <w:basedOn w:val="ArtefactClass"/>
    <w:uiPriority w:val="1"/>
    <w:qFormat/>
    <w:rsid w:val="007D11BD"/>
    <w:rPr>
      <w:rFonts w:ascii="Consolas" w:hAnsi="Consolas"/>
      <w:noProof/>
      <w:sz w:val="20"/>
      <w:lang w:val="en-GB"/>
    </w:rPr>
  </w:style>
  <w:style w:type="paragraph" w:customStyle="1" w:styleId="Comment">
    <w:name w:val="Comment"/>
    <w:basedOn w:val="CommentText"/>
    <w:link w:val="CommentChar"/>
    <w:qFormat/>
    <w:rsid w:val="005A49D7"/>
    <w:rPr>
      <w:rFonts w:asciiTheme="minorHAnsi" w:hAnsiTheme="minorHAnsi" w:cstheme="minorHAnsi"/>
      <w:lang w:eastAsia="en-GB"/>
    </w:rPr>
  </w:style>
  <w:style w:type="character" w:customStyle="1" w:styleId="CommentChar">
    <w:name w:val="Comment Char"/>
    <w:basedOn w:val="CommentTextChar"/>
    <w:link w:val="Comment"/>
    <w:rsid w:val="005A49D7"/>
    <w:rPr>
      <w:rFonts w:asciiTheme="minorHAnsi" w:hAnsiTheme="minorHAnsi" w:cstheme="minorHAnsi"/>
      <w:lang w:val="en-US"/>
    </w:rPr>
  </w:style>
  <w:style w:type="character" w:customStyle="1" w:styleId="fixed">
    <w:name w:val="fixed"/>
    <w:basedOn w:val="DefaultParagraphFont"/>
    <w:uiPriority w:val="1"/>
    <w:qFormat/>
    <w:rsid w:val="006936D8"/>
    <w:rPr>
      <w:rFonts w:ascii="Courier New" w:hAnsi="Courier New" w:cs="Consolas" w:hint="default"/>
      <w:noProof/>
      <w:color w:val="1F3864" w:themeColor="accent1" w:themeShade="80"/>
      <w:sz w:val="22"/>
      <w:szCs w:val="22"/>
      <w:lang w:val="en-GB"/>
    </w:rPr>
  </w:style>
  <w:style w:type="paragraph" w:styleId="TOC5">
    <w:name w:val="toc 5"/>
    <w:basedOn w:val="Normal"/>
    <w:next w:val="Normal"/>
    <w:autoRedefine/>
    <w:uiPriority w:val="39"/>
    <w:unhideWhenUsed/>
    <w:rsid w:val="006076AA"/>
    <w:pPr>
      <w:spacing w:after="100" w:line="259" w:lineRule="auto"/>
      <w:ind w:left="880"/>
      <w:jc w:val="left"/>
    </w:pPr>
    <w:rPr>
      <w:rFonts w:asciiTheme="minorHAnsi" w:eastAsiaTheme="minorEastAsia" w:hAnsiTheme="minorHAnsi" w:cstheme="minorBidi"/>
      <w:szCs w:val="22"/>
      <w:lang w:eastAsia="en-GB"/>
    </w:rPr>
  </w:style>
  <w:style w:type="paragraph" w:styleId="TOC6">
    <w:name w:val="toc 6"/>
    <w:basedOn w:val="Normal"/>
    <w:next w:val="Normal"/>
    <w:autoRedefine/>
    <w:uiPriority w:val="39"/>
    <w:unhideWhenUsed/>
    <w:rsid w:val="006076AA"/>
    <w:pPr>
      <w:spacing w:after="100" w:line="259" w:lineRule="auto"/>
      <w:ind w:left="1100"/>
      <w:jc w:val="left"/>
    </w:pPr>
    <w:rPr>
      <w:rFonts w:asciiTheme="minorHAnsi" w:eastAsiaTheme="minorEastAsia" w:hAnsiTheme="minorHAnsi" w:cstheme="minorBidi"/>
      <w:szCs w:val="22"/>
      <w:lang w:eastAsia="en-GB"/>
    </w:rPr>
  </w:style>
  <w:style w:type="paragraph" w:styleId="TOC7">
    <w:name w:val="toc 7"/>
    <w:basedOn w:val="Normal"/>
    <w:next w:val="Normal"/>
    <w:autoRedefine/>
    <w:uiPriority w:val="39"/>
    <w:unhideWhenUsed/>
    <w:rsid w:val="006076AA"/>
    <w:pPr>
      <w:spacing w:after="100" w:line="259" w:lineRule="auto"/>
      <w:ind w:left="1320"/>
      <w:jc w:val="left"/>
    </w:pPr>
    <w:rPr>
      <w:rFonts w:asciiTheme="minorHAnsi" w:eastAsiaTheme="minorEastAsia" w:hAnsiTheme="minorHAnsi" w:cstheme="minorBidi"/>
      <w:szCs w:val="22"/>
      <w:lang w:eastAsia="en-GB"/>
    </w:rPr>
  </w:style>
  <w:style w:type="paragraph" w:styleId="TOC8">
    <w:name w:val="toc 8"/>
    <w:basedOn w:val="Normal"/>
    <w:next w:val="Normal"/>
    <w:autoRedefine/>
    <w:uiPriority w:val="39"/>
    <w:unhideWhenUsed/>
    <w:rsid w:val="006076AA"/>
    <w:pPr>
      <w:spacing w:after="100" w:line="259" w:lineRule="auto"/>
      <w:ind w:left="1540"/>
      <w:jc w:val="left"/>
    </w:pPr>
    <w:rPr>
      <w:rFonts w:asciiTheme="minorHAnsi" w:eastAsiaTheme="minorEastAsia" w:hAnsiTheme="minorHAnsi" w:cstheme="minorBidi"/>
      <w:szCs w:val="22"/>
      <w:lang w:eastAsia="en-GB"/>
    </w:rPr>
  </w:style>
  <w:style w:type="paragraph" w:styleId="TOC9">
    <w:name w:val="toc 9"/>
    <w:basedOn w:val="Normal"/>
    <w:next w:val="Normal"/>
    <w:autoRedefine/>
    <w:uiPriority w:val="39"/>
    <w:unhideWhenUsed/>
    <w:rsid w:val="006076AA"/>
    <w:pPr>
      <w:spacing w:after="100" w:line="259" w:lineRule="auto"/>
      <w:ind w:left="1760"/>
      <w:jc w:val="left"/>
    </w:pPr>
    <w:rPr>
      <w:rFonts w:asciiTheme="minorHAnsi" w:eastAsiaTheme="minorEastAsia" w:hAnsiTheme="minorHAnsi" w:cstheme="minorBidi"/>
      <w:szCs w:val="22"/>
      <w:lang w:eastAsia="en-GB"/>
    </w:rPr>
  </w:style>
  <w:style w:type="character" w:styleId="UnresolvedMention">
    <w:name w:val="Unresolved Mention"/>
    <w:basedOn w:val="DefaultParagraphFont"/>
    <w:uiPriority w:val="99"/>
    <w:semiHidden/>
    <w:unhideWhenUsed/>
    <w:rsid w:val="006076AA"/>
    <w:rPr>
      <w:color w:val="605E5C"/>
      <w:shd w:val="clear" w:color="auto" w:fill="E1DFDD"/>
    </w:rPr>
  </w:style>
  <w:style w:type="character" w:customStyle="1" w:styleId="UnresolvedMention2">
    <w:name w:val="Unresolved Mention2"/>
    <w:basedOn w:val="DefaultParagraphFont"/>
    <w:uiPriority w:val="99"/>
    <w:semiHidden/>
    <w:unhideWhenUsed/>
    <w:rsid w:val="008B32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366270">
      <w:bodyDiv w:val="1"/>
      <w:marLeft w:val="0"/>
      <w:marRight w:val="0"/>
      <w:marTop w:val="0"/>
      <w:marBottom w:val="0"/>
      <w:divBdr>
        <w:top w:val="none" w:sz="0" w:space="0" w:color="auto"/>
        <w:left w:val="none" w:sz="0" w:space="0" w:color="auto"/>
        <w:bottom w:val="none" w:sz="0" w:space="0" w:color="auto"/>
        <w:right w:val="none" w:sz="0" w:space="0" w:color="auto"/>
      </w:divBdr>
    </w:div>
    <w:div w:id="247079774">
      <w:bodyDiv w:val="1"/>
      <w:marLeft w:val="0"/>
      <w:marRight w:val="0"/>
      <w:marTop w:val="0"/>
      <w:marBottom w:val="0"/>
      <w:divBdr>
        <w:top w:val="none" w:sz="0" w:space="0" w:color="auto"/>
        <w:left w:val="none" w:sz="0" w:space="0" w:color="auto"/>
        <w:bottom w:val="none" w:sz="0" w:space="0" w:color="auto"/>
        <w:right w:val="none" w:sz="0" w:space="0" w:color="auto"/>
      </w:divBdr>
      <w:divsChild>
        <w:div w:id="1889300305">
          <w:marLeft w:val="0"/>
          <w:marRight w:val="0"/>
          <w:marTop w:val="0"/>
          <w:marBottom w:val="0"/>
          <w:divBdr>
            <w:top w:val="none" w:sz="0" w:space="0" w:color="auto"/>
            <w:left w:val="none" w:sz="0" w:space="0" w:color="auto"/>
            <w:bottom w:val="none" w:sz="0" w:space="0" w:color="auto"/>
            <w:right w:val="none" w:sz="0" w:space="0" w:color="auto"/>
          </w:divBdr>
        </w:div>
      </w:divsChild>
    </w:div>
    <w:div w:id="278878464">
      <w:bodyDiv w:val="1"/>
      <w:marLeft w:val="0"/>
      <w:marRight w:val="0"/>
      <w:marTop w:val="0"/>
      <w:marBottom w:val="0"/>
      <w:divBdr>
        <w:top w:val="none" w:sz="0" w:space="0" w:color="auto"/>
        <w:left w:val="none" w:sz="0" w:space="0" w:color="auto"/>
        <w:bottom w:val="none" w:sz="0" w:space="0" w:color="auto"/>
        <w:right w:val="none" w:sz="0" w:space="0" w:color="auto"/>
      </w:divBdr>
      <w:divsChild>
        <w:div w:id="1111558742">
          <w:marLeft w:val="547"/>
          <w:marRight w:val="0"/>
          <w:marTop w:val="0"/>
          <w:marBottom w:val="0"/>
          <w:divBdr>
            <w:top w:val="none" w:sz="0" w:space="0" w:color="auto"/>
            <w:left w:val="none" w:sz="0" w:space="0" w:color="auto"/>
            <w:bottom w:val="none" w:sz="0" w:space="0" w:color="auto"/>
            <w:right w:val="none" w:sz="0" w:space="0" w:color="auto"/>
          </w:divBdr>
        </w:div>
      </w:divsChild>
    </w:div>
    <w:div w:id="490608547">
      <w:bodyDiv w:val="1"/>
      <w:marLeft w:val="0"/>
      <w:marRight w:val="0"/>
      <w:marTop w:val="0"/>
      <w:marBottom w:val="0"/>
      <w:divBdr>
        <w:top w:val="none" w:sz="0" w:space="0" w:color="auto"/>
        <w:left w:val="none" w:sz="0" w:space="0" w:color="auto"/>
        <w:bottom w:val="none" w:sz="0" w:space="0" w:color="auto"/>
        <w:right w:val="none" w:sz="0" w:space="0" w:color="auto"/>
      </w:divBdr>
      <w:divsChild>
        <w:div w:id="512842892">
          <w:marLeft w:val="0"/>
          <w:marRight w:val="0"/>
          <w:marTop w:val="0"/>
          <w:marBottom w:val="0"/>
          <w:divBdr>
            <w:top w:val="none" w:sz="0" w:space="0" w:color="auto"/>
            <w:left w:val="none" w:sz="0" w:space="0" w:color="auto"/>
            <w:bottom w:val="none" w:sz="0" w:space="0" w:color="auto"/>
            <w:right w:val="none" w:sz="0" w:space="0" w:color="auto"/>
          </w:divBdr>
        </w:div>
      </w:divsChild>
    </w:div>
    <w:div w:id="595403212">
      <w:bodyDiv w:val="1"/>
      <w:marLeft w:val="0"/>
      <w:marRight w:val="0"/>
      <w:marTop w:val="0"/>
      <w:marBottom w:val="0"/>
      <w:divBdr>
        <w:top w:val="none" w:sz="0" w:space="0" w:color="auto"/>
        <w:left w:val="none" w:sz="0" w:space="0" w:color="auto"/>
        <w:bottom w:val="none" w:sz="0" w:space="0" w:color="auto"/>
        <w:right w:val="none" w:sz="0" w:space="0" w:color="auto"/>
      </w:divBdr>
    </w:div>
    <w:div w:id="760225350">
      <w:bodyDiv w:val="1"/>
      <w:marLeft w:val="0"/>
      <w:marRight w:val="0"/>
      <w:marTop w:val="0"/>
      <w:marBottom w:val="0"/>
      <w:divBdr>
        <w:top w:val="none" w:sz="0" w:space="0" w:color="auto"/>
        <w:left w:val="none" w:sz="0" w:space="0" w:color="auto"/>
        <w:bottom w:val="none" w:sz="0" w:space="0" w:color="auto"/>
        <w:right w:val="none" w:sz="0" w:space="0" w:color="auto"/>
      </w:divBdr>
      <w:divsChild>
        <w:div w:id="1563717085">
          <w:marLeft w:val="0"/>
          <w:marRight w:val="0"/>
          <w:marTop w:val="0"/>
          <w:marBottom w:val="0"/>
          <w:divBdr>
            <w:top w:val="none" w:sz="0" w:space="0" w:color="auto"/>
            <w:left w:val="none" w:sz="0" w:space="0" w:color="auto"/>
            <w:bottom w:val="none" w:sz="0" w:space="0" w:color="auto"/>
            <w:right w:val="none" w:sz="0" w:space="0" w:color="auto"/>
          </w:divBdr>
          <w:divsChild>
            <w:div w:id="20618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4779">
      <w:bodyDiv w:val="1"/>
      <w:marLeft w:val="0"/>
      <w:marRight w:val="0"/>
      <w:marTop w:val="0"/>
      <w:marBottom w:val="0"/>
      <w:divBdr>
        <w:top w:val="none" w:sz="0" w:space="0" w:color="auto"/>
        <w:left w:val="none" w:sz="0" w:space="0" w:color="auto"/>
        <w:bottom w:val="none" w:sz="0" w:space="0" w:color="auto"/>
        <w:right w:val="none" w:sz="0" w:space="0" w:color="auto"/>
      </w:divBdr>
      <w:divsChild>
        <w:div w:id="975720321">
          <w:marLeft w:val="0"/>
          <w:marRight w:val="0"/>
          <w:marTop w:val="0"/>
          <w:marBottom w:val="0"/>
          <w:divBdr>
            <w:top w:val="none" w:sz="0" w:space="0" w:color="auto"/>
            <w:left w:val="none" w:sz="0" w:space="0" w:color="auto"/>
            <w:bottom w:val="none" w:sz="0" w:space="0" w:color="auto"/>
            <w:right w:val="none" w:sz="0" w:space="0" w:color="auto"/>
          </w:divBdr>
          <w:divsChild>
            <w:div w:id="145328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80588">
      <w:bodyDiv w:val="1"/>
      <w:marLeft w:val="0"/>
      <w:marRight w:val="0"/>
      <w:marTop w:val="0"/>
      <w:marBottom w:val="0"/>
      <w:divBdr>
        <w:top w:val="none" w:sz="0" w:space="0" w:color="auto"/>
        <w:left w:val="none" w:sz="0" w:space="0" w:color="auto"/>
        <w:bottom w:val="none" w:sz="0" w:space="0" w:color="auto"/>
        <w:right w:val="none" w:sz="0" w:space="0" w:color="auto"/>
      </w:divBdr>
      <w:divsChild>
        <w:div w:id="537820263">
          <w:marLeft w:val="0"/>
          <w:marRight w:val="0"/>
          <w:marTop w:val="0"/>
          <w:marBottom w:val="0"/>
          <w:divBdr>
            <w:top w:val="none" w:sz="0" w:space="0" w:color="auto"/>
            <w:left w:val="none" w:sz="0" w:space="0" w:color="auto"/>
            <w:bottom w:val="none" w:sz="0" w:space="0" w:color="auto"/>
            <w:right w:val="none" w:sz="0" w:space="0" w:color="auto"/>
          </w:divBdr>
        </w:div>
      </w:divsChild>
    </w:div>
    <w:div w:id="1024136599">
      <w:bodyDiv w:val="1"/>
      <w:marLeft w:val="0"/>
      <w:marRight w:val="0"/>
      <w:marTop w:val="0"/>
      <w:marBottom w:val="0"/>
      <w:divBdr>
        <w:top w:val="none" w:sz="0" w:space="0" w:color="auto"/>
        <w:left w:val="none" w:sz="0" w:space="0" w:color="auto"/>
        <w:bottom w:val="none" w:sz="0" w:space="0" w:color="auto"/>
        <w:right w:val="none" w:sz="0" w:space="0" w:color="auto"/>
      </w:divBdr>
      <w:divsChild>
        <w:div w:id="1828589287">
          <w:marLeft w:val="0"/>
          <w:marRight w:val="0"/>
          <w:marTop w:val="0"/>
          <w:marBottom w:val="0"/>
          <w:divBdr>
            <w:top w:val="none" w:sz="0" w:space="0" w:color="auto"/>
            <w:left w:val="none" w:sz="0" w:space="0" w:color="auto"/>
            <w:bottom w:val="none" w:sz="0" w:space="0" w:color="auto"/>
            <w:right w:val="none" w:sz="0" w:space="0" w:color="auto"/>
          </w:divBdr>
        </w:div>
      </w:divsChild>
    </w:div>
    <w:div w:id="1358964165">
      <w:bodyDiv w:val="1"/>
      <w:marLeft w:val="0"/>
      <w:marRight w:val="0"/>
      <w:marTop w:val="0"/>
      <w:marBottom w:val="0"/>
      <w:divBdr>
        <w:top w:val="none" w:sz="0" w:space="0" w:color="auto"/>
        <w:left w:val="none" w:sz="0" w:space="0" w:color="auto"/>
        <w:bottom w:val="none" w:sz="0" w:space="0" w:color="auto"/>
        <w:right w:val="none" w:sz="0" w:space="0" w:color="auto"/>
      </w:divBdr>
    </w:div>
    <w:div w:id="1400666015">
      <w:bodyDiv w:val="1"/>
      <w:marLeft w:val="0"/>
      <w:marRight w:val="0"/>
      <w:marTop w:val="0"/>
      <w:marBottom w:val="0"/>
      <w:divBdr>
        <w:top w:val="none" w:sz="0" w:space="0" w:color="auto"/>
        <w:left w:val="none" w:sz="0" w:space="0" w:color="auto"/>
        <w:bottom w:val="none" w:sz="0" w:space="0" w:color="auto"/>
        <w:right w:val="none" w:sz="0" w:space="0" w:color="auto"/>
      </w:divBdr>
      <w:divsChild>
        <w:div w:id="2023972562">
          <w:marLeft w:val="0"/>
          <w:marRight w:val="0"/>
          <w:marTop w:val="0"/>
          <w:marBottom w:val="0"/>
          <w:divBdr>
            <w:top w:val="none" w:sz="0" w:space="0" w:color="auto"/>
            <w:left w:val="none" w:sz="0" w:space="0" w:color="auto"/>
            <w:bottom w:val="none" w:sz="0" w:space="0" w:color="auto"/>
            <w:right w:val="none" w:sz="0" w:space="0" w:color="auto"/>
          </w:divBdr>
        </w:div>
      </w:divsChild>
    </w:div>
    <w:div w:id="1449200883">
      <w:bodyDiv w:val="1"/>
      <w:marLeft w:val="0"/>
      <w:marRight w:val="0"/>
      <w:marTop w:val="0"/>
      <w:marBottom w:val="0"/>
      <w:divBdr>
        <w:top w:val="none" w:sz="0" w:space="0" w:color="auto"/>
        <w:left w:val="none" w:sz="0" w:space="0" w:color="auto"/>
        <w:bottom w:val="none" w:sz="0" w:space="0" w:color="auto"/>
        <w:right w:val="none" w:sz="0" w:space="0" w:color="auto"/>
      </w:divBdr>
      <w:divsChild>
        <w:div w:id="124465858">
          <w:marLeft w:val="0"/>
          <w:marRight w:val="0"/>
          <w:marTop w:val="0"/>
          <w:marBottom w:val="0"/>
          <w:divBdr>
            <w:top w:val="none" w:sz="0" w:space="0" w:color="auto"/>
            <w:left w:val="none" w:sz="0" w:space="0" w:color="auto"/>
            <w:bottom w:val="none" w:sz="0" w:space="0" w:color="auto"/>
            <w:right w:val="none" w:sz="0" w:space="0" w:color="auto"/>
          </w:divBdr>
        </w:div>
      </w:divsChild>
    </w:div>
    <w:div w:id="1548951036">
      <w:bodyDiv w:val="1"/>
      <w:marLeft w:val="0"/>
      <w:marRight w:val="0"/>
      <w:marTop w:val="0"/>
      <w:marBottom w:val="0"/>
      <w:divBdr>
        <w:top w:val="none" w:sz="0" w:space="0" w:color="auto"/>
        <w:left w:val="none" w:sz="0" w:space="0" w:color="auto"/>
        <w:bottom w:val="none" w:sz="0" w:space="0" w:color="auto"/>
        <w:right w:val="none" w:sz="0" w:space="0" w:color="auto"/>
      </w:divBdr>
      <w:divsChild>
        <w:div w:id="1587886280">
          <w:marLeft w:val="0"/>
          <w:marRight w:val="0"/>
          <w:marTop w:val="0"/>
          <w:marBottom w:val="0"/>
          <w:divBdr>
            <w:top w:val="none" w:sz="0" w:space="0" w:color="auto"/>
            <w:left w:val="none" w:sz="0" w:space="0" w:color="auto"/>
            <w:bottom w:val="none" w:sz="0" w:space="0" w:color="auto"/>
            <w:right w:val="none" w:sz="0" w:space="0" w:color="auto"/>
          </w:divBdr>
        </w:div>
      </w:divsChild>
    </w:div>
    <w:div w:id="1671104760">
      <w:bodyDiv w:val="1"/>
      <w:marLeft w:val="0"/>
      <w:marRight w:val="0"/>
      <w:marTop w:val="0"/>
      <w:marBottom w:val="0"/>
      <w:divBdr>
        <w:top w:val="none" w:sz="0" w:space="0" w:color="auto"/>
        <w:left w:val="none" w:sz="0" w:space="0" w:color="auto"/>
        <w:bottom w:val="none" w:sz="0" w:space="0" w:color="auto"/>
        <w:right w:val="none" w:sz="0" w:space="0" w:color="auto"/>
      </w:divBdr>
    </w:div>
    <w:div w:id="1913923532">
      <w:bodyDiv w:val="1"/>
      <w:marLeft w:val="0"/>
      <w:marRight w:val="0"/>
      <w:marTop w:val="0"/>
      <w:marBottom w:val="0"/>
      <w:divBdr>
        <w:top w:val="none" w:sz="0" w:space="0" w:color="auto"/>
        <w:left w:val="none" w:sz="0" w:space="0" w:color="auto"/>
        <w:bottom w:val="none" w:sz="0" w:space="0" w:color="auto"/>
        <w:right w:val="none" w:sz="0" w:space="0" w:color="auto"/>
      </w:divBdr>
    </w:div>
    <w:div w:id="2095391395">
      <w:bodyDiv w:val="1"/>
      <w:marLeft w:val="0"/>
      <w:marRight w:val="0"/>
      <w:marTop w:val="0"/>
      <w:marBottom w:val="0"/>
      <w:divBdr>
        <w:top w:val="none" w:sz="0" w:space="0" w:color="auto"/>
        <w:left w:val="none" w:sz="0" w:space="0" w:color="auto"/>
        <w:bottom w:val="none" w:sz="0" w:space="0" w:color="auto"/>
        <w:right w:val="none" w:sz="0" w:space="0" w:color="auto"/>
      </w:divBdr>
      <w:divsChild>
        <w:div w:id="1497957927">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hyperlink" Target="https://docs.oracle.com/javase/7/docs/api/java/text/SimpleDateFormat.html" TargetMode="External"/><Relationship Id="rId47" Type="http://schemas.openxmlformats.org/officeDocument/2006/relationships/hyperlink" Target="https://docs.oracle.com/javase/7/docs/api/java/text/SimpleDateFormat.html" TargetMode="External"/><Relationship Id="rId50" Type="http://schemas.openxmlformats.org/officeDocument/2006/relationships/hyperlink" Target="https://docs.oracle.com/javase/7/docs/api/java/text/SimpleDateFormat.html" TargetMode="External"/><Relationship Id="rId55" Type="http://schemas.openxmlformats.org/officeDocument/2006/relationships/hyperlink" Target="https://docs.oracle.com/javase/7/docs/api/java/text/SimpleDateFormat.html" TargetMode="External"/><Relationship Id="rId63" Type="http://schemas.openxmlformats.org/officeDocument/2006/relationships/hyperlink" Target="https://regex101.com/r/Ly7O1x/3/"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www.epsg-registry.org/" TargetMode="Externa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s://www.oracle.com/java/technologies/javase/jdk8-jre8-suported-locales.html" TargetMode="External"/><Relationship Id="rId40" Type="http://schemas.openxmlformats.org/officeDocument/2006/relationships/hyperlink" Target="https://docs.oracle.com/javase/7/docs/api/java/text/SimpleDateFormat.html" TargetMode="External"/><Relationship Id="rId45" Type="http://schemas.openxmlformats.org/officeDocument/2006/relationships/hyperlink" Target="https://docs.oracle.com/javase/7/docs/api/java/text/SimpleDateFormat.html" TargetMode="External"/><Relationship Id="rId53" Type="http://schemas.openxmlformats.org/officeDocument/2006/relationships/hyperlink" Target="https://docs.oracle.com/javase/7/docs/api/java/text/SimpleDateFormat.html" TargetMode="External"/><Relationship Id="rId58" Type="http://schemas.openxmlformats.org/officeDocument/2006/relationships/image" Target="media/image19.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semver.org/"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www.epsg-registry.org/" TargetMode="External"/><Relationship Id="rId35" Type="http://schemas.openxmlformats.org/officeDocument/2006/relationships/image" Target="media/image16.emf"/><Relationship Id="rId43" Type="http://schemas.openxmlformats.org/officeDocument/2006/relationships/hyperlink" Target="https://docs.oracle.com/javase/7/docs/api/java/text/SimpleDateFormat.html" TargetMode="External"/><Relationship Id="rId48" Type="http://schemas.openxmlformats.org/officeDocument/2006/relationships/hyperlink" Target="https://docs.oracle.com/javase/7/docs/api/java/text/SimpleDateFormat.html" TargetMode="External"/><Relationship Id="rId56" Type="http://schemas.openxmlformats.org/officeDocument/2006/relationships/hyperlink" Target="https://docs.oracle.com/javase/7/docs/api/java/text/SimpleDateFormat.html" TargetMode="External"/><Relationship Id="rId64" Type="http://schemas.openxmlformats.org/officeDocument/2006/relationships/hyperlink" Target="https://regex101.com/r/vkijKf/1/" TargetMode="External"/><Relationship Id="rId8" Type="http://schemas.openxmlformats.org/officeDocument/2006/relationships/webSettings" Target="webSettings.xml"/><Relationship Id="rId51" Type="http://schemas.openxmlformats.org/officeDocument/2006/relationships/hyperlink" Target="https://docs.oracle.com/javase/7/docs/api/java/text/SimpleDateFormat.html"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emver.org"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s://www.oracle.com/java/technologies/javase/jdk8-jre8-suported-locales.html" TargetMode="External"/><Relationship Id="rId46" Type="http://schemas.openxmlformats.org/officeDocument/2006/relationships/hyperlink" Target="https://docs.oracle.com/javase/7/docs/api/java/text/SimpleDateFormat.html" TargetMode="External"/><Relationship Id="rId59" Type="http://schemas.openxmlformats.org/officeDocument/2006/relationships/image" Target="media/image20.png"/><Relationship Id="rId67" Type="http://schemas.microsoft.com/office/2011/relationships/people" Target="people.xml"/><Relationship Id="rId20" Type="http://schemas.openxmlformats.org/officeDocument/2006/relationships/image" Target="media/image4.PNG"/><Relationship Id="rId41" Type="http://schemas.openxmlformats.org/officeDocument/2006/relationships/hyperlink" Target="https://docs.oracle.com/javase/7/docs/api/java/text/SimpleDateFormat.html" TargetMode="External"/><Relationship Id="rId54" Type="http://schemas.openxmlformats.org/officeDocument/2006/relationships/hyperlink" Target="https://docs.oracle.com/javase/7/docs/api/java/text/SimpleDateFormat.html" TargetMode="External"/><Relationship Id="rId62" Type="http://schemas.openxmlformats.org/officeDocument/2006/relationships/hyperlink" Target="http://creativecommons.org/licenses/by/3.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hyperlink" Target="https://www.loc.gov/preservation/digital/formats/fdd/gis_fdd.shtml" TargetMode="External"/><Relationship Id="rId36" Type="http://schemas.openxmlformats.org/officeDocument/2006/relationships/image" Target="media/image17.emf"/><Relationship Id="rId49" Type="http://schemas.openxmlformats.org/officeDocument/2006/relationships/hyperlink" Target="https://docs.oracle.com/javase/7/docs/api/java/text/SimpleDateFormat.html" TargetMode="External"/><Relationship Id="rId57" Type="http://schemas.openxmlformats.org/officeDocument/2006/relationships/image" Target="media/image18.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s://docs.oracle.com/javase/7/docs/api/java/text/SimpleDateFormat.html" TargetMode="External"/><Relationship Id="rId52" Type="http://schemas.openxmlformats.org/officeDocument/2006/relationships/hyperlink" Target="https://docs.oracle.com/javase/7/docs/api/java/text/SimpleDateFormat.html" TargetMode="External"/><Relationship Id="rId60" Type="http://schemas.openxmlformats.org/officeDocument/2006/relationships/hyperlink" Target="http://semver.org/" TargetMode="External"/><Relationship Id="rId65"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hyperlink" Target="https://www.oracle.com/java/technologies/javase/jdk8-jre8-suported-locales.html"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dmx.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sdmx.org" TargetMode="External"/><Relationship Id="rId2" Type="http://schemas.openxmlformats.org/officeDocument/2006/relationships/hyperlink" Target="http://www.w3.org/TR/xmlschema-2/" TargetMode="External"/><Relationship Id="rId1" Type="http://schemas.openxmlformats.org/officeDocument/2006/relationships/hyperlink" Target="https://www.w3.org/TR/xmlschema11-2/" TargetMode="External"/><Relationship Id="rId4" Type="http://schemas.openxmlformats.org/officeDocument/2006/relationships/hyperlink" Target="https://www.oracle.com/java/technologies/javase/jdk8-jre8-suported-locales.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nelson\Application%20Data\Microsoft\Templates\SdmxStyleShee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1D1B1F-622E-5F4D-A3BC-C7DBE4812104}">
  <we:reference id="89aac7e9-b540-40bb-b690-26865be4badd" version="1.0.1.0" store="EXCatalog" storeType="EXCatalog"/>
  <we:alternateReferences>
    <we:reference id="WA200000011" version="1.0.1.0" store="el-GR" storeType="OMEX"/>
  </we:alternateReferences>
  <we:properties>
    <we:property name="language" value="&quot;Java&quot;"/>
    <we:property name="theme" value="&quot;Xcod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770B63A6A52345478667DDD54A46D2C1" ma:contentTypeVersion="4" ma:contentTypeDescription="Create a new document." ma:contentTypeScope="" ma:versionID="df36cb997626ea41fb30fa61cbe96b26">
  <xsd:schema xmlns:xsd="http://www.w3.org/2001/XMLSchema" xmlns:xs="http://www.w3.org/2001/XMLSchema" xmlns:p="http://schemas.microsoft.com/office/2006/metadata/properties" xmlns:ns2="7c27afc8-a497-4ae6-9cb8-2e60f39dcd8d" targetNamespace="http://schemas.microsoft.com/office/2006/metadata/properties" ma:root="true" ma:fieldsID="db91ce856fcb96ae198a7477b40d7a32" ns2:_="">
    <xsd:import namespace="7c27afc8-a497-4ae6-9cb8-2e60f39dcd8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27afc8-a497-4ae6-9cb8-2e60f39dc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3C5C91-3147-4645-8571-67F2E22368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4F409CB-BABB-4240-9A65-F46EB1D64CE9}">
  <ds:schemaRefs>
    <ds:schemaRef ds:uri="http://schemas.microsoft.com/sharepoint/v3/contenttype/forms"/>
  </ds:schemaRefs>
</ds:datastoreItem>
</file>

<file path=customXml/itemProps3.xml><?xml version="1.0" encoding="utf-8"?>
<ds:datastoreItem xmlns:ds="http://schemas.openxmlformats.org/officeDocument/2006/customXml" ds:itemID="{B85D6554-A83B-4B93-8DBA-C2476542E4C2}">
  <ds:schemaRefs>
    <ds:schemaRef ds:uri="http://schemas.openxmlformats.org/officeDocument/2006/bibliography"/>
  </ds:schemaRefs>
</ds:datastoreItem>
</file>

<file path=customXml/itemProps4.xml><?xml version="1.0" encoding="utf-8"?>
<ds:datastoreItem xmlns:ds="http://schemas.openxmlformats.org/officeDocument/2006/customXml" ds:itemID="{9211A515-DED7-4947-9383-F1013A4D7A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27afc8-a497-4ae6-9cb8-2e60f39dcd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C:\Documents and Settings\cnelson\Application Data\Microsoft\Templates\SdmxStyleSheet.dot</Template>
  <TotalTime>2064</TotalTime>
  <Pages>122</Pages>
  <Words>38746</Words>
  <Characters>220858</Characters>
  <Application>Microsoft Office Word</Application>
  <DocSecurity>0</DocSecurity>
  <Lines>1840</Lines>
  <Paragraphs>518</Paragraphs>
  <ScaleCrop>false</ScaleCrop>
  <HeadingPairs>
    <vt:vector size="2" baseType="variant">
      <vt:variant>
        <vt:lpstr>Title</vt:lpstr>
      </vt:variant>
      <vt:variant>
        <vt:i4>1</vt:i4>
      </vt:variant>
    </vt:vector>
  </HeadingPairs>
  <TitlesOfParts>
    <vt:vector size="1" baseType="lpstr">
      <vt:lpstr>Information Model</vt:lpstr>
    </vt:vector>
  </TitlesOfParts>
  <Company>Dimensoin EDI</Company>
  <LinksUpToDate>false</LinksUpToDate>
  <CharactersWithSpaces>259086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Model</dc:title>
  <dc:subject/>
  <dc:creator>Chris Nelson</dc:creator>
  <cp:keywords/>
  <cp:lastModifiedBy>Matthew Nelson</cp:lastModifiedBy>
  <cp:revision>26</cp:revision>
  <cp:lastPrinted>2011-03-11T09:04:00Z</cp:lastPrinted>
  <dcterms:created xsi:type="dcterms:W3CDTF">2021-06-01T15:04:00Z</dcterms:created>
  <dcterms:modified xsi:type="dcterms:W3CDTF">2024-09-24T12:21:00Z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0x010100770B63A6A52345478667DDD54A46D2C1</vt:lpwstr>
  </property>
</Properties>
</file>